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A73627" w14:textId="77777777" w:rsidR="00F611C3" w:rsidRDefault="00F611C3" w:rsidP="00A84FCE">
      <w:pPr>
        <w:tabs>
          <w:tab w:val="left" w:pos="2860"/>
        </w:tabs>
        <w:jc w:val="both"/>
        <w:rPr>
          <w:rFonts w:ascii="Arial" w:hAnsi="Arial" w:cs="Arial"/>
          <w:i/>
          <w:iCs/>
          <w:color w:val="000000"/>
          <w:sz w:val="24"/>
          <w:szCs w:val="24"/>
        </w:rPr>
      </w:pPr>
      <w:r w:rsidRPr="00F50344">
        <w:rPr>
          <w:rFonts w:ascii="Arial" w:hAnsi="Arial" w:cs="Arial"/>
          <w:i/>
          <w:iCs/>
          <w:color w:val="000000"/>
          <w:sz w:val="24"/>
          <w:szCs w:val="24"/>
        </w:rPr>
        <w:t xml:space="preserve">Postprocessing of covariates </w:t>
      </w:r>
    </w:p>
    <w:p w14:paraId="63D53076" w14:textId="10EE6D8F" w:rsidR="00F611C3" w:rsidRPr="002C2B0F" w:rsidRDefault="00F611C3" w:rsidP="00A84FCE">
      <w:pPr>
        <w:tabs>
          <w:tab w:val="left" w:pos="2860"/>
        </w:tabs>
        <w:jc w:val="both"/>
        <w:rPr>
          <w:rFonts w:ascii="Arial" w:hAnsi="Arial" w:cs="Arial"/>
          <w:color w:val="000000"/>
          <w:sz w:val="24"/>
          <w:szCs w:val="24"/>
        </w:rPr>
      </w:pPr>
      <w:r w:rsidRPr="002C2B0F">
        <w:rPr>
          <w:rFonts w:ascii="Arial" w:hAnsi="Arial" w:cs="Arial"/>
          <w:color w:val="000000"/>
          <w:sz w:val="24"/>
          <w:szCs w:val="24"/>
        </w:rPr>
        <w:t>Timeseries of environmental covariates were generated from several NEON data products at 30-minute resolution, including DP4.00200.001</w:t>
      </w:r>
      <w:sdt>
        <w:sdtPr>
          <w:rPr>
            <w:rFonts w:ascii="Arial" w:hAnsi="Arial" w:cs="Arial"/>
            <w:color w:val="000000"/>
            <w:sz w:val="24"/>
            <w:szCs w:val="24"/>
          </w:rPr>
          <w:tag w:val="MENDELEY_CITATION_v3_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"/>
          <w:id w:val="-27875103"/>
          <w:placeholder>
            <w:docPart w:val="DefaultPlaceholder_-1854013440"/>
          </w:placeholder>
        </w:sdtPr>
        <w:sdtContent>
          <w:ins w:id="0" w:author="Li, Bonan" w:date="2023-08-03T16:02:00Z">
            <w:r w:rsidR="002C2B0F" w:rsidRPr="00E53BB4">
              <w:rPr>
                <w:rFonts w:ascii="Arial" w:hAnsi="Arial" w:cs="Arial"/>
                <w:color w:val="000000"/>
                <w:sz w:val="24"/>
                <w:szCs w:val="24"/>
              </w:rPr>
              <w:t xml:space="preserve"> (NEON 2022b)</w:t>
            </w:r>
          </w:ins>
          <w:del w:id="1" w:author="Li, Bonan" w:date="2023-08-03T15:59:00Z">
            <w:r w:rsidR="00516B65" w:rsidRPr="002C2B0F" w:rsidDel="002C2B0F">
              <w:rPr>
                <w:rFonts w:ascii="Arial" w:hAnsi="Arial" w:cs="Arial"/>
                <w:color w:val="000000"/>
                <w:sz w:val="24"/>
                <w:szCs w:val="24"/>
              </w:rPr>
              <w:delText>[1]</w:delText>
            </w:r>
          </w:del>
        </w:sdtContent>
      </w:sdt>
      <w:r w:rsidRPr="002C2B0F">
        <w:rPr>
          <w:rFonts w:ascii="Arial" w:hAnsi="Arial" w:cs="Arial"/>
          <w:color w:val="000000"/>
          <w:sz w:val="24"/>
          <w:szCs w:val="24"/>
        </w:rPr>
        <w:t xml:space="preserve"> (bundled eddy covariance for </w:t>
      </w:r>
      <w:r w:rsidRPr="002C2B0F">
        <w:rPr>
          <w:rFonts w:ascii="Arial" w:hAnsi="Arial" w:cs="Arial"/>
          <w:i/>
          <w:iCs/>
          <w:color w:val="000000"/>
          <w:sz w:val="24"/>
          <w:szCs w:val="24"/>
        </w:rPr>
        <w:t>NEE</w:t>
      </w:r>
      <w:r w:rsidRPr="002C2B0F">
        <w:rPr>
          <w:rFonts w:ascii="Arial" w:hAnsi="Arial" w:cs="Arial"/>
          <w:color w:val="000000"/>
          <w:sz w:val="24"/>
          <w:szCs w:val="24"/>
        </w:rPr>
        <w:t xml:space="preserve"> and </w:t>
      </w:r>
      <w:r w:rsidRPr="002C2B0F">
        <w:rPr>
          <w:rFonts w:ascii="Arial" w:hAnsi="Arial" w:cs="Arial"/>
          <w:i/>
          <w:iCs/>
          <w:color w:val="000000"/>
          <w:sz w:val="24"/>
          <w:szCs w:val="24"/>
        </w:rPr>
        <w:t>LH</w:t>
      </w:r>
      <w:r w:rsidRPr="002C2B0F">
        <w:rPr>
          <w:rFonts w:ascii="Arial" w:hAnsi="Arial" w:cs="Arial"/>
          <w:color w:val="000000"/>
          <w:sz w:val="24"/>
          <w:szCs w:val="24"/>
        </w:rPr>
        <w:t>), DP1.00001.001</w:t>
      </w:r>
      <w:sdt>
        <w:sdtPr>
          <w:rPr>
            <w:rFonts w:ascii="Arial" w:hAnsi="Arial" w:cs="Arial"/>
            <w:color w:val="000000"/>
            <w:sz w:val="24"/>
            <w:szCs w:val="24"/>
          </w:rPr>
          <w:tag w:val="MENDELEY_CITATION_v3_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"/>
          <w:id w:val="-1674168547"/>
          <w:placeholder>
            <w:docPart w:val="DefaultPlaceholder_-1854013440"/>
          </w:placeholder>
        </w:sdtPr>
        <w:sdtContent>
          <w:ins w:id="2" w:author="Li, Bonan" w:date="2023-08-03T16:02:00Z">
            <w:r w:rsidR="002C2B0F" w:rsidRPr="002C2B0F">
              <w:rPr>
                <w:rFonts w:ascii="Arial" w:hAnsi="Arial" w:cs="Arial"/>
                <w:color w:val="000000"/>
                <w:sz w:val="24"/>
                <w:szCs w:val="24"/>
              </w:rPr>
              <w:t>(NEON 2022a)</w:t>
            </w:r>
          </w:ins>
          <w:del w:id="3" w:author="Li, Bonan" w:date="2023-08-03T15:59:00Z">
            <w:r w:rsidR="00516B65" w:rsidRPr="002C2B0F" w:rsidDel="002C2B0F">
              <w:rPr>
                <w:rFonts w:ascii="Arial" w:hAnsi="Arial" w:cs="Arial"/>
                <w:color w:val="000000"/>
                <w:sz w:val="24"/>
                <w:szCs w:val="24"/>
              </w:rPr>
              <w:delText>[2]</w:delText>
            </w:r>
          </w:del>
        </w:sdtContent>
      </w:sdt>
      <w:r w:rsidRPr="002C2B0F">
        <w:rPr>
          <w:rFonts w:ascii="Arial" w:hAnsi="Arial" w:cs="Arial"/>
          <w:color w:val="000000"/>
          <w:sz w:val="24"/>
          <w:szCs w:val="24"/>
        </w:rPr>
        <w:t xml:space="preserve"> (2D windspeed, </w:t>
      </w:r>
      <w:r w:rsidRPr="002C2B0F">
        <w:rPr>
          <w:rFonts w:ascii="Arial" w:hAnsi="Arial" w:cs="Arial"/>
          <w:i/>
          <w:iCs/>
          <w:color w:val="000000"/>
          <w:sz w:val="24"/>
          <w:szCs w:val="24"/>
        </w:rPr>
        <w:t>u</w:t>
      </w:r>
      <w:r w:rsidRPr="002C2B0F">
        <w:rPr>
          <w:rFonts w:ascii="Arial" w:hAnsi="Arial" w:cs="Arial"/>
          <w:color w:val="000000"/>
          <w:sz w:val="24"/>
          <w:szCs w:val="24"/>
        </w:rPr>
        <w:t>), DP1.00003.001</w:t>
      </w:r>
      <w:sdt>
        <w:sdtPr>
          <w:rPr>
            <w:rFonts w:ascii="Arial" w:hAnsi="Arial" w:cs="Arial"/>
            <w:color w:val="000000"/>
            <w:sz w:val="24"/>
            <w:szCs w:val="24"/>
          </w:rPr>
          <w:tag w:val="MENDELEY_CITATION_v3_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"/>
          <w:id w:val="-1086454387"/>
          <w:placeholder>
            <w:docPart w:val="DefaultPlaceholder_-1854013440"/>
          </w:placeholder>
        </w:sdtPr>
        <w:sdtContent>
          <w:ins w:id="4" w:author="Li, Bonan" w:date="2023-08-03T16:02:00Z">
            <w:r w:rsidR="002C2B0F" w:rsidRPr="002C2B0F">
              <w:rPr>
                <w:rFonts w:ascii="Arial" w:hAnsi="Arial" w:cs="Arial"/>
                <w:color w:val="000000"/>
                <w:sz w:val="24"/>
                <w:szCs w:val="24"/>
              </w:rPr>
              <w:t>(NEON 2022e)</w:t>
            </w:r>
          </w:ins>
          <w:del w:id="5" w:author="Li, Bonan" w:date="2023-08-03T15:59:00Z">
            <w:r w:rsidR="00516B65" w:rsidRPr="002C2B0F" w:rsidDel="002C2B0F">
              <w:rPr>
                <w:rFonts w:ascii="Arial" w:hAnsi="Arial" w:cs="Arial"/>
                <w:color w:val="000000"/>
                <w:sz w:val="24"/>
                <w:szCs w:val="24"/>
              </w:rPr>
              <w:delText>[3]</w:delText>
            </w:r>
          </w:del>
        </w:sdtContent>
      </w:sdt>
      <w:r w:rsidRPr="002C2B0F">
        <w:rPr>
          <w:rFonts w:ascii="Arial" w:hAnsi="Arial" w:cs="Arial"/>
          <w:color w:val="000000"/>
          <w:sz w:val="24"/>
          <w:szCs w:val="24"/>
        </w:rPr>
        <w:t xml:space="preserve"> (air temperature, </w:t>
      </w:r>
      <w:r w:rsidRPr="002C2B0F">
        <w:rPr>
          <w:rFonts w:ascii="Arial" w:hAnsi="Arial" w:cs="Arial"/>
          <w:i/>
          <w:iCs/>
          <w:color w:val="000000"/>
          <w:sz w:val="24"/>
          <w:szCs w:val="24"/>
        </w:rPr>
        <w:t>T</w:t>
      </w:r>
      <w:r w:rsidRPr="002C2B0F">
        <w:rPr>
          <w:rFonts w:ascii="Arial" w:hAnsi="Arial" w:cs="Arial"/>
          <w:color w:val="000000"/>
          <w:sz w:val="24"/>
          <w:szCs w:val="24"/>
        </w:rPr>
        <w:t>),</w:t>
      </w:r>
      <w:r w:rsidR="00F94A2A" w:rsidRPr="002C2B0F">
        <w:rPr>
          <w:rFonts w:ascii="Arial" w:hAnsi="Arial" w:cs="Arial"/>
          <w:sz w:val="24"/>
          <w:szCs w:val="24"/>
          <w:rPrChange w:id="6" w:author="Li, Bonan" w:date="2023-08-03T16:02:00Z">
            <w:rPr/>
          </w:rPrChange>
        </w:rPr>
        <w:t xml:space="preserve"> </w:t>
      </w:r>
      <w:r w:rsidR="00F94A2A" w:rsidRPr="002C2B0F">
        <w:rPr>
          <w:rFonts w:ascii="Arial" w:hAnsi="Arial" w:cs="Arial"/>
          <w:color w:val="000000"/>
          <w:sz w:val="24"/>
          <w:szCs w:val="24"/>
        </w:rPr>
        <w:t xml:space="preserve">DP1.00098.001 </w:t>
      </w:r>
      <w:sdt>
        <w:sdtPr>
          <w:rPr>
            <w:rFonts w:ascii="Arial" w:hAnsi="Arial" w:cs="Arial"/>
            <w:color w:val="000000"/>
            <w:sz w:val="24"/>
            <w:szCs w:val="24"/>
          </w:rPr>
          <w:tag w:val="MENDELEY_CITATION_v3_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"/>
          <w:id w:val="-861283114"/>
          <w:placeholder>
            <w:docPart w:val="DefaultPlaceholder_-1854013440"/>
          </w:placeholder>
        </w:sdtPr>
        <w:sdtContent>
          <w:ins w:id="7" w:author="Li, Bonan" w:date="2023-08-03T16:02:00Z">
            <w:r w:rsidR="002C2B0F" w:rsidRPr="002C2B0F">
              <w:rPr>
                <w:rFonts w:ascii="Arial" w:hAnsi="Arial" w:cs="Arial"/>
                <w:color w:val="000000"/>
                <w:sz w:val="24"/>
                <w:szCs w:val="24"/>
              </w:rPr>
              <w:t>(NEON 2022c)</w:t>
            </w:r>
          </w:ins>
          <w:del w:id="8" w:author="Li, Bonan" w:date="2023-08-03T15:59:00Z">
            <w:r w:rsidR="00516B65" w:rsidRPr="002C2B0F" w:rsidDel="002C2B0F">
              <w:rPr>
                <w:rFonts w:ascii="Arial" w:hAnsi="Arial" w:cs="Arial"/>
                <w:color w:val="000000"/>
                <w:sz w:val="24"/>
                <w:szCs w:val="24"/>
              </w:rPr>
              <w:delText>[4]</w:delText>
            </w:r>
          </w:del>
        </w:sdtContent>
      </w:sdt>
      <w:r w:rsidRPr="002C2B0F">
        <w:rPr>
          <w:rFonts w:ascii="Arial" w:hAnsi="Arial" w:cs="Arial"/>
          <w:color w:val="000000"/>
          <w:sz w:val="24"/>
          <w:szCs w:val="24"/>
        </w:rPr>
        <w:t xml:space="preserve"> (relative humidity, </w:t>
      </w:r>
      <w:r w:rsidRPr="002C2B0F">
        <w:rPr>
          <w:rFonts w:ascii="Arial" w:hAnsi="Arial" w:cs="Arial"/>
          <w:i/>
          <w:iCs/>
          <w:color w:val="000000"/>
          <w:sz w:val="24"/>
          <w:szCs w:val="24"/>
        </w:rPr>
        <w:t>RH</w:t>
      </w:r>
      <w:r w:rsidRPr="002C2B0F">
        <w:rPr>
          <w:rFonts w:ascii="Arial" w:hAnsi="Arial" w:cs="Arial"/>
          <w:color w:val="000000"/>
          <w:sz w:val="24"/>
          <w:szCs w:val="24"/>
        </w:rPr>
        <w:t>), and DP1.00023.001</w:t>
      </w:r>
      <w:sdt>
        <w:sdtPr>
          <w:rPr>
            <w:rFonts w:ascii="Arial" w:hAnsi="Arial" w:cs="Arial"/>
            <w:color w:val="000000"/>
            <w:sz w:val="24"/>
            <w:szCs w:val="24"/>
          </w:rPr>
          <w:tag w:val="MENDELEY_CITATION_v3_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"/>
          <w:id w:val="-986090884"/>
          <w:placeholder>
            <w:docPart w:val="DefaultPlaceholder_-1854013440"/>
          </w:placeholder>
        </w:sdtPr>
        <w:sdtContent>
          <w:ins w:id="9" w:author="Li, Bonan" w:date="2023-08-03T16:02:00Z">
            <w:r w:rsidR="002C2B0F" w:rsidRPr="002C2B0F">
              <w:rPr>
                <w:rFonts w:ascii="Arial" w:hAnsi="Arial" w:cs="Arial"/>
                <w:color w:val="000000"/>
                <w:sz w:val="24"/>
                <w:szCs w:val="24"/>
              </w:rPr>
              <w:t>(NEON 2022d)</w:t>
            </w:r>
          </w:ins>
          <w:del w:id="10" w:author="Li, Bonan" w:date="2023-08-03T15:59:00Z">
            <w:r w:rsidR="00516B65" w:rsidRPr="002C2B0F" w:rsidDel="002C2B0F">
              <w:rPr>
                <w:rFonts w:ascii="Arial" w:hAnsi="Arial" w:cs="Arial"/>
                <w:color w:val="000000"/>
                <w:sz w:val="24"/>
                <w:szCs w:val="24"/>
              </w:rPr>
              <w:delText>[5]</w:delText>
            </w:r>
          </w:del>
        </w:sdtContent>
      </w:sdt>
      <w:r w:rsidRPr="002C2B0F">
        <w:rPr>
          <w:rFonts w:ascii="Arial" w:hAnsi="Arial" w:cs="Arial"/>
          <w:color w:val="000000"/>
          <w:sz w:val="24"/>
          <w:szCs w:val="24"/>
        </w:rPr>
        <w:t xml:space="preserve"> (global radiation, </w:t>
      </w:r>
      <w:proofErr w:type="spellStart"/>
      <w:r w:rsidRPr="002C2B0F">
        <w:rPr>
          <w:rFonts w:ascii="Arial" w:hAnsi="Arial" w:cs="Arial"/>
          <w:i/>
          <w:iCs/>
          <w:color w:val="000000"/>
          <w:sz w:val="24"/>
          <w:szCs w:val="24"/>
        </w:rPr>
        <w:t>R</w:t>
      </w:r>
      <w:r w:rsidRPr="002C2B0F">
        <w:rPr>
          <w:rFonts w:ascii="Arial" w:hAnsi="Arial" w:cs="Arial"/>
          <w:i/>
          <w:iCs/>
          <w:color w:val="000000"/>
          <w:sz w:val="24"/>
          <w:szCs w:val="24"/>
          <w:vertAlign w:val="subscript"/>
        </w:rPr>
        <w:t>g</w:t>
      </w:r>
      <w:proofErr w:type="spellEnd"/>
      <w:r w:rsidRPr="002C2B0F">
        <w:rPr>
          <w:rFonts w:ascii="Arial" w:hAnsi="Arial" w:cs="Arial"/>
          <w:color w:val="000000"/>
          <w:sz w:val="24"/>
          <w:szCs w:val="24"/>
        </w:rPr>
        <w:t xml:space="preserve">). </w:t>
      </w:r>
      <w:r w:rsidRPr="002C2B0F">
        <w:rPr>
          <w:rFonts w:ascii="Arial" w:hAnsi="Arial" w:cs="Arial"/>
          <w:i/>
          <w:iCs/>
          <w:color w:val="000000"/>
          <w:sz w:val="24"/>
          <w:szCs w:val="24"/>
        </w:rPr>
        <w:t>NEE</w:t>
      </w:r>
      <w:r w:rsidRPr="002C2B0F">
        <w:rPr>
          <w:rFonts w:ascii="Arial" w:hAnsi="Arial" w:cs="Arial"/>
          <w:color w:val="000000"/>
          <w:sz w:val="24"/>
          <w:szCs w:val="24"/>
        </w:rPr>
        <w:t xml:space="preserve"> and </w:t>
      </w:r>
      <w:r w:rsidRPr="002C2B0F">
        <w:rPr>
          <w:rFonts w:ascii="Arial" w:hAnsi="Arial" w:cs="Arial"/>
          <w:i/>
          <w:iCs/>
          <w:color w:val="000000"/>
          <w:sz w:val="24"/>
          <w:szCs w:val="24"/>
        </w:rPr>
        <w:t>LH</w:t>
      </w:r>
      <w:r w:rsidRPr="002C2B0F">
        <w:rPr>
          <w:rFonts w:ascii="Arial" w:hAnsi="Arial" w:cs="Arial"/>
          <w:color w:val="000000"/>
          <w:sz w:val="24"/>
          <w:szCs w:val="24"/>
        </w:rPr>
        <w:t xml:space="preserve"> were calculated by summing the storage and turbulent carbon and water fluxes provided in the NEON DP4.00200.001</w:t>
      </w:r>
      <w:sdt>
        <w:sdtPr>
          <w:rPr>
            <w:rFonts w:ascii="Arial" w:hAnsi="Arial" w:cs="Arial"/>
            <w:color w:val="000000"/>
            <w:sz w:val="24"/>
            <w:szCs w:val="24"/>
          </w:rPr>
          <w:tag w:val="MENDELEY_CITATION_v3_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"/>
          <w:id w:val="1841657769"/>
          <w:placeholder>
            <w:docPart w:val="DefaultPlaceholder_-1854013440"/>
          </w:placeholder>
        </w:sdtPr>
        <w:sdtContent>
          <w:ins w:id="11" w:author="Li, Bonan" w:date="2023-08-03T16:02:00Z">
            <w:r w:rsidR="002C2B0F" w:rsidRPr="002C2B0F">
              <w:rPr>
                <w:rFonts w:ascii="Arial" w:hAnsi="Arial" w:cs="Arial"/>
                <w:color w:val="000000"/>
                <w:sz w:val="24"/>
                <w:szCs w:val="24"/>
              </w:rPr>
              <w:t>(NEON 2022b)</w:t>
            </w:r>
          </w:ins>
          <w:del w:id="12" w:author="Li, Bonan" w:date="2023-08-03T15:59:00Z">
            <w:r w:rsidR="00516B65" w:rsidRPr="002C2B0F" w:rsidDel="002C2B0F">
              <w:rPr>
                <w:rFonts w:ascii="Arial" w:hAnsi="Arial" w:cs="Arial"/>
                <w:color w:val="000000"/>
                <w:sz w:val="24"/>
                <w:szCs w:val="24"/>
              </w:rPr>
              <w:delText>[1]</w:delText>
            </w:r>
          </w:del>
        </w:sdtContent>
      </w:sdt>
      <w:r w:rsidRPr="002C2B0F">
        <w:rPr>
          <w:rFonts w:ascii="Arial" w:hAnsi="Arial" w:cs="Arial"/>
          <w:color w:val="000000"/>
          <w:sz w:val="24"/>
          <w:szCs w:val="24"/>
        </w:rPr>
        <w:t xml:space="preserve"> product. This differs from the </w:t>
      </w:r>
      <w:r w:rsidRPr="002C2B0F">
        <w:rPr>
          <w:rFonts w:ascii="Arial" w:hAnsi="Arial" w:cs="Arial"/>
          <w:i/>
          <w:iCs/>
          <w:color w:val="000000"/>
          <w:sz w:val="24"/>
          <w:szCs w:val="24"/>
        </w:rPr>
        <w:t>NEE</w:t>
      </w:r>
      <w:r w:rsidRPr="002C2B0F">
        <w:rPr>
          <w:rFonts w:ascii="Arial" w:hAnsi="Arial" w:cs="Arial"/>
          <w:color w:val="000000"/>
          <w:sz w:val="24"/>
          <w:szCs w:val="24"/>
        </w:rPr>
        <w:t xml:space="preserve"> and </w:t>
      </w:r>
      <w:r w:rsidRPr="002C2B0F">
        <w:rPr>
          <w:rFonts w:ascii="Arial" w:hAnsi="Arial" w:cs="Arial"/>
          <w:i/>
          <w:iCs/>
          <w:color w:val="000000"/>
          <w:sz w:val="24"/>
          <w:szCs w:val="24"/>
        </w:rPr>
        <w:t>LH</w:t>
      </w:r>
      <w:r w:rsidRPr="002C2B0F">
        <w:rPr>
          <w:rFonts w:ascii="Arial" w:hAnsi="Arial" w:cs="Arial"/>
          <w:color w:val="000000"/>
          <w:sz w:val="24"/>
          <w:szCs w:val="24"/>
        </w:rPr>
        <w:t xml:space="preserve"> values provided in the net surface-atmosphere exchange variables in the NEON data files slightly because of the quality flags used by NEON in their eddy4R processing pipeline</w:t>
      </w:r>
      <w:sdt>
        <w:sdtPr>
          <w:rPr>
            <w:rFonts w:ascii="Arial" w:hAnsi="Arial" w:cs="Arial"/>
            <w:color w:val="000000"/>
            <w:sz w:val="24"/>
            <w:szCs w:val="24"/>
          </w:rPr>
          <w:tag w:val="MENDELEY_CITATION_v3_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"/>
          <w:id w:val="1430545289"/>
          <w:placeholder>
            <w:docPart w:val="DefaultPlaceholder_-1854013440"/>
          </w:placeholder>
        </w:sdtPr>
        <w:sdtContent>
          <w:ins w:id="13" w:author="Li, Bonan" w:date="2023-08-03T16:05:00Z">
            <w:r w:rsidR="002C2B0F">
              <w:rPr>
                <w:rFonts w:ascii="Arial" w:hAnsi="Arial" w:cs="Arial"/>
                <w:color w:val="000000"/>
                <w:sz w:val="24"/>
                <w:szCs w:val="24"/>
              </w:rPr>
              <w:t xml:space="preserve"> </w:t>
            </w:r>
          </w:ins>
          <w:ins w:id="14" w:author="Li, Bonan" w:date="2023-08-03T16:02:00Z">
            <w:r w:rsidR="002C2B0F" w:rsidRPr="002C2B0F">
              <w:rPr>
                <w:rFonts w:ascii="Arial" w:eastAsia="Times New Roman" w:hAnsi="Arial" w:cs="Arial"/>
                <w:sz w:val="24"/>
                <w:szCs w:val="24"/>
                <w:rPrChange w:id="15" w:author="Li, Bonan" w:date="2023-08-03T16:02:00Z">
                  <w:rPr>
                    <w:rFonts w:eastAsia="Times New Roman"/>
                  </w:rPr>
                </w:rPrChange>
              </w:rPr>
              <w:t xml:space="preserve">(Metzger </w:t>
            </w:r>
            <w:r w:rsidR="002C2B0F" w:rsidRPr="002C2B0F">
              <w:rPr>
                <w:rFonts w:ascii="Arial" w:eastAsia="Times New Roman" w:hAnsi="Arial" w:cs="Arial"/>
                <w:i/>
                <w:iCs/>
                <w:sz w:val="24"/>
                <w:szCs w:val="24"/>
                <w:rPrChange w:id="16" w:author="Li, Bonan" w:date="2023-08-03T16:02:00Z">
                  <w:rPr>
                    <w:rFonts w:eastAsia="Times New Roman"/>
                    <w:i/>
                    <w:iCs/>
                  </w:rPr>
                </w:rPrChange>
              </w:rPr>
              <w:t>et al</w:t>
            </w:r>
            <w:r w:rsidR="002C2B0F" w:rsidRPr="002C2B0F">
              <w:rPr>
                <w:rFonts w:ascii="Arial" w:eastAsia="Times New Roman" w:hAnsi="Arial" w:cs="Arial"/>
                <w:sz w:val="24"/>
                <w:szCs w:val="24"/>
                <w:rPrChange w:id="17" w:author="Li, Bonan" w:date="2023-08-03T16:02:00Z">
                  <w:rPr>
                    <w:rFonts w:eastAsia="Times New Roman"/>
                  </w:rPr>
                </w:rPrChange>
              </w:rPr>
              <w:t xml:space="preserve"> 2017)</w:t>
            </w:r>
          </w:ins>
          <w:del w:id="18" w:author="Li, Bonan" w:date="2023-08-03T15:59:00Z">
            <w:r w:rsidR="00516B65" w:rsidRPr="002C2B0F" w:rsidDel="002C2B0F">
              <w:rPr>
                <w:rFonts w:ascii="Arial" w:hAnsi="Arial" w:cs="Arial"/>
                <w:color w:val="000000"/>
                <w:sz w:val="24"/>
                <w:szCs w:val="24"/>
              </w:rPr>
              <w:delText>[6]</w:delText>
            </w:r>
          </w:del>
        </w:sdtContent>
      </w:sdt>
      <w:r w:rsidRPr="002C2B0F">
        <w:rPr>
          <w:rFonts w:ascii="Arial" w:hAnsi="Arial" w:cs="Arial"/>
          <w:color w:val="000000"/>
          <w:sz w:val="24"/>
          <w:szCs w:val="24"/>
        </w:rPr>
        <w:t xml:space="preserve">. Currently, NEON raises a quality flag when any carbon dioxide or water vapor mixing ratio value is missing along the tower. When calculating the net flux, any value where the storage flux has the quality flag raised is treated as missing, and as a result, there are long periods where there are missing </w:t>
      </w:r>
      <w:r w:rsidRPr="002C2B0F">
        <w:rPr>
          <w:rFonts w:ascii="Arial" w:hAnsi="Arial" w:cs="Arial"/>
          <w:i/>
          <w:iCs/>
          <w:color w:val="000000"/>
          <w:sz w:val="24"/>
          <w:szCs w:val="24"/>
        </w:rPr>
        <w:t>NEE</w:t>
      </w:r>
      <w:r w:rsidRPr="002C2B0F">
        <w:rPr>
          <w:rFonts w:ascii="Arial" w:hAnsi="Arial" w:cs="Arial"/>
          <w:color w:val="000000"/>
          <w:sz w:val="24"/>
          <w:szCs w:val="24"/>
        </w:rPr>
        <w:t xml:space="preserve"> and </w:t>
      </w:r>
      <w:r w:rsidRPr="002C2B0F">
        <w:rPr>
          <w:rFonts w:ascii="Arial" w:hAnsi="Arial" w:cs="Arial"/>
          <w:i/>
          <w:iCs/>
          <w:color w:val="000000"/>
          <w:sz w:val="24"/>
          <w:szCs w:val="24"/>
        </w:rPr>
        <w:t>LH</w:t>
      </w:r>
      <w:r w:rsidRPr="002C2B0F">
        <w:rPr>
          <w:rFonts w:ascii="Arial" w:hAnsi="Arial" w:cs="Arial"/>
          <w:color w:val="000000"/>
          <w:sz w:val="24"/>
          <w:szCs w:val="24"/>
        </w:rPr>
        <w:t xml:space="preserve"> values. In </w:t>
      </w:r>
      <w:del w:id="19" w:author="Li, Bonan" w:date="2023-08-03T16:05:00Z">
        <w:r w:rsidRPr="002C2B0F" w:rsidDel="002C2B0F">
          <w:rPr>
            <w:rFonts w:ascii="Arial" w:hAnsi="Arial" w:cs="Arial"/>
            <w:color w:val="000000"/>
            <w:sz w:val="24"/>
            <w:szCs w:val="24"/>
          </w:rPr>
          <w:delText>most of</w:delText>
        </w:r>
      </w:del>
      <w:ins w:id="20" w:author="Li, Bonan" w:date="2023-08-03T16:05:00Z">
        <w:r w:rsidR="002C2B0F" w:rsidRPr="002C2B0F">
          <w:rPr>
            <w:rFonts w:ascii="Arial" w:hAnsi="Arial" w:cs="Arial"/>
            <w:color w:val="000000"/>
            <w:sz w:val="24"/>
            <w:szCs w:val="24"/>
          </w:rPr>
          <w:t>most</w:t>
        </w:r>
      </w:ins>
      <w:r w:rsidRPr="002C2B0F">
        <w:rPr>
          <w:rFonts w:ascii="Arial" w:hAnsi="Arial" w:cs="Arial"/>
          <w:color w:val="000000"/>
          <w:sz w:val="24"/>
          <w:szCs w:val="24"/>
        </w:rPr>
        <w:t xml:space="preserve"> cases where storage fluxes were flagged as missing, only one or two mixing ratio measurements were absent. As a result, we decided that the benefit of increasing data coverage and including these storage flux values where the quality flag had been raised outweighed the potential increase in </w:t>
      </w:r>
      <w:r w:rsidRPr="002C2B0F">
        <w:rPr>
          <w:rFonts w:ascii="Arial" w:hAnsi="Arial" w:cs="Arial"/>
          <w:i/>
          <w:iCs/>
          <w:color w:val="000000"/>
          <w:sz w:val="24"/>
          <w:szCs w:val="24"/>
        </w:rPr>
        <w:t>NEE</w:t>
      </w:r>
      <w:r w:rsidRPr="002C2B0F">
        <w:rPr>
          <w:rFonts w:ascii="Arial" w:hAnsi="Arial" w:cs="Arial"/>
          <w:color w:val="000000"/>
          <w:sz w:val="24"/>
          <w:szCs w:val="24"/>
        </w:rPr>
        <w:t xml:space="preserve"> and </w:t>
      </w:r>
      <w:r w:rsidRPr="002C2B0F">
        <w:rPr>
          <w:rFonts w:ascii="Arial" w:hAnsi="Arial" w:cs="Arial"/>
          <w:i/>
          <w:iCs/>
          <w:color w:val="000000"/>
          <w:sz w:val="24"/>
          <w:szCs w:val="24"/>
        </w:rPr>
        <w:t>LH</w:t>
      </w:r>
      <w:r w:rsidRPr="002C2B0F">
        <w:rPr>
          <w:rFonts w:ascii="Arial" w:hAnsi="Arial" w:cs="Arial"/>
          <w:color w:val="000000"/>
          <w:sz w:val="24"/>
          <w:szCs w:val="24"/>
        </w:rPr>
        <w:t xml:space="preserve"> error introduced by the missing measurements. Since in these cases each tower has at least two measurements still available to calculate the storage flux, we expect the impact of these missing measurements on storage flux calculations to be small</w:t>
      </w:r>
      <w:r w:rsidR="00B81FC8" w:rsidRPr="002C2B0F">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"/>
          <w:id w:val="-2143258449"/>
          <w:placeholder>
            <w:docPart w:val="DefaultPlaceholder_-1854013440"/>
          </w:placeholder>
        </w:sdtPr>
        <w:sdtContent>
          <w:ins w:id="21" w:author="Li, Bonan" w:date="2023-08-03T16:02:00Z">
            <w:r w:rsidR="002C2B0F" w:rsidRPr="002C2B0F">
              <w:rPr>
                <w:rFonts w:ascii="Arial" w:eastAsia="Times New Roman" w:hAnsi="Arial" w:cs="Arial"/>
                <w:color w:val="000000"/>
                <w:sz w:val="24"/>
                <w:szCs w:val="24"/>
                <w:rPrChange w:id="22" w:author="Li, Bonan" w:date="2023-08-03T16:02:00Z">
                  <w:rPr>
                    <w:rFonts w:eastAsia="Times New Roman"/>
                    <w:color w:val="000000"/>
                  </w:rPr>
                </w:rPrChange>
              </w:rPr>
              <w:t>(Nicolini et al 2018)</w:t>
            </w:r>
          </w:ins>
          <w:del w:id="23" w:author="Li, Bonan" w:date="2023-08-03T15:59:00Z">
            <w:r w:rsidR="00516B65" w:rsidRPr="002C2B0F" w:rsidDel="002C2B0F">
              <w:rPr>
                <w:rFonts w:ascii="Arial" w:hAnsi="Arial" w:cs="Arial"/>
                <w:color w:val="000000"/>
                <w:sz w:val="24"/>
                <w:szCs w:val="24"/>
              </w:rPr>
              <w:delText>[7]</w:delText>
            </w:r>
          </w:del>
        </w:sdtContent>
      </w:sdt>
      <w:r w:rsidRPr="002C2B0F">
        <w:rPr>
          <w:rFonts w:ascii="Arial" w:hAnsi="Arial" w:cs="Arial"/>
          <w:color w:val="000000"/>
          <w:sz w:val="24"/>
          <w:szCs w:val="24"/>
        </w:rPr>
        <w:t>. Moreover, NEON forest sites have more than four measurement levels, and thus, have at least three measurements to calculate the storage flux even if two are missing.</w:t>
      </w:r>
    </w:p>
    <w:p w14:paraId="04B104DA" w14:textId="171171CA" w:rsidR="00F611C3" w:rsidRPr="002C2B0F" w:rsidRDefault="00F611C3" w:rsidP="00A84FCE">
      <w:pPr>
        <w:tabs>
          <w:tab w:val="left" w:pos="2860"/>
        </w:tabs>
        <w:jc w:val="both"/>
        <w:rPr>
          <w:rFonts w:ascii="Arial" w:hAnsi="Arial" w:cs="Arial"/>
          <w:color w:val="000000"/>
          <w:sz w:val="24"/>
          <w:szCs w:val="24"/>
        </w:rPr>
      </w:pPr>
      <w:r w:rsidRPr="002C2B0F">
        <w:rPr>
          <w:rFonts w:ascii="Arial" w:hAnsi="Arial" w:cs="Arial"/>
          <w:color w:val="000000"/>
          <w:sz w:val="24"/>
          <w:szCs w:val="24"/>
        </w:rPr>
        <w:t xml:space="preserve">We applied </w:t>
      </w:r>
      <m:oMath>
        <m:sSub>
          <m:sSubPr>
            <m:ctrlPr>
              <w:rPr>
                <w:rFonts w:ascii="Cambria Math" w:hAnsi="Cambria Math" w:cs="Arial"/>
                <w:i/>
                <w:color w:val="000000"/>
                <w:sz w:val="24"/>
                <w:szCs w:val="24"/>
              </w:rPr>
            </m:ctrlPr>
          </m:sSubPr>
          <m:e>
            <m:r>
              <w:rPr>
                <w:rFonts w:ascii="Cambria Math" w:hAnsi="Cambria Math" w:cs="Arial"/>
                <w:color w:val="000000"/>
                <w:sz w:val="24"/>
                <w:szCs w:val="24"/>
              </w:rPr>
              <m:t>u</m:t>
            </m:r>
          </m:e>
          <m:sub>
            <m:r>
              <w:rPr>
                <w:rFonts w:ascii="Cambria Math" w:hAnsi="Cambria Math" w:cs="Arial"/>
                <w:color w:val="000000"/>
                <w:sz w:val="24"/>
                <w:szCs w:val="24"/>
              </w:rPr>
              <m:t>*</m:t>
            </m:r>
          </m:sub>
        </m:sSub>
      </m:oMath>
      <w:r w:rsidRPr="002C2B0F">
        <w:rPr>
          <w:rFonts w:ascii="Arial" w:hAnsi="Arial" w:cs="Arial"/>
          <w:color w:val="000000"/>
          <w:sz w:val="24"/>
          <w:szCs w:val="24"/>
        </w:rPr>
        <w:t xml:space="preserve">-filtering followed by gap-filling of </w:t>
      </w:r>
      <w:r w:rsidRPr="002C2B0F">
        <w:rPr>
          <w:rFonts w:ascii="Arial" w:hAnsi="Arial" w:cs="Arial"/>
          <w:i/>
          <w:iCs/>
          <w:color w:val="000000"/>
          <w:sz w:val="24"/>
          <w:szCs w:val="24"/>
        </w:rPr>
        <w:t>NEE</w:t>
      </w:r>
      <w:r w:rsidRPr="002C2B0F">
        <w:rPr>
          <w:rFonts w:ascii="Arial" w:hAnsi="Arial" w:cs="Arial"/>
          <w:color w:val="000000"/>
          <w:sz w:val="24"/>
          <w:szCs w:val="24"/>
        </w:rPr>
        <w:t xml:space="preserve"> and </w:t>
      </w:r>
      <w:r w:rsidRPr="002C2B0F">
        <w:rPr>
          <w:rFonts w:ascii="Arial" w:hAnsi="Arial" w:cs="Arial"/>
          <w:i/>
          <w:iCs/>
          <w:color w:val="000000"/>
          <w:sz w:val="24"/>
          <w:szCs w:val="24"/>
        </w:rPr>
        <w:t>LH</w:t>
      </w:r>
      <w:r w:rsidRPr="002C2B0F">
        <w:rPr>
          <w:rFonts w:ascii="Arial" w:hAnsi="Arial" w:cs="Arial"/>
          <w:color w:val="000000"/>
          <w:sz w:val="24"/>
          <w:szCs w:val="24"/>
        </w:rPr>
        <w:t xml:space="preserve"> using the </w:t>
      </w:r>
      <w:proofErr w:type="spellStart"/>
      <w:r w:rsidRPr="002C2B0F">
        <w:rPr>
          <w:rFonts w:ascii="Arial" w:hAnsi="Arial" w:cs="Arial"/>
          <w:color w:val="000000"/>
          <w:sz w:val="24"/>
          <w:szCs w:val="24"/>
        </w:rPr>
        <w:t>REddyProc</w:t>
      </w:r>
      <w:proofErr w:type="spellEnd"/>
      <w:r w:rsidRPr="002C2B0F">
        <w:rPr>
          <w:rFonts w:ascii="Arial" w:hAnsi="Arial" w:cs="Arial"/>
          <w:color w:val="000000"/>
          <w:sz w:val="24"/>
          <w:szCs w:val="24"/>
        </w:rPr>
        <w:t xml:space="preserve"> package</w:t>
      </w:r>
      <w:sdt>
        <w:sdtPr>
          <w:rPr>
            <w:rFonts w:ascii="Arial" w:hAnsi="Arial" w:cs="Arial"/>
            <w:color w:val="000000"/>
            <w:sz w:val="24"/>
            <w:szCs w:val="24"/>
          </w:rPr>
          <w:tag w:val="MENDELEY_CITATION_v3_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"/>
          <w:id w:val="301429806"/>
          <w:placeholder>
            <w:docPart w:val="DefaultPlaceholder_-1854013440"/>
          </w:placeholder>
        </w:sdtPr>
        <w:sdtContent>
          <w:ins w:id="24" w:author="Li, Bonan" w:date="2023-08-03T16:02:00Z">
            <w:r w:rsidR="002C2B0F" w:rsidRPr="002C2B0F">
              <w:rPr>
                <w:rFonts w:ascii="Arial" w:eastAsia="Times New Roman" w:hAnsi="Arial" w:cs="Arial"/>
                <w:sz w:val="24"/>
                <w:szCs w:val="24"/>
                <w:rPrChange w:id="25" w:author="Li, Bonan" w:date="2023-08-03T16:02:00Z">
                  <w:rPr>
                    <w:rFonts w:eastAsia="Times New Roman"/>
                  </w:rPr>
                </w:rPrChange>
              </w:rPr>
              <w:t>(</w:t>
            </w:r>
            <w:proofErr w:type="spellStart"/>
            <w:r w:rsidR="002C2B0F" w:rsidRPr="002C2B0F">
              <w:rPr>
                <w:rFonts w:ascii="Arial" w:eastAsia="Times New Roman" w:hAnsi="Arial" w:cs="Arial"/>
                <w:sz w:val="24"/>
                <w:szCs w:val="24"/>
                <w:rPrChange w:id="26" w:author="Li, Bonan" w:date="2023-08-03T16:02:00Z">
                  <w:rPr>
                    <w:rFonts w:eastAsia="Times New Roman"/>
                  </w:rPr>
                </w:rPrChange>
              </w:rPr>
              <w:t>Wutzler</w:t>
            </w:r>
            <w:proofErr w:type="spellEnd"/>
            <w:r w:rsidR="002C2B0F" w:rsidRPr="002C2B0F">
              <w:rPr>
                <w:rFonts w:ascii="Arial" w:eastAsia="Times New Roman" w:hAnsi="Arial" w:cs="Arial"/>
                <w:sz w:val="24"/>
                <w:szCs w:val="24"/>
                <w:rPrChange w:id="27" w:author="Li, Bonan" w:date="2023-08-03T16:02:00Z">
                  <w:rPr>
                    <w:rFonts w:eastAsia="Times New Roman"/>
                  </w:rPr>
                </w:rPrChange>
              </w:rPr>
              <w:t xml:space="preserve"> </w:t>
            </w:r>
            <w:r w:rsidR="002C2B0F" w:rsidRPr="002C2B0F">
              <w:rPr>
                <w:rFonts w:ascii="Arial" w:eastAsia="Times New Roman" w:hAnsi="Arial" w:cs="Arial"/>
                <w:i/>
                <w:iCs/>
                <w:sz w:val="24"/>
                <w:szCs w:val="24"/>
                <w:rPrChange w:id="28" w:author="Li, Bonan" w:date="2023-08-03T16:02:00Z">
                  <w:rPr>
                    <w:rFonts w:eastAsia="Times New Roman"/>
                    <w:i/>
                    <w:iCs/>
                  </w:rPr>
                </w:rPrChange>
              </w:rPr>
              <w:t>et al</w:t>
            </w:r>
            <w:r w:rsidR="002C2B0F" w:rsidRPr="002C2B0F">
              <w:rPr>
                <w:rFonts w:ascii="Arial" w:eastAsia="Times New Roman" w:hAnsi="Arial" w:cs="Arial"/>
                <w:sz w:val="24"/>
                <w:szCs w:val="24"/>
                <w:rPrChange w:id="29" w:author="Li, Bonan" w:date="2023-08-03T16:02:00Z">
                  <w:rPr>
                    <w:rFonts w:eastAsia="Times New Roman"/>
                  </w:rPr>
                </w:rPrChange>
              </w:rPr>
              <w:t xml:space="preserve"> 2018)</w:t>
            </w:r>
          </w:ins>
          <w:del w:id="30" w:author="Li, Bonan" w:date="2023-08-03T15:59:00Z">
            <w:r w:rsidR="00516B65" w:rsidRPr="002C2B0F" w:rsidDel="002C2B0F">
              <w:rPr>
                <w:rFonts w:ascii="Arial" w:hAnsi="Arial" w:cs="Arial"/>
                <w:color w:val="000000"/>
                <w:sz w:val="24"/>
                <w:szCs w:val="24"/>
              </w:rPr>
              <w:delText>[8]</w:delText>
            </w:r>
          </w:del>
        </w:sdtContent>
      </w:sdt>
      <w:r w:rsidRPr="002C2B0F">
        <w:rPr>
          <w:rFonts w:ascii="Arial" w:hAnsi="Arial" w:cs="Arial"/>
          <w:color w:val="000000"/>
          <w:sz w:val="24"/>
          <w:szCs w:val="24"/>
        </w:rPr>
        <w:t xml:space="preserve">. In brief, </w:t>
      </w:r>
      <w:r w:rsidRPr="002C2B0F">
        <w:rPr>
          <w:rFonts w:ascii="Arial" w:hAnsi="Arial" w:cs="Arial"/>
          <w:i/>
          <w:iCs/>
          <w:color w:val="000000"/>
          <w:sz w:val="24"/>
          <w:szCs w:val="24"/>
        </w:rPr>
        <w:t>NEE</w:t>
      </w:r>
      <w:r w:rsidRPr="002C2B0F">
        <w:rPr>
          <w:rFonts w:ascii="Arial" w:hAnsi="Arial" w:cs="Arial"/>
          <w:color w:val="000000"/>
          <w:sz w:val="24"/>
          <w:szCs w:val="24"/>
        </w:rPr>
        <w:t xml:space="preserve"> and </w:t>
      </w:r>
      <w:r w:rsidRPr="002C2B0F">
        <w:rPr>
          <w:rFonts w:ascii="Arial" w:hAnsi="Arial" w:cs="Arial"/>
          <w:i/>
          <w:iCs/>
          <w:color w:val="000000"/>
          <w:sz w:val="24"/>
          <w:szCs w:val="24"/>
        </w:rPr>
        <w:t>LH</w:t>
      </w:r>
      <w:r w:rsidRPr="002C2B0F">
        <w:rPr>
          <w:rFonts w:ascii="Arial" w:hAnsi="Arial" w:cs="Arial"/>
          <w:color w:val="000000"/>
          <w:sz w:val="24"/>
          <w:szCs w:val="24"/>
        </w:rPr>
        <w:t xml:space="preserve"> data were filtered for periods of low turbulence that are known to bias eddy covariance fluxes</w:t>
      </w:r>
      <w:sdt>
        <w:sdtPr>
          <w:rPr>
            <w:rFonts w:ascii="Arial" w:hAnsi="Arial" w:cs="Arial"/>
            <w:color w:val="000000"/>
            <w:sz w:val="24"/>
            <w:szCs w:val="24"/>
          </w:rPr>
          <w:tag w:val="MENDELEY_CITATION_v3_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"/>
          <w:id w:val="1626738930"/>
          <w:placeholder>
            <w:docPart w:val="DefaultPlaceholder_-1854013440"/>
          </w:placeholder>
        </w:sdtPr>
        <w:sdtContent>
          <w:ins w:id="31" w:author="Li, Bonan" w:date="2023-08-03T16:02:00Z">
            <w:r w:rsidR="002C2B0F" w:rsidRPr="002C2B0F">
              <w:rPr>
                <w:rFonts w:ascii="Arial" w:eastAsia="Times New Roman" w:hAnsi="Arial" w:cs="Arial"/>
                <w:sz w:val="24"/>
                <w:szCs w:val="24"/>
                <w:rPrChange w:id="32" w:author="Li, Bonan" w:date="2023-08-03T16:02:00Z">
                  <w:rPr>
                    <w:rFonts w:eastAsia="Times New Roman"/>
                  </w:rPr>
                </w:rPrChange>
              </w:rPr>
              <w:t xml:space="preserve">(Papale </w:t>
            </w:r>
            <w:r w:rsidR="002C2B0F" w:rsidRPr="002C2B0F">
              <w:rPr>
                <w:rFonts w:ascii="Arial" w:eastAsia="Times New Roman" w:hAnsi="Arial" w:cs="Arial"/>
                <w:i/>
                <w:iCs/>
                <w:sz w:val="24"/>
                <w:szCs w:val="24"/>
                <w:rPrChange w:id="33" w:author="Li, Bonan" w:date="2023-08-03T16:02:00Z">
                  <w:rPr>
                    <w:rFonts w:eastAsia="Times New Roman"/>
                    <w:i/>
                    <w:iCs/>
                  </w:rPr>
                </w:rPrChange>
              </w:rPr>
              <w:t>et al</w:t>
            </w:r>
            <w:r w:rsidR="002C2B0F" w:rsidRPr="002C2B0F">
              <w:rPr>
                <w:rFonts w:ascii="Arial" w:eastAsia="Times New Roman" w:hAnsi="Arial" w:cs="Arial"/>
                <w:sz w:val="24"/>
                <w:szCs w:val="24"/>
                <w:rPrChange w:id="34" w:author="Li, Bonan" w:date="2023-08-03T16:02:00Z">
                  <w:rPr>
                    <w:rFonts w:eastAsia="Times New Roman"/>
                  </w:rPr>
                </w:rPrChange>
              </w:rPr>
              <w:t xml:space="preserve"> 2006)</w:t>
            </w:r>
          </w:ins>
          <w:del w:id="35" w:author="Li, Bonan" w:date="2023-08-03T15:59:00Z">
            <w:r w:rsidR="00516B65" w:rsidRPr="002C2B0F" w:rsidDel="002C2B0F">
              <w:rPr>
                <w:rFonts w:ascii="Arial" w:hAnsi="Arial" w:cs="Arial"/>
                <w:color w:val="000000"/>
                <w:sz w:val="24"/>
                <w:szCs w:val="24"/>
              </w:rPr>
              <w:delText>[9]</w:delText>
            </w:r>
          </w:del>
        </w:sdtContent>
      </w:sdt>
      <w:r w:rsidRPr="002C2B0F">
        <w:rPr>
          <w:rFonts w:ascii="Arial" w:hAnsi="Arial" w:cs="Arial"/>
          <w:color w:val="000000"/>
          <w:sz w:val="24"/>
          <w:szCs w:val="24"/>
        </w:rPr>
        <w:t xml:space="preserve"> and then gap-filled using the marginal distribution sampling method</w:t>
      </w:r>
      <w:sdt>
        <w:sdtPr>
          <w:rPr>
            <w:rFonts w:ascii="Arial" w:hAnsi="Arial" w:cs="Arial"/>
            <w:color w:val="000000"/>
            <w:sz w:val="24"/>
            <w:szCs w:val="24"/>
          </w:rPr>
          <w:tag w:val="MENDELEY_CITATION_v3_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"/>
          <w:id w:val="-996644586"/>
          <w:placeholder>
            <w:docPart w:val="DefaultPlaceholder_-1854013440"/>
          </w:placeholder>
        </w:sdtPr>
        <w:sdtContent>
          <w:ins w:id="36" w:author="Li, Bonan" w:date="2023-08-03T16:02:00Z">
            <w:r w:rsidR="002C2B0F" w:rsidRPr="002C2B0F">
              <w:rPr>
                <w:rFonts w:ascii="Arial" w:eastAsia="Times New Roman" w:hAnsi="Arial" w:cs="Arial"/>
                <w:sz w:val="24"/>
                <w:szCs w:val="24"/>
                <w:rPrChange w:id="37" w:author="Li, Bonan" w:date="2023-08-03T16:02:00Z">
                  <w:rPr>
                    <w:rFonts w:eastAsia="Times New Roman"/>
                  </w:rPr>
                </w:rPrChange>
              </w:rPr>
              <w:t xml:space="preserve">(Reichstein </w:t>
            </w:r>
            <w:r w:rsidR="002C2B0F" w:rsidRPr="002C2B0F">
              <w:rPr>
                <w:rFonts w:ascii="Arial" w:eastAsia="Times New Roman" w:hAnsi="Arial" w:cs="Arial"/>
                <w:i/>
                <w:iCs/>
                <w:sz w:val="24"/>
                <w:szCs w:val="24"/>
                <w:rPrChange w:id="38" w:author="Li, Bonan" w:date="2023-08-03T16:02:00Z">
                  <w:rPr>
                    <w:rFonts w:eastAsia="Times New Roman"/>
                    <w:i/>
                    <w:iCs/>
                  </w:rPr>
                </w:rPrChange>
              </w:rPr>
              <w:t>et al</w:t>
            </w:r>
            <w:r w:rsidR="002C2B0F" w:rsidRPr="002C2B0F">
              <w:rPr>
                <w:rFonts w:ascii="Arial" w:eastAsia="Times New Roman" w:hAnsi="Arial" w:cs="Arial"/>
                <w:sz w:val="24"/>
                <w:szCs w:val="24"/>
                <w:rPrChange w:id="39" w:author="Li, Bonan" w:date="2023-08-03T16:02:00Z">
                  <w:rPr>
                    <w:rFonts w:eastAsia="Times New Roman"/>
                  </w:rPr>
                </w:rPrChange>
              </w:rPr>
              <w:t xml:space="preserve"> 2005)</w:t>
            </w:r>
          </w:ins>
          <w:del w:id="40" w:author="Li, Bonan" w:date="2023-08-03T15:59:00Z">
            <w:r w:rsidR="00516B65" w:rsidRPr="002C2B0F" w:rsidDel="002C2B0F">
              <w:rPr>
                <w:rFonts w:ascii="Arial" w:hAnsi="Arial" w:cs="Arial"/>
                <w:color w:val="000000"/>
                <w:sz w:val="24"/>
                <w:szCs w:val="24"/>
              </w:rPr>
              <w:delText>[10]</w:delText>
            </w:r>
          </w:del>
        </w:sdtContent>
      </w:sdt>
      <w:r w:rsidRPr="002C2B0F">
        <w:rPr>
          <w:rFonts w:ascii="Arial" w:hAnsi="Arial" w:cs="Arial"/>
          <w:color w:val="000000"/>
          <w:sz w:val="24"/>
          <w:szCs w:val="24"/>
        </w:rPr>
        <w:t xml:space="preserve">. We applied a bootstrapping approach to constrain threshold value of the friction velocity </w:t>
      </w:r>
      <m:oMath>
        <m:sSub>
          <m:sSubPr>
            <m:ctrlPr>
              <w:rPr>
                <w:rFonts w:ascii="Cambria Math" w:hAnsi="Cambria Math" w:cs="Arial"/>
                <w:i/>
                <w:color w:val="000000"/>
                <w:sz w:val="24"/>
                <w:szCs w:val="24"/>
              </w:rPr>
            </m:ctrlPr>
          </m:sSubPr>
          <m:e>
            <m:r>
              <w:rPr>
                <w:rFonts w:ascii="Cambria Math" w:hAnsi="Cambria Math" w:cs="Arial"/>
                <w:color w:val="000000"/>
                <w:sz w:val="24"/>
                <w:szCs w:val="24"/>
              </w:rPr>
              <m:t>u</m:t>
            </m:r>
          </m:e>
          <m:sub>
            <m:r>
              <w:rPr>
                <w:rFonts w:ascii="Cambria Math" w:hAnsi="Cambria Math" w:cs="Arial"/>
                <w:color w:val="000000"/>
                <w:sz w:val="24"/>
                <w:szCs w:val="24"/>
              </w:rPr>
              <m:t>*</m:t>
            </m:r>
          </m:sub>
        </m:sSub>
      </m:oMath>
      <w:r w:rsidRPr="002C2B0F">
        <w:rPr>
          <w:rFonts w:ascii="Arial" w:hAnsi="Arial" w:cs="Arial"/>
          <w:color w:val="000000"/>
          <w:sz w:val="24"/>
          <w:szCs w:val="24"/>
        </w:rPr>
        <w:t>, and used the 50</w:t>
      </w:r>
      <w:r w:rsidRPr="002C2B0F">
        <w:rPr>
          <w:rFonts w:ascii="Arial" w:hAnsi="Arial" w:cs="Arial"/>
          <w:color w:val="000000"/>
          <w:sz w:val="24"/>
          <w:szCs w:val="24"/>
          <w:vertAlign w:val="superscript"/>
        </w:rPr>
        <w:t>th</w:t>
      </w:r>
      <w:r w:rsidRPr="002C2B0F">
        <w:rPr>
          <w:rFonts w:ascii="Arial" w:hAnsi="Arial" w:cs="Arial"/>
          <w:color w:val="000000"/>
          <w:sz w:val="24"/>
          <w:szCs w:val="24"/>
        </w:rPr>
        <w:t xml:space="preserve"> percentile estimate of </w:t>
      </w:r>
      <m:oMath>
        <m:sSub>
          <m:sSubPr>
            <m:ctrlPr>
              <w:rPr>
                <w:rFonts w:ascii="Cambria Math" w:hAnsi="Cambria Math" w:cs="Arial"/>
                <w:i/>
                <w:color w:val="000000"/>
                <w:sz w:val="24"/>
                <w:szCs w:val="24"/>
              </w:rPr>
            </m:ctrlPr>
          </m:sSubPr>
          <m:e>
            <m:r>
              <w:rPr>
                <w:rFonts w:ascii="Cambria Math" w:hAnsi="Cambria Math" w:cs="Arial"/>
                <w:color w:val="000000"/>
                <w:sz w:val="24"/>
                <w:szCs w:val="24"/>
              </w:rPr>
              <m:t>u</m:t>
            </m:r>
          </m:e>
          <m:sub>
            <m:r>
              <w:rPr>
                <w:rFonts w:ascii="Cambria Math" w:hAnsi="Cambria Math" w:cs="Arial"/>
                <w:color w:val="000000"/>
                <w:sz w:val="24"/>
                <w:szCs w:val="24"/>
              </w:rPr>
              <m:t>*</m:t>
            </m:r>
          </m:sub>
        </m:sSub>
      </m:oMath>
      <w:r w:rsidRPr="002C2B0F">
        <w:rPr>
          <w:rFonts w:ascii="Arial" w:hAnsi="Arial" w:cs="Arial"/>
          <w:color w:val="000000"/>
          <w:sz w:val="24"/>
          <w:szCs w:val="24"/>
        </w:rPr>
        <w:t xml:space="preserve">to filter out data periods with insufficient turbulence. </w:t>
      </w:r>
      <w:r w:rsidRPr="002C2B0F">
        <w:rPr>
          <w:rFonts w:ascii="Arial" w:hAnsi="Arial" w:cs="Arial"/>
          <w:i/>
          <w:iCs/>
          <w:color w:val="000000"/>
          <w:sz w:val="24"/>
          <w:szCs w:val="24"/>
        </w:rPr>
        <w:t>VPD</w:t>
      </w:r>
      <w:r w:rsidRPr="002C2B0F">
        <w:rPr>
          <w:rFonts w:ascii="Arial" w:hAnsi="Arial" w:cs="Arial"/>
          <w:color w:val="000000"/>
          <w:sz w:val="24"/>
          <w:szCs w:val="24"/>
        </w:rPr>
        <w:t xml:space="preserve"> was calculated directly from </w:t>
      </w:r>
      <w:r w:rsidRPr="002C2B0F">
        <w:rPr>
          <w:rFonts w:ascii="Arial" w:hAnsi="Arial" w:cs="Arial"/>
          <w:i/>
          <w:iCs/>
          <w:color w:val="000000"/>
          <w:sz w:val="24"/>
          <w:szCs w:val="24"/>
        </w:rPr>
        <w:t>RH</w:t>
      </w:r>
      <w:r w:rsidRPr="002C2B0F">
        <w:rPr>
          <w:rFonts w:ascii="Arial" w:hAnsi="Arial" w:cs="Arial"/>
          <w:color w:val="000000"/>
          <w:sz w:val="24"/>
          <w:szCs w:val="24"/>
        </w:rPr>
        <w:t xml:space="preserve"> and </w:t>
      </w:r>
      <w:r w:rsidRPr="002C2B0F">
        <w:rPr>
          <w:rFonts w:ascii="Arial" w:hAnsi="Arial" w:cs="Arial"/>
          <w:i/>
          <w:iCs/>
          <w:color w:val="000000"/>
          <w:sz w:val="24"/>
          <w:szCs w:val="24"/>
        </w:rPr>
        <w:t>T</w:t>
      </w:r>
      <w:r w:rsidRPr="002C2B0F">
        <w:rPr>
          <w:rFonts w:ascii="Arial" w:hAnsi="Arial" w:cs="Arial"/>
          <w:color w:val="000000"/>
          <w:sz w:val="24"/>
          <w:szCs w:val="24"/>
        </w:rPr>
        <w:t xml:space="preserve">, and </w:t>
      </w:r>
      <w:r w:rsidRPr="002C2B0F">
        <w:rPr>
          <w:rFonts w:ascii="Arial" w:hAnsi="Arial" w:cs="Arial"/>
          <w:i/>
          <w:iCs/>
          <w:color w:val="000000"/>
          <w:sz w:val="24"/>
          <w:szCs w:val="24"/>
        </w:rPr>
        <w:t>VPD</w:t>
      </w:r>
      <w:r w:rsidRPr="002C2B0F">
        <w:rPr>
          <w:rFonts w:ascii="Arial" w:hAnsi="Arial" w:cs="Arial"/>
          <w:color w:val="000000"/>
          <w:sz w:val="24"/>
          <w:szCs w:val="24"/>
        </w:rPr>
        <w:t xml:space="preserve">, </w:t>
      </w:r>
      <w:proofErr w:type="spellStart"/>
      <w:r w:rsidRPr="002C2B0F">
        <w:rPr>
          <w:rFonts w:ascii="Arial" w:hAnsi="Arial" w:cs="Arial"/>
          <w:i/>
          <w:iCs/>
          <w:color w:val="000000"/>
          <w:sz w:val="24"/>
          <w:szCs w:val="24"/>
        </w:rPr>
        <w:t>R</w:t>
      </w:r>
      <w:r w:rsidRPr="002C2B0F">
        <w:rPr>
          <w:rFonts w:ascii="Arial" w:hAnsi="Arial" w:cs="Arial"/>
          <w:i/>
          <w:iCs/>
          <w:color w:val="000000"/>
          <w:sz w:val="24"/>
          <w:szCs w:val="24"/>
          <w:vertAlign w:val="subscript"/>
        </w:rPr>
        <w:t>g</w:t>
      </w:r>
      <w:proofErr w:type="spellEnd"/>
      <w:r w:rsidRPr="002C2B0F">
        <w:rPr>
          <w:rFonts w:ascii="Arial" w:hAnsi="Arial" w:cs="Arial"/>
          <w:color w:val="000000"/>
          <w:sz w:val="24"/>
          <w:szCs w:val="24"/>
        </w:rPr>
        <w:t xml:space="preserve">, and </w:t>
      </w:r>
      <w:r w:rsidRPr="002C2B0F">
        <w:rPr>
          <w:rFonts w:ascii="Arial" w:hAnsi="Arial" w:cs="Arial"/>
          <w:i/>
          <w:iCs/>
          <w:color w:val="000000"/>
          <w:sz w:val="24"/>
          <w:szCs w:val="24"/>
        </w:rPr>
        <w:t>T</w:t>
      </w:r>
      <w:r w:rsidRPr="002C2B0F">
        <w:rPr>
          <w:rFonts w:ascii="Arial" w:hAnsi="Arial" w:cs="Arial"/>
          <w:color w:val="000000"/>
          <w:sz w:val="24"/>
          <w:szCs w:val="24"/>
        </w:rPr>
        <w:t xml:space="preserve"> were all gap-filled using the marginal distribution sampling of mentioned above</w:t>
      </w:r>
      <w:r w:rsidR="005464A0" w:rsidRPr="002C2B0F">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"/>
          <w:id w:val="1381674470"/>
          <w:placeholder>
            <w:docPart w:val="DefaultPlaceholder_-1854013440"/>
          </w:placeholder>
        </w:sdtPr>
        <w:sdtContent>
          <w:ins w:id="41" w:author="Li, Bonan" w:date="2023-08-03T16:02:00Z">
            <w:r w:rsidR="002C2B0F" w:rsidRPr="002C2B0F">
              <w:rPr>
                <w:rFonts w:ascii="Arial" w:eastAsia="Times New Roman" w:hAnsi="Arial" w:cs="Arial"/>
                <w:sz w:val="24"/>
                <w:szCs w:val="24"/>
                <w:rPrChange w:id="42" w:author="Li, Bonan" w:date="2023-08-03T16:02:00Z">
                  <w:rPr>
                    <w:rFonts w:eastAsia="Times New Roman"/>
                  </w:rPr>
                </w:rPrChange>
              </w:rPr>
              <w:t xml:space="preserve">(Reichstein </w:t>
            </w:r>
            <w:r w:rsidR="002C2B0F" w:rsidRPr="002C2B0F">
              <w:rPr>
                <w:rFonts w:ascii="Arial" w:eastAsia="Times New Roman" w:hAnsi="Arial" w:cs="Arial"/>
                <w:i/>
                <w:iCs/>
                <w:sz w:val="24"/>
                <w:szCs w:val="24"/>
                <w:rPrChange w:id="43" w:author="Li, Bonan" w:date="2023-08-03T16:02:00Z">
                  <w:rPr>
                    <w:rFonts w:eastAsia="Times New Roman"/>
                    <w:i/>
                    <w:iCs/>
                  </w:rPr>
                </w:rPrChange>
              </w:rPr>
              <w:t>et al</w:t>
            </w:r>
            <w:r w:rsidR="002C2B0F" w:rsidRPr="002C2B0F">
              <w:rPr>
                <w:rFonts w:ascii="Arial" w:eastAsia="Times New Roman" w:hAnsi="Arial" w:cs="Arial"/>
                <w:sz w:val="24"/>
                <w:szCs w:val="24"/>
                <w:rPrChange w:id="44" w:author="Li, Bonan" w:date="2023-08-03T16:02:00Z">
                  <w:rPr>
                    <w:rFonts w:eastAsia="Times New Roman"/>
                  </w:rPr>
                </w:rPrChange>
              </w:rPr>
              <w:t xml:space="preserve"> 2005)</w:t>
            </w:r>
          </w:ins>
          <w:del w:id="45" w:author="Li, Bonan" w:date="2023-08-03T15:59:00Z">
            <w:r w:rsidR="00516B65" w:rsidRPr="002C2B0F" w:rsidDel="002C2B0F">
              <w:rPr>
                <w:rFonts w:ascii="Arial" w:hAnsi="Arial" w:cs="Arial"/>
                <w:color w:val="000000"/>
                <w:sz w:val="24"/>
                <w:szCs w:val="24"/>
              </w:rPr>
              <w:delText>[10]</w:delText>
            </w:r>
          </w:del>
        </w:sdtContent>
      </w:sdt>
      <w:r w:rsidRPr="002C2B0F">
        <w:rPr>
          <w:rFonts w:ascii="Arial" w:hAnsi="Arial" w:cs="Arial"/>
          <w:color w:val="000000"/>
          <w:sz w:val="24"/>
          <w:szCs w:val="24"/>
        </w:rPr>
        <w:t xml:space="preserve">, with no </w:t>
      </w:r>
      <m:oMath>
        <m:sSub>
          <m:sSubPr>
            <m:ctrlPr>
              <w:rPr>
                <w:rFonts w:ascii="Cambria Math" w:hAnsi="Cambria Math" w:cs="Arial"/>
                <w:i/>
                <w:color w:val="000000"/>
                <w:sz w:val="24"/>
                <w:szCs w:val="24"/>
              </w:rPr>
            </m:ctrlPr>
          </m:sSubPr>
          <m:e>
            <m:r>
              <w:rPr>
                <w:rFonts w:ascii="Cambria Math" w:hAnsi="Cambria Math" w:cs="Arial"/>
                <w:color w:val="000000"/>
                <w:sz w:val="24"/>
                <w:szCs w:val="24"/>
              </w:rPr>
              <m:t>u</m:t>
            </m:r>
          </m:e>
          <m:sub>
            <m:r>
              <w:rPr>
                <w:rFonts w:ascii="Cambria Math" w:hAnsi="Cambria Math" w:cs="Arial"/>
                <w:color w:val="000000"/>
                <w:sz w:val="24"/>
                <w:szCs w:val="24"/>
              </w:rPr>
              <m:t>*</m:t>
            </m:r>
          </m:sub>
        </m:sSub>
      </m:oMath>
      <w:r w:rsidRPr="002C2B0F">
        <w:rPr>
          <w:rFonts w:ascii="Arial" w:hAnsi="Arial" w:cs="Arial"/>
          <w:color w:val="000000"/>
          <w:sz w:val="24"/>
          <w:szCs w:val="24"/>
        </w:rPr>
        <w:t xml:space="preserve">-filtering necessary. Wind speed was not gap filled. All the 30-minute aggregated variables mentioned above were averaged </w:t>
      </w:r>
      <w:proofErr w:type="gramStart"/>
      <w:r w:rsidRPr="002C2B0F">
        <w:rPr>
          <w:rFonts w:ascii="Arial" w:hAnsi="Arial" w:cs="Arial"/>
          <w:color w:val="000000"/>
          <w:sz w:val="24"/>
          <w:szCs w:val="24"/>
        </w:rPr>
        <w:t>to</w:t>
      </w:r>
      <w:proofErr w:type="gramEnd"/>
      <w:r w:rsidRPr="002C2B0F">
        <w:rPr>
          <w:rFonts w:ascii="Arial" w:hAnsi="Arial" w:cs="Arial"/>
          <w:color w:val="000000"/>
          <w:sz w:val="24"/>
          <w:szCs w:val="24"/>
        </w:rPr>
        <w:t xml:space="preserve"> a daily scale. The daily values that fall between the range </w:t>
      </w:r>
      <w:r w:rsidR="006A72B2" w:rsidRPr="002C2B0F">
        <w:rPr>
          <w:rFonts w:ascii="Arial" w:hAnsi="Arial" w:cs="Arial"/>
          <w:color w:val="000000"/>
          <w:sz w:val="24"/>
          <w:szCs w:val="24"/>
        </w:rPr>
        <w:t xml:space="preserve">first quantile (Q1) minus </w:t>
      </w:r>
      <w:r w:rsidRPr="002C2B0F">
        <w:rPr>
          <w:rFonts w:ascii="Arial" w:hAnsi="Arial" w:cs="Arial"/>
          <w:color w:val="000000"/>
          <w:sz w:val="24"/>
          <w:szCs w:val="24"/>
        </w:rPr>
        <w:t xml:space="preserve">of 1.5 times interquartile (IQR) </w:t>
      </w:r>
      <w:del w:id="46" w:author="Li, Bonan" w:date="2023-08-03T16:05:00Z">
        <w:r w:rsidR="006A72B2" w:rsidRPr="002C2B0F" w:rsidDel="002C2B0F">
          <w:rPr>
            <w:rFonts w:ascii="Arial" w:hAnsi="Arial" w:cs="Arial"/>
            <w:color w:val="000000"/>
            <w:sz w:val="24"/>
            <w:szCs w:val="24"/>
          </w:rPr>
          <w:delText xml:space="preserve">below </w:delText>
        </w:r>
      </w:del>
      <w:r w:rsidR="006A72B2" w:rsidRPr="002C2B0F">
        <w:rPr>
          <w:rFonts w:ascii="Arial" w:hAnsi="Arial" w:cs="Arial"/>
          <w:color w:val="000000"/>
          <w:sz w:val="24"/>
          <w:szCs w:val="24"/>
        </w:rPr>
        <w:t xml:space="preserve">(Q1 – 1.5 * IQR) </w:t>
      </w:r>
      <w:r w:rsidRPr="002C2B0F">
        <w:rPr>
          <w:rFonts w:ascii="Arial" w:hAnsi="Arial" w:cs="Arial"/>
          <w:color w:val="000000"/>
          <w:sz w:val="24"/>
          <w:szCs w:val="24"/>
        </w:rPr>
        <w:t xml:space="preserve">and </w:t>
      </w:r>
      <w:r w:rsidR="006A72B2" w:rsidRPr="002C2B0F">
        <w:rPr>
          <w:rFonts w:ascii="Arial" w:hAnsi="Arial" w:cs="Arial"/>
          <w:color w:val="000000"/>
          <w:sz w:val="24"/>
          <w:szCs w:val="24"/>
        </w:rPr>
        <w:t>third</w:t>
      </w:r>
      <w:r w:rsidR="006A72B2" w:rsidRPr="002C2B0F">
        <w:rPr>
          <w:rFonts w:ascii="Arial" w:hAnsi="Arial" w:cs="Arial"/>
          <w:color w:val="000000"/>
          <w:sz w:val="24"/>
          <w:szCs w:val="24"/>
          <w:vertAlign w:val="superscript"/>
        </w:rPr>
        <w:t xml:space="preserve"> </w:t>
      </w:r>
      <w:r w:rsidR="006A72B2" w:rsidRPr="002C2B0F">
        <w:rPr>
          <w:rFonts w:ascii="Arial" w:hAnsi="Arial" w:cs="Arial"/>
          <w:color w:val="000000"/>
          <w:sz w:val="24"/>
          <w:szCs w:val="24"/>
        </w:rPr>
        <w:t xml:space="preserve">quantile (Q3) plus </w:t>
      </w:r>
      <w:r w:rsidRPr="002C2B0F">
        <w:rPr>
          <w:rFonts w:ascii="Arial" w:hAnsi="Arial" w:cs="Arial"/>
          <w:color w:val="000000"/>
          <w:sz w:val="24"/>
          <w:szCs w:val="24"/>
        </w:rPr>
        <w:t xml:space="preserve">1.5 times IQR </w:t>
      </w:r>
      <w:r w:rsidR="006A72B2" w:rsidRPr="002C2B0F">
        <w:rPr>
          <w:rFonts w:ascii="Arial" w:hAnsi="Arial" w:cs="Arial"/>
          <w:color w:val="000000"/>
          <w:sz w:val="24"/>
          <w:szCs w:val="24"/>
        </w:rPr>
        <w:t xml:space="preserve">(Q3 + 1.5 *IQR) </w:t>
      </w:r>
      <w:r w:rsidRPr="002C2B0F">
        <w:rPr>
          <w:rFonts w:ascii="Arial" w:hAnsi="Arial" w:cs="Arial"/>
          <w:color w:val="000000"/>
          <w:sz w:val="24"/>
          <w:szCs w:val="24"/>
        </w:rPr>
        <w:t xml:space="preserve">were preserved. </w:t>
      </w:r>
    </w:p>
    <w:p w14:paraId="1613CB7B" w14:textId="77777777" w:rsidR="00F611C3" w:rsidRDefault="00F611C3" w:rsidP="00A84FCE">
      <w:pPr>
        <w:tabs>
          <w:tab w:val="left" w:pos="2860"/>
        </w:tabs>
        <w:jc w:val="both"/>
        <w:rPr>
          <w:rFonts w:ascii="Arial" w:hAnsi="Arial" w:cs="Arial"/>
          <w:color w:val="000000"/>
          <w:sz w:val="24"/>
          <w:szCs w:val="24"/>
        </w:rPr>
      </w:pPr>
    </w:p>
    <w:p w14:paraId="1071EE93" w14:textId="77777777" w:rsidR="00F611C3" w:rsidDel="002C2B0F" w:rsidRDefault="00F611C3" w:rsidP="00A84FCE">
      <w:pPr>
        <w:tabs>
          <w:tab w:val="left" w:pos="2860"/>
        </w:tabs>
        <w:jc w:val="both"/>
        <w:rPr>
          <w:del w:id="47" w:author="Li, Bonan" w:date="2023-08-03T16:00:00Z"/>
          <w:rFonts w:ascii="Arial" w:hAnsi="Arial" w:cs="Arial"/>
          <w:color w:val="000000"/>
          <w:sz w:val="24"/>
          <w:szCs w:val="24"/>
        </w:rPr>
      </w:pPr>
    </w:p>
    <w:p w14:paraId="4482007F" w14:textId="77777777" w:rsidR="002C2B0F" w:rsidRDefault="002C2B0F" w:rsidP="00A84FCE">
      <w:pPr>
        <w:tabs>
          <w:tab w:val="left" w:pos="2860"/>
        </w:tabs>
        <w:jc w:val="both"/>
        <w:rPr>
          <w:ins w:id="48" w:author="Li, Bonan" w:date="2023-08-03T16:02:00Z"/>
          <w:rFonts w:ascii="Arial" w:hAnsi="Arial" w:cs="Arial"/>
          <w:color w:val="000000"/>
          <w:sz w:val="24"/>
          <w:szCs w:val="24"/>
        </w:rPr>
      </w:pPr>
    </w:p>
    <w:p w14:paraId="7AD77D79" w14:textId="77777777" w:rsidR="002C2B0F" w:rsidRDefault="002C2B0F" w:rsidP="00A84FCE">
      <w:pPr>
        <w:tabs>
          <w:tab w:val="left" w:pos="2860"/>
        </w:tabs>
        <w:jc w:val="both"/>
        <w:rPr>
          <w:ins w:id="49" w:author="Li, Bonan" w:date="2023-08-03T16:02:00Z"/>
          <w:rFonts w:ascii="Arial" w:hAnsi="Arial" w:cs="Arial"/>
          <w:color w:val="000000"/>
          <w:sz w:val="24"/>
          <w:szCs w:val="24"/>
        </w:rPr>
      </w:pPr>
    </w:p>
    <w:p w14:paraId="7DDA3C6A" w14:textId="77777777" w:rsidR="00F611C3" w:rsidDel="002C2B0F" w:rsidRDefault="00F611C3" w:rsidP="00A84FCE">
      <w:pPr>
        <w:tabs>
          <w:tab w:val="left" w:pos="2860"/>
        </w:tabs>
        <w:jc w:val="both"/>
        <w:rPr>
          <w:del w:id="50" w:author="Li, Bonan" w:date="2023-08-03T16:00:00Z"/>
          <w:rFonts w:ascii="Arial" w:hAnsi="Arial" w:cs="Arial"/>
          <w:color w:val="000000"/>
          <w:sz w:val="24"/>
          <w:szCs w:val="24"/>
        </w:rPr>
      </w:pPr>
    </w:p>
    <w:p w14:paraId="384CA57F" w14:textId="77777777" w:rsidR="00F611C3" w:rsidDel="002C2B0F" w:rsidRDefault="00F611C3" w:rsidP="00A84FCE">
      <w:pPr>
        <w:tabs>
          <w:tab w:val="left" w:pos="2860"/>
        </w:tabs>
        <w:jc w:val="both"/>
        <w:rPr>
          <w:del w:id="51" w:author="Li, Bonan" w:date="2023-08-03T16:00:00Z"/>
          <w:rFonts w:ascii="Arial" w:hAnsi="Arial" w:cs="Arial"/>
          <w:color w:val="000000"/>
          <w:sz w:val="24"/>
          <w:szCs w:val="24"/>
        </w:rPr>
      </w:pPr>
    </w:p>
    <w:p w14:paraId="6F75BDB2" w14:textId="4A247A8A" w:rsidR="00F611C3" w:rsidDel="002C2B0F" w:rsidRDefault="00F611C3" w:rsidP="00A84FCE">
      <w:pPr>
        <w:tabs>
          <w:tab w:val="left" w:pos="2860"/>
        </w:tabs>
        <w:jc w:val="both"/>
        <w:rPr>
          <w:del w:id="52" w:author="Li, Bonan" w:date="2023-08-03T16:00:00Z"/>
          <w:rFonts w:ascii="Arial" w:hAnsi="Arial" w:cs="Arial"/>
          <w:color w:val="000000"/>
          <w:sz w:val="24"/>
          <w:szCs w:val="24"/>
        </w:rPr>
      </w:pPr>
    </w:p>
    <w:p w14:paraId="747DDA58" w14:textId="77777777" w:rsidR="00F611C3" w:rsidRPr="00581D14" w:rsidRDefault="00F611C3" w:rsidP="00A84FCE">
      <w:pPr>
        <w:tabs>
          <w:tab w:val="left" w:pos="2860"/>
        </w:tabs>
        <w:jc w:val="both"/>
        <w:rPr>
          <w:rFonts w:ascii="Arial" w:hAnsi="Arial" w:cs="Arial"/>
          <w:color w:val="000000"/>
          <w:sz w:val="24"/>
          <w:szCs w:val="24"/>
        </w:rPr>
      </w:pPr>
    </w:p>
    <w:p w14:paraId="12FB3739" w14:textId="394D4282" w:rsidR="00F611C3" w:rsidRDefault="00F611C3" w:rsidP="00A84FCE">
      <w:pPr>
        <w:tabs>
          <w:tab w:val="left" w:pos="2860"/>
        </w:tabs>
        <w:jc w:val="both"/>
        <w:rPr>
          <w:rFonts w:ascii="Arial" w:hAnsi="Arial" w:cs="Arial"/>
          <w:i/>
          <w:iCs/>
          <w:color w:val="000000"/>
          <w:sz w:val="24"/>
          <w:szCs w:val="24"/>
        </w:rPr>
      </w:pPr>
      <w:r>
        <w:rPr>
          <w:rFonts w:ascii="Arial" w:hAnsi="Arial" w:cs="Arial"/>
          <w:i/>
          <w:iCs/>
          <w:color w:val="000000"/>
          <w:sz w:val="24"/>
          <w:szCs w:val="24"/>
        </w:rPr>
        <w:lastRenderedPageBreak/>
        <w:t>Significan</w:t>
      </w:r>
      <w:ins w:id="53" w:author="Li, Bonan" w:date="2023-08-03T16:04:00Z">
        <w:r w:rsidR="002C2B0F">
          <w:rPr>
            <w:rFonts w:ascii="Arial" w:hAnsi="Arial" w:cs="Arial"/>
            <w:i/>
            <w:iCs/>
            <w:color w:val="000000"/>
            <w:sz w:val="24"/>
            <w:szCs w:val="24"/>
          </w:rPr>
          <w:t>ce</w:t>
        </w:r>
      </w:ins>
      <w:del w:id="54" w:author="Li, Bonan" w:date="2023-08-03T16:04:00Z">
        <w:r w:rsidDel="002C2B0F">
          <w:rPr>
            <w:rFonts w:ascii="Arial" w:hAnsi="Arial" w:cs="Arial"/>
            <w:i/>
            <w:iCs/>
            <w:color w:val="000000"/>
            <w:sz w:val="24"/>
            <w:szCs w:val="24"/>
          </w:rPr>
          <w:delText>t</w:delText>
        </w:r>
      </w:del>
      <w:r>
        <w:rPr>
          <w:rFonts w:ascii="Arial" w:hAnsi="Arial" w:cs="Arial"/>
          <w:i/>
          <w:iCs/>
          <w:color w:val="000000"/>
          <w:sz w:val="24"/>
          <w:szCs w:val="24"/>
        </w:rPr>
        <w:t xml:space="preserve"> test of information quantities</w:t>
      </w:r>
    </w:p>
    <w:p w14:paraId="4A824C5D" w14:textId="5DA28A9F" w:rsidR="00F611C3" w:rsidRPr="000B593F" w:rsidRDefault="00F611C3" w:rsidP="00A84FCE">
      <w:pPr>
        <w:tabs>
          <w:tab w:val="left" w:pos="2860"/>
        </w:tabs>
        <w:jc w:val="both"/>
        <w:rPr>
          <w:rFonts w:ascii="Arial" w:hAnsi="Arial" w:cs="Arial"/>
          <w:color w:val="000000"/>
          <w:sz w:val="24"/>
          <w:szCs w:val="24"/>
        </w:rPr>
      </w:pPr>
      <w:r>
        <w:rPr>
          <w:rFonts w:ascii="Arial" w:hAnsi="Arial" w:cs="Arial"/>
          <w:color w:val="000000"/>
          <w:sz w:val="24"/>
          <w:szCs w:val="24"/>
        </w:rPr>
        <w:t>We performed the significan</w:t>
      </w:r>
      <w:ins w:id="55" w:author="Li, Bonan" w:date="2023-08-03T16:04:00Z">
        <w:r w:rsidR="002C2B0F">
          <w:rPr>
            <w:rFonts w:ascii="Arial" w:hAnsi="Arial" w:cs="Arial"/>
            <w:color w:val="000000"/>
            <w:sz w:val="24"/>
            <w:szCs w:val="24"/>
          </w:rPr>
          <w:t>ce</w:t>
        </w:r>
      </w:ins>
      <w:del w:id="56" w:author="Li, Bonan" w:date="2023-08-03T16:04:00Z">
        <w:r w:rsidDel="002C2B0F">
          <w:rPr>
            <w:rFonts w:ascii="Arial" w:hAnsi="Arial" w:cs="Arial"/>
            <w:color w:val="000000"/>
            <w:sz w:val="24"/>
            <w:szCs w:val="24"/>
          </w:rPr>
          <w:delText>t</w:delText>
        </w:r>
      </w:del>
      <w:r>
        <w:rPr>
          <w:rFonts w:ascii="Arial" w:hAnsi="Arial" w:cs="Arial"/>
          <w:color w:val="000000"/>
          <w:sz w:val="24"/>
          <w:szCs w:val="24"/>
        </w:rPr>
        <w:t xml:space="preserve"> test for all mutual information and partial information components. We shuffled all the data that was involved in computing mutual information and partial information components 50 times. Then, for each information quantity, we performed a one-sided paired </w:t>
      </w:r>
      <w:r w:rsidRPr="00825143">
        <w:rPr>
          <w:rFonts w:ascii="Arial" w:hAnsi="Arial" w:cs="Arial"/>
          <w:color w:val="000000"/>
          <w:sz w:val="24"/>
          <w:szCs w:val="24"/>
        </w:rPr>
        <w:t>t</w:t>
      </w:r>
      <w:r>
        <w:rPr>
          <w:rFonts w:ascii="Arial" w:hAnsi="Arial" w:cs="Arial"/>
          <w:color w:val="000000"/>
          <w:sz w:val="24"/>
          <w:szCs w:val="24"/>
        </w:rPr>
        <w:t>-test between 50 copies of the information quantity series that were computed from unshuffled data (vertically stacked) and 50 shuffled information quantity series (vertically stacked). The information quantity is concluded as significant if the p-value of the test is smaller than 0.0</w:t>
      </w:r>
      <w:r w:rsidR="00C56769">
        <w:rPr>
          <w:rFonts w:ascii="Arial" w:hAnsi="Arial" w:cs="Arial"/>
          <w:color w:val="000000"/>
          <w:sz w:val="24"/>
          <w:szCs w:val="24"/>
        </w:rPr>
        <w:t>5</w:t>
      </w:r>
      <w:r>
        <w:rPr>
          <w:rFonts w:ascii="Arial" w:hAnsi="Arial" w:cs="Arial"/>
          <w:color w:val="000000"/>
          <w:sz w:val="24"/>
          <w:szCs w:val="24"/>
        </w:rPr>
        <w:t xml:space="preserve">. </w:t>
      </w:r>
    </w:p>
    <w:p w14:paraId="03B870A5" w14:textId="77777777" w:rsidR="00F611C3" w:rsidRDefault="00F611C3"/>
    <w:p w14:paraId="55C609C9" w14:textId="1D035934" w:rsidR="00F611C3" w:rsidRDefault="00F611C3">
      <w:pPr>
        <w:rPr>
          <w:rFonts w:ascii="Arial" w:hAnsi="Arial" w:cs="Arial"/>
          <w:sz w:val="24"/>
          <w:szCs w:val="24"/>
        </w:rPr>
      </w:pPr>
      <w:r w:rsidRPr="00A178F7">
        <w:rPr>
          <w:rFonts w:ascii="Arial" w:hAnsi="Arial" w:cs="Arial"/>
          <w:sz w:val="24"/>
          <w:szCs w:val="24"/>
        </w:rPr>
        <w:t xml:space="preserve">References </w:t>
      </w:r>
    </w:p>
    <w:sdt>
      <w:sdtPr>
        <w:rPr>
          <w:rFonts w:ascii="Arial" w:hAnsi="Arial" w:cs="Arial"/>
          <w:sz w:val="28"/>
          <w:szCs w:val="28"/>
          <w:rPrChange w:id="57" w:author="Li, Bonan" w:date="2023-08-03T16:02:00Z">
            <w:rPr>
              <w:rFonts w:ascii="Arial" w:hAnsi="Arial" w:cs="Arial"/>
              <w:sz w:val="24"/>
              <w:szCs w:val="24"/>
            </w:rPr>
          </w:rPrChange>
        </w:rPr>
        <w:tag w:val="MENDELEY_BIBLIOGRAPHY"/>
        <w:id w:val="-857739913"/>
        <w:placeholder>
          <w:docPart w:val="DefaultPlaceholder_-1854013440"/>
        </w:placeholder>
      </w:sdtPr>
      <w:sdtContent>
        <w:p w14:paraId="500383D7" w14:textId="77777777" w:rsidR="002C2B0F" w:rsidRPr="002C2B0F" w:rsidRDefault="002C2B0F">
          <w:pPr>
            <w:autoSpaceDE w:val="0"/>
            <w:autoSpaceDN w:val="0"/>
            <w:ind w:hanging="480"/>
            <w:divId w:val="539245031"/>
            <w:rPr>
              <w:ins w:id="58" w:author="Li, Bonan" w:date="2023-08-03T16:02:00Z"/>
              <w:rFonts w:ascii="Arial" w:eastAsia="Times New Roman" w:hAnsi="Arial" w:cs="Arial"/>
              <w:sz w:val="28"/>
              <w:szCs w:val="28"/>
              <w:rPrChange w:id="59" w:author="Li, Bonan" w:date="2023-08-03T16:02:00Z">
                <w:rPr>
                  <w:ins w:id="60" w:author="Li, Bonan" w:date="2023-08-03T16:02:00Z"/>
                  <w:rFonts w:eastAsia="Times New Roman"/>
                  <w:sz w:val="24"/>
                  <w:szCs w:val="24"/>
                </w:rPr>
              </w:rPrChange>
            </w:rPr>
          </w:pPr>
          <w:ins w:id="61" w:author="Li, Bonan" w:date="2023-08-03T16:02:00Z">
            <w:r w:rsidRPr="002C2B0F">
              <w:rPr>
                <w:rFonts w:ascii="Arial" w:eastAsia="Times New Roman" w:hAnsi="Arial" w:cs="Arial"/>
                <w:sz w:val="24"/>
                <w:szCs w:val="24"/>
                <w:rPrChange w:id="62" w:author="Li, Bonan" w:date="2023-08-03T16:02:00Z">
                  <w:rPr>
                    <w:rFonts w:eastAsia="Times New Roman"/>
                  </w:rPr>
                </w:rPrChange>
              </w:rPr>
              <w:t xml:space="preserve">Metzger S, Durden D, Sturtevant C, Luo H, </w:t>
            </w:r>
            <w:proofErr w:type="spellStart"/>
            <w:r w:rsidRPr="002C2B0F">
              <w:rPr>
                <w:rFonts w:ascii="Arial" w:eastAsia="Times New Roman" w:hAnsi="Arial" w:cs="Arial"/>
                <w:sz w:val="24"/>
                <w:szCs w:val="24"/>
                <w:rPrChange w:id="63" w:author="Li, Bonan" w:date="2023-08-03T16:02:00Z">
                  <w:rPr>
                    <w:rFonts w:eastAsia="Times New Roman"/>
                  </w:rPr>
                </w:rPrChange>
              </w:rPr>
              <w:t>Pingintha</w:t>
            </w:r>
            <w:proofErr w:type="spellEnd"/>
            <w:r w:rsidRPr="002C2B0F">
              <w:rPr>
                <w:rFonts w:ascii="Arial" w:eastAsia="Times New Roman" w:hAnsi="Arial" w:cs="Arial"/>
                <w:sz w:val="24"/>
                <w:szCs w:val="24"/>
                <w:rPrChange w:id="64" w:author="Li, Bonan" w:date="2023-08-03T16:02:00Z">
                  <w:rPr>
                    <w:rFonts w:eastAsia="Times New Roman"/>
                  </w:rPr>
                </w:rPrChange>
              </w:rPr>
              <w:t xml:space="preserve">-Durden N, Sachs T, </w:t>
            </w:r>
            <w:proofErr w:type="spellStart"/>
            <w:r w:rsidRPr="002C2B0F">
              <w:rPr>
                <w:rFonts w:ascii="Arial" w:eastAsia="Times New Roman" w:hAnsi="Arial" w:cs="Arial"/>
                <w:sz w:val="24"/>
                <w:szCs w:val="24"/>
                <w:rPrChange w:id="65" w:author="Li, Bonan" w:date="2023-08-03T16:02:00Z">
                  <w:rPr>
                    <w:rFonts w:eastAsia="Times New Roman"/>
                  </w:rPr>
                </w:rPrChange>
              </w:rPr>
              <w:t>Serafimovich</w:t>
            </w:r>
            <w:proofErr w:type="spellEnd"/>
            <w:r w:rsidRPr="002C2B0F">
              <w:rPr>
                <w:rFonts w:ascii="Arial" w:eastAsia="Times New Roman" w:hAnsi="Arial" w:cs="Arial"/>
                <w:sz w:val="24"/>
                <w:szCs w:val="24"/>
                <w:rPrChange w:id="66" w:author="Li, Bonan" w:date="2023-08-03T16:02:00Z">
                  <w:rPr>
                    <w:rFonts w:eastAsia="Times New Roman"/>
                  </w:rPr>
                </w:rPrChange>
              </w:rPr>
              <w:t xml:space="preserve"> A, Hartmann J, Li J, Xu K and Desai A R 2017 eddy4R 0.2.0: a DevOps model for community-extensible processing and analysis of eddy-covariance data based on R, Git, Docker, and HDF5 </w:t>
            </w:r>
            <w:proofErr w:type="spellStart"/>
            <w:r w:rsidRPr="002C2B0F">
              <w:rPr>
                <w:rFonts w:ascii="Arial" w:eastAsia="Times New Roman" w:hAnsi="Arial" w:cs="Arial"/>
                <w:i/>
                <w:iCs/>
                <w:sz w:val="24"/>
                <w:szCs w:val="24"/>
                <w:rPrChange w:id="67" w:author="Li, Bonan" w:date="2023-08-03T16:02:00Z">
                  <w:rPr>
                    <w:rFonts w:eastAsia="Times New Roman"/>
                    <w:i/>
                    <w:iCs/>
                  </w:rPr>
                </w:rPrChange>
              </w:rPr>
              <w:t>Geosci</w:t>
            </w:r>
            <w:proofErr w:type="spellEnd"/>
            <w:r w:rsidRPr="002C2B0F">
              <w:rPr>
                <w:rFonts w:ascii="Arial" w:eastAsia="Times New Roman" w:hAnsi="Arial" w:cs="Arial"/>
                <w:i/>
                <w:iCs/>
                <w:sz w:val="24"/>
                <w:szCs w:val="24"/>
                <w:rPrChange w:id="68" w:author="Li, Bonan" w:date="2023-08-03T16:02:00Z">
                  <w:rPr>
                    <w:rFonts w:eastAsia="Times New Roman"/>
                    <w:i/>
                    <w:iCs/>
                  </w:rPr>
                </w:rPrChange>
              </w:rPr>
              <w:t xml:space="preserve"> Model Dev</w:t>
            </w:r>
            <w:r w:rsidRPr="002C2B0F">
              <w:rPr>
                <w:rFonts w:ascii="Arial" w:eastAsia="Times New Roman" w:hAnsi="Arial" w:cs="Arial"/>
                <w:sz w:val="24"/>
                <w:szCs w:val="24"/>
                <w:rPrChange w:id="69" w:author="Li, Bonan" w:date="2023-08-03T16:02:00Z">
                  <w:rPr>
                    <w:rFonts w:eastAsia="Times New Roman"/>
                  </w:rPr>
                </w:rPrChange>
              </w:rPr>
              <w:t xml:space="preserve"> </w:t>
            </w:r>
            <w:r w:rsidRPr="002C2B0F">
              <w:rPr>
                <w:rFonts w:ascii="Arial" w:eastAsia="Times New Roman" w:hAnsi="Arial" w:cs="Arial"/>
                <w:b/>
                <w:bCs/>
                <w:sz w:val="24"/>
                <w:szCs w:val="24"/>
                <w:rPrChange w:id="70" w:author="Li, Bonan" w:date="2023-08-03T16:02:00Z">
                  <w:rPr>
                    <w:rFonts w:eastAsia="Times New Roman"/>
                    <w:b/>
                    <w:bCs/>
                  </w:rPr>
                </w:rPrChange>
              </w:rPr>
              <w:t>10</w:t>
            </w:r>
            <w:r w:rsidRPr="002C2B0F">
              <w:rPr>
                <w:rFonts w:ascii="Arial" w:eastAsia="Times New Roman" w:hAnsi="Arial" w:cs="Arial"/>
                <w:sz w:val="24"/>
                <w:szCs w:val="24"/>
                <w:rPrChange w:id="71" w:author="Li, Bonan" w:date="2023-08-03T16:02:00Z">
                  <w:rPr>
                    <w:rFonts w:eastAsia="Times New Roman"/>
                  </w:rPr>
                </w:rPrChange>
              </w:rPr>
              <w:t xml:space="preserve"> 3189–206</w:t>
            </w:r>
          </w:ins>
        </w:p>
        <w:p w14:paraId="31E5B9E1" w14:textId="77777777" w:rsidR="002C2B0F" w:rsidRPr="002C2B0F" w:rsidRDefault="002C2B0F">
          <w:pPr>
            <w:autoSpaceDE w:val="0"/>
            <w:autoSpaceDN w:val="0"/>
            <w:ind w:hanging="480"/>
            <w:divId w:val="1569993404"/>
            <w:rPr>
              <w:ins w:id="72" w:author="Li, Bonan" w:date="2023-08-03T16:02:00Z"/>
              <w:rFonts w:ascii="Arial" w:eastAsia="Times New Roman" w:hAnsi="Arial" w:cs="Arial"/>
              <w:sz w:val="24"/>
              <w:szCs w:val="24"/>
              <w:rPrChange w:id="73" w:author="Li, Bonan" w:date="2023-08-03T16:02:00Z">
                <w:rPr>
                  <w:ins w:id="74" w:author="Li, Bonan" w:date="2023-08-03T16:02:00Z"/>
                  <w:rFonts w:eastAsia="Times New Roman"/>
                </w:rPr>
              </w:rPrChange>
            </w:rPr>
          </w:pPr>
          <w:ins w:id="75" w:author="Li, Bonan" w:date="2023-08-03T16:02:00Z">
            <w:r w:rsidRPr="002C2B0F">
              <w:rPr>
                <w:rFonts w:ascii="Arial" w:eastAsia="Times New Roman" w:hAnsi="Arial" w:cs="Arial"/>
                <w:sz w:val="24"/>
                <w:szCs w:val="24"/>
                <w:rPrChange w:id="76" w:author="Li, Bonan" w:date="2023-08-03T16:02:00Z">
                  <w:rPr>
                    <w:rFonts w:eastAsia="Times New Roman"/>
                  </w:rPr>
                </w:rPrChange>
              </w:rPr>
              <w:t>National Ecological Observatory Network (NEON) 2022a 2D wind speed and direction (DP1.00001.001)</w:t>
            </w:r>
          </w:ins>
        </w:p>
        <w:p w14:paraId="5518C05B" w14:textId="77777777" w:rsidR="002C2B0F" w:rsidRPr="002C2B0F" w:rsidRDefault="002C2B0F">
          <w:pPr>
            <w:autoSpaceDE w:val="0"/>
            <w:autoSpaceDN w:val="0"/>
            <w:ind w:hanging="480"/>
            <w:divId w:val="2003391851"/>
            <w:rPr>
              <w:ins w:id="77" w:author="Li, Bonan" w:date="2023-08-03T16:02:00Z"/>
              <w:rFonts w:ascii="Arial" w:eastAsia="Times New Roman" w:hAnsi="Arial" w:cs="Arial"/>
              <w:sz w:val="24"/>
              <w:szCs w:val="24"/>
              <w:rPrChange w:id="78" w:author="Li, Bonan" w:date="2023-08-03T16:02:00Z">
                <w:rPr>
                  <w:ins w:id="79" w:author="Li, Bonan" w:date="2023-08-03T16:02:00Z"/>
                  <w:rFonts w:eastAsia="Times New Roman"/>
                </w:rPr>
              </w:rPrChange>
            </w:rPr>
          </w:pPr>
          <w:ins w:id="80" w:author="Li, Bonan" w:date="2023-08-03T16:02:00Z">
            <w:r w:rsidRPr="002C2B0F">
              <w:rPr>
                <w:rFonts w:ascii="Arial" w:eastAsia="Times New Roman" w:hAnsi="Arial" w:cs="Arial"/>
                <w:sz w:val="24"/>
                <w:szCs w:val="24"/>
                <w:rPrChange w:id="81" w:author="Li, Bonan" w:date="2023-08-03T16:02:00Z">
                  <w:rPr>
                    <w:rFonts w:eastAsia="Times New Roman"/>
                  </w:rPr>
                </w:rPrChange>
              </w:rPr>
              <w:t>National Ecological Observatory Network (NEON) 2022b Bundled data products - eddy covariance (DP4.00200.001)</w:t>
            </w:r>
          </w:ins>
        </w:p>
        <w:p w14:paraId="3198582C" w14:textId="77777777" w:rsidR="002C2B0F" w:rsidRPr="002C2B0F" w:rsidRDefault="002C2B0F">
          <w:pPr>
            <w:autoSpaceDE w:val="0"/>
            <w:autoSpaceDN w:val="0"/>
            <w:ind w:hanging="480"/>
            <w:divId w:val="303776699"/>
            <w:rPr>
              <w:ins w:id="82" w:author="Li, Bonan" w:date="2023-08-03T16:02:00Z"/>
              <w:rFonts w:ascii="Arial" w:eastAsia="Times New Roman" w:hAnsi="Arial" w:cs="Arial"/>
              <w:sz w:val="24"/>
              <w:szCs w:val="24"/>
              <w:rPrChange w:id="83" w:author="Li, Bonan" w:date="2023-08-03T16:02:00Z">
                <w:rPr>
                  <w:ins w:id="84" w:author="Li, Bonan" w:date="2023-08-03T16:02:00Z"/>
                  <w:rFonts w:eastAsia="Times New Roman"/>
                </w:rPr>
              </w:rPrChange>
            </w:rPr>
          </w:pPr>
          <w:ins w:id="85" w:author="Li, Bonan" w:date="2023-08-03T16:02:00Z">
            <w:r w:rsidRPr="002C2B0F">
              <w:rPr>
                <w:rFonts w:ascii="Arial" w:eastAsia="Times New Roman" w:hAnsi="Arial" w:cs="Arial"/>
                <w:sz w:val="24"/>
                <w:szCs w:val="24"/>
                <w:rPrChange w:id="86" w:author="Li, Bonan" w:date="2023-08-03T16:02:00Z">
                  <w:rPr>
                    <w:rFonts w:eastAsia="Times New Roman"/>
                  </w:rPr>
                </w:rPrChange>
              </w:rPr>
              <w:t>National Ecological Observatory Network (NEON) 2022c Relative humidity (DP1.00098.001) Online: https://data.neonscience.org</w:t>
            </w:r>
          </w:ins>
        </w:p>
        <w:p w14:paraId="3C7B6627" w14:textId="77777777" w:rsidR="002C2B0F" w:rsidRPr="002C2B0F" w:rsidRDefault="002C2B0F">
          <w:pPr>
            <w:autoSpaceDE w:val="0"/>
            <w:autoSpaceDN w:val="0"/>
            <w:ind w:hanging="480"/>
            <w:divId w:val="1710229247"/>
            <w:rPr>
              <w:ins w:id="87" w:author="Li, Bonan" w:date="2023-08-03T16:02:00Z"/>
              <w:rFonts w:ascii="Arial" w:eastAsia="Times New Roman" w:hAnsi="Arial" w:cs="Arial"/>
              <w:sz w:val="24"/>
              <w:szCs w:val="24"/>
              <w:rPrChange w:id="88" w:author="Li, Bonan" w:date="2023-08-03T16:02:00Z">
                <w:rPr>
                  <w:ins w:id="89" w:author="Li, Bonan" w:date="2023-08-03T16:02:00Z"/>
                  <w:rFonts w:eastAsia="Times New Roman"/>
                </w:rPr>
              </w:rPrChange>
            </w:rPr>
          </w:pPr>
          <w:ins w:id="90" w:author="Li, Bonan" w:date="2023-08-03T16:02:00Z">
            <w:r w:rsidRPr="002C2B0F">
              <w:rPr>
                <w:rFonts w:ascii="Arial" w:eastAsia="Times New Roman" w:hAnsi="Arial" w:cs="Arial"/>
                <w:sz w:val="24"/>
                <w:szCs w:val="24"/>
                <w:rPrChange w:id="91" w:author="Li, Bonan" w:date="2023-08-03T16:02:00Z">
                  <w:rPr>
                    <w:rFonts w:eastAsia="Times New Roman"/>
                  </w:rPr>
                </w:rPrChange>
              </w:rPr>
              <w:t>National Ecological Observatory Network (NEON) 2022d Shortwave and longwave radiation (net radiometer) (DP1.00023.001)</w:t>
            </w:r>
          </w:ins>
        </w:p>
        <w:p w14:paraId="650ABBA9" w14:textId="77777777" w:rsidR="002C2B0F" w:rsidRPr="002C2B0F" w:rsidRDefault="002C2B0F">
          <w:pPr>
            <w:autoSpaceDE w:val="0"/>
            <w:autoSpaceDN w:val="0"/>
            <w:ind w:hanging="480"/>
            <w:divId w:val="1764296437"/>
            <w:rPr>
              <w:ins w:id="92" w:author="Li, Bonan" w:date="2023-08-03T16:02:00Z"/>
              <w:rFonts w:ascii="Arial" w:eastAsia="Times New Roman" w:hAnsi="Arial" w:cs="Arial"/>
              <w:sz w:val="24"/>
              <w:szCs w:val="24"/>
              <w:rPrChange w:id="93" w:author="Li, Bonan" w:date="2023-08-03T16:02:00Z">
                <w:rPr>
                  <w:ins w:id="94" w:author="Li, Bonan" w:date="2023-08-03T16:02:00Z"/>
                  <w:rFonts w:eastAsia="Times New Roman"/>
                </w:rPr>
              </w:rPrChange>
            </w:rPr>
          </w:pPr>
          <w:ins w:id="95" w:author="Li, Bonan" w:date="2023-08-03T16:02:00Z">
            <w:r w:rsidRPr="002C2B0F">
              <w:rPr>
                <w:rFonts w:ascii="Arial" w:eastAsia="Times New Roman" w:hAnsi="Arial" w:cs="Arial"/>
                <w:sz w:val="24"/>
                <w:szCs w:val="24"/>
                <w:rPrChange w:id="96" w:author="Li, Bonan" w:date="2023-08-03T16:02:00Z">
                  <w:rPr>
                    <w:rFonts w:eastAsia="Times New Roman"/>
                  </w:rPr>
                </w:rPrChange>
              </w:rPr>
              <w:t>National Ecological Observatory Network (NEON) 2022e Triple aspirated air temperature (DP1.00003.001)</w:t>
            </w:r>
          </w:ins>
        </w:p>
        <w:p w14:paraId="67CE25E6" w14:textId="77777777" w:rsidR="002C2B0F" w:rsidRPr="002C2B0F" w:rsidRDefault="002C2B0F">
          <w:pPr>
            <w:autoSpaceDE w:val="0"/>
            <w:autoSpaceDN w:val="0"/>
            <w:ind w:hanging="480"/>
            <w:divId w:val="1760715237"/>
            <w:rPr>
              <w:ins w:id="97" w:author="Li, Bonan" w:date="2023-08-03T16:02:00Z"/>
              <w:rFonts w:ascii="Arial" w:eastAsia="Times New Roman" w:hAnsi="Arial" w:cs="Arial"/>
              <w:sz w:val="24"/>
              <w:szCs w:val="24"/>
              <w:rPrChange w:id="98" w:author="Li, Bonan" w:date="2023-08-03T16:02:00Z">
                <w:rPr>
                  <w:ins w:id="99" w:author="Li, Bonan" w:date="2023-08-03T16:02:00Z"/>
                  <w:rFonts w:eastAsia="Times New Roman"/>
                </w:rPr>
              </w:rPrChange>
            </w:rPr>
          </w:pPr>
          <w:ins w:id="100" w:author="Li, Bonan" w:date="2023-08-03T16:02:00Z">
            <w:r w:rsidRPr="002C2B0F">
              <w:rPr>
                <w:rFonts w:ascii="Arial" w:eastAsia="Times New Roman" w:hAnsi="Arial" w:cs="Arial"/>
                <w:sz w:val="24"/>
                <w:szCs w:val="24"/>
                <w:rPrChange w:id="101" w:author="Li, Bonan" w:date="2023-08-03T16:02:00Z">
                  <w:rPr>
                    <w:rFonts w:eastAsia="Times New Roman"/>
                  </w:rPr>
                </w:rPrChange>
              </w:rPr>
              <w:t xml:space="preserve">Nicolini G, Aubinet M, </w:t>
            </w:r>
            <w:proofErr w:type="spellStart"/>
            <w:r w:rsidRPr="002C2B0F">
              <w:rPr>
                <w:rFonts w:ascii="Arial" w:eastAsia="Times New Roman" w:hAnsi="Arial" w:cs="Arial"/>
                <w:sz w:val="24"/>
                <w:szCs w:val="24"/>
                <w:rPrChange w:id="102" w:author="Li, Bonan" w:date="2023-08-03T16:02:00Z">
                  <w:rPr>
                    <w:rFonts w:eastAsia="Times New Roman"/>
                  </w:rPr>
                </w:rPrChange>
              </w:rPr>
              <w:t>Feigenwinter</w:t>
            </w:r>
            <w:proofErr w:type="spellEnd"/>
            <w:r w:rsidRPr="002C2B0F">
              <w:rPr>
                <w:rFonts w:ascii="Arial" w:eastAsia="Times New Roman" w:hAnsi="Arial" w:cs="Arial"/>
                <w:sz w:val="24"/>
                <w:szCs w:val="24"/>
                <w:rPrChange w:id="103" w:author="Li, Bonan" w:date="2023-08-03T16:02:00Z">
                  <w:rPr>
                    <w:rFonts w:eastAsia="Times New Roman"/>
                  </w:rPr>
                </w:rPrChange>
              </w:rPr>
              <w:t xml:space="preserve"> C, </w:t>
            </w:r>
            <w:proofErr w:type="spellStart"/>
            <w:r w:rsidRPr="002C2B0F">
              <w:rPr>
                <w:rFonts w:ascii="Arial" w:eastAsia="Times New Roman" w:hAnsi="Arial" w:cs="Arial"/>
                <w:sz w:val="24"/>
                <w:szCs w:val="24"/>
                <w:rPrChange w:id="104" w:author="Li, Bonan" w:date="2023-08-03T16:02:00Z">
                  <w:rPr>
                    <w:rFonts w:eastAsia="Times New Roman"/>
                  </w:rPr>
                </w:rPrChange>
              </w:rPr>
              <w:t>Heinesch</w:t>
            </w:r>
            <w:proofErr w:type="spellEnd"/>
            <w:r w:rsidRPr="002C2B0F">
              <w:rPr>
                <w:rFonts w:ascii="Arial" w:eastAsia="Times New Roman" w:hAnsi="Arial" w:cs="Arial"/>
                <w:sz w:val="24"/>
                <w:szCs w:val="24"/>
                <w:rPrChange w:id="105" w:author="Li, Bonan" w:date="2023-08-03T16:02:00Z">
                  <w:rPr>
                    <w:rFonts w:eastAsia="Times New Roman"/>
                  </w:rPr>
                </w:rPrChange>
              </w:rPr>
              <w:t xml:space="preserve"> B, Lindroth A, Mamadou O, Moderow U, Mölder M, Montagnani L, Rebmann C and Papale D 2018 Impact of CO 2 storage flux sampling uncertainty on net ecosystem exchange measured by eddy covariance </w:t>
            </w:r>
            <w:r w:rsidRPr="002C2B0F">
              <w:rPr>
                <w:rFonts w:ascii="Arial" w:eastAsia="Times New Roman" w:hAnsi="Arial" w:cs="Arial"/>
                <w:i/>
                <w:iCs/>
                <w:sz w:val="24"/>
                <w:szCs w:val="24"/>
                <w:rPrChange w:id="106" w:author="Li, Bonan" w:date="2023-08-03T16:02:00Z">
                  <w:rPr>
                    <w:rFonts w:eastAsia="Times New Roman"/>
                    <w:i/>
                    <w:iCs/>
                  </w:rPr>
                </w:rPrChange>
              </w:rPr>
              <w:t xml:space="preserve">Agric For </w:t>
            </w:r>
            <w:proofErr w:type="spellStart"/>
            <w:r w:rsidRPr="002C2B0F">
              <w:rPr>
                <w:rFonts w:ascii="Arial" w:eastAsia="Times New Roman" w:hAnsi="Arial" w:cs="Arial"/>
                <w:i/>
                <w:iCs/>
                <w:sz w:val="24"/>
                <w:szCs w:val="24"/>
                <w:rPrChange w:id="107" w:author="Li, Bonan" w:date="2023-08-03T16:02:00Z">
                  <w:rPr>
                    <w:rFonts w:eastAsia="Times New Roman"/>
                    <w:i/>
                    <w:iCs/>
                  </w:rPr>
                </w:rPrChange>
              </w:rPr>
              <w:t>Meteorol</w:t>
            </w:r>
            <w:proofErr w:type="spellEnd"/>
            <w:r w:rsidRPr="002C2B0F">
              <w:rPr>
                <w:rFonts w:ascii="Arial" w:eastAsia="Times New Roman" w:hAnsi="Arial" w:cs="Arial"/>
                <w:sz w:val="24"/>
                <w:szCs w:val="24"/>
                <w:rPrChange w:id="108" w:author="Li, Bonan" w:date="2023-08-03T16:02:00Z">
                  <w:rPr>
                    <w:rFonts w:eastAsia="Times New Roman"/>
                  </w:rPr>
                </w:rPrChange>
              </w:rPr>
              <w:t xml:space="preserve"> </w:t>
            </w:r>
            <w:r w:rsidRPr="002C2B0F">
              <w:rPr>
                <w:rFonts w:ascii="Arial" w:eastAsia="Times New Roman" w:hAnsi="Arial" w:cs="Arial"/>
                <w:b/>
                <w:bCs/>
                <w:sz w:val="24"/>
                <w:szCs w:val="24"/>
                <w:rPrChange w:id="109" w:author="Li, Bonan" w:date="2023-08-03T16:02:00Z">
                  <w:rPr>
                    <w:rFonts w:eastAsia="Times New Roman"/>
                    <w:b/>
                    <w:bCs/>
                  </w:rPr>
                </w:rPrChange>
              </w:rPr>
              <w:t>248</w:t>
            </w:r>
            <w:r w:rsidRPr="002C2B0F">
              <w:rPr>
                <w:rFonts w:ascii="Arial" w:eastAsia="Times New Roman" w:hAnsi="Arial" w:cs="Arial"/>
                <w:sz w:val="24"/>
                <w:szCs w:val="24"/>
                <w:rPrChange w:id="110" w:author="Li, Bonan" w:date="2023-08-03T16:02:00Z">
                  <w:rPr>
                    <w:rFonts w:eastAsia="Times New Roman"/>
                  </w:rPr>
                </w:rPrChange>
              </w:rPr>
              <w:t xml:space="preserve"> 228–39</w:t>
            </w:r>
          </w:ins>
        </w:p>
        <w:p w14:paraId="6A90CAC9" w14:textId="77777777" w:rsidR="002C2B0F" w:rsidRPr="002C2B0F" w:rsidRDefault="002C2B0F">
          <w:pPr>
            <w:autoSpaceDE w:val="0"/>
            <w:autoSpaceDN w:val="0"/>
            <w:ind w:hanging="480"/>
            <w:divId w:val="820538666"/>
            <w:rPr>
              <w:ins w:id="111" w:author="Li, Bonan" w:date="2023-08-03T16:02:00Z"/>
              <w:rFonts w:ascii="Arial" w:eastAsia="Times New Roman" w:hAnsi="Arial" w:cs="Arial"/>
              <w:sz w:val="24"/>
              <w:szCs w:val="24"/>
              <w:rPrChange w:id="112" w:author="Li, Bonan" w:date="2023-08-03T16:02:00Z">
                <w:rPr>
                  <w:ins w:id="113" w:author="Li, Bonan" w:date="2023-08-03T16:02:00Z"/>
                  <w:rFonts w:eastAsia="Times New Roman"/>
                </w:rPr>
              </w:rPrChange>
            </w:rPr>
          </w:pPr>
          <w:ins w:id="114" w:author="Li, Bonan" w:date="2023-08-03T16:02:00Z">
            <w:r w:rsidRPr="002C2B0F">
              <w:rPr>
                <w:rFonts w:ascii="Arial" w:eastAsia="Times New Roman" w:hAnsi="Arial" w:cs="Arial"/>
                <w:sz w:val="24"/>
                <w:szCs w:val="24"/>
                <w:rPrChange w:id="115" w:author="Li, Bonan" w:date="2023-08-03T16:02:00Z">
                  <w:rPr>
                    <w:rFonts w:eastAsia="Times New Roman"/>
                  </w:rPr>
                </w:rPrChange>
              </w:rPr>
              <w:t xml:space="preserve">Papale D, Reichstein M, Aubinet M, Canfora E, </w:t>
            </w:r>
            <w:proofErr w:type="spellStart"/>
            <w:r w:rsidRPr="002C2B0F">
              <w:rPr>
                <w:rFonts w:ascii="Arial" w:eastAsia="Times New Roman" w:hAnsi="Arial" w:cs="Arial"/>
                <w:sz w:val="24"/>
                <w:szCs w:val="24"/>
                <w:rPrChange w:id="116" w:author="Li, Bonan" w:date="2023-08-03T16:02:00Z">
                  <w:rPr>
                    <w:rFonts w:eastAsia="Times New Roman"/>
                  </w:rPr>
                </w:rPrChange>
              </w:rPr>
              <w:t>Bernhofer</w:t>
            </w:r>
            <w:proofErr w:type="spellEnd"/>
            <w:r w:rsidRPr="002C2B0F">
              <w:rPr>
                <w:rFonts w:ascii="Arial" w:eastAsia="Times New Roman" w:hAnsi="Arial" w:cs="Arial"/>
                <w:sz w:val="24"/>
                <w:szCs w:val="24"/>
                <w:rPrChange w:id="117" w:author="Li, Bonan" w:date="2023-08-03T16:02:00Z">
                  <w:rPr>
                    <w:rFonts w:eastAsia="Times New Roman"/>
                  </w:rPr>
                </w:rPrChange>
              </w:rPr>
              <w:t xml:space="preserve"> C, Kutsch W, </w:t>
            </w:r>
            <w:proofErr w:type="spellStart"/>
            <w:r w:rsidRPr="002C2B0F">
              <w:rPr>
                <w:rFonts w:ascii="Arial" w:eastAsia="Times New Roman" w:hAnsi="Arial" w:cs="Arial"/>
                <w:sz w:val="24"/>
                <w:szCs w:val="24"/>
                <w:rPrChange w:id="118" w:author="Li, Bonan" w:date="2023-08-03T16:02:00Z">
                  <w:rPr>
                    <w:rFonts w:eastAsia="Times New Roman"/>
                  </w:rPr>
                </w:rPrChange>
              </w:rPr>
              <w:t>Longdoz</w:t>
            </w:r>
            <w:proofErr w:type="spellEnd"/>
            <w:r w:rsidRPr="002C2B0F">
              <w:rPr>
                <w:rFonts w:ascii="Arial" w:eastAsia="Times New Roman" w:hAnsi="Arial" w:cs="Arial"/>
                <w:sz w:val="24"/>
                <w:szCs w:val="24"/>
                <w:rPrChange w:id="119" w:author="Li, Bonan" w:date="2023-08-03T16:02:00Z">
                  <w:rPr>
                    <w:rFonts w:eastAsia="Times New Roman"/>
                  </w:rPr>
                </w:rPrChange>
              </w:rPr>
              <w:t xml:space="preserve"> B, </w:t>
            </w:r>
            <w:proofErr w:type="spellStart"/>
            <w:r w:rsidRPr="002C2B0F">
              <w:rPr>
                <w:rFonts w:ascii="Arial" w:eastAsia="Times New Roman" w:hAnsi="Arial" w:cs="Arial"/>
                <w:sz w:val="24"/>
                <w:szCs w:val="24"/>
                <w:rPrChange w:id="120" w:author="Li, Bonan" w:date="2023-08-03T16:02:00Z">
                  <w:rPr>
                    <w:rFonts w:eastAsia="Times New Roman"/>
                  </w:rPr>
                </w:rPrChange>
              </w:rPr>
              <w:t>Rambal</w:t>
            </w:r>
            <w:proofErr w:type="spellEnd"/>
            <w:r w:rsidRPr="002C2B0F">
              <w:rPr>
                <w:rFonts w:ascii="Arial" w:eastAsia="Times New Roman" w:hAnsi="Arial" w:cs="Arial"/>
                <w:sz w:val="24"/>
                <w:szCs w:val="24"/>
                <w:rPrChange w:id="121" w:author="Li, Bonan" w:date="2023-08-03T16:02:00Z">
                  <w:rPr>
                    <w:rFonts w:eastAsia="Times New Roman"/>
                  </w:rPr>
                </w:rPrChange>
              </w:rPr>
              <w:t xml:space="preserve"> S, Valentini R, Vesala T and Yakir D 2006 Towards a standardized processing of Net Ecosystem Exchange measured with eddy covariance technique: algorithms and uncertainty estimation </w:t>
            </w:r>
            <w:proofErr w:type="spellStart"/>
            <w:r w:rsidRPr="002C2B0F">
              <w:rPr>
                <w:rFonts w:ascii="Arial" w:eastAsia="Times New Roman" w:hAnsi="Arial" w:cs="Arial"/>
                <w:i/>
                <w:iCs/>
                <w:sz w:val="24"/>
                <w:szCs w:val="24"/>
                <w:rPrChange w:id="122" w:author="Li, Bonan" w:date="2023-08-03T16:02:00Z">
                  <w:rPr>
                    <w:rFonts w:eastAsia="Times New Roman"/>
                    <w:i/>
                    <w:iCs/>
                  </w:rPr>
                </w:rPrChange>
              </w:rPr>
              <w:t>Biogeosciences</w:t>
            </w:r>
            <w:proofErr w:type="spellEnd"/>
            <w:r w:rsidRPr="002C2B0F">
              <w:rPr>
                <w:rFonts w:ascii="Arial" w:eastAsia="Times New Roman" w:hAnsi="Arial" w:cs="Arial"/>
                <w:sz w:val="24"/>
                <w:szCs w:val="24"/>
                <w:rPrChange w:id="123" w:author="Li, Bonan" w:date="2023-08-03T16:02:00Z">
                  <w:rPr>
                    <w:rFonts w:eastAsia="Times New Roman"/>
                  </w:rPr>
                </w:rPrChange>
              </w:rPr>
              <w:t xml:space="preserve"> </w:t>
            </w:r>
            <w:r w:rsidRPr="002C2B0F">
              <w:rPr>
                <w:rFonts w:ascii="Arial" w:eastAsia="Times New Roman" w:hAnsi="Arial" w:cs="Arial"/>
                <w:b/>
                <w:bCs/>
                <w:sz w:val="24"/>
                <w:szCs w:val="24"/>
                <w:rPrChange w:id="124" w:author="Li, Bonan" w:date="2023-08-03T16:02:00Z">
                  <w:rPr>
                    <w:rFonts w:eastAsia="Times New Roman"/>
                    <w:b/>
                    <w:bCs/>
                  </w:rPr>
                </w:rPrChange>
              </w:rPr>
              <w:t>3</w:t>
            </w:r>
            <w:r w:rsidRPr="002C2B0F">
              <w:rPr>
                <w:rFonts w:ascii="Arial" w:eastAsia="Times New Roman" w:hAnsi="Arial" w:cs="Arial"/>
                <w:sz w:val="24"/>
                <w:szCs w:val="24"/>
                <w:rPrChange w:id="125" w:author="Li, Bonan" w:date="2023-08-03T16:02:00Z">
                  <w:rPr>
                    <w:rFonts w:eastAsia="Times New Roman"/>
                  </w:rPr>
                </w:rPrChange>
              </w:rPr>
              <w:t xml:space="preserve"> 571–83</w:t>
            </w:r>
          </w:ins>
        </w:p>
        <w:p w14:paraId="4FC05FE1" w14:textId="77777777" w:rsidR="002C2B0F" w:rsidRPr="002C2B0F" w:rsidRDefault="002C2B0F">
          <w:pPr>
            <w:autoSpaceDE w:val="0"/>
            <w:autoSpaceDN w:val="0"/>
            <w:ind w:hanging="480"/>
            <w:divId w:val="2050832664"/>
            <w:rPr>
              <w:ins w:id="126" w:author="Li, Bonan" w:date="2023-08-03T16:02:00Z"/>
              <w:rFonts w:ascii="Arial" w:eastAsia="Times New Roman" w:hAnsi="Arial" w:cs="Arial"/>
              <w:sz w:val="24"/>
              <w:szCs w:val="24"/>
              <w:rPrChange w:id="127" w:author="Li, Bonan" w:date="2023-08-03T16:02:00Z">
                <w:rPr>
                  <w:ins w:id="128" w:author="Li, Bonan" w:date="2023-08-03T16:02:00Z"/>
                  <w:rFonts w:eastAsia="Times New Roman"/>
                </w:rPr>
              </w:rPrChange>
            </w:rPr>
          </w:pPr>
          <w:ins w:id="129" w:author="Li, Bonan" w:date="2023-08-03T16:02:00Z">
            <w:r w:rsidRPr="002C2B0F">
              <w:rPr>
                <w:rFonts w:ascii="Arial" w:eastAsia="Times New Roman" w:hAnsi="Arial" w:cs="Arial"/>
                <w:sz w:val="24"/>
                <w:szCs w:val="24"/>
                <w:rPrChange w:id="130" w:author="Li, Bonan" w:date="2023-08-03T16:02:00Z">
                  <w:rPr>
                    <w:rFonts w:eastAsia="Times New Roman"/>
                  </w:rPr>
                </w:rPrChange>
              </w:rPr>
              <w:t xml:space="preserve">Reichstein M, Falge E, Baldocchi D, Papale D, Aubinet M, </w:t>
            </w:r>
            <w:proofErr w:type="spellStart"/>
            <w:r w:rsidRPr="002C2B0F">
              <w:rPr>
                <w:rFonts w:ascii="Arial" w:eastAsia="Times New Roman" w:hAnsi="Arial" w:cs="Arial"/>
                <w:sz w:val="24"/>
                <w:szCs w:val="24"/>
                <w:rPrChange w:id="131" w:author="Li, Bonan" w:date="2023-08-03T16:02:00Z">
                  <w:rPr>
                    <w:rFonts w:eastAsia="Times New Roman"/>
                  </w:rPr>
                </w:rPrChange>
              </w:rPr>
              <w:t>Berbigier</w:t>
            </w:r>
            <w:proofErr w:type="spellEnd"/>
            <w:r w:rsidRPr="002C2B0F">
              <w:rPr>
                <w:rFonts w:ascii="Arial" w:eastAsia="Times New Roman" w:hAnsi="Arial" w:cs="Arial"/>
                <w:sz w:val="24"/>
                <w:szCs w:val="24"/>
                <w:rPrChange w:id="132" w:author="Li, Bonan" w:date="2023-08-03T16:02:00Z">
                  <w:rPr>
                    <w:rFonts w:eastAsia="Times New Roman"/>
                  </w:rPr>
                </w:rPrChange>
              </w:rPr>
              <w:t xml:space="preserve"> P, </w:t>
            </w:r>
            <w:proofErr w:type="spellStart"/>
            <w:r w:rsidRPr="002C2B0F">
              <w:rPr>
                <w:rFonts w:ascii="Arial" w:eastAsia="Times New Roman" w:hAnsi="Arial" w:cs="Arial"/>
                <w:sz w:val="24"/>
                <w:szCs w:val="24"/>
                <w:rPrChange w:id="133" w:author="Li, Bonan" w:date="2023-08-03T16:02:00Z">
                  <w:rPr>
                    <w:rFonts w:eastAsia="Times New Roman"/>
                  </w:rPr>
                </w:rPrChange>
              </w:rPr>
              <w:t>Bernhofer</w:t>
            </w:r>
            <w:proofErr w:type="spellEnd"/>
            <w:r w:rsidRPr="002C2B0F">
              <w:rPr>
                <w:rFonts w:ascii="Arial" w:eastAsia="Times New Roman" w:hAnsi="Arial" w:cs="Arial"/>
                <w:sz w:val="24"/>
                <w:szCs w:val="24"/>
                <w:rPrChange w:id="134" w:author="Li, Bonan" w:date="2023-08-03T16:02:00Z">
                  <w:rPr>
                    <w:rFonts w:eastAsia="Times New Roman"/>
                  </w:rPr>
                </w:rPrChange>
              </w:rPr>
              <w:t xml:space="preserve"> C, Buchmann N, </w:t>
            </w:r>
            <w:proofErr w:type="spellStart"/>
            <w:r w:rsidRPr="002C2B0F">
              <w:rPr>
                <w:rFonts w:ascii="Arial" w:eastAsia="Times New Roman" w:hAnsi="Arial" w:cs="Arial"/>
                <w:sz w:val="24"/>
                <w:szCs w:val="24"/>
                <w:rPrChange w:id="135" w:author="Li, Bonan" w:date="2023-08-03T16:02:00Z">
                  <w:rPr>
                    <w:rFonts w:eastAsia="Times New Roman"/>
                  </w:rPr>
                </w:rPrChange>
              </w:rPr>
              <w:t>Gilmanov</w:t>
            </w:r>
            <w:proofErr w:type="spellEnd"/>
            <w:r w:rsidRPr="002C2B0F">
              <w:rPr>
                <w:rFonts w:ascii="Arial" w:eastAsia="Times New Roman" w:hAnsi="Arial" w:cs="Arial"/>
                <w:sz w:val="24"/>
                <w:szCs w:val="24"/>
                <w:rPrChange w:id="136" w:author="Li, Bonan" w:date="2023-08-03T16:02:00Z">
                  <w:rPr>
                    <w:rFonts w:eastAsia="Times New Roman"/>
                  </w:rPr>
                </w:rPrChange>
              </w:rPr>
              <w:t xml:space="preserve"> T, Granier A, Grunwald T, </w:t>
            </w:r>
            <w:proofErr w:type="spellStart"/>
            <w:r w:rsidRPr="002C2B0F">
              <w:rPr>
                <w:rFonts w:ascii="Arial" w:eastAsia="Times New Roman" w:hAnsi="Arial" w:cs="Arial"/>
                <w:sz w:val="24"/>
                <w:szCs w:val="24"/>
                <w:rPrChange w:id="137" w:author="Li, Bonan" w:date="2023-08-03T16:02:00Z">
                  <w:rPr>
                    <w:rFonts w:eastAsia="Times New Roman"/>
                  </w:rPr>
                </w:rPrChange>
              </w:rPr>
              <w:t>Havrankova</w:t>
            </w:r>
            <w:proofErr w:type="spellEnd"/>
            <w:r w:rsidRPr="002C2B0F">
              <w:rPr>
                <w:rFonts w:ascii="Arial" w:eastAsia="Times New Roman" w:hAnsi="Arial" w:cs="Arial"/>
                <w:sz w:val="24"/>
                <w:szCs w:val="24"/>
                <w:rPrChange w:id="138" w:author="Li, Bonan" w:date="2023-08-03T16:02:00Z">
                  <w:rPr>
                    <w:rFonts w:eastAsia="Times New Roman"/>
                  </w:rPr>
                </w:rPrChange>
              </w:rPr>
              <w:t xml:space="preserve"> K, </w:t>
            </w:r>
            <w:proofErr w:type="spellStart"/>
            <w:r w:rsidRPr="002C2B0F">
              <w:rPr>
                <w:rFonts w:ascii="Arial" w:eastAsia="Times New Roman" w:hAnsi="Arial" w:cs="Arial"/>
                <w:sz w:val="24"/>
                <w:szCs w:val="24"/>
                <w:rPrChange w:id="139" w:author="Li, Bonan" w:date="2023-08-03T16:02:00Z">
                  <w:rPr>
                    <w:rFonts w:eastAsia="Times New Roman"/>
                  </w:rPr>
                </w:rPrChange>
              </w:rPr>
              <w:t>Ilvesniemi</w:t>
            </w:r>
            <w:proofErr w:type="spellEnd"/>
            <w:r w:rsidRPr="002C2B0F">
              <w:rPr>
                <w:rFonts w:ascii="Arial" w:eastAsia="Times New Roman" w:hAnsi="Arial" w:cs="Arial"/>
                <w:sz w:val="24"/>
                <w:szCs w:val="24"/>
                <w:rPrChange w:id="140" w:author="Li, Bonan" w:date="2023-08-03T16:02:00Z">
                  <w:rPr>
                    <w:rFonts w:eastAsia="Times New Roman"/>
                  </w:rPr>
                </w:rPrChange>
              </w:rPr>
              <w:t xml:space="preserve"> H, </w:t>
            </w:r>
            <w:proofErr w:type="spellStart"/>
            <w:r w:rsidRPr="002C2B0F">
              <w:rPr>
                <w:rFonts w:ascii="Arial" w:eastAsia="Times New Roman" w:hAnsi="Arial" w:cs="Arial"/>
                <w:sz w:val="24"/>
                <w:szCs w:val="24"/>
                <w:rPrChange w:id="141" w:author="Li, Bonan" w:date="2023-08-03T16:02:00Z">
                  <w:rPr>
                    <w:rFonts w:eastAsia="Times New Roman"/>
                  </w:rPr>
                </w:rPrChange>
              </w:rPr>
              <w:t>Janous</w:t>
            </w:r>
            <w:proofErr w:type="spellEnd"/>
            <w:r w:rsidRPr="002C2B0F">
              <w:rPr>
                <w:rFonts w:ascii="Arial" w:eastAsia="Times New Roman" w:hAnsi="Arial" w:cs="Arial"/>
                <w:sz w:val="24"/>
                <w:szCs w:val="24"/>
                <w:rPrChange w:id="142" w:author="Li, Bonan" w:date="2023-08-03T16:02:00Z">
                  <w:rPr>
                    <w:rFonts w:eastAsia="Times New Roman"/>
                  </w:rPr>
                </w:rPrChange>
              </w:rPr>
              <w:t xml:space="preserve"> D, </w:t>
            </w:r>
            <w:proofErr w:type="spellStart"/>
            <w:r w:rsidRPr="002C2B0F">
              <w:rPr>
                <w:rFonts w:ascii="Arial" w:eastAsia="Times New Roman" w:hAnsi="Arial" w:cs="Arial"/>
                <w:sz w:val="24"/>
                <w:szCs w:val="24"/>
                <w:rPrChange w:id="143" w:author="Li, Bonan" w:date="2023-08-03T16:02:00Z">
                  <w:rPr>
                    <w:rFonts w:eastAsia="Times New Roman"/>
                  </w:rPr>
                </w:rPrChange>
              </w:rPr>
              <w:t>Knohl</w:t>
            </w:r>
            <w:proofErr w:type="spellEnd"/>
            <w:r w:rsidRPr="002C2B0F">
              <w:rPr>
                <w:rFonts w:ascii="Arial" w:eastAsia="Times New Roman" w:hAnsi="Arial" w:cs="Arial"/>
                <w:sz w:val="24"/>
                <w:szCs w:val="24"/>
                <w:rPrChange w:id="144" w:author="Li, Bonan" w:date="2023-08-03T16:02:00Z">
                  <w:rPr>
                    <w:rFonts w:eastAsia="Times New Roman"/>
                  </w:rPr>
                </w:rPrChange>
              </w:rPr>
              <w:t xml:space="preserve"> A, Laurila T, Lohila A, </w:t>
            </w:r>
            <w:proofErr w:type="spellStart"/>
            <w:r w:rsidRPr="002C2B0F">
              <w:rPr>
                <w:rFonts w:ascii="Arial" w:eastAsia="Times New Roman" w:hAnsi="Arial" w:cs="Arial"/>
                <w:sz w:val="24"/>
                <w:szCs w:val="24"/>
                <w:rPrChange w:id="145" w:author="Li, Bonan" w:date="2023-08-03T16:02:00Z">
                  <w:rPr>
                    <w:rFonts w:eastAsia="Times New Roman"/>
                  </w:rPr>
                </w:rPrChange>
              </w:rPr>
              <w:t>Loustau</w:t>
            </w:r>
            <w:proofErr w:type="spellEnd"/>
            <w:r w:rsidRPr="002C2B0F">
              <w:rPr>
                <w:rFonts w:ascii="Arial" w:eastAsia="Times New Roman" w:hAnsi="Arial" w:cs="Arial"/>
                <w:sz w:val="24"/>
                <w:szCs w:val="24"/>
                <w:rPrChange w:id="146" w:author="Li, Bonan" w:date="2023-08-03T16:02:00Z">
                  <w:rPr>
                    <w:rFonts w:eastAsia="Times New Roman"/>
                  </w:rPr>
                </w:rPrChange>
              </w:rPr>
              <w:t xml:space="preserve"> D, Matteucci G, Meyers T, Miglietta F, </w:t>
            </w:r>
            <w:proofErr w:type="spellStart"/>
            <w:r w:rsidRPr="002C2B0F">
              <w:rPr>
                <w:rFonts w:ascii="Arial" w:eastAsia="Times New Roman" w:hAnsi="Arial" w:cs="Arial"/>
                <w:sz w:val="24"/>
                <w:szCs w:val="24"/>
                <w:rPrChange w:id="147" w:author="Li, Bonan" w:date="2023-08-03T16:02:00Z">
                  <w:rPr>
                    <w:rFonts w:eastAsia="Times New Roman"/>
                  </w:rPr>
                </w:rPrChange>
              </w:rPr>
              <w:t>Ourcival</w:t>
            </w:r>
            <w:proofErr w:type="spellEnd"/>
            <w:r w:rsidRPr="002C2B0F">
              <w:rPr>
                <w:rFonts w:ascii="Arial" w:eastAsia="Times New Roman" w:hAnsi="Arial" w:cs="Arial"/>
                <w:sz w:val="24"/>
                <w:szCs w:val="24"/>
                <w:rPrChange w:id="148" w:author="Li, Bonan" w:date="2023-08-03T16:02:00Z">
                  <w:rPr>
                    <w:rFonts w:eastAsia="Times New Roman"/>
                  </w:rPr>
                </w:rPrChange>
              </w:rPr>
              <w:t xml:space="preserve"> J-M, </w:t>
            </w:r>
            <w:proofErr w:type="spellStart"/>
            <w:r w:rsidRPr="002C2B0F">
              <w:rPr>
                <w:rFonts w:ascii="Arial" w:eastAsia="Times New Roman" w:hAnsi="Arial" w:cs="Arial"/>
                <w:sz w:val="24"/>
                <w:szCs w:val="24"/>
                <w:rPrChange w:id="149" w:author="Li, Bonan" w:date="2023-08-03T16:02:00Z">
                  <w:rPr>
                    <w:rFonts w:eastAsia="Times New Roman"/>
                  </w:rPr>
                </w:rPrChange>
              </w:rPr>
              <w:t>Pumpanen</w:t>
            </w:r>
            <w:proofErr w:type="spellEnd"/>
            <w:r w:rsidRPr="002C2B0F">
              <w:rPr>
                <w:rFonts w:ascii="Arial" w:eastAsia="Times New Roman" w:hAnsi="Arial" w:cs="Arial"/>
                <w:sz w:val="24"/>
                <w:szCs w:val="24"/>
                <w:rPrChange w:id="150" w:author="Li, Bonan" w:date="2023-08-03T16:02:00Z">
                  <w:rPr>
                    <w:rFonts w:eastAsia="Times New Roman"/>
                  </w:rPr>
                </w:rPrChange>
              </w:rPr>
              <w:t xml:space="preserve"> J, </w:t>
            </w:r>
            <w:proofErr w:type="spellStart"/>
            <w:r w:rsidRPr="002C2B0F">
              <w:rPr>
                <w:rFonts w:ascii="Arial" w:eastAsia="Times New Roman" w:hAnsi="Arial" w:cs="Arial"/>
                <w:sz w:val="24"/>
                <w:szCs w:val="24"/>
                <w:rPrChange w:id="151" w:author="Li, Bonan" w:date="2023-08-03T16:02:00Z">
                  <w:rPr>
                    <w:rFonts w:eastAsia="Times New Roman"/>
                  </w:rPr>
                </w:rPrChange>
              </w:rPr>
              <w:t>Rambal</w:t>
            </w:r>
            <w:proofErr w:type="spellEnd"/>
            <w:r w:rsidRPr="002C2B0F">
              <w:rPr>
                <w:rFonts w:ascii="Arial" w:eastAsia="Times New Roman" w:hAnsi="Arial" w:cs="Arial"/>
                <w:sz w:val="24"/>
                <w:szCs w:val="24"/>
                <w:rPrChange w:id="152" w:author="Li, Bonan" w:date="2023-08-03T16:02:00Z">
                  <w:rPr>
                    <w:rFonts w:eastAsia="Times New Roman"/>
                  </w:rPr>
                </w:rPrChange>
              </w:rPr>
              <w:t xml:space="preserve"> S, Rotenberg E, Sanz M, Tenhunen J, Seufert G, Vaccari F, Vesala T, Yakir D and Valentini R 2005 On the separation of </w:t>
            </w:r>
            <w:r w:rsidRPr="002C2B0F">
              <w:rPr>
                <w:rFonts w:ascii="Arial" w:eastAsia="Times New Roman" w:hAnsi="Arial" w:cs="Arial"/>
                <w:sz w:val="24"/>
                <w:szCs w:val="24"/>
                <w:rPrChange w:id="153" w:author="Li, Bonan" w:date="2023-08-03T16:02:00Z">
                  <w:rPr>
                    <w:rFonts w:eastAsia="Times New Roman"/>
                  </w:rPr>
                </w:rPrChange>
              </w:rPr>
              <w:lastRenderedPageBreak/>
              <w:t xml:space="preserve">net ecosystem exchange into assimilation and ecosystem respiration: review and improved algorithm </w:t>
            </w:r>
            <w:r w:rsidRPr="002C2B0F">
              <w:rPr>
                <w:rFonts w:ascii="Arial" w:eastAsia="Times New Roman" w:hAnsi="Arial" w:cs="Arial"/>
                <w:i/>
                <w:iCs/>
                <w:sz w:val="24"/>
                <w:szCs w:val="24"/>
                <w:rPrChange w:id="154" w:author="Li, Bonan" w:date="2023-08-03T16:02:00Z">
                  <w:rPr>
                    <w:rFonts w:eastAsia="Times New Roman"/>
                    <w:i/>
                    <w:iCs/>
                  </w:rPr>
                </w:rPrChange>
              </w:rPr>
              <w:t>Glob Chang Biol</w:t>
            </w:r>
            <w:r w:rsidRPr="002C2B0F">
              <w:rPr>
                <w:rFonts w:ascii="Arial" w:eastAsia="Times New Roman" w:hAnsi="Arial" w:cs="Arial"/>
                <w:sz w:val="24"/>
                <w:szCs w:val="24"/>
                <w:rPrChange w:id="155" w:author="Li, Bonan" w:date="2023-08-03T16:02:00Z">
                  <w:rPr>
                    <w:rFonts w:eastAsia="Times New Roman"/>
                  </w:rPr>
                </w:rPrChange>
              </w:rPr>
              <w:t xml:space="preserve"> </w:t>
            </w:r>
            <w:r w:rsidRPr="002C2B0F">
              <w:rPr>
                <w:rFonts w:ascii="Arial" w:eastAsia="Times New Roman" w:hAnsi="Arial" w:cs="Arial"/>
                <w:b/>
                <w:bCs/>
                <w:sz w:val="24"/>
                <w:szCs w:val="24"/>
                <w:rPrChange w:id="156" w:author="Li, Bonan" w:date="2023-08-03T16:02:00Z">
                  <w:rPr>
                    <w:rFonts w:eastAsia="Times New Roman"/>
                    <w:b/>
                    <w:bCs/>
                  </w:rPr>
                </w:rPrChange>
              </w:rPr>
              <w:t>11</w:t>
            </w:r>
            <w:r w:rsidRPr="002C2B0F">
              <w:rPr>
                <w:rFonts w:ascii="Arial" w:eastAsia="Times New Roman" w:hAnsi="Arial" w:cs="Arial"/>
                <w:sz w:val="24"/>
                <w:szCs w:val="24"/>
                <w:rPrChange w:id="157" w:author="Li, Bonan" w:date="2023-08-03T16:02:00Z">
                  <w:rPr>
                    <w:rFonts w:eastAsia="Times New Roman"/>
                  </w:rPr>
                </w:rPrChange>
              </w:rPr>
              <w:t xml:space="preserve"> 1424–39</w:t>
            </w:r>
          </w:ins>
        </w:p>
        <w:p w14:paraId="222B12EE" w14:textId="77777777" w:rsidR="002C2B0F" w:rsidRPr="002C2B0F" w:rsidRDefault="002C2B0F">
          <w:pPr>
            <w:autoSpaceDE w:val="0"/>
            <w:autoSpaceDN w:val="0"/>
            <w:ind w:hanging="480"/>
            <w:divId w:val="1700205371"/>
            <w:rPr>
              <w:ins w:id="158" w:author="Li, Bonan" w:date="2023-08-03T16:02:00Z"/>
              <w:rFonts w:ascii="Arial" w:eastAsia="Times New Roman" w:hAnsi="Arial" w:cs="Arial"/>
              <w:sz w:val="24"/>
              <w:szCs w:val="24"/>
              <w:rPrChange w:id="159" w:author="Li, Bonan" w:date="2023-08-03T16:02:00Z">
                <w:rPr>
                  <w:ins w:id="160" w:author="Li, Bonan" w:date="2023-08-03T16:02:00Z"/>
                  <w:rFonts w:eastAsia="Times New Roman"/>
                </w:rPr>
              </w:rPrChange>
            </w:rPr>
          </w:pPr>
          <w:proofErr w:type="spellStart"/>
          <w:ins w:id="161" w:author="Li, Bonan" w:date="2023-08-03T16:02:00Z">
            <w:r w:rsidRPr="002C2B0F">
              <w:rPr>
                <w:rFonts w:ascii="Arial" w:eastAsia="Times New Roman" w:hAnsi="Arial" w:cs="Arial"/>
                <w:sz w:val="24"/>
                <w:szCs w:val="24"/>
                <w:rPrChange w:id="162" w:author="Li, Bonan" w:date="2023-08-03T16:02:00Z">
                  <w:rPr>
                    <w:rFonts w:eastAsia="Times New Roman"/>
                  </w:rPr>
                </w:rPrChange>
              </w:rPr>
              <w:t>Wutzler</w:t>
            </w:r>
            <w:proofErr w:type="spellEnd"/>
            <w:r w:rsidRPr="002C2B0F">
              <w:rPr>
                <w:rFonts w:ascii="Arial" w:eastAsia="Times New Roman" w:hAnsi="Arial" w:cs="Arial"/>
                <w:sz w:val="24"/>
                <w:szCs w:val="24"/>
                <w:rPrChange w:id="163" w:author="Li, Bonan" w:date="2023-08-03T16:02:00Z">
                  <w:rPr>
                    <w:rFonts w:eastAsia="Times New Roman"/>
                  </w:rPr>
                </w:rPrChange>
              </w:rPr>
              <w:t xml:space="preserve"> T, Lucas-Moffat A, </w:t>
            </w:r>
            <w:proofErr w:type="spellStart"/>
            <w:r w:rsidRPr="002C2B0F">
              <w:rPr>
                <w:rFonts w:ascii="Arial" w:eastAsia="Times New Roman" w:hAnsi="Arial" w:cs="Arial"/>
                <w:sz w:val="24"/>
                <w:szCs w:val="24"/>
                <w:rPrChange w:id="164" w:author="Li, Bonan" w:date="2023-08-03T16:02:00Z">
                  <w:rPr>
                    <w:rFonts w:eastAsia="Times New Roman"/>
                  </w:rPr>
                </w:rPrChange>
              </w:rPr>
              <w:t>Migliavacca</w:t>
            </w:r>
            <w:proofErr w:type="spellEnd"/>
            <w:r w:rsidRPr="002C2B0F">
              <w:rPr>
                <w:rFonts w:ascii="Arial" w:eastAsia="Times New Roman" w:hAnsi="Arial" w:cs="Arial"/>
                <w:sz w:val="24"/>
                <w:szCs w:val="24"/>
                <w:rPrChange w:id="165" w:author="Li, Bonan" w:date="2023-08-03T16:02:00Z">
                  <w:rPr>
                    <w:rFonts w:eastAsia="Times New Roman"/>
                  </w:rPr>
                </w:rPrChange>
              </w:rPr>
              <w:t xml:space="preserve"> M, Knauer J, Sickel K, </w:t>
            </w:r>
            <w:proofErr w:type="spellStart"/>
            <w:r w:rsidRPr="002C2B0F">
              <w:rPr>
                <w:rFonts w:ascii="Arial" w:eastAsia="Times New Roman" w:hAnsi="Arial" w:cs="Arial"/>
                <w:sz w:val="24"/>
                <w:szCs w:val="24"/>
                <w:rPrChange w:id="166" w:author="Li, Bonan" w:date="2023-08-03T16:02:00Z">
                  <w:rPr>
                    <w:rFonts w:eastAsia="Times New Roman"/>
                  </w:rPr>
                </w:rPrChange>
              </w:rPr>
              <w:t>Šigut</w:t>
            </w:r>
            <w:proofErr w:type="spellEnd"/>
            <w:r w:rsidRPr="002C2B0F">
              <w:rPr>
                <w:rFonts w:ascii="Arial" w:eastAsia="Times New Roman" w:hAnsi="Arial" w:cs="Arial"/>
                <w:sz w:val="24"/>
                <w:szCs w:val="24"/>
                <w:rPrChange w:id="167" w:author="Li, Bonan" w:date="2023-08-03T16:02:00Z">
                  <w:rPr>
                    <w:rFonts w:eastAsia="Times New Roman"/>
                  </w:rPr>
                </w:rPrChange>
              </w:rPr>
              <w:t xml:space="preserve"> L, Menzer O and Reichstein M 2018 Basic and extensible post-processing of eddy covariance flux data with </w:t>
            </w:r>
            <w:proofErr w:type="spellStart"/>
            <w:r w:rsidRPr="002C2B0F">
              <w:rPr>
                <w:rFonts w:ascii="Arial" w:eastAsia="Times New Roman" w:hAnsi="Arial" w:cs="Arial"/>
                <w:sz w:val="24"/>
                <w:szCs w:val="24"/>
                <w:rPrChange w:id="168" w:author="Li, Bonan" w:date="2023-08-03T16:02:00Z">
                  <w:rPr>
                    <w:rFonts w:eastAsia="Times New Roman"/>
                  </w:rPr>
                </w:rPrChange>
              </w:rPr>
              <w:t>REddyProc</w:t>
            </w:r>
            <w:proofErr w:type="spellEnd"/>
            <w:r w:rsidRPr="002C2B0F">
              <w:rPr>
                <w:rFonts w:ascii="Arial" w:eastAsia="Times New Roman" w:hAnsi="Arial" w:cs="Arial"/>
                <w:sz w:val="24"/>
                <w:szCs w:val="24"/>
                <w:rPrChange w:id="169" w:author="Li, Bonan" w:date="2023-08-03T16:02:00Z">
                  <w:rPr>
                    <w:rFonts w:eastAsia="Times New Roman"/>
                  </w:rPr>
                </w:rPrChange>
              </w:rPr>
              <w:t xml:space="preserve"> </w:t>
            </w:r>
            <w:proofErr w:type="spellStart"/>
            <w:r w:rsidRPr="002C2B0F">
              <w:rPr>
                <w:rFonts w:ascii="Arial" w:eastAsia="Times New Roman" w:hAnsi="Arial" w:cs="Arial"/>
                <w:i/>
                <w:iCs/>
                <w:sz w:val="24"/>
                <w:szCs w:val="24"/>
                <w:rPrChange w:id="170" w:author="Li, Bonan" w:date="2023-08-03T16:02:00Z">
                  <w:rPr>
                    <w:rFonts w:eastAsia="Times New Roman"/>
                    <w:i/>
                    <w:iCs/>
                  </w:rPr>
                </w:rPrChange>
              </w:rPr>
              <w:t>Biogeosciences</w:t>
            </w:r>
            <w:proofErr w:type="spellEnd"/>
            <w:r w:rsidRPr="002C2B0F">
              <w:rPr>
                <w:rFonts w:ascii="Arial" w:eastAsia="Times New Roman" w:hAnsi="Arial" w:cs="Arial"/>
                <w:sz w:val="24"/>
                <w:szCs w:val="24"/>
                <w:rPrChange w:id="171" w:author="Li, Bonan" w:date="2023-08-03T16:02:00Z">
                  <w:rPr>
                    <w:rFonts w:eastAsia="Times New Roman"/>
                  </w:rPr>
                </w:rPrChange>
              </w:rPr>
              <w:t xml:space="preserve"> </w:t>
            </w:r>
            <w:r w:rsidRPr="002C2B0F">
              <w:rPr>
                <w:rFonts w:ascii="Arial" w:eastAsia="Times New Roman" w:hAnsi="Arial" w:cs="Arial"/>
                <w:b/>
                <w:bCs/>
                <w:sz w:val="24"/>
                <w:szCs w:val="24"/>
                <w:rPrChange w:id="172" w:author="Li, Bonan" w:date="2023-08-03T16:02:00Z">
                  <w:rPr>
                    <w:rFonts w:eastAsia="Times New Roman"/>
                    <w:b/>
                    <w:bCs/>
                  </w:rPr>
                </w:rPrChange>
              </w:rPr>
              <w:t>15</w:t>
            </w:r>
            <w:r w:rsidRPr="002C2B0F">
              <w:rPr>
                <w:rFonts w:ascii="Arial" w:eastAsia="Times New Roman" w:hAnsi="Arial" w:cs="Arial"/>
                <w:sz w:val="24"/>
                <w:szCs w:val="24"/>
                <w:rPrChange w:id="173" w:author="Li, Bonan" w:date="2023-08-03T16:02:00Z">
                  <w:rPr>
                    <w:rFonts w:eastAsia="Times New Roman"/>
                  </w:rPr>
                </w:rPrChange>
              </w:rPr>
              <w:t xml:space="preserve"> 5015–30</w:t>
            </w:r>
          </w:ins>
        </w:p>
        <w:p w14:paraId="21A6EC2A" w14:textId="69820648" w:rsidR="00516B65" w:rsidRPr="002C2B0F" w:rsidDel="002C2B0F" w:rsidRDefault="002C2B0F">
          <w:pPr>
            <w:autoSpaceDE w:val="0"/>
            <w:autoSpaceDN w:val="0"/>
            <w:ind w:hanging="640"/>
            <w:divId w:val="1357270817"/>
            <w:rPr>
              <w:del w:id="174" w:author="Li, Bonan" w:date="2023-08-03T15:59:00Z"/>
              <w:rFonts w:ascii="Arial" w:eastAsia="Times New Roman" w:hAnsi="Arial" w:cs="Arial"/>
              <w:sz w:val="28"/>
              <w:szCs w:val="28"/>
              <w:rPrChange w:id="175" w:author="Li, Bonan" w:date="2023-08-03T16:02:00Z">
                <w:rPr>
                  <w:del w:id="176" w:author="Li, Bonan" w:date="2023-08-03T15:59:00Z"/>
                  <w:rFonts w:eastAsia="Times New Roman"/>
                  <w:sz w:val="24"/>
                  <w:szCs w:val="24"/>
                </w:rPr>
              </w:rPrChange>
            </w:rPr>
          </w:pPr>
          <w:ins w:id="177" w:author="Li, Bonan" w:date="2023-08-03T16:02:00Z">
            <w:r w:rsidRPr="002C2B0F">
              <w:rPr>
                <w:rFonts w:ascii="Arial" w:eastAsia="Times New Roman" w:hAnsi="Arial" w:cs="Arial"/>
                <w:sz w:val="24"/>
                <w:szCs w:val="24"/>
                <w:rPrChange w:id="178" w:author="Li, Bonan" w:date="2023-08-03T16:02:00Z">
                  <w:rPr>
                    <w:rFonts w:eastAsia="Times New Roman"/>
                  </w:rPr>
                </w:rPrChange>
              </w:rPr>
              <w:t> </w:t>
            </w:r>
          </w:ins>
          <w:del w:id="179" w:author="Li, Bonan" w:date="2023-08-03T15:59:00Z">
            <w:r w:rsidR="00516B65" w:rsidRPr="002C2B0F" w:rsidDel="002C2B0F">
              <w:rPr>
                <w:rFonts w:ascii="Arial" w:eastAsia="Times New Roman" w:hAnsi="Arial" w:cs="Arial"/>
                <w:sz w:val="24"/>
                <w:szCs w:val="24"/>
                <w:rPrChange w:id="180" w:author="Li, Bonan" w:date="2023-08-03T16:02:00Z">
                  <w:rPr>
                    <w:rFonts w:eastAsia="Times New Roman"/>
                  </w:rPr>
                </w:rPrChange>
              </w:rPr>
              <w:delText xml:space="preserve">1. </w:delText>
            </w:r>
            <w:r w:rsidR="00516B65" w:rsidRPr="002C2B0F" w:rsidDel="002C2B0F">
              <w:rPr>
                <w:rFonts w:ascii="Arial" w:eastAsia="Times New Roman" w:hAnsi="Arial" w:cs="Arial"/>
                <w:sz w:val="24"/>
                <w:szCs w:val="24"/>
                <w:rPrChange w:id="181" w:author="Li, Bonan" w:date="2023-08-03T16:02:00Z">
                  <w:rPr>
                    <w:rFonts w:eastAsia="Times New Roman"/>
                  </w:rPr>
                </w:rPrChange>
              </w:rPr>
              <w:tab/>
              <w:delText xml:space="preserve">National Ecological Observatory Network (NEON). Bundled data products - eddy covariance (DP4.00200.001). National Ecological Observatory Network (NEON); 2022. </w:delText>
            </w:r>
          </w:del>
        </w:p>
        <w:p w14:paraId="1BBEDC3B" w14:textId="6FAFB1A2" w:rsidR="00516B65" w:rsidRPr="002C2B0F" w:rsidDel="002C2B0F" w:rsidRDefault="00516B65">
          <w:pPr>
            <w:autoSpaceDE w:val="0"/>
            <w:autoSpaceDN w:val="0"/>
            <w:ind w:hanging="640"/>
            <w:divId w:val="1319386041"/>
            <w:rPr>
              <w:del w:id="182" w:author="Li, Bonan" w:date="2023-08-03T15:59:00Z"/>
              <w:rFonts w:ascii="Arial" w:eastAsia="Times New Roman" w:hAnsi="Arial" w:cs="Arial"/>
              <w:sz w:val="24"/>
              <w:szCs w:val="24"/>
              <w:rPrChange w:id="183" w:author="Li, Bonan" w:date="2023-08-03T16:02:00Z">
                <w:rPr>
                  <w:del w:id="184" w:author="Li, Bonan" w:date="2023-08-03T15:59:00Z"/>
                  <w:rFonts w:eastAsia="Times New Roman"/>
                </w:rPr>
              </w:rPrChange>
            </w:rPr>
          </w:pPr>
          <w:del w:id="185" w:author="Li, Bonan" w:date="2023-08-03T15:59:00Z">
            <w:r w:rsidRPr="002C2B0F" w:rsidDel="002C2B0F">
              <w:rPr>
                <w:rFonts w:ascii="Arial" w:eastAsia="Times New Roman" w:hAnsi="Arial" w:cs="Arial"/>
                <w:sz w:val="24"/>
                <w:szCs w:val="24"/>
                <w:rPrChange w:id="186" w:author="Li, Bonan" w:date="2023-08-03T16:02:00Z">
                  <w:rPr>
                    <w:rFonts w:eastAsia="Times New Roman"/>
                  </w:rPr>
                </w:rPrChange>
              </w:rPr>
              <w:delText xml:space="preserve">2. </w:delText>
            </w:r>
            <w:r w:rsidRPr="002C2B0F" w:rsidDel="002C2B0F">
              <w:rPr>
                <w:rFonts w:ascii="Arial" w:eastAsia="Times New Roman" w:hAnsi="Arial" w:cs="Arial"/>
                <w:sz w:val="24"/>
                <w:szCs w:val="24"/>
                <w:rPrChange w:id="187" w:author="Li, Bonan" w:date="2023-08-03T16:02:00Z">
                  <w:rPr>
                    <w:rFonts w:eastAsia="Times New Roman"/>
                  </w:rPr>
                </w:rPrChange>
              </w:rPr>
              <w:tab/>
              <w:delText xml:space="preserve">National Ecological Observatory Network (NEON). 2D wind speed and direction (DP1.00001.001). National Ecological Observatory Network (NEON); 2022. </w:delText>
            </w:r>
          </w:del>
        </w:p>
        <w:p w14:paraId="0413762A" w14:textId="5AAEF230" w:rsidR="00516B65" w:rsidRPr="002C2B0F" w:rsidDel="002C2B0F" w:rsidRDefault="00516B65">
          <w:pPr>
            <w:autoSpaceDE w:val="0"/>
            <w:autoSpaceDN w:val="0"/>
            <w:ind w:hanging="640"/>
            <w:divId w:val="1040663072"/>
            <w:rPr>
              <w:del w:id="188" w:author="Li, Bonan" w:date="2023-08-03T15:59:00Z"/>
              <w:rFonts w:ascii="Arial" w:eastAsia="Times New Roman" w:hAnsi="Arial" w:cs="Arial"/>
              <w:sz w:val="24"/>
              <w:szCs w:val="24"/>
              <w:rPrChange w:id="189" w:author="Li, Bonan" w:date="2023-08-03T16:02:00Z">
                <w:rPr>
                  <w:del w:id="190" w:author="Li, Bonan" w:date="2023-08-03T15:59:00Z"/>
                  <w:rFonts w:eastAsia="Times New Roman"/>
                </w:rPr>
              </w:rPrChange>
            </w:rPr>
          </w:pPr>
          <w:del w:id="191" w:author="Li, Bonan" w:date="2023-08-03T15:59:00Z">
            <w:r w:rsidRPr="002C2B0F" w:rsidDel="002C2B0F">
              <w:rPr>
                <w:rFonts w:ascii="Arial" w:eastAsia="Times New Roman" w:hAnsi="Arial" w:cs="Arial"/>
                <w:sz w:val="24"/>
                <w:szCs w:val="24"/>
                <w:rPrChange w:id="192" w:author="Li, Bonan" w:date="2023-08-03T16:02:00Z">
                  <w:rPr>
                    <w:rFonts w:eastAsia="Times New Roman"/>
                  </w:rPr>
                </w:rPrChange>
              </w:rPr>
              <w:delText xml:space="preserve">3. </w:delText>
            </w:r>
            <w:r w:rsidRPr="002C2B0F" w:rsidDel="002C2B0F">
              <w:rPr>
                <w:rFonts w:ascii="Arial" w:eastAsia="Times New Roman" w:hAnsi="Arial" w:cs="Arial"/>
                <w:sz w:val="24"/>
                <w:szCs w:val="24"/>
                <w:rPrChange w:id="193" w:author="Li, Bonan" w:date="2023-08-03T16:02:00Z">
                  <w:rPr>
                    <w:rFonts w:eastAsia="Times New Roman"/>
                  </w:rPr>
                </w:rPrChange>
              </w:rPr>
              <w:tab/>
              <w:delText xml:space="preserve">National Ecological Observatory Network (NEON). Triple aspirated air temperature (DP1.00003.001). National Ecological Observatory Network (NEON); 2022. </w:delText>
            </w:r>
          </w:del>
        </w:p>
        <w:p w14:paraId="79A8DB9B" w14:textId="57745A88" w:rsidR="00516B65" w:rsidRPr="002C2B0F" w:rsidDel="002C2B0F" w:rsidRDefault="00516B65">
          <w:pPr>
            <w:autoSpaceDE w:val="0"/>
            <w:autoSpaceDN w:val="0"/>
            <w:ind w:hanging="640"/>
            <w:divId w:val="1652059414"/>
            <w:rPr>
              <w:del w:id="194" w:author="Li, Bonan" w:date="2023-08-03T15:59:00Z"/>
              <w:rFonts w:ascii="Arial" w:eastAsia="Times New Roman" w:hAnsi="Arial" w:cs="Arial"/>
              <w:sz w:val="24"/>
              <w:szCs w:val="24"/>
              <w:rPrChange w:id="195" w:author="Li, Bonan" w:date="2023-08-03T16:02:00Z">
                <w:rPr>
                  <w:del w:id="196" w:author="Li, Bonan" w:date="2023-08-03T15:59:00Z"/>
                  <w:rFonts w:eastAsia="Times New Roman"/>
                </w:rPr>
              </w:rPrChange>
            </w:rPr>
          </w:pPr>
          <w:del w:id="197" w:author="Li, Bonan" w:date="2023-08-03T15:59:00Z">
            <w:r w:rsidRPr="002C2B0F" w:rsidDel="002C2B0F">
              <w:rPr>
                <w:rFonts w:ascii="Arial" w:eastAsia="Times New Roman" w:hAnsi="Arial" w:cs="Arial"/>
                <w:sz w:val="24"/>
                <w:szCs w:val="24"/>
                <w:rPrChange w:id="198" w:author="Li, Bonan" w:date="2023-08-03T16:02:00Z">
                  <w:rPr>
                    <w:rFonts w:eastAsia="Times New Roman"/>
                  </w:rPr>
                </w:rPrChange>
              </w:rPr>
              <w:delText xml:space="preserve">4. </w:delText>
            </w:r>
            <w:r w:rsidRPr="002C2B0F" w:rsidDel="002C2B0F">
              <w:rPr>
                <w:rFonts w:ascii="Arial" w:eastAsia="Times New Roman" w:hAnsi="Arial" w:cs="Arial"/>
                <w:sz w:val="24"/>
                <w:szCs w:val="24"/>
                <w:rPrChange w:id="199" w:author="Li, Bonan" w:date="2023-08-03T16:02:00Z">
                  <w:rPr>
                    <w:rFonts w:eastAsia="Times New Roman"/>
                  </w:rPr>
                </w:rPrChange>
              </w:rPr>
              <w:tab/>
              <w:delText>National Ecological Observatory Network (NEON). Relative humidity (DP1.00098.001) [Internet]. National Ecological Observatory Network (NEON); 2022 [cited 2023 Apr 3]. Available from: https://data.neonscience.org</w:delText>
            </w:r>
          </w:del>
        </w:p>
        <w:p w14:paraId="5DFDCBE8" w14:textId="01FED65F" w:rsidR="00516B65" w:rsidRPr="002C2B0F" w:rsidDel="002C2B0F" w:rsidRDefault="00516B65">
          <w:pPr>
            <w:autoSpaceDE w:val="0"/>
            <w:autoSpaceDN w:val="0"/>
            <w:ind w:hanging="640"/>
            <w:divId w:val="426540247"/>
            <w:rPr>
              <w:del w:id="200" w:author="Li, Bonan" w:date="2023-08-03T15:59:00Z"/>
              <w:rFonts w:ascii="Arial" w:eastAsia="Times New Roman" w:hAnsi="Arial" w:cs="Arial"/>
              <w:sz w:val="24"/>
              <w:szCs w:val="24"/>
              <w:rPrChange w:id="201" w:author="Li, Bonan" w:date="2023-08-03T16:02:00Z">
                <w:rPr>
                  <w:del w:id="202" w:author="Li, Bonan" w:date="2023-08-03T15:59:00Z"/>
                  <w:rFonts w:eastAsia="Times New Roman"/>
                </w:rPr>
              </w:rPrChange>
            </w:rPr>
          </w:pPr>
          <w:del w:id="203" w:author="Li, Bonan" w:date="2023-08-03T15:59:00Z">
            <w:r w:rsidRPr="002C2B0F" w:rsidDel="002C2B0F">
              <w:rPr>
                <w:rFonts w:ascii="Arial" w:eastAsia="Times New Roman" w:hAnsi="Arial" w:cs="Arial"/>
                <w:sz w:val="24"/>
                <w:szCs w:val="24"/>
                <w:rPrChange w:id="204" w:author="Li, Bonan" w:date="2023-08-03T16:02:00Z">
                  <w:rPr>
                    <w:rFonts w:eastAsia="Times New Roman"/>
                  </w:rPr>
                </w:rPrChange>
              </w:rPr>
              <w:delText xml:space="preserve">5. </w:delText>
            </w:r>
            <w:r w:rsidRPr="002C2B0F" w:rsidDel="002C2B0F">
              <w:rPr>
                <w:rFonts w:ascii="Arial" w:eastAsia="Times New Roman" w:hAnsi="Arial" w:cs="Arial"/>
                <w:sz w:val="24"/>
                <w:szCs w:val="24"/>
                <w:rPrChange w:id="205" w:author="Li, Bonan" w:date="2023-08-03T16:02:00Z">
                  <w:rPr>
                    <w:rFonts w:eastAsia="Times New Roman"/>
                  </w:rPr>
                </w:rPrChange>
              </w:rPr>
              <w:tab/>
              <w:delText xml:space="preserve">National Ecological Observatory Network (NEON). Shortwave and longwave radiation (net radiometer) (DP1.00023.001). National Ecological Observatory Network (NEON); 2022. </w:delText>
            </w:r>
          </w:del>
        </w:p>
        <w:p w14:paraId="6C847432" w14:textId="6000339F" w:rsidR="00516B65" w:rsidRPr="002C2B0F" w:rsidDel="002C2B0F" w:rsidRDefault="00516B65">
          <w:pPr>
            <w:autoSpaceDE w:val="0"/>
            <w:autoSpaceDN w:val="0"/>
            <w:ind w:hanging="640"/>
            <w:divId w:val="1752046348"/>
            <w:rPr>
              <w:del w:id="206" w:author="Li, Bonan" w:date="2023-08-03T15:59:00Z"/>
              <w:rFonts w:ascii="Arial" w:eastAsia="Times New Roman" w:hAnsi="Arial" w:cs="Arial"/>
              <w:sz w:val="24"/>
              <w:szCs w:val="24"/>
              <w:rPrChange w:id="207" w:author="Li, Bonan" w:date="2023-08-03T16:02:00Z">
                <w:rPr>
                  <w:del w:id="208" w:author="Li, Bonan" w:date="2023-08-03T15:59:00Z"/>
                  <w:rFonts w:eastAsia="Times New Roman"/>
                </w:rPr>
              </w:rPrChange>
            </w:rPr>
          </w:pPr>
          <w:del w:id="209" w:author="Li, Bonan" w:date="2023-08-03T15:59:00Z">
            <w:r w:rsidRPr="002C2B0F" w:rsidDel="002C2B0F">
              <w:rPr>
                <w:rFonts w:ascii="Arial" w:eastAsia="Times New Roman" w:hAnsi="Arial" w:cs="Arial"/>
                <w:sz w:val="24"/>
                <w:szCs w:val="24"/>
                <w:rPrChange w:id="210" w:author="Li, Bonan" w:date="2023-08-03T16:02:00Z">
                  <w:rPr>
                    <w:rFonts w:eastAsia="Times New Roman"/>
                  </w:rPr>
                </w:rPrChange>
              </w:rPr>
              <w:delText xml:space="preserve">6. </w:delText>
            </w:r>
            <w:r w:rsidRPr="002C2B0F" w:rsidDel="002C2B0F">
              <w:rPr>
                <w:rFonts w:ascii="Arial" w:eastAsia="Times New Roman" w:hAnsi="Arial" w:cs="Arial"/>
                <w:sz w:val="24"/>
                <w:szCs w:val="24"/>
                <w:rPrChange w:id="211" w:author="Li, Bonan" w:date="2023-08-03T16:02:00Z">
                  <w:rPr>
                    <w:rFonts w:eastAsia="Times New Roman"/>
                  </w:rPr>
                </w:rPrChange>
              </w:rPr>
              <w:tab/>
              <w:delText xml:space="preserve">Metzger S, Durden D, Sturtevant C, Luo H, Pingintha-Durden N, Sachs T, et al. eddy4R 0.2.0: a DevOps model for community-extensible processing and analysis of eddy-covariance data based on R, Git, Docker, and HDF5. Geosci Model Dev. 2017 Aug 31;10(9):3189–206. </w:delText>
            </w:r>
          </w:del>
        </w:p>
        <w:p w14:paraId="306A981A" w14:textId="65AE9189" w:rsidR="00516B65" w:rsidRPr="002C2B0F" w:rsidDel="002C2B0F" w:rsidRDefault="00516B65">
          <w:pPr>
            <w:autoSpaceDE w:val="0"/>
            <w:autoSpaceDN w:val="0"/>
            <w:ind w:hanging="640"/>
            <w:divId w:val="445588235"/>
            <w:rPr>
              <w:del w:id="212" w:author="Li, Bonan" w:date="2023-08-03T15:59:00Z"/>
              <w:rFonts w:ascii="Arial" w:eastAsia="Times New Roman" w:hAnsi="Arial" w:cs="Arial"/>
              <w:sz w:val="24"/>
              <w:szCs w:val="24"/>
              <w:rPrChange w:id="213" w:author="Li, Bonan" w:date="2023-08-03T16:02:00Z">
                <w:rPr>
                  <w:del w:id="214" w:author="Li, Bonan" w:date="2023-08-03T15:59:00Z"/>
                  <w:rFonts w:eastAsia="Times New Roman"/>
                </w:rPr>
              </w:rPrChange>
            </w:rPr>
          </w:pPr>
          <w:del w:id="215" w:author="Li, Bonan" w:date="2023-08-03T15:59:00Z">
            <w:r w:rsidRPr="002C2B0F" w:rsidDel="002C2B0F">
              <w:rPr>
                <w:rFonts w:ascii="Arial" w:eastAsia="Times New Roman" w:hAnsi="Arial" w:cs="Arial"/>
                <w:sz w:val="24"/>
                <w:szCs w:val="24"/>
                <w:rPrChange w:id="216" w:author="Li, Bonan" w:date="2023-08-03T16:02:00Z">
                  <w:rPr>
                    <w:rFonts w:eastAsia="Times New Roman"/>
                  </w:rPr>
                </w:rPrChange>
              </w:rPr>
              <w:delText xml:space="preserve">7. </w:delText>
            </w:r>
            <w:r w:rsidRPr="002C2B0F" w:rsidDel="002C2B0F">
              <w:rPr>
                <w:rFonts w:ascii="Arial" w:eastAsia="Times New Roman" w:hAnsi="Arial" w:cs="Arial"/>
                <w:sz w:val="24"/>
                <w:szCs w:val="24"/>
                <w:rPrChange w:id="217" w:author="Li, Bonan" w:date="2023-08-03T16:02:00Z">
                  <w:rPr>
                    <w:rFonts w:eastAsia="Times New Roman"/>
                  </w:rPr>
                </w:rPrChange>
              </w:rPr>
              <w:tab/>
              <w:delText xml:space="preserve">Nicolini G, Aubinet M, Feigenwinter C, Heinesch B, Lindroth A, Mamadou O, et al. Impact of CO 2 storage flux sampling uncertainty on net ecosystem exchange measured by eddy covariance. Agric For Meteorol. 2018 Jan;248:228–39. </w:delText>
            </w:r>
          </w:del>
        </w:p>
        <w:p w14:paraId="0459F3B1" w14:textId="297D3F73" w:rsidR="00516B65" w:rsidRPr="002C2B0F" w:rsidDel="002C2B0F" w:rsidRDefault="00516B65">
          <w:pPr>
            <w:autoSpaceDE w:val="0"/>
            <w:autoSpaceDN w:val="0"/>
            <w:ind w:hanging="640"/>
            <w:divId w:val="1874269788"/>
            <w:rPr>
              <w:del w:id="218" w:author="Li, Bonan" w:date="2023-08-03T15:59:00Z"/>
              <w:rFonts w:ascii="Arial" w:eastAsia="Times New Roman" w:hAnsi="Arial" w:cs="Arial"/>
              <w:sz w:val="24"/>
              <w:szCs w:val="24"/>
              <w:rPrChange w:id="219" w:author="Li, Bonan" w:date="2023-08-03T16:02:00Z">
                <w:rPr>
                  <w:del w:id="220" w:author="Li, Bonan" w:date="2023-08-03T15:59:00Z"/>
                  <w:rFonts w:eastAsia="Times New Roman"/>
                </w:rPr>
              </w:rPrChange>
            </w:rPr>
          </w:pPr>
          <w:del w:id="221" w:author="Li, Bonan" w:date="2023-08-03T15:59:00Z">
            <w:r w:rsidRPr="002C2B0F" w:rsidDel="002C2B0F">
              <w:rPr>
                <w:rFonts w:ascii="Arial" w:eastAsia="Times New Roman" w:hAnsi="Arial" w:cs="Arial"/>
                <w:sz w:val="24"/>
                <w:szCs w:val="24"/>
                <w:rPrChange w:id="222" w:author="Li, Bonan" w:date="2023-08-03T16:02:00Z">
                  <w:rPr>
                    <w:rFonts w:eastAsia="Times New Roman"/>
                  </w:rPr>
                </w:rPrChange>
              </w:rPr>
              <w:delText xml:space="preserve">8. </w:delText>
            </w:r>
            <w:r w:rsidRPr="002C2B0F" w:rsidDel="002C2B0F">
              <w:rPr>
                <w:rFonts w:ascii="Arial" w:eastAsia="Times New Roman" w:hAnsi="Arial" w:cs="Arial"/>
                <w:sz w:val="24"/>
                <w:szCs w:val="24"/>
                <w:rPrChange w:id="223" w:author="Li, Bonan" w:date="2023-08-03T16:02:00Z">
                  <w:rPr>
                    <w:rFonts w:eastAsia="Times New Roman"/>
                  </w:rPr>
                </w:rPrChange>
              </w:rPr>
              <w:tab/>
              <w:delText xml:space="preserve">Wutzler T, Lucas-Moffat A, Migliavacca M, Knauer J, Sickel K, Šigut L, et al. Basic and extensible post-processing of eddy covariance flux data with REddyProc. Biogeosciences. 2018 Aug 23;15(16):5015–30. </w:delText>
            </w:r>
          </w:del>
        </w:p>
        <w:p w14:paraId="09E68367" w14:textId="172EB73A" w:rsidR="00516B65" w:rsidRPr="002C2B0F" w:rsidDel="002C2B0F" w:rsidRDefault="00516B65">
          <w:pPr>
            <w:autoSpaceDE w:val="0"/>
            <w:autoSpaceDN w:val="0"/>
            <w:ind w:hanging="640"/>
            <w:divId w:val="1551765668"/>
            <w:rPr>
              <w:del w:id="224" w:author="Li, Bonan" w:date="2023-08-03T15:59:00Z"/>
              <w:rFonts w:ascii="Arial" w:eastAsia="Times New Roman" w:hAnsi="Arial" w:cs="Arial"/>
              <w:sz w:val="24"/>
              <w:szCs w:val="24"/>
              <w:rPrChange w:id="225" w:author="Li, Bonan" w:date="2023-08-03T16:02:00Z">
                <w:rPr>
                  <w:del w:id="226" w:author="Li, Bonan" w:date="2023-08-03T15:59:00Z"/>
                  <w:rFonts w:eastAsia="Times New Roman"/>
                </w:rPr>
              </w:rPrChange>
            </w:rPr>
          </w:pPr>
          <w:del w:id="227" w:author="Li, Bonan" w:date="2023-08-03T15:59:00Z">
            <w:r w:rsidRPr="002C2B0F" w:rsidDel="002C2B0F">
              <w:rPr>
                <w:rFonts w:ascii="Arial" w:eastAsia="Times New Roman" w:hAnsi="Arial" w:cs="Arial"/>
                <w:sz w:val="24"/>
                <w:szCs w:val="24"/>
                <w:rPrChange w:id="228" w:author="Li, Bonan" w:date="2023-08-03T16:02:00Z">
                  <w:rPr>
                    <w:rFonts w:eastAsia="Times New Roman"/>
                  </w:rPr>
                </w:rPrChange>
              </w:rPr>
              <w:delText xml:space="preserve">9. </w:delText>
            </w:r>
            <w:r w:rsidRPr="002C2B0F" w:rsidDel="002C2B0F">
              <w:rPr>
                <w:rFonts w:ascii="Arial" w:eastAsia="Times New Roman" w:hAnsi="Arial" w:cs="Arial"/>
                <w:sz w:val="24"/>
                <w:szCs w:val="24"/>
                <w:rPrChange w:id="229" w:author="Li, Bonan" w:date="2023-08-03T16:02:00Z">
                  <w:rPr>
                    <w:rFonts w:eastAsia="Times New Roman"/>
                  </w:rPr>
                </w:rPrChange>
              </w:rPr>
              <w:tab/>
              <w:delText xml:space="preserve">Papale D, Reichstein M, Aubinet M, Canfora E, Bernhofer C, Kutsch W, et al. Towards a standardized processing of Net Ecosystem Exchange measured with eddy covariance technique: algorithms and uncertainty estimation. Biogeosciences. 2006 Nov 27;3(4):571–83. </w:delText>
            </w:r>
          </w:del>
        </w:p>
        <w:p w14:paraId="6B4BBF70" w14:textId="7A81AA64" w:rsidR="00516B65" w:rsidRPr="002C2B0F" w:rsidDel="002C2B0F" w:rsidRDefault="00516B65">
          <w:pPr>
            <w:autoSpaceDE w:val="0"/>
            <w:autoSpaceDN w:val="0"/>
            <w:ind w:hanging="640"/>
            <w:divId w:val="1687054864"/>
            <w:rPr>
              <w:del w:id="230" w:author="Li, Bonan" w:date="2023-08-03T15:59:00Z"/>
              <w:rFonts w:ascii="Arial" w:eastAsia="Times New Roman" w:hAnsi="Arial" w:cs="Arial"/>
              <w:sz w:val="24"/>
              <w:szCs w:val="24"/>
              <w:rPrChange w:id="231" w:author="Li, Bonan" w:date="2023-08-03T16:02:00Z">
                <w:rPr>
                  <w:del w:id="232" w:author="Li, Bonan" w:date="2023-08-03T15:59:00Z"/>
                  <w:rFonts w:eastAsia="Times New Roman"/>
                </w:rPr>
              </w:rPrChange>
            </w:rPr>
          </w:pPr>
          <w:del w:id="233" w:author="Li, Bonan" w:date="2023-08-03T15:59:00Z">
            <w:r w:rsidRPr="002C2B0F" w:rsidDel="002C2B0F">
              <w:rPr>
                <w:rFonts w:ascii="Arial" w:eastAsia="Times New Roman" w:hAnsi="Arial" w:cs="Arial"/>
                <w:sz w:val="24"/>
                <w:szCs w:val="24"/>
                <w:rPrChange w:id="234" w:author="Li, Bonan" w:date="2023-08-03T16:02:00Z">
                  <w:rPr>
                    <w:rFonts w:eastAsia="Times New Roman"/>
                  </w:rPr>
                </w:rPrChange>
              </w:rPr>
              <w:delText xml:space="preserve">10. </w:delText>
            </w:r>
            <w:r w:rsidRPr="002C2B0F" w:rsidDel="002C2B0F">
              <w:rPr>
                <w:rFonts w:ascii="Arial" w:eastAsia="Times New Roman" w:hAnsi="Arial" w:cs="Arial"/>
                <w:sz w:val="24"/>
                <w:szCs w:val="24"/>
                <w:rPrChange w:id="235" w:author="Li, Bonan" w:date="2023-08-03T16:02:00Z">
                  <w:rPr>
                    <w:rFonts w:eastAsia="Times New Roman"/>
                  </w:rPr>
                </w:rPrChange>
              </w:rPr>
              <w:tab/>
              <w:delText xml:space="preserve">Reichstein M, Falge E, Baldocchi D, Papale D, Aubinet M, Berbigier P, et al. On the separation of net ecosystem exchange into assimilation and ecosystem respiration: review and improved algorithm. Glob Chang Biol. 2005 Sep;11(9):1424–39. </w:delText>
            </w:r>
          </w:del>
        </w:p>
        <w:p w14:paraId="2972456E" w14:textId="7FB0F413" w:rsidR="00F611C3" w:rsidRPr="00516B65" w:rsidRDefault="00000000">
          <w:pPr>
            <w:rPr>
              <w:rFonts w:ascii="Arial" w:hAnsi="Arial" w:cs="Arial"/>
              <w:sz w:val="24"/>
              <w:szCs w:val="24"/>
            </w:rPr>
          </w:pPr>
        </w:p>
      </w:sdtContent>
    </w:sdt>
    <w:p w14:paraId="513DAAE9" w14:textId="505D8BCF" w:rsidR="00516B65" w:rsidDel="002C2B0F" w:rsidRDefault="00C938E8" w:rsidP="00A178F7">
      <w:pPr>
        <w:tabs>
          <w:tab w:val="left" w:pos="2860"/>
        </w:tabs>
        <w:jc w:val="both"/>
        <w:rPr>
          <w:del w:id="236" w:author="Li, Bonan" w:date="2023-08-03T16:03:00Z"/>
          <w:rFonts w:ascii="Arial" w:hAnsi="Arial" w:cs="Arial"/>
          <w:b/>
          <w:bCs/>
          <w:color w:val="000000"/>
          <w:sz w:val="24"/>
          <w:szCs w:val="24"/>
        </w:rPr>
      </w:pPr>
      <w:del w:id="237" w:author="Li, Bonan" w:date="2023-08-03T16:03:00Z">
        <w:r w:rsidDel="002C2B0F">
          <w:rPr>
            <w:rFonts w:ascii="Arial" w:hAnsi="Arial" w:cs="Arial"/>
            <w:b/>
            <w:bCs/>
            <w:noProof/>
            <w:color w:val="000000"/>
            <w:sz w:val="24"/>
            <w:szCs w:val="24"/>
          </w:rPr>
          <w:drawing>
            <wp:inline distT="0" distB="0" distL="0" distR="0" wp14:anchorId="04245F02" wp14:editId="2F0DFBBB">
              <wp:extent cx="5943600" cy="24638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2463800"/>
                      </a:xfrm>
                      <a:prstGeom prst="rect">
                        <a:avLst/>
                      </a:prstGeom>
                    </pic:spPr>
                  </pic:pic>
                </a:graphicData>
              </a:graphic>
            </wp:inline>
          </w:drawing>
        </w:r>
      </w:del>
    </w:p>
    <w:p w14:paraId="48962FE0" w14:textId="77777777" w:rsidR="002C2B0F" w:rsidRDefault="002C2B0F" w:rsidP="005E47AE">
      <w:pPr>
        <w:rPr>
          <w:ins w:id="238" w:author="Li, Bonan" w:date="2023-08-03T16:03:00Z"/>
          <w:rFonts w:ascii="Arial" w:hAnsi="Arial" w:cs="Arial"/>
          <w:b/>
          <w:bCs/>
          <w:color w:val="000000"/>
          <w:sz w:val="24"/>
          <w:szCs w:val="24"/>
        </w:rPr>
      </w:pPr>
    </w:p>
    <w:p w14:paraId="41066794" w14:textId="77777777" w:rsidR="002C2B0F" w:rsidRDefault="002C2B0F" w:rsidP="005E47AE">
      <w:pPr>
        <w:rPr>
          <w:ins w:id="239" w:author="Li, Bonan" w:date="2023-08-03T16:03:00Z"/>
          <w:rFonts w:ascii="Arial" w:hAnsi="Arial" w:cs="Arial"/>
          <w:b/>
          <w:bCs/>
          <w:color w:val="000000"/>
          <w:sz w:val="24"/>
          <w:szCs w:val="24"/>
        </w:rPr>
      </w:pPr>
    </w:p>
    <w:p w14:paraId="0103AEB0" w14:textId="77777777" w:rsidR="002C2B0F" w:rsidRDefault="002C2B0F" w:rsidP="005E47AE">
      <w:pPr>
        <w:rPr>
          <w:ins w:id="240" w:author="Li, Bonan" w:date="2023-08-03T16:03:00Z"/>
          <w:rFonts w:ascii="Arial" w:hAnsi="Arial" w:cs="Arial"/>
          <w:b/>
          <w:bCs/>
          <w:color w:val="000000"/>
          <w:sz w:val="24"/>
          <w:szCs w:val="24"/>
        </w:rPr>
      </w:pPr>
    </w:p>
    <w:p w14:paraId="3B6E94E9" w14:textId="77777777" w:rsidR="002C2B0F" w:rsidRDefault="002C2B0F" w:rsidP="005E47AE">
      <w:pPr>
        <w:rPr>
          <w:ins w:id="241" w:author="Li, Bonan" w:date="2023-08-03T16:03:00Z"/>
          <w:rFonts w:ascii="Arial" w:hAnsi="Arial" w:cs="Arial"/>
          <w:b/>
          <w:bCs/>
          <w:color w:val="000000"/>
          <w:sz w:val="24"/>
          <w:szCs w:val="24"/>
        </w:rPr>
      </w:pPr>
    </w:p>
    <w:p w14:paraId="6FEB0A0E" w14:textId="77777777" w:rsidR="002C2B0F" w:rsidRDefault="002C2B0F" w:rsidP="005E47AE">
      <w:pPr>
        <w:rPr>
          <w:ins w:id="242" w:author="Li, Bonan" w:date="2023-08-03T16:03:00Z"/>
          <w:rFonts w:ascii="Arial" w:hAnsi="Arial" w:cs="Arial"/>
          <w:b/>
          <w:bCs/>
          <w:color w:val="000000"/>
          <w:sz w:val="24"/>
          <w:szCs w:val="24"/>
        </w:rPr>
      </w:pPr>
    </w:p>
    <w:p w14:paraId="44A867EF" w14:textId="77777777" w:rsidR="002C2B0F" w:rsidRDefault="002C2B0F" w:rsidP="005E47AE">
      <w:pPr>
        <w:rPr>
          <w:ins w:id="243" w:author="Li, Bonan" w:date="2023-08-03T16:03:00Z"/>
          <w:rFonts w:ascii="Arial" w:hAnsi="Arial" w:cs="Arial"/>
          <w:b/>
          <w:bCs/>
          <w:color w:val="000000"/>
          <w:sz w:val="24"/>
          <w:szCs w:val="24"/>
        </w:rPr>
      </w:pPr>
    </w:p>
    <w:p w14:paraId="7DB3F2DC" w14:textId="77777777" w:rsidR="002C2B0F" w:rsidRDefault="002C2B0F" w:rsidP="005E47AE">
      <w:pPr>
        <w:rPr>
          <w:ins w:id="244" w:author="Li, Bonan" w:date="2023-08-03T16:03:00Z"/>
          <w:rFonts w:ascii="Arial" w:hAnsi="Arial" w:cs="Arial"/>
          <w:b/>
          <w:bCs/>
          <w:color w:val="000000"/>
          <w:sz w:val="24"/>
          <w:szCs w:val="24"/>
        </w:rPr>
      </w:pPr>
    </w:p>
    <w:p w14:paraId="04C41929" w14:textId="77777777" w:rsidR="002C2B0F" w:rsidRDefault="002C2B0F" w:rsidP="005E47AE">
      <w:pPr>
        <w:rPr>
          <w:ins w:id="245" w:author="Li, Bonan" w:date="2023-08-03T16:03:00Z"/>
          <w:rFonts w:ascii="Arial" w:hAnsi="Arial" w:cs="Arial"/>
          <w:b/>
          <w:bCs/>
          <w:color w:val="000000"/>
          <w:sz w:val="24"/>
          <w:szCs w:val="24"/>
        </w:rPr>
      </w:pPr>
    </w:p>
    <w:p w14:paraId="39D0C2E1" w14:textId="77777777" w:rsidR="002C2B0F" w:rsidRDefault="002C2B0F" w:rsidP="005E47AE">
      <w:pPr>
        <w:rPr>
          <w:ins w:id="246" w:author="Li, Bonan" w:date="2023-08-03T16:03:00Z"/>
          <w:rFonts w:ascii="Arial" w:hAnsi="Arial" w:cs="Arial"/>
          <w:b/>
          <w:bCs/>
          <w:color w:val="000000"/>
          <w:sz w:val="24"/>
          <w:szCs w:val="24"/>
        </w:rPr>
      </w:pPr>
    </w:p>
    <w:p w14:paraId="1EC75D4D" w14:textId="77777777" w:rsidR="002C2B0F" w:rsidRDefault="002C2B0F" w:rsidP="005E47AE">
      <w:pPr>
        <w:rPr>
          <w:ins w:id="247" w:author="Li, Bonan" w:date="2023-08-03T16:03:00Z"/>
          <w:rFonts w:ascii="Arial" w:hAnsi="Arial" w:cs="Arial"/>
          <w:b/>
          <w:bCs/>
          <w:color w:val="000000"/>
          <w:sz w:val="24"/>
          <w:szCs w:val="24"/>
        </w:rPr>
      </w:pPr>
    </w:p>
    <w:p w14:paraId="5202BB08" w14:textId="77777777" w:rsidR="002C2B0F" w:rsidRDefault="002C2B0F" w:rsidP="005E47AE">
      <w:pPr>
        <w:rPr>
          <w:ins w:id="248" w:author="Li, Bonan" w:date="2023-08-03T16:03:00Z"/>
          <w:rFonts w:ascii="Arial" w:hAnsi="Arial" w:cs="Arial"/>
          <w:b/>
          <w:bCs/>
          <w:color w:val="000000"/>
          <w:sz w:val="24"/>
          <w:szCs w:val="24"/>
        </w:rPr>
      </w:pPr>
    </w:p>
    <w:p w14:paraId="4F5D3C8E" w14:textId="77777777" w:rsidR="002C2B0F" w:rsidRDefault="002C2B0F" w:rsidP="005E47AE">
      <w:pPr>
        <w:rPr>
          <w:ins w:id="249" w:author="Li, Bonan" w:date="2023-08-03T16:03:00Z"/>
          <w:rFonts w:ascii="Arial" w:hAnsi="Arial" w:cs="Arial"/>
          <w:b/>
          <w:bCs/>
          <w:color w:val="000000"/>
          <w:sz w:val="24"/>
          <w:szCs w:val="24"/>
        </w:rPr>
      </w:pPr>
    </w:p>
    <w:p w14:paraId="238DC6E1" w14:textId="77777777" w:rsidR="002C2B0F" w:rsidRDefault="002C2B0F" w:rsidP="005E47AE">
      <w:pPr>
        <w:rPr>
          <w:ins w:id="250" w:author="Li, Bonan" w:date="2023-08-03T16:03:00Z"/>
          <w:rFonts w:ascii="Arial" w:hAnsi="Arial" w:cs="Arial"/>
          <w:b/>
          <w:bCs/>
          <w:color w:val="000000"/>
          <w:sz w:val="24"/>
          <w:szCs w:val="24"/>
        </w:rPr>
      </w:pPr>
    </w:p>
    <w:p w14:paraId="3063595D" w14:textId="77777777" w:rsidR="002C2B0F" w:rsidRDefault="002C2B0F" w:rsidP="005E47AE">
      <w:pPr>
        <w:rPr>
          <w:ins w:id="251" w:author="Li, Bonan" w:date="2023-08-03T16:03:00Z"/>
          <w:rFonts w:ascii="Arial" w:hAnsi="Arial" w:cs="Arial"/>
          <w:b/>
          <w:bCs/>
          <w:color w:val="000000"/>
          <w:sz w:val="24"/>
          <w:szCs w:val="24"/>
        </w:rPr>
      </w:pPr>
    </w:p>
    <w:p w14:paraId="0B820FF8" w14:textId="77777777" w:rsidR="002C2B0F" w:rsidRDefault="002C2B0F" w:rsidP="005E47AE">
      <w:pPr>
        <w:rPr>
          <w:ins w:id="252" w:author="Li, Bonan" w:date="2023-08-03T16:03:00Z"/>
          <w:rFonts w:ascii="Arial" w:hAnsi="Arial" w:cs="Arial"/>
          <w:b/>
          <w:bCs/>
          <w:color w:val="000000"/>
          <w:sz w:val="24"/>
          <w:szCs w:val="24"/>
        </w:rPr>
      </w:pPr>
    </w:p>
    <w:p w14:paraId="5D037407" w14:textId="77777777" w:rsidR="002C2B0F" w:rsidRDefault="002C2B0F" w:rsidP="005E47AE">
      <w:pPr>
        <w:rPr>
          <w:ins w:id="253" w:author="Li, Bonan" w:date="2023-08-03T16:03:00Z"/>
          <w:rFonts w:ascii="Arial" w:hAnsi="Arial" w:cs="Arial"/>
          <w:b/>
          <w:bCs/>
          <w:color w:val="000000"/>
          <w:sz w:val="24"/>
          <w:szCs w:val="24"/>
        </w:rPr>
      </w:pPr>
    </w:p>
    <w:p w14:paraId="28C1FA86" w14:textId="77777777" w:rsidR="002C2B0F" w:rsidRDefault="002C2B0F" w:rsidP="005E47AE">
      <w:pPr>
        <w:rPr>
          <w:ins w:id="254" w:author="Li, Bonan" w:date="2023-08-03T16:03:00Z"/>
          <w:rFonts w:ascii="Arial" w:hAnsi="Arial" w:cs="Arial"/>
          <w:b/>
          <w:bCs/>
          <w:color w:val="000000"/>
          <w:sz w:val="24"/>
          <w:szCs w:val="24"/>
        </w:rPr>
      </w:pPr>
    </w:p>
    <w:p w14:paraId="7419425D" w14:textId="77777777" w:rsidR="002C2B0F" w:rsidRDefault="002C2B0F" w:rsidP="005E47AE">
      <w:pPr>
        <w:rPr>
          <w:ins w:id="255" w:author="Li, Bonan" w:date="2023-08-03T16:03:00Z"/>
          <w:rFonts w:ascii="Arial" w:hAnsi="Arial" w:cs="Arial"/>
          <w:b/>
          <w:bCs/>
          <w:color w:val="000000"/>
          <w:sz w:val="24"/>
          <w:szCs w:val="24"/>
        </w:rPr>
      </w:pPr>
    </w:p>
    <w:p w14:paraId="4139BAA7" w14:textId="77777777" w:rsidR="002C2B0F" w:rsidRDefault="002C2B0F" w:rsidP="005E47AE">
      <w:pPr>
        <w:rPr>
          <w:ins w:id="256" w:author="Li, Bonan" w:date="2023-08-03T16:03:00Z"/>
          <w:rFonts w:ascii="Arial" w:hAnsi="Arial" w:cs="Arial"/>
          <w:b/>
          <w:bCs/>
          <w:color w:val="000000"/>
          <w:sz w:val="24"/>
          <w:szCs w:val="24"/>
        </w:rPr>
      </w:pPr>
    </w:p>
    <w:p w14:paraId="4111A3DC" w14:textId="77777777" w:rsidR="002C2B0F" w:rsidRDefault="002C2B0F" w:rsidP="005E47AE">
      <w:pPr>
        <w:rPr>
          <w:ins w:id="257" w:author="Li, Bonan" w:date="2023-08-03T16:03:00Z"/>
          <w:rFonts w:ascii="Arial" w:hAnsi="Arial" w:cs="Arial"/>
          <w:b/>
          <w:bCs/>
          <w:color w:val="000000"/>
          <w:sz w:val="24"/>
          <w:szCs w:val="24"/>
        </w:rPr>
      </w:pPr>
    </w:p>
    <w:p w14:paraId="5D961B11" w14:textId="77777777" w:rsidR="002C2B0F" w:rsidRDefault="002C2B0F" w:rsidP="005E47AE">
      <w:pPr>
        <w:rPr>
          <w:ins w:id="258" w:author="Li, Bonan" w:date="2023-08-03T16:03:00Z"/>
          <w:rFonts w:ascii="Arial" w:hAnsi="Arial" w:cs="Arial"/>
          <w:b/>
          <w:bCs/>
          <w:color w:val="000000"/>
          <w:sz w:val="24"/>
          <w:szCs w:val="24"/>
        </w:rPr>
      </w:pPr>
    </w:p>
    <w:p w14:paraId="626DA6CF" w14:textId="77777777" w:rsidR="002C2B0F" w:rsidRDefault="002C2B0F" w:rsidP="005E47AE">
      <w:pPr>
        <w:rPr>
          <w:ins w:id="259" w:author="Li, Bonan" w:date="2023-08-03T16:03:00Z"/>
          <w:rFonts w:ascii="Arial" w:hAnsi="Arial" w:cs="Arial"/>
          <w:b/>
          <w:bCs/>
          <w:color w:val="000000"/>
          <w:sz w:val="24"/>
          <w:szCs w:val="24"/>
        </w:rPr>
      </w:pPr>
    </w:p>
    <w:p w14:paraId="422BD887" w14:textId="77777777" w:rsidR="002C2B0F" w:rsidRDefault="002C2B0F" w:rsidP="005E47AE">
      <w:pPr>
        <w:rPr>
          <w:ins w:id="260" w:author="Li, Bonan" w:date="2023-08-03T16:03:00Z"/>
          <w:rFonts w:ascii="Arial" w:hAnsi="Arial" w:cs="Arial"/>
          <w:b/>
          <w:bCs/>
          <w:color w:val="000000"/>
          <w:sz w:val="24"/>
          <w:szCs w:val="24"/>
        </w:rPr>
      </w:pPr>
    </w:p>
    <w:p w14:paraId="2B7CADD1" w14:textId="77777777" w:rsidR="002C2B0F" w:rsidRDefault="002C2B0F" w:rsidP="002C2B0F">
      <w:pPr>
        <w:tabs>
          <w:tab w:val="left" w:pos="2860"/>
        </w:tabs>
        <w:jc w:val="both"/>
        <w:rPr>
          <w:ins w:id="261" w:author="Li, Bonan" w:date="2023-08-03T16:03:00Z"/>
          <w:rFonts w:ascii="Arial" w:hAnsi="Arial" w:cs="Arial"/>
          <w:color w:val="000000"/>
          <w:sz w:val="24"/>
          <w:szCs w:val="24"/>
        </w:rPr>
      </w:pPr>
      <w:ins w:id="262" w:author="Li, Bonan" w:date="2023-08-03T16:03:00Z">
        <w:r>
          <w:rPr>
            <w:rFonts w:ascii="Arial" w:hAnsi="Arial" w:cs="Arial"/>
            <w:b/>
            <w:bCs/>
            <w:noProof/>
            <w:color w:val="000000"/>
            <w:sz w:val="24"/>
            <w:szCs w:val="24"/>
          </w:rPr>
          <w:lastRenderedPageBreak/>
          <w:drawing>
            <wp:inline distT="0" distB="0" distL="0" distR="0" wp14:anchorId="6924F2B5" wp14:editId="497FF26E">
              <wp:extent cx="5943600" cy="2463800"/>
              <wp:effectExtent l="0" t="0" r="0" b="0"/>
              <wp:docPr id="1311624681" name="Picture 1" descr="A map of different countries/reg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624681" name="Picture 1" descr="A map of different countries/region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2463800"/>
                      </a:xfrm>
                      <a:prstGeom prst="rect">
                        <a:avLst/>
                      </a:prstGeom>
                    </pic:spPr>
                  </pic:pic>
                </a:graphicData>
              </a:graphic>
            </wp:inline>
          </w:drawing>
        </w:r>
        <w:r w:rsidRPr="00054FDC">
          <w:rPr>
            <w:rFonts w:ascii="Arial" w:hAnsi="Arial" w:cs="Arial"/>
            <w:b/>
            <w:bCs/>
            <w:color w:val="000000"/>
            <w:sz w:val="24"/>
            <w:szCs w:val="24"/>
          </w:rPr>
          <w:t xml:space="preserve">Figure </w:t>
        </w:r>
        <w:r>
          <w:rPr>
            <w:rFonts w:ascii="Arial" w:hAnsi="Arial" w:cs="Arial"/>
            <w:b/>
            <w:bCs/>
            <w:color w:val="000000"/>
            <w:sz w:val="24"/>
            <w:szCs w:val="24"/>
          </w:rPr>
          <w:t>S1</w:t>
        </w:r>
        <w:r w:rsidRPr="00054FDC">
          <w:rPr>
            <w:rFonts w:ascii="Arial" w:hAnsi="Arial" w:cs="Arial"/>
            <w:b/>
            <w:bCs/>
            <w:color w:val="000000"/>
            <w:sz w:val="24"/>
            <w:szCs w:val="24"/>
          </w:rPr>
          <w:t xml:space="preserve"> </w:t>
        </w:r>
        <w:r>
          <w:rPr>
            <w:rFonts w:ascii="Arial" w:hAnsi="Arial" w:cs="Arial"/>
            <w:color w:val="000000"/>
            <w:sz w:val="24"/>
            <w:szCs w:val="24"/>
          </w:rPr>
          <w:t xml:space="preserve">The unique information of (a) </w:t>
        </w:r>
        <w:r w:rsidRPr="00054FDC">
          <w:rPr>
            <w:rFonts w:ascii="Arial" w:hAnsi="Arial" w:cs="Arial"/>
            <w:i/>
            <w:iCs/>
            <w:color w:val="000000"/>
            <w:sz w:val="24"/>
            <w:szCs w:val="24"/>
          </w:rPr>
          <w:t>δ</w:t>
        </w:r>
        <w:r w:rsidRPr="00054FDC">
          <w:rPr>
            <w:rFonts w:ascii="Arial" w:hAnsi="Arial" w:cs="Arial"/>
            <w:i/>
            <w:iCs/>
            <w:color w:val="000000"/>
            <w:sz w:val="24"/>
            <w:szCs w:val="24"/>
            <w:vertAlign w:val="superscript"/>
          </w:rPr>
          <w:t>13</w:t>
        </w:r>
        <w:r w:rsidRPr="00054FDC">
          <w:rPr>
            <w:rFonts w:ascii="Arial" w:hAnsi="Arial" w:cs="Arial"/>
            <w:i/>
            <w:iCs/>
            <w:color w:val="000000"/>
            <w:sz w:val="24"/>
            <w:szCs w:val="24"/>
          </w:rPr>
          <w:t>C</w:t>
        </w:r>
        <w:r>
          <w:rPr>
            <w:rFonts w:ascii="Arial" w:hAnsi="Arial" w:cs="Arial"/>
            <w:color w:val="000000"/>
            <w:sz w:val="24"/>
            <w:szCs w:val="24"/>
          </w:rPr>
          <w:t xml:space="preserve">, (b) </w:t>
        </w:r>
        <w:r w:rsidRPr="00054FDC">
          <w:rPr>
            <w:rFonts w:ascii="Arial" w:hAnsi="Arial" w:cs="Arial"/>
            <w:i/>
            <w:iCs/>
            <w:color w:val="000000"/>
            <w:sz w:val="24"/>
            <w:szCs w:val="24"/>
          </w:rPr>
          <w:t>δ</w:t>
        </w:r>
        <w:r>
          <w:rPr>
            <w:rFonts w:ascii="Arial" w:hAnsi="Arial" w:cs="Arial"/>
            <w:i/>
            <w:iCs/>
            <w:color w:val="000000"/>
            <w:sz w:val="24"/>
            <w:szCs w:val="24"/>
            <w:vertAlign w:val="superscript"/>
          </w:rPr>
          <w:t>2</w:t>
        </w:r>
        <w:r>
          <w:rPr>
            <w:rFonts w:ascii="Arial" w:hAnsi="Arial" w:cs="Arial"/>
            <w:i/>
            <w:iCs/>
            <w:color w:val="000000"/>
            <w:sz w:val="24"/>
            <w:szCs w:val="24"/>
          </w:rPr>
          <w:t>H</w:t>
        </w:r>
        <w:r>
          <w:rPr>
            <w:rFonts w:ascii="Arial" w:hAnsi="Arial" w:cs="Arial"/>
            <w:color w:val="000000"/>
            <w:sz w:val="24"/>
            <w:szCs w:val="24"/>
          </w:rPr>
          <w:t xml:space="preserve">, and (c) </w:t>
        </w:r>
        <w:r>
          <w:rPr>
            <w:rFonts w:ascii="Arial" w:hAnsi="Arial" w:cs="Arial"/>
            <w:i/>
            <w:iCs/>
            <w:color w:val="000000"/>
            <w:sz w:val="24"/>
            <w:szCs w:val="24"/>
          </w:rPr>
          <w:t xml:space="preserve">d </w:t>
        </w:r>
        <w:r>
          <w:rPr>
            <w:rFonts w:ascii="Arial" w:hAnsi="Arial" w:cs="Arial"/>
            <w:color w:val="000000"/>
            <w:sz w:val="24"/>
            <w:szCs w:val="24"/>
          </w:rPr>
          <w:t xml:space="preserve">isotope data about net ecosystem exchange, </w:t>
        </w:r>
        <w:r w:rsidRPr="00054FDC">
          <w:rPr>
            <w:rFonts w:ascii="Arial" w:hAnsi="Arial" w:cs="Arial"/>
            <w:i/>
            <w:iCs/>
            <w:color w:val="000000"/>
            <w:sz w:val="24"/>
            <w:szCs w:val="24"/>
          </w:rPr>
          <w:t>NEE</w:t>
        </w:r>
        <w:r>
          <w:rPr>
            <w:rFonts w:ascii="Arial" w:hAnsi="Arial" w:cs="Arial"/>
            <w:i/>
            <w:iCs/>
            <w:color w:val="000000"/>
            <w:sz w:val="24"/>
            <w:szCs w:val="24"/>
          </w:rPr>
          <w:t xml:space="preserve">. </w:t>
        </w:r>
        <w:r w:rsidRPr="000812A4">
          <w:rPr>
            <w:rFonts w:ascii="Arial" w:hAnsi="Arial" w:cs="Arial"/>
            <w:color w:val="000000"/>
            <w:sz w:val="24"/>
            <w:szCs w:val="24"/>
          </w:rPr>
          <w:t>T</w:t>
        </w:r>
        <w:r w:rsidRPr="00A35727">
          <w:rPr>
            <w:rFonts w:ascii="Arial" w:hAnsi="Arial" w:cs="Arial"/>
            <w:color w:val="000000"/>
            <w:sz w:val="24"/>
            <w:szCs w:val="24"/>
          </w:rPr>
          <w:t>he</w:t>
        </w:r>
        <w:r>
          <w:rPr>
            <w:rFonts w:ascii="Arial" w:hAnsi="Arial" w:cs="Arial"/>
            <w:b/>
            <w:bCs/>
            <w:color w:val="000000"/>
            <w:sz w:val="24"/>
            <w:szCs w:val="24"/>
          </w:rPr>
          <w:t xml:space="preserve"> </w:t>
        </w:r>
        <w:r>
          <w:rPr>
            <w:rFonts w:ascii="Arial" w:hAnsi="Arial" w:cs="Arial"/>
            <w:color w:val="000000"/>
            <w:sz w:val="24"/>
            <w:szCs w:val="24"/>
          </w:rPr>
          <w:t xml:space="preserve">additive information of (d) </w:t>
        </w:r>
        <w:r w:rsidRPr="00054FDC">
          <w:rPr>
            <w:rFonts w:ascii="Arial" w:hAnsi="Arial" w:cs="Arial"/>
            <w:i/>
            <w:iCs/>
            <w:color w:val="000000"/>
            <w:sz w:val="24"/>
            <w:szCs w:val="24"/>
          </w:rPr>
          <w:t>δ</w:t>
        </w:r>
        <w:r w:rsidRPr="00054FDC">
          <w:rPr>
            <w:rFonts w:ascii="Arial" w:hAnsi="Arial" w:cs="Arial"/>
            <w:i/>
            <w:iCs/>
            <w:color w:val="000000"/>
            <w:sz w:val="24"/>
            <w:szCs w:val="24"/>
            <w:vertAlign w:val="superscript"/>
          </w:rPr>
          <w:t>13</w:t>
        </w:r>
        <w:r w:rsidRPr="00054FDC">
          <w:rPr>
            <w:rFonts w:ascii="Arial" w:hAnsi="Arial" w:cs="Arial"/>
            <w:i/>
            <w:iCs/>
            <w:color w:val="000000"/>
            <w:sz w:val="24"/>
            <w:szCs w:val="24"/>
          </w:rPr>
          <w:t>C</w:t>
        </w:r>
        <w:r>
          <w:rPr>
            <w:rFonts w:ascii="Arial" w:hAnsi="Arial" w:cs="Arial"/>
            <w:color w:val="000000"/>
            <w:sz w:val="24"/>
            <w:szCs w:val="24"/>
          </w:rPr>
          <w:t xml:space="preserve">, (e) </w:t>
        </w:r>
        <w:r w:rsidRPr="00054FDC">
          <w:rPr>
            <w:rFonts w:ascii="Arial" w:hAnsi="Arial" w:cs="Arial"/>
            <w:i/>
            <w:iCs/>
            <w:color w:val="000000"/>
            <w:sz w:val="24"/>
            <w:szCs w:val="24"/>
          </w:rPr>
          <w:t>δ</w:t>
        </w:r>
        <w:r>
          <w:rPr>
            <w:rFonts w:ascii="Arial" w:hAnsi="Arial" w:cs="Arial"/>
            <w:i/>
            <w:iCs/>
            <w:color w:val="000000"/>
            <w:sz w:val="24"/>
            <w:szCs w:val="24"/>
            <w:vertAlign w:val="superscript"/>
          </w:rPr>
          <w:t>2</w:t>
        </w:r>
        <w:r>
          <w:rPr>
            <w:rFonts w:ascii="Arial" w:hAnsi="Arial" w:cs="Arial"/>
            <w:i/>
            <w:iCs/>
            <w:color w:val="000000"/>
            <w:sz w:val="24"/>
            <w:szCs w:val="24"/>
          </w:rPr>
          <w:t>H</w:t>
        </w:r>
        <w:r>
          <w:rPr>
            <w:rFonts w:ascii="Arial" w:hAnsi="Arial" w:cs="Arial"/>
            <w:color w:val="000000"/>
            <w:sz w:val="24"/>
            <w:szCs w:val="24"/>
          </w:rPr>
          <w:t xml:space="preserve">, and (f) </w:t>
        </w:r>
        <w:r>
          <w:rPr>
            <w:rFonts w:ascii="Arial" w:hAnsi="Arial" w:cs="Arial"/>
            <w:i/>
            <w:iCs/>
            <w:color w:val="000000"/>
            <w:sz w:val="24"/>
            <w:szCs w:val="24"/>
          </w:rPr>
          <w:t xml:space="preserve">d </w:t>
        </w:r>
        <w:r>
          <w:rPr>
            <w:rFonts w:ascii="Arial" w:hAnsi="Arial" w:cs="Arial"/>
            <w:color w:val="000000"/>
            <w:sz w:val="24"/>
            <w:szCs w:val="24"/>
          </w:rPr>
          <w:t xml:space="preserve">isotope data about </w:t>
        </w:r>
        <w:r w:rsidRPr="00054FDC">
          <w:rPr>
            <w:rFonts w:ascii="Arial" w:hAnsi="Arial" w:cs="Arial"/>
            <w:color w:val="000000"/>
            <w:sz w:val="24"/>
            <w:szCs w:val="24"/>
          </w:rPr>
          <w:t>latent heat flux</w:t>
        </w:r>
        <w:r>
          <w:rPr>
            <w:rFonts w:ascii="Arial" w:hAnsi="Arial" w:cs="Arial"/>
            <w:color w:val="000000"/>
            <w:sz w:val="24"/>
            <w:szCs w:val="24"/>
          </w:rPr>
          <w:t xml:space="preserve">, </w:t>
        </w:r>
        <w:r w:rsidRPr="00054FDC">
          <w:rPr>
            <w:rFonts w:ascii="Arial" w:hAnsi="Arial" w:cs="Arial"/>
            <w:i/>
            <w:iCs/>
            <w:color w:val="000000"/>
            <w:sz w:val="24"/>
            <w:szCs w:val="24"/>
          </w:rPr>
          <w:t>LH</w:t>
        </w:r>
        <w:r w:rsidRPr="007A3BE1">
          <w:rPr>
            <w:rFonts w:ascii="Arial" w:hAnsi="Arial" w:cs="Arial"/>
            <w:color w:val="000000"/>
            <w:sz w:val="24"/>
            <w:szCs w:val="24"/>
          </w:rPr>
          <w:t>.</w:t>
        </w:r>
        <w:r>
          <w:rPr>
            <w:rFonts w:ascii="Arial" w:hAnsi="Arial" w:cs="Arial"/>
            <w:b/>
            <w:bCs/>
            <w:color w:val="000000"/>
            <w:sz w:val="24"/>
            <w:szCs w:val="24"/>
          </w:rPr>
          <w:t xml:space="preserve"> </w:t>
        </w:r>
      </w:ins>
    </w:p>
    <w:p w14:paraId="11A49616" w14:textId="19D1AC09" w:rsidR="00A178F7" w:rsidRPr="005E47AE" w:rsidDel="002C2B0F" w:rsidRDefault="00A178F7" w:rsidP="005E47AE">
      <w:pPr>
        <w:rPr>
          <w:del w:id="263" w:author="Li, Bonan" w:date="2023-08-03T16:03:00Z"/>
        </w:rPr>
      </w:pPr>
      <w:del w:id="264" w:author="Li, Bonan" w:date="2023-08-03T16:03:00Z">
        <w:r w:rsidRPr="00054FDC" w:rsidDel="002C2B0F">
          <w:rPr>
            <w:rFonts w:ascii="Arial" w:hAnsi="Arial" w:cs="Arial"/>
            <w:b/>
            <w:bCs/>
            <w:color w:val="000000"/>
            <w:sz w:val="24"/>
            <w:szCs w:val="24"/>
          </w:rPr>
          <w:delText xml:space="preserve">Figure </w:delText>
        </w:r>
        <w:r w:rsidDel="002C2B0F">
          <w:rPr>
            <w:rFonts w:ascii="Arial" w:hAnsi="Arial" w:cs="Arial"/>
            <w:b/>
            <w:bCs/>
            <w:color w:val="000000"/>
            <w:sz w:val="24"/>
            <w:szCs w:val="24"/>
          </w:rPr>
          <w:delText>S1</w:delText>
        </w:r>
        <w:r w:rsidRPr="00054FDC" w:rsidDel="002C2B0F">
          <w:rPr>
            <w:rFonts w:ascii="Arial" w:hAnsi="Arial" w:cs="Arial"/>
            <w:b/>
            <w:bCs/>
            <w:color w:val="000000"/>
            <w:sz w:val="24"/>
            <w:szCs w:val="24"/>
          </w:rPr>
          <w:delText xml:space="preserve"> </w:delText>
        </w:r>
        <w:r w:rsidRPr="00A178F7" w:rsidDel="002C2B0F">
          <w:rPr>
            <w:rFonts w:ascii="Arial" w:hAnsi="Arial" w:cs="Arial"/>
            <w:color w:val="000000"/>
            <w:sz w:val="24"/>
            <w:szCs w:val="24"/>
          </w:rPr>
          <w:delText xml:space="preserve">The unique information of </w:delText>
        </w:r>
        <w:r w:rsidRPr="00A178F7" w:rsidDel="002C2B0F">
          <w:rPr>
            <w:rFonts w:ascii="Arial" w:hAnsi="Arial" w:cs="Arial"/>
            <w:i/>
            <w:iCs/>
            <w:color w:val="000000"/>
            <w:sz w:val="24"/>
            <w:szCs w:val="24"/>
          </w:rPr>
          <w:delText>δ</w:delText>
        </w:r>
        <w:r w:rsidRPr="00A178F7" w:rsidDel="002C2B0F">
          <w:rPr>
            <w:rFonts w:ascii="Arial" w:hAnsi="Arial" w:cs="Arial"/>
            <w:i/>
            <w:iCs/>
            <w:color w:val="000000"/>
            <w:sz w:val="24"/>
            <w:szCs w:val="24"/>
            <w:vertAlign w:val="superscript"/>
          </w:rPr>
          <w:delText>13</w:delText>
        </w:r>
        <w:r w:rsidRPr="00A178F7" w:rsidDel="002C2B0F">
          <w:rPr>
            <w:rFonts w:ascii="Arial" w:hAnsi="Arial" w:cs="Arial"/>
            <w:i/>
            <w:iCs/>
            <w:color w:val="000000"/>
            <w:sz w:val="24"/>
            <w:szCs w:val="24"/>
          </w:rPr>
          <w:delText>C</w:delText>
        </w:r>
        <w:r w:rsidRPr="00A178F7" w:rsidDel="002C2B0F">
          <w:rPr>
            <w:rFonts w:ascii="Arial" w:hAnsi="Arial" w:cs="Arial"/>
            <w:color w:val="000000"/>
            <w:sz w:val="24"/>
            <w:szCs w:val="24"/>
          </w:rPr>
          <w:delText xml:space="preserve"> about net ecosystem exchange (</w:delText>
        </w:r>
        <w:r w:rsidRPr="00A178F7" w:rsidDel="002C2B0F">
          <w:rPr>
            <w:rFonts w:ascii="Arial" w:hAnsi="Arial" w:cs="Arial"/>
            <w:i/>
            <w:iCs/>
            <w:color w:val="000000"/>
            <w:sz w:val="24"/>
            <w:szCs w:val="24"/>
          </w:rPr>
          <w:delText>NEE</w:delText>
        </w:r>
        <w:r w:rsidRPr="00A178F7" w:rsidDel="002C2B0F">
          <w:rPr>
            <w:rFonts w:ascii="Arial" w:hAnsi="Arial" w:cs="Arial"/>
            <w:color w:val="000000"/>
            <w:sz w:val="24"/>
            <w:szCs w:val="24"/>
          </w:rPr>
          <w:delText>) (</w:delText>
        </w:r>
        <w:r w:rsidDel="002C2B0F">
          <w:rPr>
            <w:rFonts w:ascii="Arial" w:hAnsi="Arial" w:cs="Arial"/>
            <w:color w:val="000000"/>
            <w:sz w:val="24"/>
            <w:szCs w:val="24"/>
          </w:rPr>
          <w:delText>a</w:delText>
        </w:r>
        <w:r w:rsidRPr="00A178F7" w:rsidDel="002C2B0F">
          <w:rPr>
            <w:rFonts w:ascii="Arial" w:hAnsi="Arial" w:cs="Arial"/>
            <w:color w:val="000000"/>
            <w:sz w:val="24"/>
            <w:szCs w:val="24"/>
          </w:rPr>
          <w:delText>) and latent heat flux (</w:delText>
        </w:r>
        <w:r w:rsidRPr="00A178F7" w:rsidDel="002C2B0F">
          <w:rPr>
            <w:rFonts w:ascii="Arial" w:hAnsi="Arial" w:cs="Arial"/>
            <w:i/>
            <w:iCs/>
            <w:color w:val="000000"/>
            <w:sz w:val="24"/>
            <w:szCs w:val="24"/>
          </w:rPr>
          <w:delText>LH</w:delText>
        </w:r>
        <w:r w:rsidRPr="00A178F7" w:rsidDel="002C2B0F">
          <w:rPr>
            <w:rFonts w:ascii="Arial" w:hAnsi="Arial" w:cs="Arial"/>
            <w:color w:val="000000"/>
            <w:sz w:val="24"/>
            <w:szCs w:val="24"/>
          </w:rPr>
          <w:delText>) (</w:delText>
        </w:r>
        <w:r w:rsidDel="002C2B0F">
          <w:rPr>
            <w:rFonts w:ascii="Arial" w:hAnsi="Arial" w:cs="Arial"/>
            <w:color w:val="000000"/>
            <w:sz w:val="24"/>
            <w:szCs w:val="24"/>
          </w:rPr>
          <w:delText>d</w:delText>
        </w:r>
        <w:r w:rsidRPr="00A178F7" w:rsidDel="002C2B0F">
          <w:rPr>
            <w:rFonts w:ascii="Arial" w:hAnsi="Arial" w:cs="Arial"/>
            <w:color w:val="000000"/>
            <w:sz w:val="24"/>
            <w:szCs w:val="24"/>
          </w:rPr>
          <w:delText xml:space="preserve">). The unique information of </w:delText>
        </w:r>
        <w:r w:rsidRPr="00A178F7" w:rsidDel="002C2B0F">
          <w:rPr>
            <w:rFonts w:ascii="Arial" w:hAnsi="Arial" w:cs="Arial"/>
            <w:i/>
            <w:iCs/>
            <w:color w:val="000000"/>
            <w:sz w:val="24"/>
            <w:szCs w:val="24"/>
          </w:rPr>
          <w:delText>δ</w:delText>
        </w:r>
        <w:r w:rsidRPr="00A178F7" w:rsidDel="002C2B0F">
          <w:rPr>
            <w:rFonts w:ascii="Arial" w:hAnsi="Arial" w:cs="Arial"/>
            <w:i/>
            <w:iCs/>
            <w:color w:val="000000"/>
            <w:sz w:val="24"/>
            <w:szCs w:val="24"/>
            <w:vertAlign w:val="superscript"/>
          </w:rPr>
          <w:delText>13</w:delText>
        </w:r>
        <w:r w:rsidRPr="00A178F7" w:rsidDel="002C2B0F">
          <w:rPr>
            <w:rFonts w:ascii="Arial" w:hAnsi="Arial" w:cs="Arial"/>
            <w:i/>
            <w:iCs/>
            <w:color w:val="000000"/>
            <w:sz w:val="24"/>
            <w:szCs w:val="24"/>
          </w:rPr>
          <w:delText>H</w:delText>
        </w:r>
        <w:r w:rsidRPr="00A178F7" w:rsidDel="002C2B0F">
          <w:rPr>
            <w:rFonts w:ascii="Arial" w:hAnsi="Arial" w:cs="Arial"/>
            <w:color w:val="000000"/>
            <w:sz w:val="24"/>
            <w:szCs w:val="24"/>
          </w:rPr>
          <w:delText xml:space="preserve"> about </w:delText>
        </w:r>
        <w:r w:rsidRPr="00A178F7" w:rsidDel="002C2B0F">
          <w:rPr>
            <w:rFonts w:ascii="Arial" w:hAnsi="Arial" w:cs="Arial"/>
            <w:i/>
            <w:iCs/>
            <w:color w:val="000000"/>
            <w:sz w:val="24"/>
            <w:szCs w:val="24"/>
          </w:rPr>
          <w:delText>NEE</w:delText>
        </w:r>
        <w:r w:rsidRPr="00A178F7" w:rsidDel="002C2B0F">
          <w:rPr>
            <w:rFonts w:ascii="Arial" w:hAnsi="Arial" w:cs="Arial"/>
            <w:color w:val="000000"/>
            <w:sz w:val="24"/>
            <w:szCs w:val="24"/>
          </w:rPr>
          <w:delText xml:space="preserve"> (</w:delText>
        </w:r>
        <w:r w:rsidDel="002C2B0F">
          <w:rPr>
            <w:rFonts w:ascii="Arial" w:hAnsi="Arial" w:cs="Arial"/>
            <w:color w:val="000000"/>
            <w:sz w:val="24"/>
            <w:szCs w:val="24"/>
          </w:rPr>
          <w:delText>b</w:delText>
        </w:r>
        <w:r w:rsidRPr="00A178F7" w:rsidDel="002C2B0F">
          <w:rPr>
            <w:rFonts w:ascii="Arial" w:hAnsi="Arial" w:cs="Arial"/>
            <w:color w:val="000000"/>
            <w:sz w:val="24"/>
            <w:szCs w:val="24"/>
          </w:rPr>
          <w:delText>) and latent heat flux (</w:delText>
        </w:r>
        <w:r w:rsidRPr="00A178F7" w:rsidDel="002C2B0F">
          <w:rPr>
            <w:rFonts w:ascii="Arial" w:hAnsi="Arial" w:cs="Arial"/>
            <w:i/>
            <w:iCs/>
            <w:color w:val="000000"/>
            <w:sz w:val="24"/>
            <w:szCs w:val="24"/>
          </w:rPr>
          <w:delText>LH</w:delText>
        </w:r>
        <w:r w:rsidRPr="00A178F7" w:rsidDel="002C2B0F">
          <w:rPr>
            <w:rFonts w:ascii="Arial" w:hAnsi="Arial" w:cs="Arial"/>
            <w:color w:val="000000"/>
            <w:sz w:val="24"/>
            <w:szCs w:val="24"/>
          </w:rPr>
          <w:delText>) (</w:delText>
        </w:r>
        <w:r w:rsidDel="002C2B0F">
          <w:rPr>
            <w:rFonts w:ascii="Arial" w:hAnsi="Arial" w:cs="Arial"/>
            <w:color w:val="000000"/>
            <w:sz w:val="24"/>
            <w:szCs w:val="24"/>
          </w:rPr>
          <w:delText>e</w:delText>
        </w:r>
        <w:r w:rsidRPr="00A178F7" w:rsidDel="002C2B0F">
          <w:rPr>
            <w:rFonts w:ascii="Arial" w:hAnsi="Arial" w:cs="Arial"/>
            <w:color w:val="000000"/>
            <w:sz w:val="24"/>
            <w:szCs w:val="24"/>
          </w:rPr>
          <w:delText xml:space="preserve">). The unique information of </w:delText>
        </w:r>
        <w:r w:rsidRPr="00A178F7" w:rsidDel="002C2B0F">
          <w:rPr>
            <w:rFonts w:ascii="Arial" w:hAnsi="Arial" w:cs="Arial"/>
            <w:i/>
            <w:iCs/>
            <w:color w:val="000000"/>
            <w:sz w:val="24"/>
            <w:szCs w:val="24"/>
          </w:rPr>
          <w:delText>d</w:delText>
        </w:r>
        <w:r w:rsidRPr="00A178F7" w:rsidDel="002C2B0F">
          <w:rPr>
            <w:rFonts w:ascii="Arial" w:hAnsi="Arial" w:cs="Arial"/>
            <w:color w:val="000000"/>
            <w:sz w:val="24"/>
            <w:szCs w:val="24"/>
          </w:rPr>
          <w:delText xml:space="preserve"> about </w:delText>
        </w:r>
        <w:r w:rsidRPr="00A178F7" w:rsidDel="002C2B0F">
          <w:rPr>
            <w:rFonts w:ascii="Arial" w:hAnsi="Arial" w:cs="Arial"/>
            <w:i/>
            <w:iCs/>
            <w:color w:val="000000"/>
            <w:sz w:val="24"/>
            <w:szCs w:val="24"/>
          </w:rPr>
          <w:delText>NEE</w:delText>
        </w:r>
        <w:r w:rsidRPr="00A178F7" w:rsidDel="002C2B0F">
          <w:rPr>
            <w:rFonts w:ascii="Arial" w:hAnsi="Arial" w:cs="Arial"/>
            <w:color w:val="000000"/>
            <w:sz w:val="24"/>
            <w:szCs w:val="24"/>
          </w:rPr>
          <w:delText xml:space="preserve"> (</w:delText>
        </w:r>
        <w:r w:rsidDel="002C2B0F">
          <w:rPr>
            <w:rFonts w:ascii="Arial" w:hAnsi="Arial" w:cs="Arial"/>
            <w:color w:val="000000"/>
            <w:sz w:val="24"/>
            <w:szCs w:val="24"/>
          </w:rPr>
          <w:delText>c</w:delText>
        </w:r>
        <w:r w:rsidRPr="00A178F7" w:rsidDel="002C2B0F">
          <w:rPr>
            <w:rFonts w:ascii="Arial" w:hAnsi="Arial" w:cs="Arial"/>
            <w:color w:val="000000"/>
            <w:sz w:val="24"/>
            <w:szCs w:val="24"/>
          </w:rPr>
          <w:delText>) and latent heat flux (</w:delText>
        </w:r>
        <w:r w:rsidRPr="00A178F7" w:rsidDel="002C2B0F">
          <w:rPr>
            <w:rFonts w:ascii="Arial" w:hAnsi="Arial" w:cs="Arial"/>
            <w:i/>
            <w:iCs/>
            <w:color w:val="000000"/>
            <w:sz w:val="24"/>
            <w:szCs w:val="24"/>
          </w:rPr>
          <w:delText>LH</w:delText>
        </w:r>
        <w:r w:rsidRPr="00A178F7" w:rsidDel="002C2B0F">
          <w:rPr>
            <w:rFonts w:ascii="Arial" w:hAnsi="Arial" w:cs="Arial"/>
            <w:color w:val="000000"/>
            <w:sz w:val="24"/>
            <w:szCs w:val="24"/>
          </w:rPr>
          <w:delText>) (</w:delText>
        </w:r>
        <w:r w:rsidDel="002C2B0F">
          <w:rPr>
            <w:rFonts w:ascii="Arial" w:hAnsi="Arial" w:cs="Arial"/>
            <w:color w:val="000000"/>
            <w:sz w:val="24"/>
            <w:szCs w:val="24"/>
          </w:rPr>
          <w:delText>f</w:delText>
        </w:r>
        <w:r w:rsidRPr="00A178F7" w:rsidDel="002C2B0F">
          <w:rPr>
            <w:rFonts w:ascii="Arial" w:hAnsi="Arial" w:cs="Arial"/>
            <w:color w:val="000000"/>
            <w:sz w:val="24"/>
            <w:szCs w:val="24"/>
          </w:rPr>
          <w:delText>).</w:delText>
        </w:r>
      </w:del>
    </w:p>
    <w:p w14:paraId="0725C334" w14:textId="77777777" w:rsidR="00A178F7" w:rsidRDefault="00A178F7" w:rsidP="00A178F7">
      <w:pPr>
        <w:tabs>
          <w:tab w:val="left" w:pos="2860"/>
        </w:tabs>
        <w:jc w:val="both"/>
        <w:rPr>
          <w:rFonts w:ascii="Arial" w:hAnsi="Arial" w:cs="Arial"/>
          <w:color w:val="000000"/>
          <w:sz w:val="24"/>
          <w:szCs w:val="24"/>
        </w:rPr>
      </w:pPr>
    </w:p>
    <w:p w14:paraId="799E2020" w14:textId="77777777" w:rsidR="00A178F7" w:rsidRDefault="00A178F7" w:rsidP="00A178F7">
      <w:pPr>
        <w:tabs>
          <w:tab w:val="left" w:pos="2860"/>
        </w:tabs>
        <w:jc w:val="both"/>
        <w:rPr>
          <w:rFonts w:ascii="Arial" w:hAnsi="Arial" w:cs="Arial"/>
          <w:color w:val="000000"/>
          <w:sz w:val="24"/>
          <w:szCs w:val="24"/>
        </w:rPr>
      </w:pPr>
    </w:p>
    <w:p w14:paraId="2FC03370" w14:textId="77777777" w:rsidR="00A178F7" w:rsidRDefault="00A178F7" w:rsidP="00A178F7">
      <w:pPr>
        <w:tabs>
          <w:tab w:val="left" w:pos="2860"/>
        </w:tabs>
        <w:jc w:val="both"/>
        <w:rPr>
          <w:rFonts w:ascii="Arial" w:hAnsi="Arial" w:cs="Arial"/>
          <w:color w:val="000000"/>
          <w:sz w:val="24"/>
          <w:szCs w:val="24"/>
        </w:rPr>
      </w:pPr>
    </w:p>
    <w:p w14:paraId="471C0448" w14:textId="77777777" w:rsidR="00A178F7" w:rsidRDefault="00A178F7" w:rsidP="00A178F7">
      <w:pPr>
        <w:tabs>
          <w:tab w:val="left" w:pos="2860"/>
        </w:tabs>
        <w:jc w:val="both"/>
        <w:rPr>
          <w:rFonts w:ascii="Arial" w:hAnsi="Arial" w:cs="Arial"/>
          <w:color w:val="000000"/>
          <w:sz w:val="24"/>
          <w:szCs w:val="24"/>
        </w:rPr>
      </w:pPr>
    </w:p>
    <w:p w14:paraId="74E2E3D3" w14:textId="77777777" w:rsidR="00A178F7" w:rsidRDefault="00A178F7" w:rsidP="00A178F7">
      <w:pPr>
        <w:tabs>
          <w:tab w:val="left" w:pos="2860"/>
        </w:tabs>
        <w:jc w:val="both"/>
        <w:rPr>
          <w:rFonts w:ascii="Arial" w:hAnsi="Arial" w:cs="Arial"/>
          <w:color w:val="000000"/>
          <w:sz w:val="24"/>
          <w:szCs w:val="24"/>
        </w:rPr>
      </w:pPr>
    </w:p>
    <w:p w14:paraId="3B39AAD8" w14:textId="77777777" w:rsidR="00A178F7" w:rsidRDefault="00A178F7" w:rsidP="00A178F7">
      <w:pPr>
        <w:tabs>
          <w:tab w:val="left" w:pos="2860"/>
        </w:tabs>
        <w:jc w:val="both"/>
        <w:rPr>
          <w:rFonts w:ascii="Arial" w:hAnsi="Arial" w:cs="Arial"/>
          <w:color w:val="000000"/>
          <w:sz w:val="24"/>
          <w:szCs w:val="24"/>
        </w:rPr>
      </w:pPr>
    </w:p>
    <w:p w14:paraId="1AA9CE59" w14:textId="77777777" w:rsidR="00A178F7" w:rsidRDefault="00A178F7" w:rsidP="00A178F7">
      <w:pPr>
        <w:tabs>
          <w:tab w:val="left" w:pos="2860"/>
        </w:tabs>
        <w:jc w:val="both"/>
        <w:rPr>
          <w:rFonts w:ascii="Arial" w:hAnsi="Arial" w:cs="Arial"/>
          <w:color w:val="000000"/>
          <w:sz w:val="24"/>
          <w:szCs w:val="24"/>
        </w:rPr>
      </w:pPr>
    </w:p>
    <w:p w14:paraId="4F5CFA00" w14:textId="77777777" w:rsidR="00A178F7" w:rsidRDefault="00A178F7" w:rsidP="00A178F7">
      <w:pPr>
        <w:tabs>
          <w:tab w:val="left" w:pos="2860"/>
        </w:tabs>
        <w:jc w:val="both"/>
        <w:rPr>
          <w:rFonts w:ascii="Arial" w:hAnsi="Arial" w:cs="Arial"/>
          <w:color w:val="000000"/>
          <w:sz w:val="24"/>
          <w:szCs w:val="24"/>
        </w:rPr>
      </w:pPr>
    </w:p>
    <w:p w14:paraId="522FE24F" w14:textId="77777777" w:rsidR="00A178F7" w:rsidRDefault="00A178F7" w:rsidP="00A178F7">
      <w:pPr>
        <w:tabs>
          <w:tab w:val="left" w:pos="2860"/>
        </w:tabs>
        <w:jc w:val="both"/>
        <w:rPr>
          <w:rFonts w:ascii="Arial" w:hAnsi="Arial" w:cs="Arial"/>
          <w:color w:val="000000"/>
          <w:sz w:val="24"/>
          <w:szCs w:val="24"/>
        </w:rPr>
      </w:pPr>
    </w:p>
    <w:p w14:paraId="203838F1" w14:textId="77777777" w:rsidR="00A178F7" w:rsidRDefault="00A178F7" w:rsidP="00A178F7">
      <w:pPr>
        <w:tabs>
          <w:tab w:val="left" w:pos="2860"/>
        </w:tabs>
        <w:jc w:val="both"/>
        <w:rPr>
          <w:rFonts w:ascii="Arial" w:hAnsi="Arial" w:cs="Arial"/>
          <w:color w:val="000000"/>
          <w:sz w:val="24"/>
          <w:szCs w:val="24"/>
        </w:rPr>
      </w:pPr>
    </w:p>
    <w:p w14:paraId="508B005E" w14:textId="77777777" w:rsidR="00A178F7" w:rsidRDefault="00A178F7" w:rsidP="00A178F7">
      <w:pPr>
        <w:tabs>
          <w:tab w:val="left" w:pos="2860"/>
        </w:tabs>
        <w:jc w:val="both"/>
        <w:rPr>
          <w:rFonts w:ascii="Arial" w:hAnsi="Arial" w:cs="Arial"/>
          <w:color w:val="000000"/>
          <w:sz w:val="24"/>
          <w:szCs w:val="24"/>
        </w:rPr>
      </w:pPr>
    </w:p>
    <w:p w14:paraId="53306532" w14:textId="77777777" w:rsidR="00A178F7" w:rsidRDefault="00A178F7" w:rsidP="00A178F7">
      <w:pPr>
        <w:tabs>
          <w:tab w:val="left" w:pos="2860"/>
        </w:tabs>
        <w:jc w:val="both"/>
        <w:rPr>
          <w:rFonts w:ascii="Arial" w:hAnsi="Arial" w:cs="Arial"/>
          <w:color w:val="000000"/>
          <w:sz w:val="24"/>
          <w:szCs w:val="24"/>
        </w:rPr>
      </w:pPr>
    </w:p>
    <w:p w14:paraId="609D942B" w14:textId="77777777" w:rsidR="00A178F7" w:rsidRDefault="00A178F7" w:rsidP="00A178F7">
      <w:pPr>
        <w:tabs>
          <w:tab w:val="left" w:pos="2860"/>
        </w:tabs>
        <w:jc w:val="both"/>
        <w:rPr>
          <w:rFonts w:ascii="Arial" w:hAnsi="Arial" w:cs="Arial"/>
          <w:color w:val="000000"/>
          <w:sz w:val="24"/>
          <w:szCs w:val="24"/>
        </w:rPr>
      </w:pPr>
    </w:p>
    <w:p w14:paraId="6C7F47B2" w14:textId="77777777" w:rsidR="00A178F7" w:rsidRDefault="00A178F7" w:rsidP="00A178F7">
      <w:pPr>
        <w:tabs>
          <w:tab w:val="left" w:pos="2860"/>
        </w:tabs>
        <w:jc w:val="both"/>
        <w:rPr>
          <w:rFonts w:ascii="Arial" w:hAnsi="Arial" w:cs="Arial"/>
          <w:color w:val="000000"/>
          <w:sz w:val="24"/>
          <w:szCs w:val="24"/>
        </w:rPr>
      </w:pPr>
    </w:p>
    <w:p w14:paraId="78F599F2" w14:textId="77777777" w:rsidR="00A178F7" w:rsidRDefault="00A178F7" w:rsidP="00A178F7">
      <w:pPr>
        <w:tabs>
          <w:tab w:val="left" w:pos="2860"/>
        </w:tabs>
        <w:jc w:val="both"/>
        <w:rPr>
          <w:rFonts w:ascii="Arial" w:hAnsi="Arial" w:cs="Arial"/>
          <w:color w:val="000000"/>
          <w:sz w:val="24"/>
          <w:szCs w:val="24"/>
        </w:rPr>
      </w:pPr>
    </w:p>
    <w:p w14:paraId="3DB3C767" w14:textId="77777777" w:rsidR="00A178F7" w:rsidRDefault="00A178F7" w:rsidP="00A178F7">
      <w:pPr>
        <w:tabs>
          <w:tab w:val="left" w:pos="2860"/>
        </w:tabs>
        <w:jc w:val="both"/>
        <w:rPr>
          <w:rFonts w:ascii="Arial" w:hAnsi="Arial" w:cs="Arial"/>
          <w:color w:val="000000"/>
          <w:sz w:val="24"/>
          <w:szCs w:val="24"/>
        </w:rPr>
      </w:pPr>
    </w:p>
    <w:p w14:paraId="4AD2B5CC" w14:textId="0B419197" w:rsidR="00A178F7" w:rsidDel="002C2B0F" w:rsidRDefault="00C938E8" w:rsidP="00A178F7">
      <w:pPr>
        <w:tabs>
          <w:tab w:val="left" w:pos="2860"/>
        </w:tabs>
        <w:jc w:val="both"/>
        <w:rPr>
          <w:del w:id="265" w:author="Li, Bonan" w:date="2023-08-03T16:03:00Z"/>
          <w:rFonts w:ascii="Arial" w:hAnsi="Arial" w:cs="Arial"/>
          <w:color w:val="000000"/>
          <w:sz w:val="24"/>
          <w:szCs w:val="24"/>
        </w:rPr>
      </w:pPr>
      <w:del w:id="266" w:author="Li, Bonan" w:date="2023-08-03T16:03:00Z">
        <w:r w:rsidDel="002C2B0F">
          <w:rPr>
            <w:rFonts w:ascii="Arial" w:hAnsi="Arial" w:cs="Arial"/>
            <w:noProof/>
            <w:color w:val="000000"/>
            <w:sz w:val="24"/>
            <w:szCs w:val="24"/>
          </w:rPr>
          <w:drawing>
            <wp:inline distT="0" distB="0" distL="0" distR="0" wp14:anchorId="7E203394" wp14:editId="2950FD10">
              <wp:extent cx="5943600" cy="2463800"/>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463800"/>
                      </a:xfrm>
                      <a:prstGeom prst="rect">
                        <a:avLst/>
                      </a:prstGeom>
                    </pic:spPr>
                  </pic:pic>
                </a:graphicData>
              </a:graphic>
            </wp:inline>
          </w:drawing>
        </w:r>
      </w:del>
    </w:p>
    <w:p w14:paraId="146EF590" w14:textId="091711CA" w:rsidR="00A178F7" w:rsidRPr="00A178F7" w:rsidDel="002C2B0F" w:rsidRDefault="00A178F7" w:rsidP="00A178F7">
      <w:pPr>
        <w:tabs>
          <w:tab w:val="left" w:pos="2860"/>
        </w:tabs>
        <w:jc w:val="both"/>
        <w:rPr>
          <w:del w:id="267" w:author="Li, Bonan" w:date="2023-08-03T16:03:00Z"/>
          <w:rFonts w:ascii="Arial" w:hAnsi="Arial" w:cs="Arial"/>
          <w:color w:val="000000"/>
          <w:sz w:val="24"/>
          <w:szCs w:val="24"/>
        </w:rPr>
      </w:pPr>
      <w:del w:id="268" w:author="Li, Bonan" w:date="2023-08-03T16:03:00Z">
        <w:r w:rsidRPr="00054FDC" w:rsidDel="002C2B0F">
          <w:rPr>
            <w:rFonts w:ascii="Arial" w:hAnsi="Arial" w:cs="Arial"/>
            <w:b/>
            <w:bCs/>
            <w:color w:val="000000"/>
            <w:sz w:val="24"/>
            <w:szCs w:val="24"/>
          </w:rPr>
          <w:delText xml:space="preserve">Figure </w:delText>
        </w:r>
        <w:r w:rsidDel="002C2B0F">
          <w:rPr>
            <w:rFonts w:ascii="Arial" w:hAnsi="Arial" w:cs="Arial"/>
            <w:b/>
            <w:bCs/>
            <w:color w:val="000000"/>
            <w:sz w:val="24"/>
            <w:szCs w:val="24"/>
          </w:rPr>
          <w:delText>S2</w:delText>
        </w:r>
        <w:r w:rsidRPr="00054FDC" w:rsidDel="002C2B0F">
          <w:rPr>
            <w:rFonts w:ascii="Arial" w:hAnsi="Arial" w:cs="Arial"/>
            <w:b/>
            <w:bCs/>
            <w:color w:val="000000"/>
            <w:sz w:val="24"/>
            <w:szCs w:val="24"/>
          </w:rPr>
          <w:delText xml:space="preserve"> </w:delText>
        </w:r>
        <w:r w:rsidRPr="00A178F7" w:rsidDel="002C2B0F">
          <w:rPr>
            <w:rFonts w:ascii="Arial" w:hAnsi="Arial" w:cs="Arial"/>
            <w:color w:val="000000"/>
            <w:sz w:val="24"/>
            <w:szCs w:val="24"/>
          </w:rPr>
          <w:delText xml:space="preserve">The synergistic information of </w:delText>
        </w:r>
        <w:r w:rsidRPr="00A178F7" w:rsidDel="002C2B0F">
          <w:rPr>
            <w:rFonts w:ascii="Arial" w:hAnsi="Arial" w:cs="Arial"/>
            <w:i/>
            <w:iCs/>
            <w:color w:val="000000"/>
            <w:sz w:val="24"/>
            <w:szCs w:val="24"/>
          </w:rPr>
          <w:delText>δ</w:delText>
        </w:r>
        <w:r w:rsidRPr="00A178F7" w:rsidDel="002C2B0F">
          <w:rPr>
            <w:rFonts w:ascii="Arial" w:hAnsi="Arial" w:cs="Arial"/>
            <w:i/>
            <w:iCs/>
            <w:color w:val="000000"/>
            <w:sz w:val="24"/>
            <w:szCs w:val="24"/>
            <w:vertAlign w:val="superscript"/>
          </w:rPr>
          <w:delText>13</w:delText>
        </w:r>
        <w:r w:rsidRPr="00A178F7" w:rsidDel="002C2B0F">
          <w:rPr>
            <w:rFonts w:ascii="Arial" w:hAnsi="Arial" w:cs="Arial"/>
            <w:i/>
            <w:iCs/>
            <w:color w:val="000000"/>
            <w:sz w:val="24"/>
            <w:szCs w:val="24"/>
          </w:rPr>
          <w:delText>C</w:delText>
        </w:r>
        <w:r w:rsidRPr="00A178F7" w:rsidDel="002C2B0F">
          <w:rPr>
            <w:rFonts w:ascii="Arial" w:hAnsi="Arial" w:cs="Arial"/>
            <w:color w:val="000000"/>
            <w:sz w:val="24"/>
            <w:szCs w:val="24"/>
          </w:rPr>
          <w:delText xml:space="preserve"> about net ecosystem exchange (</w:delText>
        </w:r>
        <w:r w:rsidRPr="00A178F7" w:rsidDel="002C2B0F">
          <w:rPr>
            <w:rFonts w:ascii="Arial" w:hAnsi="Arial" w:cs="Arial"/>
            <w:i/>
            <w:iCs/>
            <w:color w:val="000000"/>
            <w:sz w:val="24"/>
            <w:szCs w:val="24"/>
          </w:rPr>
          <w:delText>NEE</w:delText>
        </w:r>
        <w:r w:rsidRPr="00A178F7" w:rsidDel="002C2B0F">
          <w:rPr>
            <w:rFonts w:ascii="Arial" w:hAnsi="Arial" w:cs="Arial"/>
            <w:color w:val="000000"/>
            <w:sz w:val="24"/>
            <w:szCs w:val="24"/>
          </w:rPr>
          <w:delText>) (</w:delText>
        </w:r>
        <w:r w:rsidDel="002C2B0F">
          <w:rPr>
            <w:rFonts w:ascii="Arial" w:hAnsi="Arial" w:cs="Arial"/>
            <w:color w:val="000000"/>
            <w:sz w:val="24"/>
            <w:szCs w:val="24"/>
          </w:rPr>
          <w:delText>a</w:delText>
        </w:r>
        <w:r w:rsidRPr="00A178F7" w:rsidDel="002C2B0F">
          <w:rPr>
            <w:rFonts w:ascii="Arial" w:hAnsi="Arial" w:cs="Arial"/>
            <w:color w:val="000000"/>
            <w:sz w:val="24"/>
            <w:szCs w:val="24"/>
          </w:rPr>
          <w:delText>) and latent heat flux (</w:delText>
        </w:r>
        <w:r w:rsidRPr="00A178F7" w:rsidDel="002C2B0F">
          <w:rPr>
            <w:rFonts w:ascii="Arial" w:hAnsi="Arial" w:cs="Arial"/>
            <w:i/>
            <w:iCs/>
            <w:color w:val="000000"/>
            <w:sz w:val="24"/>
            <w:szCs w:val="24"/>
          </w:rPr>
          <w:delText>LH</w:delText>
        </w:r>
        <w:r w:rsidRPr="00A178F7" w:rsidDel="002C2B0F">
          <w:rPr>
            <w:rFonts w:ascii="Arial" w:hAnsi="Arial" w:cs="Arial"/>
            <w:color w:val="000000"/>
            <w:sz w:val="24"/>
            <w:szCs w:val="24"/>
          </w:rPr>
          <w:delText>) (</w:delText>
        </w:r>
        <w:r w:rsidDel="002C2B0F">
          <w:rPr>
            <w:rFonts w:ascii="Arial" w:hAnsi="Arial" w:cs="Arial"/>
            <w:color w:val="000000"/>
            <w:sz w:val="24"/>
            <w:szCs w:val="24"/>
          </w:rPr>
          <w:delText>d</w:delText>
        </w:r>
        <w:r w:rsidRPr="00A178F7" w:rsidDel="002C2B0F">
          <w:rPr>
            <w:rFonts w:ascii="Arial" w:hAnsi="Arial" w:cs="Arial"/>
            <w:color w:val="000000"/>
            <w:sz w:val="24"/>
            <w:szCs w:val="24"/>
          </w:rPr>
          <w:delText xml:space="preserve">). The unique information of </w:delText>
        </w:r>
        <w:r w:rsidRPr="00A178F7" w:rsidDel="002C2B0F">
          <w:rPr>
            <w:rFonts w:ascii="Arial" w:hAnsi="Arial" w:cs="Arial"/>
            <w:i/>
            <w:iCs/>
            <w:color w:val="000000"/>
            <w:sz w:val="24"/>
            <w:szCs w:val="24"/>
          </w:rPr>
          <w:delText>δ</w:delText>
        </w:r>
        <w:r w:rsidRPr="00A178F7" w:rsidDel="002C2B0F">
          <w:rPr>
            <w:rFonts w:ascii="Arial" w:hAnsi="Arial" w:cs="Arial"/>
            <w:i/>
            <w:iCs/>
            <w:color w:val="000000"/>
            <w:sz w:val="24"/>
            <w:szCs w:val="24"/>
            <w:vertAlign w:val="superscript"/>
          </w:rPr>
          <w:delText>13</w:delText>
        </w:r>
        <w:r w:rsidRPr="00A178F7" w:rsidDel="002C2B0F">
          <w:rPr>
            <w:rFonts w:ascii="Arial" w:hAnsi="Arial" w:cs="Arial"/>
            <w:i/>
            <w:iCs/>
            <w:color w:val="000000"/>
            <w:sz w:val="24"/>
            <w:szCs w:val="24"/>
          </w:rPr>
          <w:delText>H</w:delText>
        </w:r>
        <w:r w:rsidRPr="00A178F7" w:rsidDel="002C2B0F">
          <w:rPr>
            <w:rFonts w:ascii="Arial" w:hAnsi="Arial" w:cs="Arial"/>
            <w:color w:val="000000"/>
            <w:sz w:val="24"/>
            <w:szCs w:val="24"/>
          </w:rPr>
          <w:delText xml:space="preserve"> about </w:delText>
        </w:r>
        <w:r w:rsidRPr="00A178F7" w:rsidDel="002C2B0F">
          <w:rPr>
            <w:rFonts w:ascii="Arial" w:hAnsi="Arial" w:cs="Arial"/>
            <w:i/>
            <w:iCs/>
            <w:color w:val="000000"/>
            <w:sz w:val="24"/>
            <w:szCs w:val="24"/>
          </w:rPr>
          <w:delText>NEE</w:delText>
        </w:r>
        <w:r w:rsidRPr="00A178F7" w:rsidDel="002C2B0F">
          <w:rPr>
            <w:rFonts w:ascii="Arial" w:hAnsi="Arial" w:cs="Arial"/>
            <w:color w:val="000000"/>
            <w:sz w:val="24"/>
            <w:szCs w:val="24"/>
          </w:rPr>
          <w:delText xml:space="preserve"> (</w:delText>
        </w:r>
        <w:r w:rsidDel="002C2B0F">
          <w:rPr>
            <w:rFonts w:ascii="Arial" w:hAnsi="Arial" w:cs="Arial"/>
            <w:color w:val="000000"/>
            <w:sz w:val="24"/>
            <w:szCs w:val="24"/>
          </w:rPr>
          <w:delText>b</w:delText>
        </w:r>
        <w:r w:rsidRPr="00A178F7" w:rsidDel="002C2B0F">
          <w:rPr>
            <w:rFonts w:ascii="Arial" w:hAnsi="Arial" w:cs="Arial"/>
            <w:color w:val="000000"/>
            <w:sz w:val="24"/>
            <w:szCs w:val="24"/>
          </w:rPr>
          <w:delText>) and latent heat flux (</w:delText>
        </w:r>
        <w:r w:rsidRPr="00A178F7" w:rsidDel="002C2B0F">
          <w:rPr>
            <w:rFonts w:ascii="Arial" w:hAnsi="Arial" w:cs="Arial"/>
            <w:i/>
            <w:iCs/>
            <w:color w:val="000000"/>
            <w:sz w:val="24"/>
            <w:szCs w:val="24"/>
          </w:rPr>
          <w:delText>LH</w:delText>
        </w:r>
        <w:r w:rsidRPr="00A178F7" w:rsidDel="002C2B0F">
          <w:rPr>
            <w:rFonts w:ascii="Arial" w:hAnsi="Arial" w:cs="Arial"/>
            <w:color w:val="000000"/>
            <w:sz w:val="24"/>
            <w:szCs w:val="24"/>
          </w:rPr>
          <w:delText>) (</w:delText>
        </w:r>
        <w:r w:rsidDel="002C2B0F">
          <w:rPr>
            <w:rFonts w:ascii="Arial" w:hAnsi="Arial" w:cs="Arial"/>
            <w:color w:val="000000"/>
            <w:sz w:val="24"/>
            <w:szCs w:val="24"/>
          </w:rPr>
          <w:delText>e</w:delText>
        </w:r>
        <w:r w:rsidRPr="00A178F7" w:rsidDel="002C2B0F">
          <w:rPr>
            <w:rFonts w:ascii="Arial" w:hAnsi="Arial" w:cs="Arial"/>
            <w:color w:val="000000"/>
            <w:sz w:val="24"/>
            <w:szCs w:val="24"/>
          </w:rPr>
          <w:delText xml:space="preserve">). The synergistic information of </w:delText>
        </w:r>
        <w:r w:rsidRPr="00A178F7" w:rsidDel="002C2B0F">
          <w:rPr>
            <w:rFonts w:ascii="Arial" w:hAnsi="Arial" w:cs="Arial"/>
            <w:i/>
            <w:iCs/>
            <w:color w:val="000000"/>
            <w:sz w:val="24"/>
            <w:szCs w:val="24"/>
          </w:rPr>
          <w:delText>d</w:delText>
        </w:r>
        <w:r w:rsidRPr="00A178F7" w:rsidDel="002C2B0F">
          <w:rPr>
            <w:rFonts w:ascii="Arial" w:hAnsi="Arial" w:cs="Arial"/>
            <w:color w:val="000000"/>
            <w:sz w:val="24"/>
            <w:szCs w:val="24"/>
          </w:rPr>
          <w:delText xml:space="preserve"> about </w:delText>
        </w:r>
        <w:r w:rsidRPr="00A178F7" w:rsidDel="002C2B0F">
          <w:rPr>
            <w:rFonts w:ascii="Arial" w:hAnsi="Arial" w:cs="Arial"/>
            <w:i/>
            <w:iCs/>
            <w:color w:val="000000"/>
            <w:sz w:val="24"/>
            <w:szCs w:val="24"/>
          </w:rPr>
          <w:delText>NEE</w:delText>
        </w:r>
        <w:r w:rsidRPr="00A178F7" w:rsidDel="002C2B0F">
          <w:rPr>
            <w:rFonts w:ascii="Arial" w:hAnsi="Arial" w:cs="Arial"/>
            <w:color w:val="000000"/>
            <w:sz w:val="24"/>
            <w:szCs w:val="24"/>
          </w:rPr>
          <w:delText xml:space="preserve"> (</w:delText>
        </w:r>
        <w:r w:rsidDel="002C2B0F">
          <w:rPr>
            <w:rFonts w:ascii="Arial" w:hAnsi="Arial" w:cs="Arial"/>
            <w:color w:val="000000"/>
            <w:sz w:val="24"/>
            <w:szCs w:val="24"/>
          </w:rPr>
          <w:delText>c</w:delText>
        </w:r>
        <w:r w:rsidRPr="00A178F7" w:rsidDel="002C2B0F">
          <w:rPr>
            <w:rFonts w:ascii="Arial" w:hAnsi="Arial" w:cs="Arial"/>
            <w:color w:val="000000"/>
            <w:sz w:val="24"/>
            <w:szCs w:val="24"/>
          </w:rPr>
          <w:delText>) and latent heat flux (</w:delText>
        </w:r>
        <w:r w:rsidRPr="00A178F7" w:rsidDel="002C2B0F">
          <w:rPr>
            <w:rFonts w:ascii="Arial" w:hAnsi="Arial" w:cs="Arial"/>
            <w:i/>
            <w:iCs/>
            <w:color w:val="000000"/>
            <w:sz w:val="24"/>
            <w:szCs w:val="24"/>
          </w:rPr>
          <w:delText>LH</w:delText>
        </w:r>
        <w:r w:rsidRPr="00A178F7" w:rsidDel="002C2B0F">
          <w:rPr>
            <w:rFonts w:ascii="Arial" w:hAnsi="Arial" w:cs="Arial"/>
            <w:color w:val="000000"/>
            <w:sz w:val="24"/>
            <w:szCs w:val="24"/>
          </w:rPr>
          <w:delText>) (</w:delText>
        </w:r>
        <w:r w:rsidDel="002C2B0F">
          <w:rPr>
            <w:rFonts w:ascii="Arial" w:hAnsi="Arial" w:cs="Arial"/>
            <w:color w:val="000000"/>
            <w:sz w:val="24"/>
            <w:szCs w:val="24"/>
          </w:rPr>
          <w:delText>f</w:delText>
        </w:r>
        <w:r w:rsidRPr="00A178F7" w:rsidDel="002C2B0F">
          <w:rPr>
            <w:rFonts w:ascii="Arial" w:hAnsi="Arial" w:cs="Arial"/>
            <w:color w:val="000000"/>
            <w:sz w:val="24"/>
            <w:szCs w:val="24"/>
          </w:rPr>
          <w:delText>).</w:delText>
        </w:r>
      </w:del>
    </w:p>
    <w:p w14:paraId="3E8B9676" w14:textId="77777777" w:rsidR="00A178F7" w:rsidRDefault="00A178F7" w:rsidP="00A178F7">
      <w:pPr>
        <w:tabs>
          <w:tab w:val="left" w:pos="2860"/>
        </w:tabs>
        <w:jc w:val="both"/>
        <w:rPr>
          <w:rFonts w:ascii="Arial" w:hAnsi="Arial" w:cs="Arial"/>
          <w:color w:val="000000"/>
          <w:sz w:val="24"/>
          <w:szCs w:val="24"/>
        </w:rPr>
      </w:pPr>
    </w:p>
    <w:p w14:paraId="5824350F" w14:textId="77777777" w:rsidR="002C2B0F" w:rsidRDefault="002C2B0F" w:rsidP="002C2B0F">
      <w:pPr>
        <w:tabs>
          <w:tab w:val="left" w:pos="2860"/>
        </w:tabs>
        <w:jc w:val="both"/>
        <w:rPr>
          <w:ins w:id="269" w:author="Li, Bonan" w:date="2023-08-03T16:03:00Z"/>
          <w:rFonts w:ascii="Arial" w:hAnsi="Arial" w:cs="Arial"/>
          <w:color w:val="000000"/>
          <w:sz w:val="24"/>
          <w:szCs w:val="24"/>
        </w:rPr>
      </w:pPr>
      <w:ins w:id="270" w:author="Li, Bonan" w:date="2023-08-03T16:03:00Z">
        <w:r>
          <w:rPr>
            <w:rFonts w:ascii="Arial" w:hAnsi="Arial" w:cs="Arial"/>
            <w:b/>
            <w:bCs/>
            <w:noProof/>
            <w:color w:val="000000"/>
            <w:sz w:val="24"/>
            <w:szCs w:val="24"/>
          </w:rPr>
          <w:lastRenderedPageBreak/>
          <w:drawing>
            <wp:inline distT="0" distB="0" distL="0" distR="0" wp14:anchorId="001462AF" wp14:editId="291A8C12">
              <wp:extent cx="5943600" cy="2463800"/>
              <wp:effectExtent l="0" t="0" r="0" b="0"/>
              <wp:docPr id="298158446" name="Picture 2" descr="A map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58446" name="Picture 2" descr="A map of different colored dot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463800"/>
                      </a:xfrm>
                      <a:prstGeom prst="rect">
                        <a:avLst/>
                      </a:prstGeom>
                    </pic:spPr>
                  </pic:pic>
                </a:graphicData>
              </a:graphic>
            </wp:inline>
          </w:drawing>
        </w:r>
        <w:r w:rsidRPr="00054FDC">
          <w:rPr>
            <w:rFonts w:ascii="Arial" w:hAnsi="Arial" w:cs="Arial"/>
            <w:b/>
            <w:bCs/>
            <w:color w:val="000000"/>
            <w:sz w:val="24"/>
            <w:szCs w:val="24"/>
          </w:rPr>
          <w:t xml:space="preserve">Figure </w:t>
        </w:r>
        <w:r>
          <w:rPr>
            <w:rFonts w:ascii="Arial" w:hAnsi="Arial" w:cs="Arial"/>
            <w:b/>
            <w:bCs/>
            <w:color w:val="000000"/>
            <w:sz w:val="24"/>
            <w:szCs w:val="24"/>
          </w:rPr>
          <w:t>S2</w:t>
        </w:r>
        <w:r w:rsidRPr="00054FDC">
          <w:rPr>
            <w:rFonts w:ascii="Arial" w:hAnsi="Arial" w:cs="Arial"/>
            <w:b/>
            <w:bCs/>
            <w:color w:val="000000"/>
            <w:sz w:val="24"/>
            <w:szCs w:val="24"/>
          </w:rPr>
          <w:t xml:space="preserve"> </w:t>
        </w:r>
        <w:r>
          <w:rPr>
            <w:rFonts w:ascii="Arial" w:hAnsi="Arial" w:cs="Arial"/>
            <w:color w:val="000000"/>
            <w:sz w:val="24"/>
            <w:szCs w:val="24"/>
          </w:rPr>
          <w:t xml:space="preserve">The synergistic information of (a) </w:t>
        </w:r>
        <w:r w:rsidRPr="00054FDC">
          <w:rPr>
            <w:rFonts w:ascii="Arial" w:hAnsi="Arial" w:cs="Arial"/>
            <w:i/>
            <w:iCs/>
            <w:color w:val="000000"/>
            <w:sz w:val="24"/>
            <w:szCs w:val="24"/>
          </w:rPr>
          <w:t>δ</w:t>
        </w:r>
        <w:r w:rsidRPr="00054FDC">
          <w:rPr>
            <w:rFonts w:ascii="Arial" w:hAnsi="Arial" w:cs="Arial"/>
            <w:i/>
            <w:iCs/>
            <w:color w:val="000000"/>
            <w:sz w:val="24"/>
            <w:szCs w:val="24"/>
            <w:vertAlign w:val="superscript"/>
          </w:rPr>
          <w:t>13</w:t>
        </w:r>
        <w:r w:rsidRPr="00054FDC">
          <w:rPr>
            <w:rFonts w:ascii="Arial" w:hAnsi="Arial" w:cs="Arial"/>
            <w:i/>
            <w:iCs/>
            <w:color w:val="000000"/>
            <w:sz w:val="24"/>
            <w:szCs w:val="24"/>
          </w:rPr>
          <w:t>C</w:t>
        </w:r>
        <w:r>
          <w:rPr>
            <w:rFonts w:ascii="Arial" w:hAnsi="Arial" w:cs="Arial"/>
            <w:color w:val="000000"/>
            <w:sz w:val="24"/>
            <w:szCs w:val="24"/>
          </w:rPr>
          <w:t xml:space="preserve">, (b) </w:t>
        </w:r>
        <w:r w:rsidRPr="00054FDC">
          <w:rPr>
            <w:rFonts w:ascii="Arial" w:hAnsi="Arial" w:cs="Arial"/>
            <w:i/>
            <w:iCs/>
            <w:color w:val="000000"/>
            <w:sz w:val="24"/>
            <w:szCs w:val="24"/>
          </w:rPr>
          <w:t>δ</w:t>
        </w:r>
        <w:r>
          <w:rPr>
            <w:rFonts w:ascii="Arial" w:hAnsi="Arial" w:cs="Arial"/>
            <w:i/>
            <w:iCs/>
            <w:color w:val="000000"/>
            <w:sz w:val="24"/>
            <w:szCs w:val="24"/>
            <w:vertAlign w:val="superscript"/>
          </w:rPr>
          <w:t>2</w:t>
        </w:r>
        <w:r>
          <w:rPr>
            <w:rFonts w:ascii="Arial" w:hAnsi="Arial" w:cs="Arial"/>
            <w:i/>
            <w:iCs/>
            <w:color w:val="000000"/>
            <w:sz w:val="24"/>
            <w:szCs w:val="24"/>
          </w:rPr>
          <w:t>H</w:t>
        </w:r>
        <w:r>
          <w:rPr>
            <w:rFonts w:ascii="Arial" w:hAnsi="Arial" w:cs="Arial"/>
            <w:color w:val="000000"/>
            <w:sz w:val="24"/>
            <w:szCs w:val="24"/>
          </w:rPr>
          <w:t xml:space="preserve">, and (c) </w:t>
        </w:r>
        <w:r>
          <w:rPr>
            <w:rFonts w:ascii="Arial" w:hAnsi="Arial" w:cs="Arial"/>
            <w:i/>
            <w:iCs/>
            <w:color w:val="000000"/>
            <w:sz w:val="24"/>
            <w:szCs w:val="24"/>
          </w:rPr>
          <w:t xml:space="preserve">d </w:t>
        </w:r>
        <w:r>
          <w:rPr>
            <w:rFonts w:ascii="Arial" w:hAnsi="Arial" w:cs="Arial"/>
            <w:color w:val="000000"/>
            <w:sz w:val="24"/>
            <w:szCs w:val="24"/>
          </w:rPr>
          <w:t xml:space="preserve">isotope data about net ecosystem exchange, </w:t>
        </w:r>
        <w:r w:rsidRPr="00054FDC">
          <w:rPr>
            <w:rFonts w:ascii="Arial" w:hAnsi="Arial" w:cs="Arial"/>
            <w:i/>
            <w:iCs/>
            <w:color w:val="000000"/>
            <w:sz w:val="24"/>
            <w:szCs w:val="24"/>
          </w:rPr>
          <w:t>NEE</w:t>
        </w:r>
        <w:r>
          <w:rPr>
            <w:rFonts w:ascii="Arial" w:hAnsi="Arial" w:cs="Arial"/>
            <w:i/>
            <w:iCs/>
            <w:color w:val="000000"/>
            <w:sz w:val="24"/>
            <w:szCs w:val="24"/>
          </w:rPr>
          <w:t>. T</w:t>
        </w:r>
        <w:r w:rsidRPr="00A35727">
          <w:rPr>
            <w:rFonts w:ascii="Arial" w:hAnsi="Arial" w:cs="Arial"/>
            <w:color w:val="000000"/>
            <w:sz w:val="24"/>
            <w:szCs w:val="24"/>
          </w:rPr>
          <w:t>he</w:t>
        </w:r>
        <w:r>
          <w:rPr>
            <w:rFonts w:ascii="Arial" w:hAnsi="Arial" w:cs="Arial"/>
            <w:b/>
            <w:bCs/>
            <w:color w:val="000000"/>
            <w:sz w:val="24"/>
            <w:szCs w:val="24"/>
          </w:rPr>
          <w:t xml:space="preserve"> </w:t>
        </w:r>
        <w:r>
          <w:rPr>
            <w:rFonts w:ascii="Arial" w:hAnsi="Arial" w:cs="Arial"/>
            <w:color w:val="000000"/>
            <w:sz w:val="24"/>
            <w:szCs w:val="24"/>
          </w:rPr>
          <w:t xml:space="preserve">synergistic information of (d) </w:t>
        </w:r>
        <w:r w:rsidRPr="00054FDC">
          <w:rPr>
            <w:rFonts w:ascii="Arial" w:hAnsi="Arial" w:cs="Arial"/>
            <w:i/>
            <w:iCs/>
            <w:color w:val="000000"/>
            <w:sz w:val="24"/>
            <w:szCs w:val="24"/>
          </w:rPr>
          <w:t>δ</w:t>
        </w:r>
        <w:r w:rsidRPr="00054FDC">
          <w:rPr>
            <w:rFonts w:ascii="Arial" w:hAnsi="Arial" w:cs="Arial"/>
            <w:i/>
            <w:iCs/>
            <w:color w:val="000000"/>
            <w:sz w:val="24"/>
            <w:szCs w:val="24"/>
            <w:vertAlign w:val="superscript"/>
          </w:rPr>
          <w:t>13</w:t>
        </w:r>
        <w:r w:rsidRPr="00054FDC">
          <w:rPr>
            <w:rFonts w:ascii="Arial" w:hAnsi="Arial" w:cs="Arial"/>
            <w:i/>
            <w:iCs/>
            <w:color w:val="000000"/>
            <w:sz w:val="24"/>
            <w:szCs w:val="24"/>
          </w:rPr>
          <w:t>C</w:t>
        </w:r>
        <w:r>
          <w:rPr>
            <w:rFonts w:ascii="Arial" w:hAnsi="Arial" w:cs="Arial"/>
            <w:color w:val="000000"/>
            <w:sz w:val="24"/>
            <w:szCs w:val="24"/>
          </w:rPr>
          <w:t xml:space="preserve">, (e) </w:t>
        </w:r>
        <w:r w:rsidRPr="00054FDC">
          <w:rPr>
            <w:rFonts w:ascii="Arial" w:hAnsi="Arial" w:cs="Arial"/>
            <w:i/>
            <w:iCs/>
            <w:color w:val="000000"/>
            <w:sz w:val="24"/>
            <w:szCs w:val="24"/>
          </w:rPr>
          <w:t>δ</w:t>
        </w:r>
        <w:r>
          <w:rPr>
            <w:rFonts w:ascii="Arial" w:hAnsi="Arial" w:cs="Arial"/>
            <w:i/>
            <w:iCs/>
            <w:color w:val="000000"/>
            <w:sz w:val="24"/>
            <w:szCs w:val="24"/>
            <w:vertAlign w:val="superscript"/>
          </w:rPr>
          <w:t>2</w:t>
        </w:r>
        <w:r>
          <w:rPr>
            <w:rFonts w:ascii="Arial" w:hAnsi="Arial" w:cs="Arial"/>
            <w:i/>
            <w:iCs/>
            <w:color w:val="000000"/>
            <w:sz w:val="24"/>
            <w:szCs w:val="24"/>
          </w:rPr>
          <w:t>H</w:t>
        </w:r>
        <w:r>
          <w:rPr>
            <w:rFonts w:ascii="Arial" w:hAnsi="Arial" w:cs="Arial"/>
            <w:color w:val="000000"/>
            <w:sz w:val="24"/>
            <w:szCs w:val="24"/>
          </w:rPr>
          <w:t xml:space="preserve">, and (f) </w:t>
        </w:r>
        <w:r>
          <w:rPr>
            <w:rFonts w:ascii="Arial" w:hAnsi="Arial" w:cs="Arial"/>
            <w:i/>
            <w:iCs/>
            <w:color w:val="000000"/>
            <w:sz w:val="24"/>
            <w:szCs w:val="24"/>
          </w:rPr>
          <w:t xml:space="preserve">d </w:t>
        </w:r>
        <w:r>
          <w:rPr>
            <w:rFonts w:ascii="Arial" w:hAnsi="Arial" w:cs="Arial"/>
            <w:color w:val="000000"/>
            <w:sz w:val="24"/>
            <w:szCs w:val="24"/>
          </w:rPr>
          <w:t xml:space="preserve">isotope data about </w:t>
        </w:r>
        <w:r w:rsidRPr="00054FDC">
          <w:rPr>
            <w:rFonts w:ascii="Arial" w:hAnsi="Arial" w:cs="Arial"/>
            <w:color w:val="000000"/>
            <w:sz w:val="24"/>
            <w:szCs w:val="24"/>
          </w:rPr>
          <w:t>latent heat flux</w:t>
        </w:r>
        <w:r>
          <w:rPr>
            <w:rFonts w:ascii="Arial" w:hAnsi="Arial" w:cs="Arial"/>
            <w:color w:val="000000"/>
            <w:sz w:val="24"/>
            <w:szCs w:val="24"/>
          </w:rPr>
          <w:t xml:space="preserve">, </w:t>
        </w:r>
        <w:r w:rsidRPr="00054FDC">
          <w:rPr>
            <w:rFonts w:ascii="Arial" w:hAnsi="Arial" w:cs="Arial"/>
            <w:i/>
            <w:iCs/>
            <w:color w:val="000000"/>
            <w:sz w:val="24"/>
            <w:szCs w:val="24"/>
          </w:rPr>
          <w:t>LH</w:t>
        </w:r>
        <w:r w:rsidRPr="007A3BE1">
          <w:rPr>
            <w:rFonts w:ascii="Arial" w:hAnsi="Arial" w:cs="Arial"/>
            <w:color w:val="000000"/>
            <w:sz w:val="24"/>
            <w:szCs w:val="24"/>
          </w:rPr>
          <w:t>.</w:t>
        </w:r>
        <w:r>
          <w:rPr>
            <w:rFonts w:ascii="Arial" w:hAnsi="Arial" w:cs="Arial"/>
            <w:b/>
            <w:bCs/>
            <w:color w:val="000000"/>
            <w:sz w:val="24"/>
            <w:szCs w:val="24"/>
          </w:rPr>
          <w:t xml:space="preserve"> </w:t>
        </w:r>
        <w:r>
          <w:rPr>
            <w:rFonts w:ascii="Arial" w:hAnsi="Arial" w:cs="Arial"/>
            <w:color w:val="000000"/>
            <w:sz w:val="24"/>
            <w:szCs w:val="24"/>
          </w:rPr>
          <w:t xml:space="preserve">The values of </w:t>
        </w:r>
        <w:r>
          <w:rPr>
            <w:rFonts w:ascii="Arial" w:hAnsi="Arial" w:cs="Arial"/>
            <w:i/>
            <w:iCs/>
            <w:color w:val="000000"/>
            <w:sz w:val="24"/>
            <w:szCs w:val="24"/>
          </w:rPr>
          <w:t>S</w:t>
        </w:r>
        <w:r>
          <w:rPr>
            <w:rFonts w:ascii="Arial" w:hAnsi="Arial" w:cs="Arial"/>
            <w:color w:val="000000"/>
            <w:sz w:val="24"/>
            <w:szCs w:val="24"/>
          </w:rPr>
          <w:t xml:space="preserve"> is calculated by averaging </w:t>
        </w:r>
        <w:r w:rsidRPr="005507E6">
          <w:rPr>
            <w:rFonts w:ascii="Arial" w:hAnsi="Arial" w:cs="Arial"/>
            <w:color w:val="000000"/>
            <w:sz w:val="24"/>
            <w:szCs w:val="24"/>
          </w:rPr>
          <w:t>across different meteorological variables</w:t>
        </w:r>
        <w:r>
          <w:rPr>
            <w:rFonts w:ascii="Arial" w:hAnsi="Arial" w:cs="Arial"/>
            <w:color w:val="000000"/>
            <w:sz w:val="24"/>
            <w:szCs w:val="24"/>
          </w:rPr>
          <w:t xml:space="preserve">, indicated by </w:t>
        </w:r>
        <w:r>
          <w:rPr>
            <w:rFonts w:ascii="Arial" w:hAnsi="Arial" w:cs="Arial"/>
            <w:b/>
            <w:bCs/>
            <w:color w:val="000000"/>
            <w:sz w:val="24"/>
            <w:szCs w:val="24"/>
          </w:rPr>
          <w:t xml:space="preserve">Y </w:t>
        </w:r>
        <w:r>
          <w:rPr>
            <w:rFonts w:ascii="Arial" w:hAnsi="Arial" w:cs="Arial"/>
            <w:color w:val="000000"/>
            <w:sz w:val="24"/>
            <w:szCs w:val="24"/>
          </w:rPr>
          <w:t>(e.g.</w:t>
        </w:r>
        <w:r w:rsidRPr="005507E6">
          <w:rPr>
            <w:rFonts w:ascii="Arial" w:hAnsi="Arial" w:cs="Arial"/>
            <w:color w:val="000000"/>
            <w:sz w:val="24"/>
            <w:szCs w:val="24"/>
          </w:rPr>
          <w:t>,</w:t>
        </w:r>
        <w:r>
          <w:rPr>
            <w:rFonts w:ascii="Arial" w:hAnsi="Arial" w:cs="Arial"/>
            <w:color w:val="000000"/>
            <w:sz w:val="24"/>
            <w:szCs w:val="24"/>
          </w:rPr>
          <w:t xml:space="preserve"> the average over </w:t>
        </w:r>
        <w:r w:rsidRPr="00A35727">
          <w:rPr>
            <w:rFonts w:ascii="Arial" w:hAnsi="Arial" w:cs="Arial"/>
            <w:i/>
            <w:iCs/>
            <w:color w:val="000000"/>
            <w:sz w:val="24"/>
            <w:szCs w:val="24"/>
          </w:rPr>
          <w:t>S</w:t>
        </w:r>
        <w:r>
          <w:rPr>
            <w:rFonts w:ascii="Arial" w:hAnsi="Arial" w:cs="Arial"/>
            <w:color w:val="000000"/>
            <w:sz w:val="24"/>
            <w:szCs w:val="24"/>
          </w:rPr>
          <w:t>(</w:t>
        </w:r>
        <w:r w:rsidRPr="0045186B">
          <w:rPr>
            <w:rFonts w:ascii="Arial" w:hAnsi="Arial" w:cs="Arial"/>
            <w:bCs/>
            <w:i/>
            <w:iCs/>
            <w:sz w:val="24"/>
            <w:szCs w:val="24"/>
          </w:rPr>
          <w:t>δ</w:t>
        </w:r>
        <w:r w:rsidRPr="0045186B">
          <w:rPr>
            <w:rFonts w:ascii="Arial" w:hAnsi="Arial" w:cs="Arial"/>
            <w:bCs/>
            <w:i/>
            <w:sz w:val="24"/>
            <w:szCs w:val="24"/>
            <w:vertAlign w:val="superscript"/>
          </w:rPr>
          <w:t>2</w:t>
        </w:r>
        <w:proofErr w:type="gramStart"/>
        <w:r w:rsidRPr="0045186B">
          <w:rPr>
            <w:rFonts w:ascii="Arial" w:hAnsi="Arial" w:cs="Arial"/>
            <w:bCs/>
            <w:i/>
            <w:sz w:val="24"/>
            <w:szCs w:val="24"/>
          </w:rPr>
          <w:t>H</w:t>
        </w:r>
        <w:r w:rsidRPr="00ED526F">
          <w:rPr>
            <w:rFonts w:ascii="Arial" w:hAnsi="Arial" w:cs="Arial"/>
            <w:bCs/>
            <w:iCs/>
            <w:sz w:val="24"/>
            <w:szCs w:val="24"/>
          </w:rPr>
          <w:t>,</w:t>
        </w:r>
        <w:r>
          <w:rPr>
            <w:rFonts w:ascii="Arial" w:hAnsi="Arial" w:cs="Arial"/>
            <w:bCs/>
            <w:i/>
            <w:sz w:val="24"/>
            <w:szCs w:val="24"/>
          </w:rPr>
          <w:t>VPD</w:t>
        </w:r>
        <w:proofErr w:type="gramEnd"/>
        <w:r w:rsidRPr="00ED526F">
          <w:rPr>
            <w:rFonts w:ascii="Arial" w:hAnsi="Arial" w:cs="Arial"/>
            <w:bCs/>
            <w:iCs/>
            <w:sz w:val="24"/>
            <w:szCs w:val="24"/>
          </w:rPr>
          <w:t>;</w:t>
        </w:r>
        <w:r>
          <w:rPr>
            <w:rFonts w:ascii="Arial" w:hAnsi="Arial" w:cs="Arial"/>
            <w:bCs/>
            <w:i/>
            <w:sz w:val="24"/>
            <w:szCs w:val="24"/>
          </w:rPr>
          <w:t>LH</w:t>
        </w:r>
        <w:r>
          <w:rPr>
            <w:rFonts w:ascii="Arial" w:hAnsi="Arial" w:cs="Arial"/>
            <w:color w:val="000000"/>
            <w:sz w:val="24"/>
            <w:szCs w:val="24"/>
          </w:rPr>
          <w:t xml:space="preserve">), </w:t>
        </w:r>
        <w:r w:rsidRPr="00A35727">
          <w:rPr>
            <w:rFonts w:ascii="Arial" w:hAnsi="Arial" w:cs="Arial"/>
            <w:i/>
            <w:iCs/>
            <w:color w:val="000000"/>
            <w:sz w:val="24"/>
            <w:szCs w:val="24"/>
          </w:rPr>
          <w:t>S</w:t>
        </w:r>
        <w:r>
          <w:rPr>
            <w:rFonts w:ascii="Arial" w:hAnsi="Arial" w:cs="Arial"/>
            <w:color w:val="000000"/>
            <w:sz w:val="24"/>
            <w:szCs w:val="24"/>
          </w:rPr>
          <w:t>(</w:t>
        </w:r>
        <w:r w:rsidRPr="0045186B">
          <w:rPr>
            <w:rFonts w:ascii="Arial" w:hAnsi="Arial" w:cs="Arial"/>
            <w:bCs/>
            <w:i/>
            <w:iCs/>
            <w:sz w:val="24"/>
            <w:szCs w:val="24"/>
          </w:rPr>
          <w:t>δ</w:t>
        </w:r>
        <w:r w:rsidRPr="0045186B">
          <w:rPr>
            <w:rFonts w:ascii="Arial" w:hAnsi="Arial" w:cs="Arial"/>
            <w:bCs/>
            <w:i/>
            <w:sz w:val="24"/>
            <w:szCs w:val="24"/>
            <w:vertAlign w:val="superscript"/>
          </w:rPr>
          <w:t>2</w:t>
        </w:r>
        <w:r w:rsidRPr="0045186B">
          <w:rPr>
            <w:rFonts w:ascii="Arial" w:hAnsi="Arial" w:cs="Arial"/>
            <w:bCs/>
            <w:i/>
            <w:sz w:val="24"/>
            <w:szCs w:val="24"/>
          </w:rPr>
          <w:t>H</w:t>
        </w:r>
        <w:r w:rsidRPr="00543934">
          <w:rPr>
            <w:rFonts w:ascii="Arial" w:hAnsi="Arial" w:cs="Arial"/>
            <w:bCs/>
            <w:iCs/>
            <w:sz w:val="24"/>
            <w:szCs w:val="24"/>
          </w:rPr>
          <w:t>,</w:t>
        </w:r>
        <w:r>
          <w:rPr>
            <w:rFonts w:ascii="Arial" w:hAnsi="Arial" w:cs="Arial"/>
            <w:bCs/>
            <w:i/>
            <w:sz w:val="24"/>
            <w:szCs w:val="24"/>
          </w:rPr>
          <w:t>T</w:t>
        </w:r>
        <w:r w:rsidRPr="00543934">
          <w:rPr>
            <w:rFonts w:ascii="Arial" w:hAnsi="Arial" w:cs="Arial"/>
            <w:bCs/>
            <w:iCs/>
            <w:sz w:val="24"/>
            <w:szCs w:val="24"/>
          </w:rPr>
          <w:t>;</w:t>
        </w:r>
        <w:r>
          <w:rPr>
            <w:rFonts w:ascii="Arial" w:hAnsi="Arial" w:cs="Arial"/>
            <w:bCs/>
            <w:i/>
            <w:sz w:val="24"/>
            <w:szCs w:val="24"/>
          </w:rPr>
          <w:t>LH</w:t>
        </w:r>
        <w:r>
          <w:rPr>
            <w:rFonts w:ascii="Arial" w:hAnsi="Arial" w:cs="Arial"/>
            <w:color w:val="000000"/>
            <w:sz w:val="24"/>
            <w:szCs w:val="24"/>
          </w:rPr>
          <w:t xml:space="preserve">), </w:t>
        </w:r>
        <w:r w:rsidRPr="00A35727">
          <w:rPr>
            <w:rFonts w:ascii="Arial" w:hAnsi="Arial" w:cs="Arial"/>
            <w:i/>
            <w:iCs/>
            <w:color w:val="000000"/>
            <w:sz w:val="24"/>
            <w:szCs w:val="24"/>
          </w:rPr>
          <w:t>S</w:t>
        </w:r>
        <w:r>
          <w:rPr>
            <w:rFonts w:ascii="Arial" w:hAnsi="Arial" w:cs="Arial"/>
            <w:color w:val="000000"/>
            <w:sz w:val="24"/>
            <w:szCs w:val="24"/>
          </w:rPr>
          <w:t>(</w:t>
        </w:r>
        <w:r w:rsidRPr="0045186B">
          <w:rPr>
            <w:rFonts w:ascii="Arial" w:hAnsi="Arial" w:cs="Arial"/>
            <w:bCs/>
            <w:i/>
            <w:iCs/>
            <w:sz w:val="24"/>
            <w:szCs w:val="24"/>
          </w:rPr>
          <w:t>δ</w:t>
        </w:r>
        <w:r w:rsidRPr="0045186B">
          <w:rPr>
            <w:rFonts w:ascii="Arial" w:hAnsi="Arial" w:cs="Arial"/>
            <w:bCs/>
            <w:i/>
            <w:sz w:val="24"/>
            <w:szCs w:val="24"/>
            <w:vertAlign w:val="superscript"/>
          </w:rPr>
          <w:t>2</w:t>
        </w:r>
        <w:r w:rsidRPr="0045186B">
          <w:rPr>
            <w:rFonts w:ascii="Arial" w:hAnsi="Arial" w:cs="Arial"/>
            <w:bCs/>
            <w:i/>
            <w:sz w:val="24"/>
            <w:szCs w:val="24"/>
          </w:rPr>
          <w:t>H</w:t>
        </w:r>
        <w:r w:rsidRPr="00543934">
          <w:rPr>
            <w:rFonts w:ascii="Arial" w:hAnsi="Arial" w:cs="Arial"/>
            <w:bCs/>
            <w:iCs/>
            <w:sz w:val="24"/>
            <w:szCs w:val="24"/>
          </w:rPr>
          <w:t>,</w:t>
        </w:r>
        <w:r>
          <w:rPr>
            <w:rFonts w:ascii="Arial" w:hAnsi="Arial" w:cs="Arial"/>
            <w:bCs/>
            <w:i/>
            <w:sz w:val="24"/>
            <w:szCs w:val="24"/>
          </w:rPr>
          <w:t>u</w:t>
        </w:r>
        <w:r w:rsidRPr="00543934">
          <w:rPr>
            <w:rFonts w:ascii="Arial" w:hAnsi="Arial" w:cs="Arial"/>
            <w:bCs/>
            <w:iCs/>
            <w:sz w:val="24"/>
            <w:szCs w:val="24"/>
          </w:rPr>
          <w:t>;</w:t>
        </w:r>
        <w:r>
          <w:rPr>
            <w:rFonts w:ascii="Arial" w:hAnsi="Arial" w:cs="Arial"/>
            <w:bCs/>
            <w:i/>
            <w:sz w:val="24"/>
            <w:szCs w:val="24"/>
          </w:rPr>
          <w:t>LH</w:t>
        </w:r>
        <w:r>
          <w:rPr>
            <w:rFonts w:ascii="Arial" w:hAnsi="Arial" w:cs="Arial"/>
            <w:color w:val="000000"/>
            <w:sz w:val="24"/>
            <w:szCs w:val="24"/>
          </w:rPr>
          <w:t xml:space="preserve">), and </w:t>
        </w:r>
        <w:r w:rsidRPr="00A35727">
          <w:rPr>
            <w:rFonts w:ascii="Arial" w:hAnsi="Arial" w:cs="Arial"/>
            <w:i/>
            <w:iCs/>
            <w:color w:val="000000"/>
            <w:sz w:val="24"/>
            <w:szCs w:val="24"/>
          </w:rPr>
          <w:t>S</w:t>
        </w:r>
        <w:r>
          <w:rPr>
            <w:rFonts w:ascii="Arial" w:hAnsi="Arial" w:cs="Arial"/>
            <w:color w:val="000000"/>
            <w:sz w:val="24"/>
            <w:szCs w:val="24"/>
          </w:rPr>
          <w:t>(</w:t>
        </w:r>
        <w:r w:rsidRPr="0045186B">
          <w:rPr>
            <w:rFonts w:ascii="Arial" w:hAnsi="Arial" w:cs="Arial"/>
            <w:bCs/>
            <w:i/>
            <w:iCs/>
            <w:sz w:val="24"/>
            <w:szCs w:val="24"/>
          </w:rPr>
          <w:t>δ</w:t>
        </w:r>
        <w:r w:rsidRPr="0045186B">
          <w:rPr>
            <w:rFonts w:ascii="Arial" w:hAnsi="Arial" w:cs="Arial"/>
            <w:bCs/>
            <w:i/>
            <w:sz w:val="24"/>
            <w:szCs w:val="24"/>
            <w:vertAlign w:val="superscript"/>
          </w:rPr>
          <w:t>2</w:t>
        </w:r>
        <w:r w:rsidRPr="0045186B">
          <w:rPr>
            <w:rFonts w:ascii="Arial" w:hAnsi="Arial" w:cs="Arial"/>
            <w:bCs/>
            <w:i/>
            <w:sz w:val="24"/>
            <w:szCs w:val="24"/>
          </w:rPr>
          <w:t>H</w:t>
        </w:r>
        <w:r w:rsidRPr="00543934">
          <w:rPr>
            <w:rFonts w:ascii="Arial" w:hAnsi="Arial" w:cs="Arial"/>
            <w:bCs/>
            <w:iCs/>
            <w:sz w:val="24"/>
            <w:szCs w:val="24"/>
          </w:rPr>
          <w:t>,</w:t>
        </w:r>
        <w:r>
          <w:rPr>
            <w:rFonts w:ascii="Arial" w:hAnsi="Arial" w:cs="Arial"/>
            <w:bCs/>
            <w:i/>
            <w:sz w:val="24"/>
            <w:szCs w:val="24"/>
          </w:rPr>
          <w:t>R</w:t>
        </w:r>
        <w:r w:rsidRPr="00ED526F">
          <w:rPr>
            <w:rFonts w:ascii="Arial" w:hAnsi="Arial" w:cs="Arial"/>
            <w:bCs/>
            <w:i/>
            <w:sz w:val="24"/>
            <w:szCs w:val="24"/>
            <w:vertAlign w:val="subscript"/>
          </w:rPr>
          <w:t>g</w:t>
        </w:r>
        <w:r w:rsidRPr="00543934">
          <w:rPr>
            <w:rFonts w:ascii="Arial" w:hAnsi="Arial" w:cs="Arial"/>
            <w:bCs/>
            <w:iCs/>
            <w:sz w:val="24"/>
            <w:szCs w:val="24"/>
          </w:rPr>
          <w:t>;</w:t>
        </w:r>
        <w:proofErr w:type="gramStart"/>
        <w:r>
          <w:rPr>
            <w:rFonts w:ascii="Arial" w:hAnsi="Arial" w:cs="Arial"/>
            <w:bCs/>
            <w:i/>
            <w:sz w:val="24"/>
            <w:szCs w:val="24"/>
          </w:rPr>
          <w:t>LH</w:t>
        </w:r>
        <w:r>
          <w:rPr>
            <w:rFonts w:ascii="Arial" w:hAnsi="Arial" w:cs="Arial"/>
            <w:color w:val="000000"/>
            <w:sz w:val="24"/>
            <w:szCs w:val="24"/>
          </w:rPr>
          <w:t>))</w:t>
        </w:r>
        <w:proofErr w:type="gramEnd"/>
        <w:r>
          <w:rPr>
            <w:rFonts w:ascii="Arial" w:hAnsi="Arial" w:cs="Arial"/>
            <w:color w:val="000000"/>
            <w:sz w:val="24"/>
            <w:szCs w:val="24"/>
          </w:rPr>
          <w:t xml:space="preserve">. </w:t>
        </w:r>
      </w:ins>
    </w:p>
    <w:p w14:paraId="4B313A9A" w14:textId="77777777" w:rsidR="00A178F7" w:rsidRDefault="00A178F7"/>
    <w:p w14:paraId="26776132" w14:textId="77777777" w:rsidR="00A178F7" w:rsidRDefault="00A178F7"/>
    <w:p w14:paraId="28C29C9A" w14:textId="77777777" w:rsidR="00A178F7" w:rsidRDefault="00A178F7"/>
    <w:p w14:paraId="5BA9C4DC" w14:textId="77777777" w:rsidR="00A178F7" w:rsidRDefault="00A178F7"/>
    <w:p w14:paraId="511EC3A9" w14:textId="77777777" w:rsidR="00A178F7" w:rsidRDefault="00A178F7"/>
    <w:p w14:paraId="0558F3A3" w14:textId="77777777" w:rsidR="00A178F7" w:rsidRDefault="00A178F7"/>
    <w:p w14:paraId="2806076E" w14:textId="77777777" w:rsidR="00A178F7" w:rsidRDefault="00A178F7"/>
    <w:p w14:paraId="6336453F" w14:textId="77777777" w:rsidR="00A178F7" w:rsidRDefault="00A178F7"/>
    <w:p w14:paraId="33409AF1" w14:textId="77777777" w:rsidR="00A178F7" w:rsidRDefault="00A178F7"/>
    <w:p w14:paraId="13962E8D" w14:textId="77777777" w:rsidR="00A178F7" w:rsidRDefault="00A178F7"/>
    <w:p w14:paraId="0E092F5E" w14:textId="77777777" w:rsidR="00A178F7" w:rsidRDefault="00A178F7"/>
    <w:p w14:paraId="4CAFCB83" w14:textId="77777777" w:rsidR="00A178F7" w:rsidRDefault="00A178F7"/>
    <w:p w14:paraId="3AD24DFD" w14:textId="77777777" w:rsidR="00A178F7" w:rsidRDefault="00A178F7"/>
    <w:p w14:paraId="6A02893D" w14:textId="77777777" w:rsidR="00A178F7" w:rsidRDefault="00A178F7"/>
    <w:p w14:paraId="0C9AD23B" w14:textId="77777777" w:rsidR="00A178F7" w:rsidRDefault="00A178F7"/>
    <w:p w14:paraId="03BECFD7" w14:textId="09279773" w:rsidR="00A178F7" w:rsidDel="002C2B0F" w:rsidRDefault="00C938E8">
      <w:pPr>
        <w:rPr>
          <w:del w:id="271" w:author="Li, Bonan" w:date="2023-08-03T16:03:00Z"/>
        </w:rPr>
      </w:pPr>
      <w:del w:id="272" w:author="Li, Bonan" w:date="2023-08-03T16:03:00Z">
        <w:r w:rsidDel="002C2B0F">
          <w:rPr>
            <w:noProof/>
          </w:rPr>
          <w:drawing>
            <wp:inline distT="0" distB="0" distL="0" distR="0" wp14:anchorId="42631BF3" wp14:editId="2469042C">
              <wp:extent cx="5943600" cy="2463800"/>
              <wp:effectExtent l="0" t="0" r="0" b="0"/>
              <wp:docPr id="6" name="Picture 6" descr="Chart,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diagram&#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943600" cy="2463800"/>
                      </a:xfrm>
                      <a:prstGeom prst="rect">
                        <a:avLst/>
                      </a:prstGeom>
                    </pic:spPr>
                  </pic:pic>
                </a:graphicData>
              </a:graphic>
            </wp:inline>
          </w:drawing>
        </w:r>
      </w:del>
    </w:p>
    <w:p w14:paraId="6ED87D7A" w14:textId="77777777" w:rsidR="002C2B0F" w:rsidRDefault="002C2B0F">
      <w:pPr>
        <w:rPr>
          <w:ins w:id="273" w:author="Li, Bonan" w:date="2023-08-03T16:03:00Z"/>
        </w:rPr>
      </w:pPr>
    </w:p>
    <w:p w14:paraId="2786A281" w14:textId="77777777" w:rsidR="002C2B0F" w:rsidRDefault="002C2B0F" w:rsidP="002C2B0F">
      <w:pPr>
        <w:tabs>
          <w:tab w:val="left" w:pos="2860"/>
        </w:tabs>
        <w:jc w:val="both"/>
        <w:rPr>
          <w:ins w:id="274" w:author="Li, Bonan" w:date="2023-08-03T16:04:00Z"/>
          <w:rFonts w:ascii="Arial" w:hAnsi="Arial" w:cs="Arial"/>
          <w:color w:val="000000"/>
          <w:sz w:val="24"/>
          <w:szCs w:val="24"/>
        </w:rPr>
      </w:pPr>
      <w:ins w:id="275" w:author="Li, Bonan" w:date="2023-08-03T16:04:00Z">
        <w:r>
          <w:rPr>
            <w:rFonts w:ascii="Arial" w:hAnsi="Arial" w:cs="Arial"/>
            <w:b/>
            <w:bCs/>
            <w:noProof/>
            <w:color w:val="000000"/>
            <w:sz w:val="24"/>
            <w:szCs w:val="24"/>
          </w:rPr>
          <w:lastRenderedPageBreak/>
          <w:drawing>
            <wp:inline distT="0" distB="0" distL="0" distR="0" wp14:anchorId="7314F751" wp14:editId="0660D112">
              <wp:extent cx="5943600" cy="2463800"/>
              <wp:effectExtent l="0" t="0" r="0" b="0"/>
              <wp:docPr id="1755666172" name="Picture 3" descr="A map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666172" name="Picture 3" descr="A map of different colored dot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463800"/>
                      </a:xfrm>
                      <a:prstGeom prst="rect">
                        <a:avLst/>
                      </a:prstGeom>
                    </pic:spPr>
                  </pic:pic>
                </a:graphicData>
              </a:graphic>
            </wp:inline>
          </w:drawing>
        </w:r>
        <w:r w:rsidRPr="00054FDC">
          <w:rPr>
            <w:rFonts w:ascii="Arial" w:hAnsi="Arial" w:cs="Arial"/>
            <w:b/>
            <w:bCs/>
            <w:color w:val="000000"/>
            <w:sz w:val="24"/>
            <w:szCs w:val="24"/>
          </w:rPr>
          <w:t xml:space="preserve">Figure </w:t>
        </w:r>
        <w:r>
          <w:rPr>
            <w:rFonts w:ascii="Arial" w:hAnsi="Arial" w:cs="Arial"/>
            <w:b/>
            <w:bCs/>
            <w:color w:val="000000"/>
            <w:sz w:val="24"/>
            <w:szCs w:val="24"/>
          </w:rPr>
          <w:t>S3</w:t>
        </w:r>
        <w:r w:rsidRPr="00054FDC">
          <w:rPr>
            <w:rFonts w:ascii="Arial" w:hAnsi="Arial" w:cs="Arial"/>
            <w:b/>
            <w:bCs/>
            <w:color w:val="000000"/>
            <w:sz w:val="24"/>
            <w:szCs w:val="24"/>
          </w:rPr>
          <w:t xml:space="preserve"> </w:t>
        </w:r>
        <w:r>
          <w:rPr>
            <w:rFonts w:ascii="Arial" w:hAnsi="Arial" w:cs="Arial"/>
            <w:color w:val="000000"/>
            <w:sz w:val="24"/>
            <w:szCs w:val="24"/>
          </w:rPr>
          <w:t xml:space="preserve">The redundant information of (a) </w:t>
        </w:r>
        <w:r w:rsidRPr="00054FDC">
          <w:rPr>
            <w:rFonts w:ascii="Arial" w:hAnsi="Arial" w:cs="Arial"/>
            <w:i/>
            <w:iCs/>
            <w:color w:val="000000"/>
            <w:sz w:val="24"/>
            <w:szCs w:val="24"/>
          </w:rPr>
          <w:t>δ</w:t>
        </w:r>
        <w:r w:rsidRPr="00054FDC">
          <w:rPr>
            <w:rFonts w:ascii="Arial" w:hAnsi="Arial" w:cs="Arial"/>
            <w:i/>
            <w:iCs/>
            <w:color w:val="000000"/>
            <w:sz w:val="24"/>
            <w:szCs w:val="24"/>
            <w:vertAlign w:val="superscript"/>
          </w:rPr>
          <w:t>13</w:t>
        </w:r>
        <w:r w:rsidRPr="00054FDC">
          <w:rPr>
            <w:rFonts w:ascii="Arial" w:hAnsi="Arial" w:cs="Arial"/>
            <w:i/>
            <w:iCs/>
            <w:color w:val="000000"/>
            <w:sz w:val="24"/>
            <w:szCs w:val="24"/>
          </w:rPr>
          <w:t>C</w:t>
        </w:r>
        <w:r>
          <w:rPr>
            <w:rFonts w:ascii="Arial" w:hAnsi="Arial" w:cs="Arial"/>
            <w:color w:val="000000"/>
            <w:sz w:val="24"/>
            <w:szCs w:val="24"/>
          </w:rPr>
          <w:t xml:space="preserve">, (b) </w:t>
        </w:r>
        <w:r w:rsidRPr="00054FDC">
          <w:rPr>
            <w:rFonts w:ascii="Arial" w:hAnsi="Arial" w:cs="Arial"/>
            <w:i/>
            <w:iCs/>
            <w:color w:val="000000"/>
            <w:sz w:val="24"/>
            <w:szCs w:val="24"/>
          </w:rPr>
          <w:t>δ</w:t>
        </w:r>
        <w:r>
          <w:rPr>
            <w:rFonts w:ascii="Arial" w:hAnsi="Arial" w:cs="Arial"/>
            <w:i/>
            <w:iCs/>
            <w:color w:val="000000"/>
            <w:sz w:val="24"/>
            <w:szCs w:val="24"/>
            <w:vertAlign w:val="superscript"/>
          </w:rPr>
          <w:t>2</w:t>
        </w:r>
        <w:r>
          <w:rPr>
            <w:rFonts w:ascii="Arial" w:hAnsi="Arial" w:cs="Arial"/>
            <w:i/>
            <w:iCs/>
            <w:color w:val="000000"/>
            <w:sz w:val="24"/>
            <w:szCs w:val="24"/>
          </w:rPr>
          <w:t>H</w:t>
        </w:r>
        <w:r>
          <w:rPr>
            <w:rFonts w:ascii="Arial" w:hAnsi="Arial" w:cs="Arial"/>
            <w:color w:val="000000"/>
            <w:sz w:val="24"/>
            <w:szCs w:val="24"/>
          </w:rPr>
          <w:t xml:space="preserve">, and (c) </w:t>
        </w:r>
        <w:r>
          <w:rPr>
            <w:rFonts w:ascii="Arial" w:hAnsi="Arial" w:cs="Arial"/>
            <w:i/>
            <w:iCs/>
            <w:color w:val="000000"/>
            <w:sz w:val="24"/>
            <w:szCs w:val="24"/>
          </w:rPr>
          <w:t xml:space="preserve">d </w:t>
        </w:r>
        <w:r>
          <w:rPr>
            <w:rFonts w:ascii="Arial" w:hAnsi="Arial" w:cs="Arial"/>
            <w:color w:val="000000"/>
            <w:sz w:val="24"/>
            <w:szCs w:val="24"/>
          </w:rPr>
          <w:t xml:space="preserve">isotope data about net ecosystem exchange, </w:t>
        </w:r>
        <w:r w:rsidRPr="00054FDC">
          <w:rPr>
            <w:rFonts w:ascii="Arial" w:hAnsi="Arial" w:cs="Arial"/>
            <w:i/>
            <w:iCs/>
            <w:color w:val="000000"/>
            <w:sz w:val="24"/>
            <w:szCs w:val="24"/>
          </w:rPr>
          <w:t>NEE</w:t>
        </w:r>
        <w:r>
          <w:rPr>
            <w:rFonts w:ascii="Arial" w:hAnsi="Arial" w:cs="Arial"/>
            <w:i/>
            <w:iCs/>
            <w:color w:val="000000"/>
            <w:sz w:val="24"/>
            <w:szCs w:val="24"/>
          </w:rPr>
          <w:t xml:space="preserve">. </w:t>
        </w:r>
        <w:r w:rsidRPr="008D145A">
          <w:rPr>
            <w:rFonts w:ascii="Arial" w:hAnsi="Arial" w:cs="Arial"/>
            <w:color w:val="000000"/>
            <w:sz w:val="24"/>
            <w:szCs w:val="24"/>
          </w:rPr>
          <w:t>T</w:t>
        </w:r>
        <w:r w:rsidRPr="00A35727">
          <w:rPr>
            <w:rFonts w:ascii="Arial" w:hAnsi="Arial" w:cs="Arial"/>
            <w:color w:val="000000"/>
            <w:sz w:val="24"/>
            <w:szCs w:val="24"/>
          </w:rPr>
          <w:t>he</w:t>
        </w:r>
        <w:r>
          <w:rPr>
            <w:rFonts w:ascii="Arial" w:hAnsi="Arial" w:cs="Arial"/>
            <w:b/>
            <w:bCs/>
            <w:color w:val="000000"/>
            <w:sz w:val="24"/>
            <w:szCs w:val="24"/>
          </w:rPr>
          <w:t xml:space="preserve"> </w:t>
        </w:r>
        <w:r>
          <w:rPr>
            <w:rFonts w:ascii="Arial" w:hAnsi="Arial" w:cs="Arial"/>
            <w:color w:val="000000"/>
            <w:sz w:val="24"/>
            <w:szCs w:val="24"/>
          </w:rPr>
          <w:t xml:space="preserve">redundant information of (d) </w:t>
        </w:r>
        <w:r w:rsidRPr="00054FDC">
          <w:rPr>
            <w:rFonts w:ascii="Arial" w:hAnsi="Arial" w:cs="Arial"/>
            <w:i/>
            <w:iCs/>
            <w:color w:val="000000"/>
            <w:sz w:val="24"/>
            <w:szCs w:val="24"/>
          </w:rPr>
          <w:t>δ</w:t>
        </w:r>
        <w:r w:rsidRPr="00054FDC">
          <w:rPr>
            <w:rFonts w:ascii="Arial" w:hAnsi="Arial" w:cs="Arial"/>
            <w:i/>
            <w:iCs/>
            <w:color w:val="000000"/>
            <w:sz w:val="24"/>
            <w:szCs w:val="24"/>
            <w:vertAlign w:val="superscript"/>
          </w:rPr>
          <w:t>13</w:t>
        </w:r>
        <w:r w:rsidRPr="00054FDC">
          <w:rPr>
            <w:rFonts w:ascii="Arial" w:hAnsi="Arial" w:cs="Arial"/>
            <w:i/>
            <w:iCs/>
            <w:color w:val="000000"/>
            <w:sz w:val="24"/>
            <w:szCs w:val="24"/>
          </w:rPr>
          <w:t>C</w:t>
        </w:r>
        <w:r>
          <w:rPr>
            <w:rFonts w:ascii="Arial" w:hAnsi="Arial" w:cs="Arial"/>
            <w:color w:val="000000"/>
            <w:sz w:val="24"/>
            <w:szCs w:val="24"/>
          </w:rPr>
          <w:t xml:space="preserve">, (e) </w:t>
        </w:r>
        <w:r w:rsidRPr="00054FDC">
          <w:rPr>
            <w:rFonts w:ascii="Arial" w:hAnsi="Arial" w:cs="Arial"/>
            <w:i/>
            <w:iCs/>
            <w:color w:val="000000"/>
            <w:sz w:val="24"/>
            <w:szCs w:val="24"/>
          </w:rPr>
          <w:t>δ</w:t>
        </w:r>
        <w:r>
          <w:rPr>
            <w:rFonts w:ascii="Arial" w:hAnsi="Arial" w:cs="Arial"/>
            <w:i/>
            <w:iCs/>
            <w:color w:val="000000"/>
            <w:sz w:val="24"/>
            <w:szCs w:val="24"/>
            <w:vertAlign w:val="superscript"/>
          </w:rPr>
          <w:t>2</w:t>
        </w:r>
        <w:r>
          <w:rPr>
            <w:rFonts w:ascii="Arial" w:hAnsi="Arial" w:cs="Arial"/>
            <w:i/>
            <w:iCs/>
            <w:color w:val="000000"/>
            <w:sz w:val="24"/>
            <w:szCs w:val="24"/>
          </w:rPr>
          <w:t>H</w:t>
        </w:r>
        <w:r>
          <w:rPr>
            <w:rFonts w:ascii="Arial" w:hAnsi="Arial" w:cs="Arial"/>
            <w:color w:val="000000"/>
            <w:sz w:val="24"/>
            <w:szCs w:val="24"/>
          </w:rPr>
          <w:t xml:space="preserve">, and (f) </w:t>
        </w:r>
        <w:r>
          <w:rPr>
            <w:rFonts w:ascii="Arial" w:hAnsi="Arial" w:cs="Arial"/>
            <w:i/>
            <w:iCs/>
            <w:color w:val="000000"/>
            <w:sz w:val="24"/>
            <w:szCs w:val="24"/>
          </w:rPr>
          <w:t xml:space="preserve">d </w:t>
        </w:r>
        <w:r>
          <w:rPr>
            <w:rFonts w:ascii="Arial" w:hAnsi="Arial" w:cs="Arial"/>
            <w:color w:val="000000"/>
            <w:sz w:val="24"/>
            <w:szCs w:val="24"/>
          </w:rPr>
          <w:t xml:space="preserve">isotope data about </w:t>
        </w:r>
        <w:r w:rsidRPr="00054FDC">
          <w:rPr>
            <w:rFonts w:ascii="Arial" w:hAnsi="Arial" w:cs="Arial"/>
            <w:color w:val="000000"/>
            <w:sz w:val="24"/>
            <w:szCs w:val="24"/>
          </w:rPr>
          <w:t>latent heat flux</w:t>
        </w:r>
        <w:r>
          <w:rPr>
            <w:rFonts w:ascii="Arial" w:hAnsi="Arial" w:cs="Arial"/>
            <w:color w:val="000000"/>
            <w:sz w:val="24"/>
            <w:szCs w:val="24"/>
          </w:rPr>
          <w:t xml:space="preserve">, </w:t>
        </w:r>
        <w:r w:rsidRPr="00054FDC">
          <w:rPr>
            <w:rFonts w:ascii="Arial" w:hAnsi="Arial" w:cs="Arial"/>
            <w:i/>
            <w:iCs/>
            <w:color w:val="000000"/>
            <w:sz w:val="24"/>
            <w:szCs w:val="24"/>
          </w:rPr>
          <w:t>LH</w:t>
        </w:r>
        <w:r w:rsidRPr="007A3BE1">
          <w:rPr>
            <w:rFonts w:ascii="Arial" w:hAnsi="Arial" w:cs="Arial"/>
            <w:color w:val="000000"/>
            <w:sz w:val="24"/>
            <w:szCs w:val="24"/>
          </w:rPr>
          <w:t>.</w:t>
        </w:r>
        <w:r>
          <w:rPr>
            <w:rFonts w:ascii="Arial" w:hAnsi="Arial" w:cs="Arial"/>
            <w:b/>
            <w:bCs/>
            <w:color w:val="000000"/>
            <w:sz w:val="24"/>
            <w:szCs w:val="24"/>
          </w:rPr>
          <w:t xml:space="preserve"> </w:t>
        </w:r>
        <w:r>
          <w:rPr>
            <w:rFonts w:ascii="Arial" w:hAnsi="Arial" w:cs="Arial"/>
            <w:color w:val="000000"/>
            <w:sz w:val="24"/>
            <w:szCs w:val="24"/>
          </w:rPr>
          <w:t xml:space="preserve">The values of </w:t>
        </w:r>
        <w:r>
          <w:rPr>
            <w:rFonts w:ascii="Arial" w:hAnsi="Arial" w:cs="Arial"/>
            <w:i/>
            <w:iCs/>
            <w:color w:val="000000"/>
            <w:sz w:val="24"/>
            <w:szCs w:val="24"/>
          </w:rPr>
          <w:t>R</w:t>
        </w:r>
        <w:r>
          <w:rPr>
            <w:rFonts w:ascii="Arial" w:hAnsi="Arial" w:cs="Arial"/>
            <w:color w:val="000000"/>
            <w:sz w:val="24"/>
            <w:szCs w:val="24"/>
          </w:rPr>
          <w:t xml:space="preserve"> is calculated by averaging </w:t>
        </w:r>
        <w:r w:rsidRPr="005507E6">
          <w:rPr>
            <w:rFonts w:ascii="Arial" w:hAnsi="Arial" w:cs="Arial"/>
            <w:color w:val="000000"/>
            <w:sz w:val="24"/>
            <w:szCs w:val="24"/>
          </w:rPr>
          <w:t>across different meteorological variables</w:t>
        </w:r>
        <w:r>
          <w:rPr>
            <w:rFonts w:ascii="Arial" w:hAnsi="Arial" w:cs="Arial"/>
            <w:color w:val="000000"/>
            <w:sz w:val="24"/>
            <w:szCs w:val="24"/>
          </w:rPr>
          <w:t xml:space="preserve">, indicated by </w:t>
        </w:r>
        <w:r>
          <w:rPr>
            <w:rFonts w:ascii="Arial" w:hAnsi="Arial" w:cs="Arial"/>
            <w:b/>
            <w:bCs/>
            <w:color w:val="000000"/>
            <w:sz w:val="24"/>
            <w:szCs w:val="24"/>
          </w:rPr>
          <w:t xml:space="preserve">Y </w:t>
        </w:r>
        <w:r>
          <w:rPr>
            <w:rFonts w:ascii="Arial" w:hAnsi="Arial" w:cs="Arial"/>
            <w:color w:val="000000"/>
            <w:sz w:val="24"/>
            <w:szCs w:val="24"/>
          </w:rPr>
          <w:t>(e.g.</w:t>
        </w:r>
        <w:r w:rsidRPr="005507E6">
          <w:rPr>
            <w:rFonts w:ascii="Arial" w:hAnsi="Arial" w:cs="Arial"/>
            <w:color w:val="000000"/>
            <w:sz w:val="24"/>
            <w:szCs w:val="24"/>
          </w:rPr>
          <w:t>,</w:t>
        </w:r>
        <w:r>
          <w:rPr>
            <w:rFonts w:ascii="Arial" w:hAnsi="Arial" w:cs="Arial"/>
            <w:color w:val="000000"/>
            <w:sz w:val="24"/>
            <w:szCs w:val="24"/>
          </w:rPr>
          <w:t xml:space="preserve"> the average over </w:t>
        </w:r>
        <w:r>
          <w:rPr>
            <w:rFonts w:ascii="Arial" w:hAnsi="Arial" w:cs="Arial"/>
            <w:i/>
            <w:iCs/>
            <w:color w:val="000000"/>
            <w:sz w:val="24"/>
            <w:szCs w:val="24"/>
          </w:rPr>
          <w:t>R</w:t>
        </w:r>
        <w:r>
          <w:rPr>
            <w:rFonts w:ascii="Arial" w:hAnsi="Arial" w:cs="Arial"/>
            <w:color w:val="000000"/>
            <w:sz w:val="24"/>
            <w:szCs w:val="24"/>
          </w:rPr>
          <w:t>(</w:t>
        </w:r>
        <w:r w:rsidRPr="0045186B">
          <w:rPr>
            <w:rFonts w:ascii="Arial" w:hAnsi="Arial" w:cs="Arial"/>
            <w:bCs/>
            <w:i/>
            <w:iCs/>
            <w:sz w:val="24"/>
            <w:szCs w:val="24"/>
          </w:rPr>
          <w:t>δ</w:t>
        </w:r>
        <w:r w:rsidRPr="0045186B">
          <w:rPr>
            <w:rFonts w:ascii="Arial" w:hAnsi="Arial" w:cs="Arial"/>
            <w:bCs/>
            <w:i/>
            <w:sz w:val="24"/>
            <w:szCs w:val="24"/>
            <w:vertAlign w:val="superscript"/>
          </w:rPr>
          <w:t>2</w:t>
        </w:r>
        <w:proofErr w:type="gramStart"/>
        <w:r w:rsidRPr="0045186B">
          <w:rPr>
            <w:rFonts w:ascii="Arial" w:hAnsi="Arial" w:cs="Arial"/>
            <w:bCs/>
            <w:i/>
            <w:sz w:val="24"/>
            <w:szCs w:val="24"/>
          </w:rPr>
          <w:t>H</w:t>
        </w:r>
        <w:r w:rsidRPr="00ED526F">
          <w:rPr>
            <w:rFonts w:ascii="Arial" w:hAnsi="Arial" w:cs="Arial"/>
            <w:bCs/>
            <w:iCs/>
            <w:sz w:val="24"/>
            <w:szCs w:val="24"/>
          </w:rPr>
          <w:t>,</w:t>
        </w:r>
        <w:r>
          <w:rPr>
            <w:rFonts w:ascii="Arial" w:hAnsi="Arial" w:cs="Arial"/>
            <w:bCs/>
            <w:i/>
            <w:sz w:val="24"/>
            <w:szCs w:val="24"/>
          </w:rPr>
          <w:t>VPD</w:t>
        </w:r>
        <w:proofErr w:type="gramEnd"/>
        <w:r w:rsidRPr="00ED526F">
          <w:rPr>
            <w:rFonts w:ascii="Arial" w:hAnsi="Arial" w:cs="Arial"/>
            <w:bCs/>
            <w:iCs/>
            <w:sz w:val="24"/>
            <w:szCs w:val="24"/>
          </w:rPr>
          <w:t>;</w:t>
        </w:r>
        <w:r>
          <w:rPr>
            <w:rFonts w:ascii="Arial" w:hAnsi="Arial" w:cs="Arial"/>
            <w:bCs/>
            <w:i/>
            <w:sz w:val="24"/>
            <w:szCs w:val="24"/>
          </w:rPr>
          <w:t>LH</w:t>
        </w:r>
        <w:r>
          <w:rPr>
            <w:rFonts w:ascii="Arial" w:hAnsi="Arial" w:cs="Arial"/>
            <w:color w:val="000000"/>
            <w:sz w:val="24"/>
            <w:szCs w:val="24"/>
          </w:rPr>
          <w:t xml:space="preserve">), </w:t>
        </w:r>
        <w:r>
          <w:rPr>
            <w:rFonts w:ascii="Arial" w:hAnsi="Arial" w:cs="Arial"/>
            <w:i/>
            <w:iCs/>
            <w:color w:val="000000"/>
            <w:sz w:val="24"/>
            <w:szCs w:val="24"/>
          </w:rPr>
          <w:t>R</w:t>
        </w:r>
        <w:r>
          <w:rPr>
            <w:rFonts w:ascii="Arial" w:hAnsi="Arial" w:cs="Arial"/>
            <w:color w:val="000000"/>
            <w:sz w:val="24"/>
            <w:szCs w:val="24"/>
          </w:rPr>
          <w:t>(</w:t>
        </w:r>
        <w:r w:rsidRPr="0045186B">
          <w:rPr>
            <w:rFonts w:ascii="Arial" w:hAnsi="Arial" w:cs="Arial"/>
            <w:bCs/>
            <w:i/>
            <w:iCs/>
            <w:sz w:val="24"/>
            <w:szCs w:val="24"/>
          </w:rPr>
          <w:t>δ</w:t>
        </w:r>
        <w:r w:rsidRPr="0045186B">
          <w:rPr>
            <w:rFonts w:ascii="Arial" w:hAnsi="Arial" w:cs="Arial"/>
            <w:bCs/>
            <w:i/>
            <w:sz w:val="24"/>
            <w:szCs w:val="24"/>
            <w:vertAlign w:val="superscript"/>
          </w:rPr>
          <w:t>2</w:t>
        </w:r>
        <w:r w:rsidRPr="0045186B">
          <w:rPr>
            <w:rFonts w:ascii="Arial" w:hAnsi="Arial" w:cs="Arial"/>
            <w:bCs/>
            <w:i/>
            <w:sz w:val="24"/>
            <w:szCs w:val="24"/>
          </w:rPr>
          <w:t>H</w:t>
        </w:r>
        <w:r w:rsidRPr="00543934">
          <w:rPr>
            <w:rFonts w:ascii="Arial" w:hAnsi="Arial" w:cs="Arial"/>
            <w:bCs/>
            <w:iCs/>
            <w:sz w:val="24"/>
            <w:szCs w:val="24"/>
          </w:rPr>
          <w:t>,</w:t>
        </w:r>
        <w:r>
          <w:rPr>
            <w:rFonts w:ascii="Arial" w:hAnsi="Arial" w:cs="Arial"/>
            <w:bCs/>
            <w:i/>
            <w:sz w:val="24"/>
            <w:szCs w:val="24"/>
          </w:rPr>
          <w:t>T</w:t>
        </w:r>
        <w:r w:rsidRPr="00543934">
          <w:rPr>
            <w:rFonts w:ascii="Arial" w:hAnsi="Arial" w:cs="Arial"/>
            <w:bCs/>
            <w:iCs/>
            <w:sz w:val="24"/>
            <w:szCs w:val="24"/>
          </w:rPr>
          <w:t>;</w:t>
        </w:r>
        <w:r>
          <w:rPr>
            <w:rFonts w:ascii="Arial" w:hAnsi="Arial" w:cs="Arial"/>
            <w:bCs/>
            <w:i/>
            <w:sz w:val="24"/>
            <w:szCs w:val="24"/>
          </w:rPr>
          <w:t>LH</w:t>
        </w:r>
        <w:r>
          <w:rPr>
            <w:rFonts w:ascii="Arial" w:hAnsi="Arial" w:cs="Arial"/>
            <w:color w:val="000000"/>
            <w:sz w:val="24"/>
            <w:szCs w:val="24"/>
          </w:rPr>
          <w:t xml:space="preserve">), </w:t>
        </w:r>
        <w:r>
          <w:rPr>
            <w:rFonts w:ascii="Arial" w:hAnsi="Arial" w:cs="Arial"/>
            <w:i/>
            <w:iCs/>
            <w:color w:val="000000"/>
            <w:sz w:val="24"/>
            <w:szCs w:val="24"/>
          </w:rPr>
          <w:t>R</w:t>
        </w:r>
        <w:r>
          <w:rPr>
            <w:rFonts w:ascii="Arial" w:hAnsi="Arial" w:cs="Arial"/>
            <w:color w:val="000000"/>
            <w:sz w:val="24"/>
            <w:szCs w:val="24"/>
          </w:rPr>
          <w:t>(</w:t>
        </w:r>
        <w:r w:rsidRPr="0045186B">
          <w:rPr>
            <w:rFonts w:ascii="Arial" w:hAnsi="Arial" w:cs="Arial"/>
            <w:bCs/>
            <w:i/>
            <w:iCs/>
            <w:sz w:val="24"/>
            <w:szCs w:val="24"/>
          </w:rPr>
          <w:t>δ</w:t>
        </w:r>
        <w:r w:rsidRPr="0045186B">
          <w:rPr>
            <w:rFonts w:ascii="Arial" w:hAnsi="Arial" w:cs="Arial"/>
            <w:bCs/>
            <w:i/>
            <w:sz w:val="24"/>
            <w:szCs w:val="24"/>
            <w:vertAlign w:val="superscript"/>
          </w:rPr>
          <w:t>2</w:t>
        </w:r>
        <w:r w:rsidRPr="0045186B">
          <w:rPr>
            <w:rFonts w:ascii="Arial" w:hAnsi="Arial" w:cs="Arial"/>
            <w:bCs/>
            <w:i/>
            <w:sz w:val="24"/>
            <w:szCs w:val="24"/>
          </w:rPr>
          <w:t>H</w:t>
        </w:r>
        <w:r w:rsidRPr="00543934">
          <w:rPr>
            <w:rFonts w:ascii="Arial" w:hAnsi="Arial" w:cs="Arial"/>
            <w:bCs/>
            <w:iCs/>
            <w:sz w:val="24"/>
            <w:szCs w:val="24"/>
          </w:rPr>
          <w:t>,</w:t>
        </w:r>
        <w:r>
          <w:rPr>
            <w:rFonts w:ascii="Arial" w:hAnsi="Arial" w:cs="Arial"/>
            <w:bCs/>
            <w:i/>
            <w:sz w:val="24"/>
            <w:szCs w:val="24"/>
          </w:rPr>
          <w:t>u</w:t>
        </w:r>
        <w:r w:rsidRPr="00543934">
          <w:rPr>
            <w:rFonts w:ascii="Arial" w:hAnsi="Arial" w:cs="Arial"/>
            <w:bCs/>
            <w:iCs/>
            <w:sz w:val="24"/>
            <w:szCs w:val="24"/>
          </w:rPr>
          <w:t>;</w:t>
        </w:r>
        <w:r>
          <w:rPr>
            <w:rFonts w:ascii="Arial" w:hAnsi="Arial" w:cs="Arial"/>
            <w:bCs/>
            <w:i/>
            <w:sz w:val="24"/>
            <w:szCs w:val="24"/>
          </w:rPr>
          <w:t>LH</w:t>
        </w:r>
        <w:r>
          <w:rPr>
            <w:rFonts w:ascii="Arial" w:hAnsi="Arial" w:cs="Arial"/>
            <w:color w:val="000000"/>
            <w:sz w:val="24"/>
            <w:szCs w:val="24"/>
          </w:rPr>
          <w:t xml:space="preserve">), and </w:t>
        </w:r>
        <w:r>
          <w:rPr>
            <w:rFonts w:ascii="Arial" w:hAnsi="Arial" w:cs="Arial"/>
            <w:i/>
            <w:iCs/>
            <w:color w:val="000000"/>
            <w:sz w:val="24"/>
            <w:szCs w:val="24"/>
          </w:rPr>
          <w:t>R</w:t>
        </w:r>
        <w:r>
          <w:rPr>
            <w:rFonts w:ascii="Arial" w:hAnsi="Arial" w:cs="Arial"/>
            <w:color w:val="000000"/>
            <w:sz w:val="24"/>
            <w:szCs w:val="24"/>
          </w:rPr>
          <w:t>(</w:t>
        </w:r>
        <w:r w:rsidRPr="0045186B">
          <w:rPr>
            <w:rFonts w:ascii="Arial" w:hAnsi="Arial" w:cs="Arial"/>
            <w:bCs/>
            <w:i/>
            <w:iCs/>
            <w:sz w:val="24"/>
            <w:szCs w:val="24"/>
          </w:rPr>
          <w:t>δ</w:t>
        </w:r>
        <w:r w:rsidRPr="0045186B">
          <w:rPr>
            <w:rFonts w:ascii="Arial" w:hAnsi="Arial" w:cs="Arial"/>
            <w:bCs/>
            <w:i/>
            <w:sz w:val="24"/>
            <w:szCs w:val="24"/>
            <w:vertAlign w:val="superscript"/>
          </w:rPr>
          <w:t>2</w:t>
        </w:r>
        <w:r w:rsidRPr="0045186B">
          <w:rPr>
            <w:rFonts w:ascii="Arial" w:hAnsi="Arial" w:cs="Arial"/>
            <w:bCs/>
            <w:i/>
            <w:sz w:val="24"/>
            <w:szCs w:val="24"/>
          </w:rPr>
          <w:t>H</w:t>
        </w:r>
        <w:r w:rsidRPr="00543934">
          <w:rPr>
            <w:rFonts w:ascii="Arial" w:hAnsi="Arial" w:cs="Arial"/>
            <w:bCs/>
            <w:iCs/>
            <w:sz w:val="24"/>
            <w:szCs w:val="24"/>
          </w:rPr>
          <w:t>,</w:t>
        </w:r>
        <w:r>
          <w:rPr>
            <w:rFonts w:ascii="Arial" w:hAnsi="Arial" w:cs="Arial"/>
            <w:bCs/>
            <w:i/>
            <w:sz w:val="24"/>
            <w:szCs w:val="24"/>
          </w:rPr>
          <w:t>R</w:t>
        </w:r>
        <w:r w:rsidRPr="00ED526F">
          <w:rPr>
            <w:rFonts w:ascii="Arial" w:hAnsi="Arial" w:cs="Arial"/>
            <w:bCs/>
            <w:i/>
            <w:sz w:val="24"/>
            <w:szCs w:val="24"/>
            <w:vertAlign w:val="subscript"/>
          </w:rPr>
          <w:t>g</w:t>
        </w:r>
        <w:r w:rsidRPr="00543934">
          <w:rPr>
            <w:rFonts w:ascii="Arial" w:hAnsi="Arial" w:cs="Arial"/>
            <w:bCs/>
            <w:iCs/>
            <w:sz w:val="24"/>
            <w:szCs w:val="24"/>
          </w:rPr>
          <w:t>;</w:t>
        </w:r>
        <w:r>
          <w:rPr>
            <w:rFonts w:ascii="Arial" w:hAnsi="Arial" w:cs="Arial"/>
            <w:bCs/>
            <w:i/>
            <w:sz w:val="24"/>
            <w:szCs w:val="24"/>
          </w:rPr>
          <w:t>LH</w:t>
        </w:r>
        <w:r>
          <w:rPr>
            <w:rFonts w:ascii="Arial" w:hAnsi="Arial" w:cs="Arial"/>
            <w:color w:val="000000"/>
            <w:sz w:val="24"/>
            <w:szCs w:val="24"/>
          </w:rPr>
          <w:t xml:space="preserve">)). </w:t>
        </w:r>
      </w:ins>
    </w:p>
    <w:p w14:paraId="1E8C387C" w14:textId="77777777" w:rsidR="002C2B0F" w:rsidRDefault="002C2B0F">
      <w:pPr>
        <w:rPr>
          <w:ins w:id="276" w:author="Li, Bonan" w:date="2023-08-03T16:04:00Z"/>
        </w:rPr>
      </w:pPr>
    </w:p>
    <w:p w14:paraId="0E1D6D27" w14:textId="77777777" w:rsidR="002C2B0F" w:rsidRDefault="002C2B0F">
      <w:pPr>
        <w:rPr>
          <w:ins w:id="277" w:author="Li, Bonan" w:date="2023-08-03T16:04:00Z"/>
        </w:rPr>
      </w:pPr>
    </w:p>
    <w:p w14:paraId="7B0F2F5C" w14:textId="77777777" w:rsidR="002C2B0F" w:rsidRDefault="002C2B0F">
      <w:pPr>
        <w:rPr>
          <w:ins w:id="278" w:author="Li, Bonan" w:date="2023-08-03T16:04:00Z"/>
        </w:rPr>
      </w:pPr>
    </w:p>
    <w:p w14:paraId="4C3748D2" w14:textId="77777777" w:rsidR="002C2B0F" w:rsidRDefault="002C2B0F">
      <w:pPr>
        <w:rPr>
          <w:ins w:id="279" w:author="Li, Bonan" w:date="2023-08-03T16:04:00Z"/>
        </w:rPr>
      </w:pPr>
    </w:p>
    <w:p w14:paraId="5D18F6E0" w14:textId="77777777" w:rsidR="002C2B0F" w:rsidRDefault="002C2B0F">
      <w:pPr>
        <w:rPr>
          <w:ins w:id="280" w:author="Li, Bonan" w:date="2023-08-03T16:04:00Z"/>
        </w:rPr>
      </w:pPr>
    </w:p>
    <w:p w14:paraId="5C9325E0" w14:textId="77777777" w:rsidR="002C2B0F" w:rsidRDefault="002C2B0F">
      <w:pPr>
        <w:rPr>
          <w:ins w:id="281" w:author="Li, Bonan" w:date="2023-08-03T16:04:00Z"/>
        </w:rPr>
      </w:pPr>
    </w:p>
    <w:p w14:paraId="6F406EA0" w14:textId="77777777" w:rsidR="002C2B0F" w:rsidRDefault="002C2B0F">
      <w:pPr>
        <w:rPr>
          <w:ins w:id="282" w:author="Li, Bonan" w:date="2023-08-03T16:04:00Z"/>
        </w:rPr>
      </w:pPr>
    </w:p>
    <w:p w14:paraId="635C5E04" w14:textId="77777777" w:rsidR="002C2B0F" w:rsidRDefault="002C2B0F">
      <w:pPr>
        <w:rPr>
          <w:ins w:id="283" w:author="Li, Bonan" w:date="2023-08-03T16:04:00Z"/>
        </w:rPr>
      </w:pPr>
    </w:p>
    <w:p w14:paraId="113966F1" w14:textId="77777777" w:rsidR="002C2B0F" w:rsidRDefault="002C2B0F">
      <w:pPr>
        <w:rPr>
          <w:ins w:id="284" w:author="Li, Bonan" w:date="2023-08-03T16:04:00Z"/>
        </w:rPr>
      </w:pPr>
    </w:p>
    <w:p w14:paraId="7C967891" w14:textId="77777777" w:rsidR="002C2B0F" w:rsidRDefault="002C2B0F">
      <w:pPr>
        <w:rPr>
          <w:ins w:id="285" w:author="Li, Bonan" w:date="2023-08-03T16:04:00Z"/>
        </w:rPr>
      </w:pPr>
    </w:p>
    <w:p w14:paraId="3454E3E2" w14:textId="77777777" w:rsidR="002C2B0F" w:rsidRDefault="002C2B0F">
      <w:pPr>
        <w:rPr>
          <w:ins w:id="286" w:author="Li, Bonan" w:date="2023-08-03T16:04:00Z"/>
        </w:rPr>
      </w:pPr>
    </w:p>
    <w:p w14:paraId="0915E1AF" w14:textId="77777777" w:rsidR="002C2B0F" w:rsidRDefault="002C2B0F">
      <w:pPr>
        <w:rPr>
          <w:ins w:id="287" w:author="Li, Bonan" w:date="2023-08-03T16:04:00Z"/>
        </w:rPr>
      </w:pPr>
    </w:p>
    <w:p w14:paraId="446E28E5" w14:textId="77777777" w:rsidR="002C2B0F" w:rsidRDefault="002C2B0F">
      <w:pPr>
        <w:rPr>
          <w:ins w:id="288" w:author="Li, Bonan" w:date="2023-08-03T16:04:00Z"/>
        </w:rPr>
      </w:pPr>
    </w:p>
    <w:p w14:paraId="72DC3B9F" w14:textId="77777777" w:rsidR="002C2B0F" w:rsidRDefault="002C2B0F">
      <w:pPr>
        <w:rPr>
          <w:ins w:id="289" w:author="Li, Bonan" w:date="2023-08-03T16:04:00Z"/>
        </w:rPr>
      </w:pPr>
    </w:p>
    <w:p w14:paraId="056FA119" w14:textId="77777777" w:rsidR="002C2B0F" w:rsidRDefault="002C2B0F">
      <w:pPr>
        <w:rPr>
          <w:ins w:id="290" w:author="Li, Bonan" w:date="2023-08-03T16:04:00Z"/>
        </w:rPr>
      </w:pPr>
    </w:p>
    <w:p w14:paraId="5FF39701" w14:textId="77777777" w:rsidR="002C2B0F" w:rsidRDefault="002C2B0F">
      <w:pPr>
        <w:rPr>
          <w:ins w:id="291" w:author="Li, Bonan" w:date="2023-08-03T16:04:00Z"/>
        </w:rPr>
      </w:pPr>
    </w:p>
    <w:p w14:paraId="54C19D89" w14:textId="77777777" w:rsidR="002C2B0F" w:rsidRDefault="002C2B0F" w:rsidP="002C2B0F">
      <w:pPr>
        <w:rPr>
          <w:ins w:id="292" w:author="Li, Bonan" w:date="2023-08-03T16:04:00Z"/>
        </w:rPr>
      </w:pPr>
      <w:ins w:id="293" w:author="Li, Bonan" w:date="2023-08-03T16:04:00Z">
        <w:r>
          <w:rPr>
            <w:noProof/>
          </w:rPr>
          <w:lastRenderedPageBreak/>
          <w:drawing>
            <wp:inline distT="0" distB="0" distL="0" distR="0" wp14:anchorId="0D637425" wp14:editId="3B6B6C22">
              <wp:extent cx="5943600" cy="3885565"/>
              <wp:effectExtent l="0" t="0" r="0" b="635"/>
              <wp:docPr id="743456333" name="Picture 5" descr="A group of graphs showing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56333" name="Picture 5" descr="A group of graphs showing different colored line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885565"/>
                      </a:xfrm>
                      <a:prstGeom prst="rect">
                        <a:avLst/>
                      </a:prstGeom>
                    </pic:spPr>
                  </pic:pic>
                </a:graphicData>
              </a:graphic>
            </wp:inline>
          </w:drawing>
        </w:r>
      </w:ins>
    </w:p>
    <w:p w14:paraId="22C57D45" w14:textId="77777777" w:rsidR="002C2B0F" w:rsidRPr="00535F2E" w:rsidRDefault="002C2B0F" w:rsidP="002C2B0F">
      <w:pPr>
        <w:tabs>
          <w:tab w:val="left" w:pos="2860"/>
        </w:tabs>
        <w:jc w:val="both"/>
        <w:rPr>
          <w:ins w:id="294" w:author="Li, Bonan" w:date="2023-08-03T16:04:00Z"/>
          <w:rFonts w:ascii="Arial" w:hAnsi="Arial" w:cs="Arial"/>
          <w:color w:val="000000"/>
          <w:sz w:val="24"/>
          <w:szCs w:val="24"/>
        </w:rPr>
      </w:pPr>
      <w:ins w:id="295" w:author="Li, Bonan" w:date="2023-08-03T16:04:00Z">
        <w:r w:rsidRPr="000812A4">
          <w:rPr>
            <w:rFonts w:ascii="Arial" w:hAnsi="Arial" w:cs="Arial"/>
            <w:b/>
            <w:bCs/>
            <w:sz w:val="24"/>
            <w:szCs w:val="24"/>
          </w:rPr>
          <w:t xml:space="preserve">Figure S4 </w:t>
        </w:r>
        <w:r>
          <w:rPr>
            <w:rFonts w:ascii="Arial" w:hAnsi="Arial" w:cs="Arial"/>
            <w:color w:val="000000"/>
            <w:sz w:val="24"/>
            <w:szCs w:val="24"/>
          </w:rPr>
          <w:t>The unique</w:t>
        </w:r>
        <w:r w:rsidRPr="00F738E4">
          <w:rPr>
            <w:rFonts w:ascii="Arial" w:hAnsi="Arial" w:cs="Arial"/>
            <w:color w:val="000000"/>
            <w:sz w:val="24"/>
            <w:szCs w:val="24"/>
          </w:rPr>
          <w:t xml:space="preserve"> information of </w:t>
        </w:r>
        <w:r>
          <w:rPr>
            <w:rFonts w:ascii="Arial" w:hAnsi="Arial" w:cs="Arial"/>
            <w:color w:val="000000"/>
            <w:sz w:val="24"/>
            <w:szCs w:val="24"/>
          </w:rPr>
          <w:t xml:space="preserve">(a) </w:t>
        </w:r>
        <w:r w:rsidRPr="00F738E4">
          <w:rPr>
            <w:rFonts w:ascii="Arial" w:hAnsi="Arial" w:cs="Arial"/>
            <w:i/>
            <w:iCs/>
            <w:color w:val="000000"/>
            <w:sz w:val="24"/>
            <w:szCs w:val="24"/>
          </w:rPr>
          <w:t>δ</w:t>
        </w:r>
        <w:r w:rsidRPr="00F738E4">
          <w:rPr>
            <w:rFonts w:ascii="Arial" w:hAnsi="Arial" w:cs="Arial"/>
            <w:color w:val="000000"/>
            <w:sz w:val="24"/>
            <w:szCs w:val="24"/>
            <w:vertAlign w:val="superscript"/>
          </w:rPr>
          <w:t>13</w:t>
        </w:r>
        <w:r w:rsidRPr="00F738E4">
          <w:rPr>
            <w:rFonts w:ascii="Arial" w:hAnsi="Arial" w:cs="Arial"/>
            <w:i/>
            <w:iCs/>
            <w:color w:val="000000"/>
            <w:sz w:val="24"/>
            <w:szCs w:val="24"/>
          </w:rPr>
          <w:t>C</w:t>
        </w:r>
        <w:r w:rsidRPr="00F738E4">
          <w:rPr>
            <w:rFonts w:ascii="Arial" w:hAnsi="Arial" w:cs="Arial"/>
            <w:color w:val="000000"/>
            <w:sz w:val="24"/>
            <w:szCs w:val="24"/>
          </w:rPr>
          <w:t xml:space="preserve">, </w:t>
        </w:r>
        <w:r>
          <w:rPr>
            <w:rFonts w:ascii="Arial" w:hAnsi="Arial" w:cs="Arial"/>
            <w:color w:val="000000"/>
            <w:sz w:val="24"/>
            <w:szCs w:val="24"/>
          </w:rPr>
          <w:t xml:space="preserve">(b) </w:t>
        </w:r>
        <w:r w:rsidRPr="00F738E4">
          <w:rPr>
            <w:rFonts w:ascii="Arial" w:hAnsi="Arial" w:cs="Arial"/>
            <w:i/>
            <w:iCs/>
            <w:color w:val="000000"/>
            <w:sz w:val="24"/>
            <w:szCs w:val="24"/>
          </w:rPr>
          <w:t>δ</w:t>
        </w:r>
        <w:r w:rsidRPr="00F738E4">
          <w:rPr>
            <w:rFonts w:ascii="Arial" w:hAnsi="Arial" w:cs="Arial"/>
            <w:i/>
            <w:iCs/>
            <w:color w:val="000000"/>
            <w:sz w:val="24"/>
            <w:szCs w:val="24"/>
            <w:vertAlign w:val="superscript"/>
          </w:rPr>
          <w:t>2</w:t>
        </w:r>
        <w:r w:rsidRPr="00F738E4">
          <w:rPr>
            <w:rFonts w:ascii="Arial" w:hAnsi="Arial" w:cs="Arial"/>
            <w:i/>
            <w:iCs/>
            <w:color w:val="000000"/>
            <w:sz w:val="24"/>
            <w:szCs w:val="24"/>
          </w:rPr>
          <w:t>H</w:t>
        </w:r>
        <w:r w:rsidRPr="00F738E4">
          <w:rPr>
            <w:rFonts w:ascii="Arial" w:hAnsi="Arial" w:cs="Arial"/>
            <w:color w:val="000000"/>
            <w:sz w:val="24"/>
            <w:szCs w:val="24"/>
          </w:rPr>
          <w:t xml:space="preserve">, and </w:t>
        </w:r>
        <w:r>
          <w:rPr>
            <w:rFonts w:ascii="Arial" w:hAnsi="Arial" w:cs="Arial"/>
            <w:color w:val="000000"/>
            <w:sz w:val="24"/>
            <w:szCs w:val="24"/>
          </w:rPr>
          <w:t xml:space="preserve">(c) </w:t>
        </w:r>
        <w:r w:rsidRPr="00F738E4">
          <w:rPr>
            <w:rFonts w:ascii="Arial" w:hAnsi="Arial" w:cs="Arial"/>
            <w:i/>
            <w:iCs/>
            <w:color w:val="000000"/>
            <w:sz w:val="24"/>
            <w:szCs w:val="24"/>
          </w:rPr>
          <w:t>d</w:t>
        </w:r>
        <w:r w:rsidRPr="00F738E4">
          <w:rPr>
            <w:rFonts w:ascii="Arial" w:hAnsi="Arial" w:cs="Arial"/>
            <w:color w:val="000000"/>
            <w:sz w:val="24"/>
            <w:szCs w:val="24"/>
          </w:rPr>
          <w:t xml:space="preserve"> </w:t>
        </w:r>
        <w:r>
          <w:rPr>
            <w:rFonts w:ascii="Arial" w:hAnsi="Arial" w:cs="Arial"/>
            <w:color w:val="000000"/>
            <w:sz w:val="24"/>
            <w:szCs w:val="24"/>
          </w:rPr>
          <w:t>isotope data</w:t>
        </w:r>
        <w:r w:rsidRPr="00F738E4">
          <w:rPr>
            <w:rFonts w:ascii="Arial" w:hAnsi="Arial" w:cs="Arial"/>
            <w:color w:val="000000"/>
            <w:sz w:val="24"/>
            <w:szCs w:val="24"/>
          </w:rPr>
          <w:t xml:space="preserve"> about net ecosystem exchange</w:t>
        </w:r>
        <w:r>
          <w:rPr>
            <w:rFonts w:ascii="Arial" w:hAnsi="Arial" w:cs="Arial"/>
            <w:color w:val="000000"/>
            <w:sz w:val="24"/>
            <w:szCs w:val="24"/>
          </w:rPr>
          <w:t>,</w:t>
        </w:r>
        <w:r w:rsidRPr="00F738E4">
          <w:rPr>
            <w:rFonts w:ascii="Arial" w:hAnsi="Arial" w:cs="Arial"/>
            <w:color w:val="000000"/>
            <w:sz w:val="24"/>
            <w:szCs w:val="24"/>
          </w:rPr>
          <w:t xml:space="preserve"> </w:t>
        </w:r>
        <w:r w:rsidRPr="00F738E4">
          <w:rPr>
            <w:rFonts w:ascii="Arial" w:hAnsi="Arial" w:cs="Arial"/>
            <w:i/>
            <w:iCs/>
            <w:color w:val="000000"/>
            <w:sz w:val="24"/>
            <w:szCs w:val="24"/>
          </w:rPr>
          <w:t>NEE</w:t>
        </w:r>
        <w:r>
          <w:rPr>
            <w:rFonts w:ascii="Arial" w:hAnsi="Arial" w:cs="Arial"/>
            <w:i/>
            <w:iCs/>
            <w:color w:val="000000"/>
            <w:sz w:val="24"/>
            <w:szCs w:val="24"/>
          </w:rPr>
          <w:t>,</w:t>
        </w:r>
        <w:r w:rsidRPr="00F738E4">
          <w:rPr>
            <w:rFonts w:ascii="Arial" w:hAnsi="Arial" w:cs="Arial"/>
            <w:color w:val="000000"/>
            <w:sz w:val="24"/>
            <w:szCs w:val="24"/>
          </w:rPr>
          <w:t xml:space="preserve"> against scaled site-specific variables. The total added information of </w:t>
        </w:r>
        <w:r>
          <w:rPr>
            <w:rFonts w:ascii="Arial" w:hAnsi="Arial" w:cs="Arial"/>
            <w:color w:val="000000"/>
            <w:sz w:val="24"/>
            <w:szCs w:val="24"/>
          </w:rPr>
          <w:t xml:space="preserve">(d) </w:t>
        </w:r>
        <w:r w:rsidRPr="00F738E4">
          <w:rPr>
            <w:rFonts w:ascii="Arial" w:hAnsi="Arial" w:cs="Arial"/>
            <w:i/>
            <w:iCs/>
            <w:color w:val="000000"/>
            <w:sz w:val="24"/>
            <w:szCs w:val="24"/>
          </w:rPr>
          <w:t>δ</w:t>
        </w:r>
        <w:r w:rsidRPr="00F738E4">
          <w:rPr>
            <w:rFonts w:ascii="Arial" w:hAnsi="Arial" w:cs="Arial"/>
            <w:color w:val="000000"/>
            <w:sz w:val="24"/>
            <w:szCs w:val="24"/>
            <w:vertAlign w:val="superscript"/>
          </w:rPr>
          <w:t>13</w:t>
        </w:r>
        <w:r w:rsidRPr="00F738E4">
          <w:rPr>
            <w:rFonts w:ascii="Arial" w:hAnsi="Arial" w:cs="Arial"/>
            <w:i/>
            <w:iCs/>
            <w:color w:val="000000"/>
            <w:sz w:val="24"/>
            <w:szCs w:val="24"/>
          </w:rPr>
          <w:t>C</w:t>
        </w:r>
        <w:r w:rsidRPr="00F738E4">
          <w:rPr>
            <w:rFonts w:ascii="Arial" w:hAnsi="Arial" w:cs="Arial"/>
            <w:color w:val="000000"/>
            <w:sz w:val="24"/>
            <w:szCs w:val="24"/>
          </w:rPr>
          <w:t xml:space="preserve">, </w:t>
        </w:r>
        <w:r>
          <w:rPr>
            <w:rFonts w:ascii="Arial" w:hAnsi="Arial" w:cs="Arial"/>
            <w:color w:val="000000"/>
            <w:sz w:val="24"/>
            <w:szCs w:val="24"/>
          </w:rPr>
          <w:t xml:space="preserve">(e) </w:t>
        </w:r>
        <w:r w:rsidRPr="00F738E4">
          <w:rPr>
            <w:rFonts w:ascii="Arial" w:hAnsi="Arial" w:cs="Arial"/>
            <w:i/>
            <w:iCs/>
            <w:color w:val="000000"/>
            <w:sz w:val="24"/>
            <w:szCs w:val="24"/>
          </w:rPr>
          <w:t>δ</w:t>
        </w:r>
        <w:r w:rsidRPr="00F738E4">
          <w:rPr>
            <w:rFonts w:ascii="Arial" w:hAnsi="Arial" w:cs="Arial"/>
            <w:i/>
            <w:iCs/>
            <w:color w:val="000000"/>
            <w:sz w:val="24"/>
            <w:szCs w:val="24"/>
            <w:vertAlign w:val="superscript"/>
          </w:rPr>
          <w:t>2</w:t>
        </w:r>
        <w:r w:rsidRPr="00F738E4">
          <w:rPr>
            <w:rFonts w:ascii="Arial" w:hAnsi="Arial" w:cs="Arial"/>
            <w:i/>
            <w:iCs/>
            <w:color w:val="000000"/>
            <w:sz w:val="24"/>
            <w:szCs w:val="24"/>
          </w:rPr>
          <w:t>H</w:t>
        </w:r>
        <w:r w:rsidRPr="00F738E4">
          <w:rPr>
            <w:rFonts w:ascii="Arial" w:hAnsi="Arial" w:cs="Arial"/>
            <w:color w:val="000000"/>
            <w:sz w:val="24"/>
            <w:szCs w:val="24"/>
          </w:rPr>
          <w:t xml:space="preserve">, and </w:t>
        </w:r>
        <w:r>
          <w:rPr>
            <w:rFonts w:ascii="Arial" w:hAnsi="Arial" w:cs="Arial"/>
            <w:color w:val="000000"/>
            <w:sz w:val="24"/>
            <w:szCs w:val="24"/>
          </w:rPr>
          <w:t xml:space="preserve">(f) </w:t>
        </w:r>
        <w:r w:rsidRPr="00F738E4">
          <w:rPr>
            <w:rFonts w:ascii="Arial" w:hAnsi="Arial" w:cs="Arial"/>
            <w:i/>
            <w:iCs/>
            <w:color w:val="000000"/>
            <w:sz w:val="24"/>
            <w:szCs w:val="24"/>
          </w:rPr>
          <w:t>d</w:t>
        </w:r>
        <w:r w:rsidRPr="00F738E4">
          <w:rPr>
            <w:rFonts w:ascii="Arial" w:hAnsi="Arial" w:cs="Arial"/>
            <w:color w:val="000000"/>
            <w:sz w:val="24"/>
            <w:szCs w:val="24"/>
          </w:rPr>
          <w:t xml:space="preserve"> </w:t>
        </w:r>
        <w:r>
          <w:rPr>
            <w:rFonts w:ascii="Arial" w:hAnsi="Arial" w:cs="Arial"/>
            <w:color w:val="000000"/>
            <w:sz w:val="24"/>
            <w:szCs w:val="24"/>
          </w:rPr>
          <w:t>isotope data</w:t>
        </w:r>
        <w:r w:rsidRPr="00F738E4">
          <w:rPr>
            <w:rFonts w:ascii="Arial" w:hAnsi="Arial" w:cs="Arial"/>
            <w:color w:val="000000"/>
            <w:sz w:val="24"/>
            <w:szCs w:val="24"/>
          </w:rPr>
          <w:t xml:space="preserve"> about latent heat flux</w:t>
        </w:r>
        <w:r>
          <w:rPr>
            <w:rFonts w:ascii="Arial" w:hAnsi="Arial" w:cs="Arial"/>
            <w:color w:val="000000"/>
            <w:sz w:val="24"/>
            <w:szCs w:val="24"/>
          </w:rPr>
          <w:t>,</w:t>
        </w:r>
        <w:r w:rsidRPr="00F738E4">
          <w:rPr>
            <w:rFonts w:ascii="Arial" w:hAnsi="Arial" w:cs="Arial"/>
            <w:color w:val="000000"/>
            <w:sz w:val="24"/>
            <w:szCs w:val="24"/>
          </w:rPr>
          <w:t xml:space="preserve"> </w:t>
        </w:r>
        <w:r w:rsidRPr="00F738E4">
          <w:rPr>
            <w:rFonts w:ascii="Arial" w:hAnsi="Arial" w:cs="Arial"/>
            <w:i/>
            <w:iCs/>
            <w:color w:val="000000"/>
            <w:sz w:val="24"/>
            <w:szCs w:val="24"/>
          </w:rPr>
          <w:t>LH</w:t>
        </w:r>
        <w:r w:rsidRPr="00F738E4">
          <w:rPr>
            <w:rFonts w:ascii="Arial" w:hAnsi="Arial" w:cs="Arial"/>
            <w:color w:val="000000"/>
            <w:sz w:val="24"/>
            <w:szCs w:val="24"/>
          </w:rPr>
          <w:t xml:space="preserve"> against scaled site-specific variables. Solid lines indicate a significant p-values (&lt; 0.05) of the slopes.</w:t>
        </w:r>
      </w:ins>
    </w:p>
    <w:p w14:paraId="5A6B3631" w14:textId="77777777" w:rsidR="002C2B0F" w:rsidRDefault="002C2B0F">
      <w:pPr>
        <w:rPr>
          <w:ins w:id="296" w:author="Li, Bonan" w:date="2023-08-03T16:03:00Z"/>
        </w:rPr>
      </w:pPr>
    </w:p>
    <w:p w14:paraId="361B8044" w14:textId="11FCD77F" w:rsidR="00A178F7" w:rsidRPr="005E47AE" w:rsidDel="002C2B0F" w:rsidRDefault="00A178F7" w:rsidP="005E47AE">
      <w:pPr>
        <w:rPr>
          <w:del w:id="297" w:author="Li, Bonan" w:date="2023-08-03T16:03:00Z"/>
        </w:rPr>
      </w:pPr>
      <w:del w:id="298" w:author="Li, Bonan" w:date="2023-08-03T16:03:00Z">
        <w:r w:rsidRPr="00054FDC" w:rsidDel="002C2B0F">
          <w:rPr>
            <w:rFonts w:ascii="Arial" w:hAnsi="Arial" w:cs="Arial"/>
            <w:b/>
            <w:bCs/>
            <w:color w:val="000000"/>
            <w:sz w:val="24"/>
            <w:szCs w:val="24"/>
          </w:rPr>
          <w:delText xml:space="preserve">Figure </w:delText>
        </w:r>
        <w:r w:rsidDel="002C2B0F">
          <w:rPr>
            <w:rFonts w:ascii="Arial" w:hAnsi="Arial" w:cs="Arial"/>
            <w:b/>
            <w:bCs/>
            <w:color w:val="000000"/>
            <w:sz w:val="24"/>
            <w:szCs w:val="24"/>
          </w:rPr>
          <w:delText>S3</w:delText>
        </w:r>
        <w:r w:rsidRPr="00054FDC" w:rsidDel="002C2B0F">
          <w:rPr>
            <w:rFonts w:ascii="Arial" w:hAnsi="Arial" w:cs="Arial"/>
            <w:b/>
            <w:bCs/>
            <w:color w:val="000000"/>
            <w:sz w:val="24"/>
            <w:szCs w:val="24"/>
          </w:rPr>
          <w:delText xml:space="preserve"> </w:delText>
        </w:r>
        <w:r w:rsidRPr="00A178F7" w:rsidDel="002C2B0F">
          <w:rPr>
            <w:rFonts w:ascii="Arial" w:hAnsi="Arial" w:cs="Arial"/>
            <w:color w:val="000000"/>
            <w:sz w:val="24"/>
            <w:szCs w:val="24"/>
          </w:rPr>
          <w:delText xml:space="preserve">The redundant information of </w:delText>
        </w:r>
        <w:r w:rsidRPr="00A178F7" w:rsidDel="002C2B0F">
          <w:rPr>
            <w:rFonts w:ascii="Arial" w:hAnsi="Arial" w:cs="Arial"/>
            <w:i/>
            <w:iCs/>
            <w:color w:val="000000"/>
            <w:sz w:val="24"/>
            <w:szCs w:val="24"/>
          </w:rPr>
          <w:delText>δ</w:delText>
        </w:r>
        <w:r w:rsidRPr="00A178F7" w:rsidDel="002C2B0F">
          <w:rPr>
            <w:rFonts w:ascii="Arial" w:hAnsi="Arial" w:cs="Arial"/>
            <w:i/>
            <w:iCs/>
            <w:color w:val="000000"/>
            <w:sz w:val="24"/>
            <w:szCs w:val="24"/>
            <w:vertAlign w:val="superscript"/>
          </w:rPr>
          <w:delText>13</w:delText>
        </w:r>
        <w:r w:rsidRPr="00A178F7" w:rsidDel="002C2B0F">
          <w:rPr>
            <w:rFonts w:ascii="Arial" w:hAnsi="Arial" w:cs="Arial"/>
            <w:i/>
            <w:iCs/>
            <w:color w:val="000000"/>
            <w:sz w:val="24"/>
            <w:szCs w:val="24"/>
          </w:rPr>
          <w:delText>C</w:delText>
        </w:r>
        <w:r w:rsidRPr="00A178F7" w:rsidDel="002C2B0F">
          <w:rPr>
            <w:rFonts w:ascii="Arial" w:hAnsi="Arial" w:cs="Arial"/>
            <w:color w:val="000000"/>
            <w:sz w:val="24"/>
            <w:szCs w:val="24"/>
          </w:rPr>
          <w:delText xml:space="preserve"> about net ecosystem exchange (</w:delText>
        </w:r>
        <w:r w:rsidRPr="00A178F7" w:rsidDel="002C2B0F">
          <w:rPr>
            <w:rFonts w:ascii="Arial" w:hAnsi="Arial" w:cs="Arial"/>
            <w:i/>
            <w:iCs/>
            <w:color w:val="000000"/>
            <w:sz w:val="24"/>
            <w:szCs w:val="24"/>
          </w:rPr>
          <w:delText>NEE</w:delText>
        </w:r>
        <w:r w:rsidRPr="00A178F7" w:rsidDel="002C2B0F">
          <w:rPr>
            <w:rFonts w:ascii="Arial" w:hAnsi="Arial" w:cs="Arial"/>
            <w:color w:val="000000"/>
            <w:sz w:val="24"/>
            <w:szCs w:val="24"/>
          </w:rPr>
          <w:delText>) (</w:delText>
        </w:r>
        <w:r w:rsidDel="002C2B0F">
          <w:rPr>
            <w:rFonts w:ascii="Arial" w:hAnsi="Arial" w:cs="Arial"/>
            <w:color w:val="000000"/>
            <w:sz w:val="24"/>
            <w:szCs w:val="24"/>
          </w:rPr>
          <w:delText>a</w:delText>
        </w:r>
        <w:r w:rsidRPr="00A178F7" w:rsidDel="002C2B0F">
          <w:rPr>
            <w:rFonts w:ascii="Arial" w:hAnsi="Arial" w:cs="Arial"/>
            <w:color w:val="000000"/>
            <w:sz w:val="24"/>
            <w:szCs w:val="24"/>
          </w:rPr>
          <w:delText>) and latent heat flux (</w:delText>
        </w:r>
        <w:r w:rsidRPr="00A178F7" w:rsidDel="002C2B0F">
          <w:rPr>
            <w:rFonts w:ascii="Arial" w:hAnsi="Arial" w:cs="Arial"/>
            <w:i/>
            <w:iCs/>
            <w:color w:val="000000"/>
            <w:sz w:val="24"/>
            <w:szCs w:val="24"/>
          </w:rPr>
          <w:delText>LH</w:delText>
        </w:r>
        <w:r w:rsidRPr="00A178F7" w:rsidDel="002C2B0F">
          <w:rPr>
            <w:rFonts w:ascii="Arial" w:hAnsi="Arial" w:cs="Arial"/>
            <w:color w:val="000000"/>
            <w:sz w:val="24"/>
            <w:szCs w:val="24"/>
          </w:rPr>
          <w:delText>) (</w:delText>
        </w:r>
        <w:r w:rsidDel="002C2B0F">
          <w:rPr>
            <w:rFonts w:ascii="Arial" w:hAnsi="Arial" w:cs="Arial"/>
            <w:color w:val="000000"/>
            <w:sz w:val="24"/>
            <w:szCs w:val="24"/>
          </w:rPr>
          <w:delText>d</w:delText>
        </w:r>
        <w:r w:rsidRPr="00A178F7" w:rsidDel="002C2B0F">
          <w:rPr>
            <w:rFonts w:ascii="Arial" w:hAnsi="Arial" w:cs="Arial"/>
            <w:color w:val="000000"/>
            <w:sz w:val="24"/>
            <w:szCs w:val="24"/>
          </w:rPr>
          <w:delText xml:space="preserve">). The redundant information of </w:delText>
        </w:r>
        <w:r w:rsidRPr="00A178F7" w:rsidDel="002C2B0F">
          <w:rPr>
            <w:rFonts w:ascii="Arial" w:hAnsi="Arial" w:cs="Arial"/>
            <w:i/>
            <w:iCs/>
            <w:color w:val="000000"/>
            <w:sz w:val="24"/>
            <w:szCs w:val="24"/>
          </w:rPr>
          <w:delText>δ</w:delText>
        </w:r>
        <w:r w:rsidRPr="00A178F7" w:rsidDel="002C2B0F">
          <w:rPr>
            <w:rFonts w:ascii="Arial" w:hAnsi="Arial" w:cs="Arial"/>
            <w:i/>
            <w:iCs/>
            <w:color w:val="000000"/>
            <w:sz w:val="24"/>
            <w:szCs w:val="24"/>
            <w:vertAlign w:val="superscript"/>
          </w:rPr>
          <w:delText>13</w:delText>
        </w:r>
        <w:r w:rsidRPr="00A178F7" w:rsidDel="002C2B0F">
          <w:rPr>
            <w:rFonts w:ascii="Arial" w:hAnsi="Arial" w:cs="Arial"/>
            <w:i/>
            <w:iCs/>
            <w:color w:val="000000"/>
            <w:sz w:val="24"/>
            <w:szCs w:val="24"/>
          </w:rPr>
          <w:delText>H</w:delText>
        </w:r>
        <w:r w:rsidRPr="00A178F7" w:rsidDel="002C2B0F">
          <w:rPr>
            <w:rFonts w:ascii="Arial" w:hAnsi="Arial" w:cs="Arial"/>
            <w:color w:val="000000"/>
            <w:sz w:val="24"/>
            <w:szCs w:val="24"/>
          </w:rPr>
          <w:delText xml:space="preserve"> about </w:delText>
        </w:r>
        <w:r w:rsidRPr="00A178F7" w:rsidDel="002C2B0F">
          <w:rPr>
            <w:rFonts w:ascii="Arial" w:hAnsi="Arial" w:cs="Arial"/>
            <w:i/>
            <w:iCs/>
            <w:color w:val="000000"/>
            <w:sz w:val="24"/>
            <w:szCs w:val="24"/>
          </w:rPr>
          <w:delText>NEE</w:delText>
        </w:r>
        <w:r w:rsidRPr="00A178F7" w:rsidDel="002C2B0F">
          <w:rPr>
            <w:rFonts w:ascii="Arial" w:hAnsi="Arial" w:cs="Arial"/>
            <w:color w:val="000000"/>
            <w:sz w:val="24"/>
            <w:szCs w:val="24"/>
          </w:rPr>
          <w:delText xml:space="preserve"> (</w:delText>
        </w:r>
        <w:r w:rsidDel="002C2B0F">
          <w:rPr>
            <w:rFonts w:ascii="Arial" w:hAnsi="Arial" w:cs="Arial"/>
            <w:color w:val="000000"/>
            <w:sz w:val="24"/>
            <w:szCs w:val="24"/>
          </w:rPr>
          <w:delText>b</w:delText>
        </w:r>
        <w:r w:rsidRPr="00A178F7" w:rsidDel="002C2B0F">
          <w:rPr>
            <w:rFonts w:ascii="Arial" w:hAnsi="Arial" w:cs="Arial"/>
            <w:color w:val="000000"/>
            <w:sz w:val="24"/>
            <w:szCs w:val="24"/>
          </w:rPr>
          <w:delText>) and latent heat flux (</w:delText>
        </w:r>
        <w:r w:rsidRPr="00A178F7" w:rsidDel="002C2B0F">
          <w:rPr>
            <w:rFonts w:ascii="Arial" w:hAnsi="Arial" w:cs="Arial"/>
            <w:i/>
            <w:iCs/>
            <w:color w:val="000000"/>
            <w:sz w:val="24"/>
            <w:szCs w:val="24"/>
          </w:rPr>
          <w:delText>LH</w:delText>
        </w:r>
        <w:r w:rsidRPr="00A178F7" w:rsidDel="002C2B0F">
          <w:rPr>
            <w:rFonts w:ascii="Arial" w:hAnsi="Arial" w:cs="Arial"/>
            <w:color w:val="000000"/>
            <w:sz w:val="24"/>
            <w:szCs w:val="24"/>
          </w:rPr>
          <w:delText>) (</w:delText>
        </w:r>
        <w:r w:rsidDel="002C2B0F">
          <w:rPr>
            <w:rFonts w:ascii="Arial" w:hAnsi="Arial" w:cs="Arial"/>
            <w:color w:val="000000"/>
            <w:sz w:val="24"/>
            <w:szCs w:val="24"/>
          </w:rPr>
          <w:delText>e</w:delText>
        </w:r>
        <w:r w:rsidRPr="00A178F7" w:rsidDel="002C2B0F">
          <w:rPr>
            <w:rFonts w:ascii="Arial" w:hAnsi="Arial" w:cs="Arial"/>
            <w:color w:val="000000"/>
            <w:sz w:val="24"/>
            <w:szCs w:val="24"/>
          </w:rPr>
          <w:delText xml:space="preserve">). The unique information of </w:delText>
        </w:r>
        <w:r w:rsidRPr="00A178F7" w:rsidDel="002C2B0F">
          <w:rPr>
            <w:rFonts w:ascii="Arial" w:hAnsi="Arial" w:cs="Arial"/>
            <w:i/>
            <w:iCs/>
            <w:color w:val="000000"/>
            <w:sz w:val="24"/>
            <w:szCs w:val="24"/>
          </w:rPr>
          <w:delText>d</w:delText>
        </w:r>
        <w:r w:rsidRPr="00A178F7" w:rsidDel="002C2B0F">
          <w:rPr>
            <w:rFonts w:ascii="Arial" w:hAnsi="Arial" w:cs="Arial"/>
            <w:color w:val="000000"/>
            <w:sz w:val="24"/>
            <w:szCs w:val="24"/>
          </w:rPr>
          <w:delText xml:space="preserve"> about </w:delText>
        </w:r>
        <w:r w:rsidRPr="00A178F7" w:rsidDel="002C2B0F">
          <w:rPr>
            <w:rFonts w:ascii="Arial" w:hAnsi="Arial" w:cs="Arial"/>
            <w:i/>
            <w:iCs/>
            <w:color w:val="000000"/>
            <w:sz w:val="24"/>
            <w:szCs w:val="24"/>
          </w:rPr>
          <w:delText>NEE</w:delText>
        </w:r>
        <w:r w:rsidRPr="00A178F7" w:rsidDel="002C2B0F">
          <w:rPr>
            <w:rFonts w:ascii="Arial" w:hAnsi="Arial" w:cs="Arial"/>
            <w:color w:val="000000"/>
            <w:sz w:val="24"/>
            <w:szCs w:val="24"/>
          </w:rPr>
          <w:delText xml:space="preserve"> (</w:delText>
        </w:r>
        <w:r w:rsidDel="002C2B0F">
          <w:rPr>
            <w:rFonts w:ascii="Arial" w:hAnsi="Arial" w:cs="Arial"/>
            <w:color w:val="000000"/>
            <w:sz w:val="24"/>
            <w:szCs w:val="24"/>
          </w:rPr>
          <w:delText>c</w:delText>
        </w:r>
        <w:r w:rsidRPr="00A178F7" w:rsidDel="002C2B0F">
          <w:rPr>
            <w:rFonts w:ascii="Arial" w:hAnsi="Arial" w:cs="Arial"/>
            <w:color w:val="000000"/>
            <w:sz w:val="24"/>
            <w:szCs w:val="24"/>
          </w:rPr>
          <w:delText>) and latent heat flux (</w:delText>
        </w:r>
        <w:r w:rsidRPr="00A178F7" w:rsidDel="002C2B0F">
          <w:rPr>
            <w:rFonts w:ascii="Arial" w:hAnsi="Arial" w:cs="Arial"/>
            <w:i/>
            <w:iCs/>
            <w:color w:val="000000"/>
            <w:sz w:val="24"/>
            <w:szCs w:val="24"/>
          </w:rPr>
          <w:delText>LH</w:delText>
        </w:r>
        <w:r w:rsidRPr="00A178F7" w:rsidDel="002C2B0F">
          <w:rPr>
            <w:rFonts w:ascii="Arial" w:hAnsi="Arial" w:cs="Arial"/>
            <w:color w:val="000000"/>
            <w:sz w:val="24"/>
            <w:szCs w:val="24"/>
          </w:rPr>
          <w:delText>) (</w:delText>
        </w:r>
        <w:r w:rsidDel="002C2B0F">
          <w:rPr>
            <w:rFonts w:ascii="Arial" w:hAnsi="Arial" w:cs="Arial"/>
            <w:color w:val="000000"/>
            <w:sz w:val="24"/>
            <w:szCs w:val="24"/>
          </w:rPr>
          <w:delText>f</w:delText>
        </w:r>
        <w:r w:rsidRPr="00A178F7" w:rsidDel="002C2B0F">
          <w:rPr>
            <w:rFonts w:ascii="Arial" w:hAnsi="Arial" w:cs="Arial"/>
            <w:color w:val="000000"/>
            <w:sz w:val="24"/>
            <w:szCs w:val="24"/>
          </w:rPr>
          <w:delText>).</w:delText>
        </w:r>
      </w:del>
    </w:p>
    <w:p w14:paraId="00436F8F" w14:textId="77777777" w:rsidR="00A178F7" w:rsidRDefault="00A178F7"/>
    <w:sectPr w:rsidR="00A178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 Bonan">
    <w15:presenceInfo w15:providerId="AD" w15:userId="S::libon@oregonstate.edu::16dcd7cb-c234-4e4b-a99f-f56c592c5e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5FC1"/>
    <w:rsid w:val="000521C7"/>
    <w:rsid w:val="00053F5F"/>
    <w:rsid w:val="001A1308"/>
    <w:rsid w:val="001D2FFC"/>
    <w:rsid w:val="001F7FD7"/>
    <w:rsid w:val="002A5356"/>
    <w:rsid w:val="002B5FC1"/>
    <w:rsid w:val="002C2B0F"/>
    <w:rsid w:val="00516B65"/>
    <w:rsid w:val="005464A0"/>
    <w:rsid w:val="005E47AE"/>
    <w:rsid w:val="00621DC1"/>
    <w:rsid w:val="006A72B2"/>
    <w:rsid w:val="006F286B"/>
    <w:rsid w:val="00772975"/>
    <w:rsid w:val="00A178F7"/>
    <w:rsid w:val="00A84FCE"/>
    <w:rsid w:val="00AB1A8A"/>
    <w:rsid w:val="00B62888"/>
    <w:rsid w:val="00B81FC8"/>
    <w:rsid w:val="00C56769"/>
    <w:rsid w:val="00C938E8"/>
    <w:rsid w:val="00E74291"/>
    <w:rsid w:val="00F611C3"/>
    <w:rsid w:val="00F94A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6F7B0"/>
  <w15:chartTrackingRefBased/>
  <w15:docId w15:val="{8C2AE4D1-54E0-4EBA-A09B-3A76135F35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4FC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611C3"/>
    <w:rPr>
      <w:color w:val="808080"/>
    </w:rPr>
  </w:style>
  <w:style w:type="paragraph" w:styleId="Revision">
    <w:name w:val="Revision"/>
    <w:hidden/>
    <w:uiPriority w:val="99"/>
    <w:semiHidden/>
    <w:rsid w:val="002C2B0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8372">
      <w:bodyDiv w:val="1"/>
      <w:marLeft w:val="0"/>
      <w:marRight w:val="0"/>
      <w:marTop w:val="0"/>
      <w:marBottom w:val="0"/>
      <w:divBdr>
        <w:top w:val="none" w:sz="0" w:space="0" w:color="auto"/>
        <w:left w:val="none" w:sz="0" w:space="0" w:color="auto"/>
        <w:bottom w:val="none" w:sz="0" w:space="0" w:color="auto"/>
        <w:right w:val="none" w:sz="0" w:space="0" w:color="auto"/>
      </w:divBdr>
      <w:divsChild>
        <w:div w:id="180895083">
          <w:marLeft w:val="640"/>
          <w:marRight w:val="0"/>
          <w:marTop w:val="0"/>
          <w:marBottom w:val="0"/>
          <w:divBdr>
            <w:top w:val="none" w:sz="0" w:space="0" w:color="auto"/>
            <w:left w:val="none" w:sz="0" w:space="0" w:color="auto"/>
            <w:bottom w:val="none" w:sz="0" w:space="0" w:color="auto"/>
            <w:right w:val="none" w:sz="0" w:space="0" w:color="auto"/>
          </w:divBdr>
        </w:div>
        <w:div w:id="1413618855">
          <w:marLeft w:val="640"/>
          <w:marRight w:val="0"/>
          <w:marTop w:val="0"/>
          <w:marBottom w:val="0"/>
          <w:divBdr>
            <w:top w:val="none" w:sz="0" w:space="0" w:color="auto"/>
            <w:left w:val="none" w:sz="0" w:space="0" w:color="auto"/>
            <w:bottom w:val="none" w:sz="0" w:space="0" w:color="auto"/>
            <w:right w:val="none" w:sz="0" w:space="0" w:color="auto"/>
          </w:divBdr>
        </w:div>
        <w:div w:id="1410539556">
          <w:marLeft w:val="640"/>
          <w:marRight w:val="0"/>
          <w:marTop w:val="0"/>
          <w:marBottom w:val="0"/>
          <w:divBdr>
            <w:top w:val="none" w:sz="0" w:space="0" w:color="auto"/>
            <w:left w:val="none" w:sz="0" w:space="0" w:color="auto"/>
            <w:bottom w:val="none" w:sz="0" w:space="0" w:color="auto"/>
            <w:right w:val="none" w:sz="0" w:space="0" w:color="auto"/>
          </w:divBdr>
        </w:div>
        <w:div w:id="207881489">
          <w:marLeft w:val="640"/>
          <w:marRight w:val="0"/>
          <w:marTop w:val="0"/>
          <w:marBottom w:val="0"/>
          <w:divBdr>
            <w:top w:val="none" w:sz="0" w:space="0" w:color="auto"/>
            <w:left w:val="none" w:sz="0" w:space="0" w:color="auto"/>
            <w:bottom w:val="none" w:sz="0" w:space="0" w:color="auto"/>
            <w:right w:val="none" w:sz="0" w:space="0" w:color="auto"/>
          </w:divBdr>
        </w:div>
        <w:div w:id="1950352812">
          <w:marLeft w:val="640"/>
          <w:marRight w:val="0"/>
          <w:marTop w:val="0"/>
          <w:marBottom w:val="0"/>
          <w:divBdr>
            <w:top w:val="none" w:sz="0" w:space="0" w:color="auto"/>
            <w:left w:val="none" w:sz="0" w:space="0" w:color="auto"/>
            <w:bottom w:val="none" w:sz="0" w:space="0" w:color="auto"/>
            <w:right w:val="none" w:sz="0" w:space="0" w:color="auto"/>
          </w:divBdr>
        </w:div>
        <w:div w:id="796221695">
          <w:marLeft w:val="640"/>
          <w:marRight w:val="0"/>
          <w:marTop w:val="0"/>
          <w:marBottom w:val="0"/>
          <w:divBdr>
            <w:top w:val="none" w:sz="0" w:space="0" w:color="auto"/>
            <w:left w:val="none" w:sz="0" w:space="0" w:color="auto"/>
            <w:bottom w:val="none" w:sz="0" w:space="0" w:color="auto"/>
            <w:right w:val="none" w:sz="0" w:space="0" w:color="auto"/>
          </w:divBdr>
        </w:div>
        <w:div w:id="697003536">
          <w:marLeft w:val="640"/>
          <w:marRight w:val="0"/>
          <w:marTop w:val="0"/>
          <w:marBottom w:val="0"/>
          <w:divBdr>
            <w:top w:val="none" w:sz="0" w:space="0" w:color="auto"/>
            <w:left w:val="none" w:sz="0" w:space="0" w:color="auto"/>
            <w:bottom w:val="none" w:sz="0" w:space="0" w:color="auto"/>
            <w:right w:val="none" w:sz="0" w:space="0" w:color="auto"/>
          </w:divBdr>
        </w:div>
        <w:div w:id="1939554342">
          <w:marLeft w:val="640"/>
          <w:marRight w:val="0"/>
          <w:marTop w:val="0"/>
          <w:marBottom w:val="0"/>
          <w:divBdr>
            <w:top w:val="none" w:sz="0" w:space="0" w:color="auto"/>
            <w:left w:val="none" w:sz="0" w:space="0" w:color="auto"/>
            <w:bottom w:val="none" w:sz="0" w:space="0" w:color="auto"/>
            <w:right w:val="none" w:sz="0" w:space="0" w:color="auto"/>
          </w:divBdr>
        </w:div>
        <w:div w:id="204761885">
          <w:marLeft w:val="640"/>
          <w:marRight w:val="0"/>
          <w:marTop w:val="0"/>
          <w:marBottom w:val="0"/>
          <w:divBdr>
            <w:top w:val="none" w:sz="0" w:space="0" w:color="auto"/>
            <w:left w:val="none" w:sz="0" w:space="0" w:color="auto"/>
            <w:bottom w:val="none" w:sz="0" w:space="0" w:color="auto"/>
            <w:right w:val="none" w:sz="0" w:space="0" w:color="auto"/>
          </w:divBdr>
        </w:div>
        <w:div w:id="1708405473">
          <w:marLeft w:val="640"/>
          <w:marRight w:val="0"/>
          <w:marTop w:val="0"/>
          <w:marBottom w:val="0"/>
          <w:divBdr>
            <w:top w:val="none" w:sz="0" w:space="0" w:color="auto"/>
            <w:left w:val="none" w:sz="0" w:space="0" w:color="auto"/>
            <w:bottom w:val="none" w:sz="0" w:space="0" w:color="auto"/>
            <w:right w:val="none" w:sz="0" w:space="0" w:color="auto"/>
          </w:divBdr>
        </w:div>
      </w:divsChild>
    </w:div>
    <w:div w:id="10883867">
      <w:bodyDiv w:val="1"/>
      <w:marLeft w:val="0"/>
      <w:marRight w:val="0"/>
      <w:marTop w:val="0"/>
      <w:marBottom w:val="0"/>
      <w:divBdr>
        <w:top w:val="none" w:sz="0" w:space="0" w:color="auto"/>
        <w:left w:val="none" w:sz="0" w:space="0" w:color="auto"/>
        <w:bottom w:val="none" w:sz="0" w:space="0" w:color="auto"/>
        <w:right w:val="none" w:sz="0" w:space="0" w:color="auto"/>
      </w:divBdr>
      <w:divsChild>
        <w:div w:id="2099793493">
          <w:marLeft w:val="640"/>
          <w:marRight w:val="0"/>
          <w:marTop w:val="0"/>
          <w:marBottom w:val="0"/>
          <w:divBdr>
            <w:top w:val="none" w:sz="0" w:space="0" w:color="auto"/>
            <w:left w:val="none" w:sz="0" w:space="0" w:color="auto"/>
            <w:bottom w:val="none" w:sz="0" w:space="0" w:color="auto"/>
            <w:right w:val="none" w:sz="0" w:space="0" w:color="auto"/>
          </w:divBdr>
        </w:div>
        <w:div w:id="930621192">
          <w:marLeft w:val="640"/>
          <w:marRight w:val="0"/>
          <w:marTop w:val="0"/>
          <w:marBottom w:val="0"/>
          <w:divBdr>
            <w:top w:val="none" w:sz="0" w:space="0" w:color="auto"/>
            <w:left w:val="none" w:sz="0" w:space="0" w:color="auto"/>
            <w:bottom w:val="none" w:sz="0" w:space="0" w:color="auto"/>
            <w:right w:val="none" w:sz="0" w:space="0" w:color="auto"/>
          </w:divBdr>
        </w:div>
        <w:div w:id="1881286873">
          <w:marLeft w:val="640"/>
          <w:marRight w:val="0"/>
          <w:marTop w:val="0"/>
          <w:marBottom w:val="0"/>
          <w:divBdr>
            <w:top w:val="none" w:sz="0" w:space="0" w:color="auto"/>
            <w:left w:val="none" w:sz="0" w:space="0" w:color="auto"/>
            <w:bottom w:val="none" w:sz="0" w:space="0" w:color="auto"/>
            <w:right w:val="none" w:sz="0" w:space="0" w:color="auto"/>
          </w:divBdr>
        </w:div>
        <w:div w:id="837618305">
          <w:marLeft w:val="640"/>
          <w:marRight w:val="0"/>
          <w:marTop w:val="0"/>
          <w:marBottom w:val="0"/>
          <w:divBdr>
            <w:top w:val="none" w:sz="0" w:space="0" w:color="auto"/>
            <w:left w:val="none" w:sz="0" w:space="0" w:color="auto"/>
            <w:bottom w:val="none" w:sz="0" w:space="0" w:color="auto"/>
            <w:right w:val="none" w:sz="0" w:space="0" w:color="auto"/>
          </w:divBdr>
        </w:div>
        <w:div w:id="1941642537">
          <w:marLeft w:val="640"/>
          <w:marRight w:val="0"/>
          <w:marTop w:val="0"/>
          <w:marBottom w:val="0"/>
          <w:divBdr>
            <w:top w:val="none" w:sz="0" w:space="0" w:color="auto"/>
            <w:left w:val="none" w:sz="0" w:space="0" w:color="auto"/>
            <w:bottom w:val="none" w:sz="0" w:space="0" w:color="auto"/>
            <w:right w:val="none" w:sz="0" w:space="0" w:color="auto"/>
          </w:divBdr>
        </w:div>
        <w:div w:id="732314178">
          <w:marLeft w:val="640"/>
          <w:marRight w:val="0"/>
          <w:marTop w:val="0"/>
          <w:marBottom w:val="0"/>
          <w:divBdr>
            <w:top w:val="none" w:sz="0" w:space="0" w:color="auto"/>
            <w:left w:val="none" w:sz="0" w:space="0" w:color="auto"/>
            <w:bottom w:val="none" w:sz="0" w:space="0" w:color="auto"/>
            <w:right w:val="none" w:sz="0" w:space="0" w:color="auto"/>
          </w:divBdr>
        </w:div>
        <w:div w:id="377320116">
          <w:marLeft w:val="640"/>
          <w:marRight w:val="0"/>
          <w:marTop w:val="0"/>
          <w:marBottom w:val="0"/>
          <w:divBdr>
            <w:top w:val="none" w:sz="0" w:space="0" w:color="auto"/>
            <w:left w:val="none" w:sz="0" w:space="0" w:color="auto"/>
            <w:bottom w:val="none" w:sz="0" w:space="0" w:color="auto"/>
            <w:right w:val="none" w:sz="0" w:space="0" w:color="auto"/>
          </w:divBdr>
        </w:div>
        <w:div w:id="12996530">
          <w:marLeft w:val="640"/>
          <w:marRight w:val="0"/>
          <w:marTop w:val="0"/>
          <w:marBottom w:val="0"/>
          <w:divBdr>
            <w:top w:val="none" w:sz="0" w:space="0" w:color="auto"/>
            <w:left w:val="none" w:sz="0" w:space="0" w:color="auto"/>
            <w:bottom w:val="none" w:sz="0" w:space="0" w:color="auto"/>
            <w:right w:val="none" w:sz="0" w:space="0" w:color="auto"/>
          </w:divBdr>
        </w:div>
        <w:div w:id="105584001">
          <w:marLeft w:val="640"/>
          <w:marRight w:val="0"/>
          <w:marTop w:val="0"/>
          <w:marBottom w:val="0"/>
          <w:divBdr>
            <w:top w:val="none" w:sz="0" w:space="0" w:color="auto"/>
            <w:left w:val="none" w:sz="0" w:space="0" w:color="auto"/>
            <w:bottom w:val="none" w:sz="0" w:space="0" w:color="auto"/>
            <w:right w:val="none" w:sz="0" w:space="0" w:color="auto"/>
          </w:divBdr>
        </w:div>
        <w:div w:id="121847469">
          <w:marLeft w:val="640"/>
          <w:marRight w:val="0"/>
          <w:marTop w:val="0"/>
          <w:marBottom w:val="0"/>
          <w:divBdr>
            <w:top w:val="none" w:sz="0" w:space="0" w:color="auto"/>
            <w:left w:val="none" w:sz="0" w:space="0" w:color="auto"/>
            <w:bottom w:val="none" w:sz="0" w:space="0" w:color="auto"/>
            <w:right w:val="none" w:sz="0" w:space="0" w:color="auto"/>
          </w:divBdr>
        </w:div>
      </w:divsChild>
    </w:div>
    <w:div w:id="16204858">
      <w:bodyDiv w:val="1"/>
      <w:marLeft w:val="0"/>
      <w:marRight w:val="0"/>
      <w:marTop w:val="0"/>
      <w:marBottom w:val="0"/>
      <w:divBdr>
        <w:top w:val="none" w:sz="0" w:space="0" w:color="auto"/>
        <w:left w:val="none" w:sz="0" w:space="0" w:color="auto"/>
        <w:bottom w:val="none" w:sz="0" w:space="0" w:color="auto"/>
        <w:right w:val="none" w:sz="0" w:space="0" w:color="auto"/>
      </w:divBdr>
      <w:divsChild>
        <w:div w:id="839077203">
          <w:marLeft w:val="480"/>
          <w:marRight w:val="0"/>
          <w:marTop w:val="0"/>
          <w:marBottom w:val="0"/>
          <w:divBdr>
            <w:top w:val="none" w:sz="0" w:space="0" w:color="auto"/>
            <w:left w:val="none" w:sz="0" w:space="0" w:color="auto"/>
            <w:bottom w:val="none" w:sz="0" w:space="0" w:color="auto"/>
            <w:right w:val="none" w:sz="0" w:space="0" w:color="auto"/>
          </w:divBdr>
        </w:div>
        <w:div w:id="208030587">
          <w:marLeft w:val="480"/>
          <w:marRight w:val="0"/>
          <w:marTop w:val="0"/>
          <w:marBottom w:val="0"/>
          <w:divBdr>
            <w:top w:val="none" w:sz="0" w:space="0" w:color="auto"/>
            <w:left w:val="none" w:sz="0" w:space="0" w:color="auto"/>
            <w:bottom w:val="none" w:sz="0" w:space="0" w:color="auto"/>
            <w:right w:val="none" w:sz="0" w:space="0" w:color="auto"/>
          </w:divBdr>
        </w:div>
        <w:div w:id="1357269456">
          <w:marLeft w:val="480"/>
          <w:marRight w:val="0"/>
          <w:marTop w:val="0"/>
          <w:marBottom w:val="0"/>
          <w:divBdr>
            <w:top w:val="none" w:sz="0" w:space="0" w:color="auto"/>
            <w:left w:val="none" w:sz="0" w:space="0" w:color="auto"/>
            <w:bottom w:val="none" w:sz="0" w:space="0" w:color="auto"/>
            <w:right w:val="none" w:sz="0" w:space="0" w:color="auto"/>
          </w:divBdr>
        </w:div>
        <w:div w:id="1602301318">
          <w:marLeft w:val="480"/>
          <w:marRight w:val="0"/>
          <w:marTop w:val="0"/>
          <w:marBottom w:val="0"/>
          <w:divBdr>
            <w:top w:val="none" w:sz="0" w:space="0" w:color="auto"/>
            <w:left w:val="none" w:sz="0" w:space="0" w:color="auto"/>
            <w:bottom w:val="none" w:sz="0" w:space="0" w:color="auto"/>
            <w:right w:val="none" w:sz="0" w:space="0" w:color="auto"/>
          </w:divBdr>
        </w:div>
        <w:div w:id="119342923">
          <w:marLeft w:val="480"/>
          <w:marRight w:val="0"/>
          <w:marTop w:val="0"/>
          <w:marBottom w:val="0"/>
          <w:divBdr>
            <w:top w:val="none" w:sz="0" w:space="0" w:color="auto"/>
            <w:left w:val="none" w:sz="0" w:space="0" w:color="auto"/>
            <w:bottom w:val="none" w:sz="0" w:space="0" w:color="auto"/>
            <w:right w:val="none" w:sz="0" w:space="0" w:color="auto"/>
          </w:divBdr>
        </w:div>
        <w:div w:id="1204632212">
          <w:marLeft w:val="480"/>
          <w:marRight w:val="0"/>
          <w:marTop w:val="0"/>
          <w:marBottom w:val="0"/>
          <w:divBdr>
            <w:top w:val="none" w:sz="0" w:space="0" w:color="auto"/>
            <w:left w:val="none" w:sz="0" w:space="0" w:color="auto"/>
            <w:bottom w:val="none" w:sz="0" w:space="0" w:color="auto"/>
            <w:right w:val="none" w:sz="0" w:space="0" w:color="auto"/>
          </w:divBdr>
        </w:div>
        <w:div w:id="1447433119">
          <w:marLeft w:val="480"/>
          <w:marRight w:val="0"/>
          <w:marTop w:val="0"/>
          <w:marBottom w:val="0"/>
          <w:divBdr>
            <w:top w:val="none" w:sz="0" w:space="0" w:color="auto"/>
            <w:left w:val="none" w:sz="0" w:space="0" w:color="auto"/>
            <w:bottom w:val="none" w:sz="0" w:space="0" w:color="auto"/>
            <w:right w:val="none" w:sz="0" w:space="0" w:color="auto"/>
          </w:divBdr>
        </w:div>
        <w:div w:id="921379884">
          <w:marLeft w:val="480"/>
          <w:marRight w:val="0"/>
          <w:marTop w:val="0"/>
          <w:marBottom w:val="0"/>
          <w:divBdr>
            <w:top w:val="none" w:sz="0" w:space="0" w:color="auto"/>
            <w:left w:val="none" w:sz="0" w:space="0" w:color="auto"/>
            <w:bottom w:val="none" w:sz="0" w:space="0" w:color="auto"/>
            <w:right w:val="none" w:sz="0" w:space="0" w:color="auto"/>
          </w:divBdr>
        </w:div>
        <w:div w:id="1147670477">
          <w:marLeft w:val="480"/>
          <w:marRight w:val="0"/>
          <w:marTop w:val="0"/>
          <w:marBottom w:val="0"/>
          <w:divBdr>
            <w:top w:val="none" w:sz="0" w:space="0" w:color="auto"/>
            <w:left w:val="none" w:sz="0" w:space="0" w:color="auto"/>
            <w:bottom w:val="none" w:sz="0" w:space="0" w:color="auto"/>
            <w:right w:val="none" w:sz="0" w:space="0" w:color="auto"/>
          </w:divBdr>
        </w:div>
        <w:div w:id="1038048326">
          <w:marLeft w:val="480"/>
          <w:marRight w:val="0"/>
          <w:marTop w:val="0"/>
          <w:marBottom w:val="0"/>
          <w:divBdr>
            <w:top w:val="none" w:sz="0" w:space="0" w:color="auto"/>
            <w:left w:val="none" w:sz="0" w:space="0" w:color="auto"/>
            <w:bottom w:val="none" w:sz="0" w:space="0" w:color="auto"/>
            <w:right w:val="none" w:sz="0" w:space="0" w:color="auto"/>
          </w:divBdr>
        </w:div>
      </w:divsChild>
    </w:div>
    <w:div w:id="91778330">
      <w:bodyDiv w:val="1"/>
      <w:marLeft w:val="0"/>
      <w:marRight w:val="0"/>
      <w:marTop w:val="0"/>
      <w:marBottom w:val="0"/>
      <w:divBdr>
        <w:top w:val="none" w:sz="0" w:space="0" w:color="auto"/>
        <w:left w:val="none" w:sz="0" w:space="0" w:color="auto"/>
        <w:bottom w:val="none" w:sz="0" w:space="0" w:color="auto"/>
        <w:right w:val="none" w:sz="0" w:space="0" w:color="auto"/>
      </w:divBdr>
      <w:divsChild>
        <w:div w:id="1357270817">
          <w:marLeft w:val="640"/>
          <w:marRight w:val="0"/>
          <w:marTop w:val="0"/>
          <w:marBottom w:val="0"/>
          <w:divBdr>
            <w:top w:val="none" w:sz="0" w:space="0" w:color="auto"/>
            <w:left w:val="none" w:sz="0" w:space="0" w:color="auto"/>
            <w:bottom w:val="none" w:sz="0" w:space="0" w:color="auto"/>
            <w:right w:val="none" w:sz="0" w:space="0" w:color="auto"/>
          </w:divBdr>
          <w:divsChild>
            <w:div w:id="584073642">
              <w:marLeft w:val="0"/>
              <w:marRight w:val="0"/>
              <w:marTop w:val="0"/>
              <w:marBottom w:val="0"/>
              <w:divBdr>
                <w:top w:val="none" w:sz="0" w:space="0" w:color="auto"/>
                <w:left w:val="none" w:sz="0" w:space="0" w:color="auto"/>
                <w:bottom w:val="none" w:sz="0" w:space="0" w:color="auto"/>
                <w:right w:val="none" w:sz="0" w:space="0" w:color="auto"/>
              </w:divBdr>
              <w:divsChild>
                <w:div w:id="1071461551">
                  <w:marLeft w:val="640"/>
                  <w:marRight w:val="0"/>
                  <w:marTop w:val="0"/>
                  <w:marBottom w:val="0"/>
                  <w:divBdr>
                    <w:top w:val="none" w:sz="0" w:space="0" w:color="auto"/>
                    <w:left w:val="none" w:sz="0" w:space="0" w:color="auto"/>
                    <w:bottom w:val="none" w:sz="0" w:space="0" w:color="auto"/>
                    <w:right w:val="none" w:sz="0" w:space="0" w:color="auto"/>
                  </w:divBdr>
                </w:div>
                <w:div w:id="932395884">
                  <w:marLeft w:val="640"/>
                  <w:marRight w:val="0"/>
                  <w:marTop w:val="0"/>
                  <w:marBottom w:val="0"/>
                  <w:divBdr>
                    <w:top w:val="none" w:sz="0" w:space="0" w:color="auto"/>
                    <w:left w:val="none" w:sz="0" w:space="0" w:color="auto"/>
                    <w:bottom w:val="none" w:sz="0" w:space="0" w:color="auto"/>
                    <w:right w:val="none" w:sz="0" w:space="0" w:color="auto"/>
                  </w:divBdr>
                </w:div>
                <w:div w:id="1239246305">
                  <w:marLeft w:val="640"/>
                  <w:marRight w:val="0"/>
                  <w:marTop w:val="0"/>
                  <w:marBottom w:val="0"/>
                  <w:divBdr>
                    <w:top w:val="none" w:sz="0" w:space="0" w:color="auto"/>
                    <w:left w:val="none" w:sz="0" w:space="0" w:color="auto"/>
                    <w:bottom w:val="none" w:sz="0" w:space="0" w:color="auto"/>
                    <w:right w:val="none" w:sz="0" w:space="0" w:color="auto"/>
                  </w:divBdr>
                </w:div>
                <w:div w:id="278952368">
                  <w:marLeft w:val="640"/>
                  <w:marRight w:val="0"/>
                  <w:marTop w:val="0"/>
                  <w:marBottom w:val="0"/>
                  <w:divBdr>
                    <w:top w:val="none" w:sz="0" w:space="0" w:color="auto"/>
                    <w:left w:val="none" w:sz="0" w:space="0" w:color="auto"/>
                    <w:bottom w:val="none" w:sz="0" w:space="0" w:color="auto"/>
                    <w:right w:val="none" w:sz="0" w:space="0" w:color="auto"/>
                  </w:divBdr>
                </w:div>
                <w:div w:id="17389277">
                  <w:marLeft w:val="640"/>
                  <w:marRight w:val="0"/>
                  <w:marTop w:val="0"/>
                  <w:marBottom w:val="0"/>
                  <w:divBdr>
                    <w:top w:val="none" w:sz="0" w:space="0" w:color="auto"/>
                    <w:left w:val="none" w:sz="0" w:space="0" w:color="auto"/>
                    <w:bottom w:val="none" w:sz="0" w:space="0" w:color="auto"/>
                    <w:right w:val="none" w:sz="0" w:space="0" w:color="auto"/>
                  </w:divBdr>
                </w:div>
                <w:div w:id="12584764">
                  <w:marLeft w:val="640"/>
                  <w:marRight w:val="0"/>
                  <w:marTop w:val="0"/>
                  <w:marBottom w:val="0"/>
                  <w:divBdr>
                    <w:top w:val="none" w:sz="0" w:space="0" w:color="auto"/>
                    <w:left w:val="none" w:sz="0" w:space="0" w:color="auto"/>
                    <w:bottom w:val="none" w:sz="0" w:space="0" w:color="auto"/>
                    <w:right w:val="none" w:sz="0" w:space="0" w:color="auto"/>
                  </w:divBdr>
                </w:div>
                <w:div w:id="540165642">
                  <w:marLeft w:val="640"/>
                  <w:marRight w:val="0"/>
                  <w:marTop w:val="0"/>
                  <w:marBottom w:val="0"/>
                  <w:divBdr>
                    <w:top w:val="none" w:sz="0" w:space="0" w:color="auto"/>
                    <w:left w:val="none" w:sz="0" w:space="0" w:color="auto"/>
                    <w:bottom w:val="none" w:sz="0" w:space="0" w:color="auto"/>
                    <w:right w:val="none" w:sz="0" w:space="0" w:color="auto"/>
                  </w:divBdr>
                </w:div>
                <w:div w:id="2059162194">
                  <w:marLeft w:val="640"/>
                  <w:marRight w:val="0"/>
                  <w:marTop w:val="0"/>
                  <w:marBottom w:val="0"/>
                  <w:divBdr>
                    <w:top w:val="none" w:sz="0" w:space="0" w:color="auto"/>
                    <w:left w:val="none" w:sz="0" w:space="0" w:color="auto"/>
                    <w:bottom w:val="none" w:sz="0" w:space="0" w:color="auto"/>
                    <w:right w:val="none" w:sz="0" w:space="0" w:color="auto"/>
                  </w:divBdr>
                </w:div>
                <w:div w:id="876894727">
                  <w:marLeft w:val="640"/>
                  <w:marRight w:val="0"/>
                  <w:marTop w:val="0"/>
                  <w:marBottom w:val="0"/>
                  <w:divBdr>
                    <w:top w:val="none" w:sz="0" w:space="0" w:color="auto"/>
                    <w:left w:val="none" w:sz="0" w:space="0" w:color="auto"/>
                    <w:bottom w:val="none" w:sz="0" w:space="0" w:color="auto"/>
                    <w:right w:val="none" w:sz="0" w:space="0" w:color="auto"/>
                  </w:divBdr>
                </w:div>
                <w:div w:id="1376586697">
                  <w:marLeft w:val="640"/>
                  <w:marRight w:val="0"/>
                  <w:marTop w:val="0"/>
                  <w:marBottom w:val="0"/>
                  <w:divBdr>
                    <w:top w:val="none" w:sz="0" w:space="0" w:color="auto"/>
                    <w:left w:val="none" w:sz="0" w:space="0" w:color="auto"/>
                    <w:bottom w:val="none" w:sz="0" w:space="0" w:color="auto"/>
                    <w:right w:val="none" w:sz="0" w:space="0" w:color="auto"/>
                  </w:divBdr>
                </w:div>
              </w:divsChild>
            </w:div>
            <w:div w:id="402219211">
              <w:marLeft w:val="0"/>
              <w:marRight w:val="0"/>
              <w:marTop w:val="0"/>
              <w:marBottom w:val="0"/>
              <w:divBdr>
                <w:top w:val="none" w:sz="0" w:space="0" w:color="auto"/>
                <w:left w:val="none" w:sz="0" w:space="0" w:color="auto"/>
                <w:bottom w:val="none" w:sz="0" w:space="0" w:color="auto"/>
                <w:right w:val="none" w:sz="0" w:space="0" w:color="auto"/>
              </w:divBdr>
              <w:divsChild>
                <w:div w:id="538396605">
                  <w:marLeft w:val="640"/>
                  <w:marRight w:val="0"/>
                  <w:marTop w:val="0"/>
                  <w:marBottom w:val="0"/>
                  <w:divBdr>
                    <w:top w:val="none" w:sz="0" w:space="0" w:color="auto"/>
                    <w:left w:val="none" w:sz="0" w:space="0" w:color="auto"/>
                    <w:bottom w:val="none" w:sz="0" w:space="0" w:color="auto"/>
                    <w:right w:val="none" w:sz="0" w:space="0" w:color="auto"/>
                  </w:divBdr>
                </w:div>
                <w:div w:id="772431963">
                  <w:marLeft w:val="640"/>
                  <w:marRight w:val="0"/>
                  <w:marTop w:val="0"/>
                  <w:marBottom w:val="0"/>
                  <w:divBdr>
                    <w:top w:val="none" w:sz="0" w:space="0" w:color="auto"/>
                    <w:left w:val="none" w:sz="0" w:space="0" w:color="auto"/>
                    <w:bottom w:val="none" w:sz="0" w:space="0" w:color="auto"/>
                    <w:right w:val="none" w:sz="0" w:space="0" w:color="auto"/>
                  </w:divBdr>
                </w:div>
                <w:div w:id="635138948">
                  <w:marLeft w:val="640"/>
                  <w:marRight w:val="0"/>
                  <w:marTop w:val="0"/>
                  <w:marBottom w:val="0"/>
                  <w:divBdr>
                    <w:top w:val="none" w:sz="0" w:space="0" w:color="auto"/>
                    <w:left w:val="none" w:sz="0" w:space="0" w:color="auto"/>
                    <w:bottom w:val="none" w:sz="0" w:space="0" w:color="auto"/>
                    <w:right w:val="none" w:sz="0" w:space="0" w:color="auto"/>
                  </w:divBdr>
                </w:div>
                <w:div w:id="1093088323">
                  <w:marLeft w:val="640"/>
                  <w:marRight w:val="0"/>
                  <w:marTop w:val="0"/>
                  <w:marBottom w:val="0"/>
                  <w:divBdr>
                    <w:top w:val="none" w:sz="0" w:space="0" w:color="auto"/>
                    <w:left w:val="none" w:sz="0" w:space="0" w:color="auto"/>
                    <w:bottom w:val="none" w:sz="0" w:space="0" w:color="auto"/>
                    <w:right w:val="none" w:sz="0" w:space="0" w:color="auto"/>
                  </w:divBdr>
                </w:div>
                <w:div w:id="233509169">
                  <w:marLeft w:val="640"/>
                  <w:marRight w:val="0"/>
                  <w:marTop w:val="0"/>
                  <w:marBottom w:val="0"/>
                  <w:divBdr>
                    <w:top w:val="none" w:sz="0" w:space="0" w:color="auto"/>
                    <w:left w:val="none" w:sz="0" w:space="0" w:color="auto"/>
                    <w:bottom w:val="none" w:sz="0" w:space="0" w:color="auto"/>
                    <w:right w:val="none" w:sz="0" w:space="0" w:color="auto"/>
                  </w:divBdr>
                </w:div>
                <w:div w:id="566377732">
                  <w:marLeft w:val="640"/>
                  <w:marRight w:val="0"/>
                  <w:marTop w:val="0"/>
                  <w:marBottom w:val="0"/>
                  <w:divBdr>
                    <w:top w:val="none" w:sz="0" w:space="0" w:color="auto"/>
                    <w:left w:val="none" w:sz="0" w:space="0" w:color="auto"/>
                    <w:bottom w:val="none" w:sz="0" w:space="0" w:color="auto"/>
                    <w:right w:val="none" w:sz="0" w:space="0" w:color="auto"/>
                  </w:divBdr>
                </w:div>
                <w:div w:id="1806973427">
                  <w:marLeft w:val="640"/>
                  <w:marRight w:val="0"/>
                  <w:marTop w:val="0"/>
                  <w:marBottom w:val="0"/>
                  <w:divBdr>
                    <w:top w:val="none" w:sz="0" w:space="0" w:color="auto"/>
                    <w:left w:val="none" w:sz="0" w:space="0" w:color="auto"/>
                    <w:bottom w:val="none" w:sz="0" w:space="0" w:color="auto"/>
                    <w:right w:val="none" w:sz="0" w:space="0" w:color="auto"/>
                  </w:divBdr>
                </w:div>
                <w:div w:id="1025328077">
                  <w:marLeft w:val="640"/>
                  <w:marRight w:val="0"/>
                  <w:marTop w:val="0"/>
                  <w:marBottom w:val="0"/>
                  <w:divBdr>
                    <w:top w:val="none" w:sz="0" w:space="0" w:color="auto"/>
                    <w:left w:val="none" w:sz="0" w:space="0" w:color="auto"/>
                    <w:bottom w:val="none" w:sz="0" w:space="0" w:color="auto"/>
                    <w:right w:val="none" w:sz="0" w:space="0" w:color="auto"/>
                  </w:divBdr>
                </w:div>
                <w:div w:id="1011882650">
                  <w:marLeft w:val="640"/>
                  <w:marRight w:val="0"/>
                  <w:marTop w:val="0"/>
                  <w:marBottom w:val="0"/>
                  <w:divBdr>
                    <w:top w:val="none" w:sz="0" w:space="0" w:color="auto"/>
                    <w:left w:val="none" w:sz="0" w:space="0" w:color="auto"/>
                    <w:bottom w:val="none" w:sz="0" w:space="0" w:color="auto"/>
                    <w:right w:val="none" w:sz="0" w:space="0" w:color="auto"/>
                  </w:divBdr>
                </w:div>
                <w:div w:id="539897293">
                  <w:marLeft w:val="640"/>
                  <w:marRight w:val="0"/>
                  <w:marTop w:val="0"/>
                  <w:marBottom w:val="0"/>
                  <w:divBdr>
                    <w:top w:val="none" w:sz="0" w:space="0" w:color="auto"/>
                    <w:left w:val="none" w:sz="0" w:space="0" w:color="auto"/>
                    <w:bottom w:val="none" w:sz="0" w:space="0" w:color="auto"/>
                    <w:right w:val="none" w:sz="0" w:space="0" w:color="auto"/>
                  </w:divBdr>
                </w:div>
              </w:divsChild>
            </w:div>
            <w:div w:id="511648209">
              <w:marLeft w:val="0"/>
              <w:marRight w:val="0"/>
              <w:marTop w:val="0"/>
              <w:marBottom w:val="0"/>
              <w:divBdr>
                <w:top w:val="none" w:sz="0" w:space="0" w:color="auto"/>
                <w:left w:val="none" w:sz="0" w:space="0" w:color="auto"/>
                <w:bottom w:val="none" w:sz="0" w:space="0" w:color="auto"/>
                <w:right w:val="none" w:sz="0" w:space="0" w:color="auto"/>
              </w:divBdr>
              <w:divsChild>
                <w:div w:id="1296326686">
                  <w:marLeft w:val="480"/>
                  <w:marRight w:val="0"/>
                  <w:marTop w:val="0"/>
                  <w:marBottom w:val="0"/>
                  <w:divBdr>
                    <w:top w:val="none" w:sz="0" w:space="0" w:color="auto"/>
                    <w:left w:val="none" w:sz="0" w:space="0" w:color="auto"/>
                    <w:bottom w:val="none" w:sz="0" w:space="0" w:color="auto"/>
                    <w:right w:val="none" w:sz="0" w:space="0" w:color="auto"/>
                  </w:divBdr>
                </w:div>
                <w:div w:id="95177231">
                  <w:marLeft w:val="480"/>
                  <w:marRight w:val="0"/>
                  <w:marTop w:val="0"/>
                  <w:marBottom w:val="0"/>
                  <w:divBdr>
                    <w:top w:val="none" w:sz="0" w:space="0" w:color="auto"/>
                    <w:left w:val="none" w:sz="0" w:space="0" w:color="auto"/>
                    <w:bottom w:val="none" w:sz="0" w:space="0" w:color="auto"/>
                    <w:right w:val="none" w:sz="0" w:space="0" w:color="auto"/>
                  </w:divBdr>
                </w:div>
                <w:div w:id="1074551940">
                  <w:marLeft w:val="480"/>
                  <w:marRight w:val="0"/>
                  <w:marTop w:val="0"/>
                  <w:marBottom w:val="0"/>
                  <w:divBdr>
                    <w:top w:val="none" w:sz="0" w:space="0" w:color="auto"/>
                    <w:left w:val="none" w:sz="0" w:space="0" w:color="auto"/>
                    <w:bottom w:val="none" w:sz="0" w:space="0" w:color="auto"/>
                    <w:right w:val="none" w:sz="0" w:space="0" w:color="auto"/>
                  </w:divBdr>
                </w:div>
                <w:div w:id="1338194088">
                  <w:marLeft w:val="480"/>
                  <w:marRight w:val="0"/>
                  <w:marTop w:val="0"/>
                  <w:marBottom w:val="0"/>
                  <w:divBdr>
                    <w:top w:val="none" w:sz="0" w:space="0" w:color="auto"/>
                    <w:left w:val="none" w:sz="0" w:space="0" w:color="auto"/>
                    <w:bottom w:val="none" w:sz="0" w:space="0" w:color="auto"/>
                    <w:right w:val="none" w:sz="0" w:space="0" w:color="auto"/>
                  </w:divBdr>
                </w:div>
                <w:div w:id="718869667">
                  <w:marLeft w:val="480"/>
                  <w:marRight w:val="0"/>
                  <w:marTop w:val="0"/>
                  <w:marBottom w:val="0"/>
                  <w:divBdr>
                    <w:top w:val="none" w:sz="0" w:space="0" w:color="auto"/>
                    <w:left w:val="none" w:sz="0" w:space="0" w:color="auto"/>
                    <w:bottom w:val="none" w:sz="0" w:space="0" w:color="auto"/>
                    <w:right w:val="none" w:sz="0" w:space="0" w:color="auto"/>
                  </w:divBdr>
                </w:div>
                <w:div w:id="1270697831">
                  <w:marLeft w:val="480"/>
                  <w:marRight w:val="0"/>
                  <w:marTop w:val="0"/>
                  <w:marBottom w:val="0"/>
                  <w:divBdr>
                    <w:top w:val="none" w:sz="0" w:space="0" w:color="auto"/>
                    <w:left w:val="none" w:sz="0" w:space="0" w:color="auto"/>
                    <w:bottom w:val="none" w:sz="0" w:space="0" w:color="auto"/>
                    <w:right w:val="none" w:sz="0" w:space="0" w:color="auto"/>
                  </w:divBdr>
                </w:div>
                <w:div w:id="1231622494">
                  <w:marLeft w:val="480"/>
                  <w:marRight w:val="0"/>
                  <w:marTop w:val="0"/>
                  <w:marBottom w:val="0"/>
                  <w:divBdr>
                    <w:top w:val="none" w:sz="0" w:space="0" w:color="auto"/>
                    <w:left w:val="none" w:sz="0" w:space="0" w:color="auto"/>
                    <w:bottom w:val="none" w:sz="0" w:space="0" w:color="auto"/>
                    <w:right w:val="none" w:sz="0" w:space="0" w:color="auto"/>
                  </w:divBdr>
                </w:div>
                <w:div w:id="1485703767">
                  <w:marLeft w:val="480"/>
                  <w:marRight w:val="0"/>
                  <w:marTop w:val="0"/>
                  <w:marBottom w:val="0"/>
                  <w:divBdr>
                    <w:top w:val="none" w:sz="0" w:space="0" w:color="auto"/>
                    <w:left w:val="none" w:sz="0" w:space="0" w:color="auto"/>
                    <w:bottom w:val="none" w:sz="0" w:space="0" w:color="auto"/>
                    <w:right w:val="none" w:sz="0" w:space="0" w:color="auto"/>
                  </w:divBdr>
                </w:div>
                <w:div w:id="722018748">
                  <w:marLeft w:val="480"/>
                  <w:marRight w:val="0"/>
                  <w:marTop w:val="0"/>
                  <w:marBottom w:val="0"/>
                  <w:divBdr>
                    <w:top w:val="none" w:sz="0" w:space="0" w:color="auto"/>
                    <w:left w:val="none" w:sz="0" w:space="0" w:color="auto"/>
                    <w:bottom w:val="none" w:sz="0" w:space="0" w:color="auto"/>
                    <w:right w:val="none" w:sz="0" w:space="0" w:color="auto"/>
                  </w:divBdr>
                </w:div>
                <w:div w:id="1132016841">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319386041">
          <w:marLeft w:val="640"/>
          <w:marRight w:val="0"/>
          <w:marTop w:val="0"/>
          <w:marBottom w:val="0"/>
          <w:divBdr>
            <w:top w:val="none" w:sz="0" w:space="0" w:color="auto"/>
            <w:left w:val="none" w:sz="0" w:space="0" w:color="auto"/>
            <w:bottom w:val="none" w:sz="0" w:space="0" w:color="auto"/>
            <w:right w:val="none" w:sz="0" w:space="0" w:color="auto"/>
          </w:divBdr>
        </w:div>
        <w:div w:id="1040663072">
          <w:marLeft w:val="640"/>
          <w:marRight w:val="0"/>
          <w:marTop w:val="0"/>
          <w:marBottom w:val="0"/>
          <w:divBdr>
            <w:top w:val="none" w:sz="0" w:space="0" w:color="auto"/>
            <w:left w:val="none" w:sz="0" w:space="0" w:color="auto"/>
            <w:bottom w:val="none" w:sz="0" w:space="0" w:color="auto"/>
            <w:right w:val="none" w:sz="0" w:space="0" w:color="auto"/>
          </w:divBdr>
        </w:div>
        <w:div w:id="1652059414">
          <w:marLeft w:val="640"/>
          <w:marRight w:val="0"/>
          <w:marTop w:val="0"/>
          <w:marBottom w:val="0"/>
          <w:divBdr>
            <w:top w:val="none" w:sz="0" w:space="0" w:color="auto"/>
            <w:left w:val="none" w:sz="0" w:space="0" w:color="auto"/>
            <w:bottom w:val="none" w:sz="0" w:space="0" w:color="auto"/>
            <w:right w:val="none" w:sz="0" w:space="0" w:color="auto"/>
          </w:divBdr>
        </w:div>
        <w:div w:id="426540247">
          <w:marLeft w:val="640"/>
          <w:marRight w:val="0"/>
          <w:marTop w:val="0"/>
          <w:marBottom w:val="0"/>
          <w:divBdr>
            <w:top w:val="none" w:sz="0" w:space="0" w:color="auto"/>
            <w:left w:val="none" w:sz="0" w:space="0" w:color="auto"/>
            <w:bottom w:val="none" w:sz="0" w:space="0" w:color="auto"/>
            <w:right w:val="none" w:sz="0" w:space="0" w:color="auto"/>
          </w:divBdr>
        </w:div>
        <w:div w:id="1752046348">
          <w:marLeft w:val="640"/>
          <w:marRight w:val="0"/>
          <w:marTop w:val="0"/>
          <w:marBottom w:val="0"/>
          <w:divBdr>
            <w:top w:val="none" w:sz="0" w:space="0" w:color="auto"/>
            <w:left w:val="none" w:sz="0" w:space="0" w:color="auto"/>
            <w:bottom w:val="none" w:sz="0" w:space="0" w:color="auto"/>
            <w:right w:val="none" w:sz="0" w:space="0" w:color="auto"/>
          </w:divBdr>
        </w:div>
        <w:div w:id="445588235">
          <w:marLeft w:val="640"/>
          <w:marRight w:val="0"/>
          <w:marTop w:val="0"/>
          <w:marBottom w:val="0"/>
          <w:divBdr>
            <w:top w:val="none" w:sz="0" w:space="0" w:color="auto"/>
            <w:left w:val="none" w:sz="0" w:space="0" w:color="auto"/>
            <w:bottom w:val="none" w:sz="0" w:space="0" w:color="auto"/>
            <w:right w:val="none" w:sz="0" w:space="0" w:color="auto"/>
          </w:divBdr>
        </w:div>
        <w:div w:id="1874269788">
          <w:marLeft w:val="640"/>
          <w:marRight w:val="0"/>
          <w:marTop w:val="0"/>
          <w:marBottom w:val="0"/>
          <w:divBdr>
            <w:top w:val="none" w:sz="0" w:space="0" w:color="auto"/>
            <w:left w:val="none" w:sz="0" w:space="0" w:color="auto"/>
            <w:bottom w:val="none" w:sz="0" w:space="0" w:color="auto"/>
            <w:right w:val="none" w:sz="0" w:space="0" w:color="auto"/>
          </w:divBdr>
        </w:div>
        <w:div w:id="1551765668">
          <w:marLeft w:val="640"/>
          <w:marRight w:val="0"/>
          <w:marTop w:val="0"/>
          <w:marBottom w:val="0"/>
          <w:divBdr>
            <w:top w:val="none" w:sz="0" w:space="0" w:color="auto"/>
            <w:left w:val="none" w:sz="0" w:space="0" w:color="auto"/>
            <w:bottom w:val="none" w:sz="0" w:space="0" w:color="auto"/>
            <w:right w:val="none" w:sz="0" w:space="0" w:color="auto"/>
          </w:divBdr>
        </w:div>
        <w:div w:id="1687054864">
          <w:marLeft w:val="640"/>
          <w:marRight w:val="0"/>
          <w:marTop w:val="0"/>
          <w:marBottom w:val="0"/>
          <w:divBdr>
            <w:top w:val="none" w:sz="0" w:space="0" w:color="auto"/>
            <w:left w:val="none" w:sz="0" w:space="0" w:color="auto"/>
            <w:bottom w:val="none" w:sz="0" w:space="0" w:color="auto"/>
            <w:right w:val="none" w:sz="0" w:space="0" w:color="auto"/>
          </w:divBdr>
        </w:div>
      </w:divsChild>
    </w:div>
    <w:div w:id="102193920">
      <w:bodyDiv w:val="1"/>
      <w:marLeft w:val="0"/>
      <w:marRight w:val="0"/>
      <w:marTop w:val="0"/>
      <w:marBottom w:val="0"/>
      <w:divBdr>
        <w:top w:val="none" w:sz="0" w:space="0" w:color="auto"/>
        <w:left w:val="none" w:sz="0" w:space="0" w:color="auto"/>
        <w:bottom w:val="none" w:sz="0" w:space="0" w:color="auto"/>
        <w:right w:val="none" w:sz="0" w:space="0" w:color="auto"/>
      </w:divBdr>
    </w:div>
    <w:div w:id="117183121">
      <w:bodyDiv w:val="1"/>
      <w:marLeft w:val="0"/>
      <w:marRight w:val="0"/>
      <w:marTop w:val="0"/>
      <w:marBottom w:val="0"/>
      <w:divBdr>
        <w:top w:val="none" w:sz="0" w:space="0" w:color="auto"/>
        <w:left w:val="none" w:sz="0" w:space="0" w:color="auto"/>
        <w:bottom w:val="none" w:sz="0" w:space="0" w:color="auto"/>
        <w:right w:val="none" w:sz="0" w:space="0" w:color="auto"/>
      </w:divBdr>
      <w:divsChild>
        <w:div w:id="1961379569">
          <w:marLeft w:val="640"/>
          <w:marRight w:val="0"/>
          <w:marTop w:val="0"/>
          <w:marBottom w:val="0"/>
          <w:divBdr>
            <w:top w:val="none" w:sz="0" w:space="0" w:color="auto"/>
            <w:left w:val="none" w:sz="0" w:space="0" w:color="auto"/>
            <w:bottom w:val="none" w:sz="0" w:space="0" w:color="auto"/>
            <w:right w:val="none" w:sz="0" w:space="0" w:color="auto"/>
          </w:divBdr>
        </w:div>
        <w:div w:id="793911509">
          <w:marLeft w:val="640"/>
          <w:marRight w:val="0"/>
          <w:marTop w:val="0"/>
          <w:marBottom w:val="0"/>
          <w:divBdr>
            <w:top w:val="none" w:sz="0" w:space="0" w:color="auto"/>
            <w:left w:val="none" w:sz="0" w:space="0" w:color="auto"/>
            <w:bottom w:val="none" w:sz="0" w:space="0" w:color="auto"/>
            <w:right w:val="none" w:sz="0" w:space="0" w:color="auto"/>
          </w:divBdr>
        </w:div>
        <w:div w:id="546332409">
          <w:marLeft w:val="640"/>
          <w:marRight w:val="0"/>
          <w:marTop w:val="0"/>
          <w:marBottom w:val="0"/>
          <w:divBdr>
            <w:top w:val="none" w:sz="0" w:space="0" w:color="auto"/>
            <w:left w:val="none" w:sz="0" w:space="0" w:color="auto"/>
            <w:bottom w:val="none" w:sz="0" w:space="0" w:color="auto"/>
            <w:right w:val="none" w:sz="0" w:space="0" w:color="auto"/>
          </w:divBdr>
        </w:div>
        <w:div w:id="683433311">
          <w:marLeft w:val="640"/>
          <w:marRight w:val="0"/>
          <w:marTop w:val="0"/>
          <w:marBottom w:val="0"/>
          <w:divBdr>
            <w:top w:val="none" w:sz="0" w:space="0" w:color="auto"/>
            <w:left w:val="none" w:sz="0" w:space="0" w:color="auto"/>
            <w:bottom w:val="none" w:sz="0" w:space="0" w:color="auto"/>
            <w:right w:val="none" w:sz="0" w:space="0" w:color="auto"/>
          </w:divBdr>
        </w:div>
        <w:div w:id="683897043">
          <w:marLeft w:val="640"/>
          <w:marRight w:val="0"/>
          <w:marTop w:val="0"/>
          <w:marBottom w:val="0"/>
          <w:divBdr>
            <w:top w:val="none" w:sz="0" w:space="0" w:color="auto"/>
            <w:left w:val="none" w:sz="0" w:space="0" w:color="auto"/>
            <w:bottom w:val="none" w:sz="0" w:space="0" w:color="auto"/>
            <w:right w:val="none" w:sz="0" w:space="0" w:color="auto"/>
          </w:divBdr>
        </w:div>
        <w:div w:id="2131702758">
          <w:marLeft w:val="640"/>
          <w:marRight w:val="0"/>
          <w:marTop w:val="0"/>
          <w:marBottom w:val="0"/>
          <w:divBdr>
            <w:top w:val="none" w:sz="0" w:space="0" w:color="auto"/>
            <w:left w:val="none" w:sz="0" w:space="0" w:color="auto"/>
            <w:bottom w:val="none" w:sz="0" w:space="0" w:color="auto"/>
            <w:right w:val="none" w:sz="0" w:space="0" w:color="auto"/>
          </w:divBdr>
        </w:div>
        <w:div w:id="203912670">
          <w:marLeft w:val="640"/>
          <w:marRight w:val="0"/>
          <w:marTop w:val="0"/>
          <w:marBottom w:val="0"/>
          <w:divBdr>
            <w:top w:val="none" w:sz="0" w:space="0" w:color="auto"/>
            <w:left w:val="none" w:sz="0" w:space="0" w:color="auto"/>
            <w:bottom w:val="none" w:sz="0" w:space="0" w:color="auto"/>
            <w:right w:val="none" w:sz="0" w:space="0" w:color="auto"/>
          </w:divBdr>
        </w:div>
        <w:div w:id="2073965082">
          <w:marLeft w:val="640"/>
          <w:marRight w:val="0"/>
          <w:marTop w:val="0"/>
          <w:marBottom w:val="0"/>
          <w:divBdr>
            <w:top w:val="none" w:sz="0" w:space="0" w:color="auto"/>
            <w:left w:val="none" w:sz="0" w:space="0" w:color="auto"/>
            <w:bottom w:val="none" w:sz="0" w:space="0" w:color="auto"/>
            <w:right w:val="none" w:sz="0" w:space="0" w:color="auto"/>
          </w:divBdr>
        </w:div>
        <w:div w:id="964311481">
          <w:marLeft w:val="640"/>
          <w:marRight w:val="0"/>
          <w:marTop w:val="0"/>
          <w:marBottom w:val="0"/>
          <w:divBdr>
            <w:top w:val="none" w:sz="0" w:space="0" w:color="auto"/>
            <w:left w:val="none" w:sz="0" w:space="0" w:color="auto"/>
            <w:bottom w:val="none" w:sz="0" w:space="0" w:color="auto"/>
            <w:right w:val="none" w:sz="0" w:space="0" w:color="auto"/>
          </w:divBdr>
        </w:div>
        <w:div w:id="264924214">
          <w:marLeft w:val="640"/>
          <w:marRight w:val="0"/>
          <w:marTop w:val="0"/>
          <w:marBottom w:val="0"/>
          <w:divBdr>
            <w:top w:val="none" w:sz="0" w:space="0" w:color="auto"/>
            <w:left w:val="none" w:sz="0" w:space="0" w:color="auto"/>
            <w:bottom w:val="none" w:sz="0" w:space="0" w:color="auto"/>
            <w:right w:val="none" w:sz="0" w:space="0" w:color="auto"/>
          </w:divBdr>
        </w:div>
      </w:divsChild>
    </w:div>
    <w:div w:id="128868807">
      <w:bodyDiv w:val="1"/>
      <w:marLeft w:val="0"/>
      <w:marRight w:val="0"/>
      <w:marTop w:val="0"/>
      <w:marBottom w:val="0"/>
      <w:divBdr>
        <w:top w:val="none" w:sz="0" w:space="0" w:color="auto"/>
        <w:left w:val="none" w:sz="0" w:space="0" w:color="auto"/>
        <w:bottom w:val="none" w:sz="0" w:space="0" w:color="auto"/>
        <w:right w:val="none" w:sz="0" w:space="0" w:color="auto"/>
      </w:divBdr>
    </w:div>
    <w:div w:id="183518615">
      <w:bodyDiv w:val="1"/>
      <w:marLeft w:val="0"/>
      <w:marRight w:val="0"/>
      <w:marTop w:val="0"/>
      <w:marBottom w:val="0"/>
      <w:divBdr>
        <w:top w:val="none" w:sz="0" w:space="0" w:color="auto"/>
        <w:left w:val="none" w:sz="0" w:space="0" w:color="auto"/>
        <w:bottom w:val="none" w:sz="0" w:space="0" w:color="auto"/>
        <w:right w:val="none" w:sz="0" w:space="0" w:color="auto"/>
      </w:divBdr>
      <w:divsChild>
        <w:div w:id="1529756933">
          <w:marLeft w:val="640"/>
          <w:marRight w:val="0"/>
          <w:marTop w:val="0"/>
          <w:marBottom w:val="0"/>
          <w:divBdr>
            <w:top w:val="none" w:sz="0" w:space="0" w:color="auto"/>
            <w:left w:val="none" w:sz="0" w:space="0" w:color="auto"/>
            <w:bottom w:val="none" w:sz="0" w:space="0" w:color="auto"/>
            <w:right w:val="none" w:sz="0" w:space="0" w:color="auto"/>
          </w:divBdr>
        </w:div>
        <w:div w:id="2062943486">
          <w:marLeft w:val="640"/>
          <w:marRight w:val="0"/>
          <w:marTop w:val="0"/>
          <w:marBottom w:val="0"/>
          <w:divBdr>
            <w:top w:val="none" w:sz="0" w:space="0" w:color="auto"/>
            <w:left w:val="none" w:sz="0" w:space="0" w:color="auto"/>
            <w:bottom w:val="none" w:sz="0" w:space="0" w:color="auto"/>
            <w:right w:val="none" w:sz="0" w:space="0" w:color="auto"/>
          </w:divBdr>
        </w:div>
        <w:div w:id="282228022">
          <w:marLeft w:val="640"/>
          <w:marRight w:val="0"/>
          <w:marTop w:val="0"/>
          <w:marBottom w:val="0"/>
          <w:divBdr>
            <w:top w:val="none" w:sz="0" w:space="0" w:color="auto"/>
            <w:left w:val="none" w:sz="0" w:space="0" w:color="auto"/>
            <w:bottom w:val="none" w:sz="0" w:space="0" w:color="auto"/>
            <w:right w:val="none" w:sz="0" w:space="0" w:color="auto"/>
          </w:divBdr>
        </w:div>
        <w:div w:id="1143158463">
          <w:marLeft w:val="640"/>
          <w:marRight w:val="0"/>
          <w:marTop w:val="0"/>
          <w:marBottom w:val="0"/>
          <w:divBdr>
            <w:top w:val="none" w:sz="0" w:space="0" w:color="auto"/>
            <w:left w:val="none" w:sz="0" w:space="0" w:color="auto"/>
            <w:bottom w:val="none" w:sz="0" w:space="0" w:color="auto"/>
            <w:right w:val="none" w:sz="0" w:space="0" w:color="auto"/>
          </w:divBdr>
        </w:div>
        <w:div w:id="1305545066">
          <w:marLeft w:val="640"/>
          <w:marRight w:val="0"/>
          <w:marTop w:val="0"/>
          <w:marBottom w:val="0"/>
          <w:divBdr>
            <w:top w:val="none" w:sz="0" w:space="0" w:color="auto"/>
            <w:left w:val="none" w:sz="0" w:space="0" w:color="auto"/>
            <w:bottom w:val="none" w:sz="0" w:space="0" w:color="auto"/>
            <w:right w:val="none" w:sz="0" w:space="0" w:color="auto"/>
          </w:divBdr>
        </w:div>
        <w:div w:id="1036076841">
          <w:marLeft w:val="640"/>
          <w:marRight w:val="0"/>
          <w:marTop w:val="0"/>
          <w:marBottom w:val="0"/>
          <w:divBdr>
            <w:top w:val="none" w:sz="0" w:space="0" w:color="auto"/>
            <w:left w:val="none" w:sz="0" w:space="0" w:color="auto"/>
            <w:bottom w:val="none" w:sz="0" w:space="0" w:color="auto"/>
            <w:right w:val="none" w:sz="0" w:space="0" w:color="auto"/>
          </w:divBdr>
        </w:div>
        <w:div w:id="297810137">
          <w:marLeft w:val="640"/>
          <w:marRight w:val="0"/>
          <w:marTop w:val="0"/>
          <w:marBottom w:val="0"/>
          <w:divBdr>
            <w:top w:val="none" w:sz="0" w:space="0" w:color="auto"/>
            <w:left w:val="none" w:sz="0" w:space="0" w:color="auto"/>
            <w:bottom w:val="none" w:sz="0" w:space="0" w:color="auto"/>
            <w:right w:val="none" w:sz="0" w:space="0" w:color="auto"/>
          </w:divBdr>
        </w:div>
        <w:div w:id="100154602">
          <w:marLeft w:val="640"/>
          <w:marRight w:val="0"/>
          <w:marTop w:val="0"/>
          <w:marBottom w:val="0"/>
          <w:divBdr>
            <w:top w:val="none" w:sz="0" w:space="0" w:color="auto"/>
            <w:left w:val="none" w:sz="0" w:space="0" w:color="auto"/>
            <w:bottom w:val="none" w:sz="0" w:space="0" w:color="auto"/>
            <w:right w:val="none" w:sz="0" w:space="0" w:color="auto"/>
          </w:divBdr>
        </w:div>
        <w:div w:id="2049255689">
          <w:marLeft w:val="640"/>
          <w:marRight w:val="0"/>
          <w:marTop w:val="0"/>
          <w:marBottom w:val="0"/>
          <w:divBdr>
            <w:top w:val="none" w:sz="0" w:space="0" w:color="auto"/>
            <w:left w:val="none" w:sz="0" w:space="0" w:color="auto"/>
            <w:bottom w:val="none" w:sz="0" w:space="0" w:color="auto"/>
            <w:right w:val="none" w:sz="0" w:space="0" w:color="auto"/>
          </w:divBdr>
        </w:div>
        <w:div w:id="1255480092">
          <w:marLeft w:val="640"/>
          <w:marRight w:val="0"/>
          <w:marTop w:val="0"/>
          <w:marBottom w:val="0"/>
          <w:divBdr>
            <w:top w:val="none" w:sz="0" w:space="0" w:color="auto"/>
            <w:left w:val="none" w:sz="0" w:space="0" w:color="auto"/>
            <w:bottom w:val="none" w:sz="0" w:space="0" w:color="auto"/>
            <w:right w:val="none" w:sz="0" w:space="0" w:color="auto"/>
          </w:divBdr>
        </w:div>
      </w:divsChild>
    </w:div>
    <w:div w:id="245499023">
      <w:bodyDiv w:val="1"/>
      <w:marLeft w:val="0"/>
      <w:marRight w:val="0"/>
      <w:marTop w:val="0"/>
      <w:marBottom w:val="0"/>
      <w:divBdr>
        <w:top w:val="none" w:sz="0" w:space="0" w:color="auto"/>
        <w:left w:val="none" w:sz="0" w:space="0" w:color="auto"/>
        <w:bottom w:val="none" w:sz="0" w:space="0" w:color="auto"/>
        <w:right w:val="none" w:sz="0" w:space="0" w:color="auto"/>
      </w:divBdr>
    </w:div>
    <w:div w:id="265046325">
      <w:bodyDiv w:val="1"/>
      <w:marLeft w:val="0"/>
      <w:marRight w:val="0"/>
      <w:marTop w:val="0"/>
      <w:marBottom w:val="0"/>
      <w:divBdr>
        <w:top w:val="none" w:sz="0" w:space="0" w:color="auto"/>
        <w:left w:val="none" w:sz="0" w:space="0" w:color="auto"/>
        <w:bottom w:val="none" w:sz="0" w:space="0" w:color="auto"/>
        <w:right w:val="none" w:sz="0" w:space="0" w:color="auto"/>
      </w:divBdr>
      <w:divsChild>
        <w:div w:id="869076680">
          <w:marLeft w:val="480"/>
          <w:marRight w:val="0"/>
          <w:marTop w:val="0"/>
          <w:marBottom w:val="0"/>
          <w:divBdr>
            <w:top w:val="none" w:sz="0" w:space="0" w:color="auto"/>
            <w:left w:val="none" w:sz="0" w:space="0" w:color="auto"/>
            <w:bottom w:val="none" w:sz="0" w:space="0" w:color="auto"/>
            <w:right w:val="none" w:sz="0" w:space="0" w:color="auto"/>
          </w:divBdr>
        </w:div>
        <w:div w:id="301663359">
          <w:marLeft w:val="480"/>
          <w:marRight w:val="0"/>
          <w:marTop w:val="0"/>
          <w:marBottom w:val="0"/>
          <w:divBdr>
            <w:top w:val="none" w:sz="0" w:space="0" w:color="auto"/>
            <w:left w:val="none" w:sz="0" w:space="0" w:color="auto"/>
            <w:bottom w:val="none" w:sz="0" w:space="0" w:color="auto"/>
            <w:right w:val="none" w:sz="0" w:space="0" w:color="auto"/>
          </w:divBdr>
        </w:div>
        <w:div w:id="406344019">
          <w:marLeft w:val="480"/>
          <w:marRight w:val="0"/>
          <w:marTop w:val="0"/>
          <w:marBottom w:val="0"/>
          <w:divBdr>
            <w:top w:val="none" w:sz="0" w:space="0" w:color="auto"/>
            <w:left w:val="none" w:sz="0" w:space="0" w:color="auto"/>
            <w:bottom w:val="none" w:sz="0" w:space="0" w:color="auto"/>
            <w:right w:val="none" w:sz="0" w:space="0" w:color="auto"/>
          </w:divBdr>
        </w:div>
        <w:div w:id="1796867993">
          <w:marLeft w:val="480"/>
          <w:marRight w:val="0"/>
          <w:marTop w:val="0"/>
          <w:marBottom w:val="0"/>
          <w:divBdr>
            <w:top w:val="none" w:sz="0" w:space="0" w:color="auto"/>
            <w:left w:val="none" w:sz="0" w:space="0" w:color="auto"/>
            <w:bottom w:val="none" w:sz="0" w:space="0" w:color="auto"/>
            <w:right w:val="none" w:sz="0" w:space="0" w:color="auto"/>
          </w:divBdr>
        </w:div>
        <w:div w:id="2104835622">
          <w:marLeft w:val="480"/>
          <w:marRight w:val="0"/>
          <w:marTop w:val="0"/>
          <w:marBottom w:val="0"/>
          <w:divBdr>
            <w:top w:val="none" w:sz="0" w:space="0" w:color="auto"/>
            <w:left w:val="none" w:sz="0" w:space="0" w:color="auto"/>
            <w:bottom w:val="none" w:sz="0" w:space="0" w:color="auto"/>
            <w:right w:val="none" w:sz="0" w:space="0" w:color="auto"/>
          </w:divBdr>
        </w:div>
        <w:div w:id="1458911482">
          <w:marLeft w:val="480"/>
          <w:marRight w:val="0"/>
          <w:marTop w:val="0"/>
          <w:marBottom w:val="0"/>
          <w:divBdr>
            <w:top w:val="none" w:sz="0" w:space="0" w:color="auto"/>
            <w:left w:val="none" w:sz="0" w:space="0" w:color="auto"/>
            <w:bottom w:val="none" w:sz="0" w:space="0" w:color="auto"/>
            <w:right w:val="none" w:sz="0" w:space="0" w:color="auto"/>
          </w:divBdr>
        </w:div>
        <w:div w:id="1439376823">
          <w:marLeft w:val="480"/>
          <w:marRight w:val="0"/>
          <w:marTop w:val="0"/>
          <w:marBottom w:val="0"/>
          <w:divBdr>
            <w:top w:val="none" w:sz="0" w:space="0" w:color="auto"/>
            <w:left w:val="none" w:sz="0" w:space="0" w:color="auto"/>
            <w:bottom w:val="none" w:sz="0" w:space="0" w:color="auto"/>
            <w:right w:val="none" w:sz="0" w:space="0" w:color="auto"/>
          </w:divBdr>
        </w:div>
        <w:div w:id="2146316676">
          <w:marLeft w:val="480"/>
          <w:marRight w:val="0"/>
          <w:marTop w:val="0"/>
          <w:marBottom w:val="0"/>
          <w:divBdr>
            <w:top w:val="none" w:sz="0" w:space="0" w:color="auto"/>
            <w:left w:val="none" w:sz="0" w:space="0" w:color="auto"/>
            <w:bottom w:val="none" w:sz="0" w:space="0" w:color="auto"/>
            <w:right w:val="none" w:sz="0" w:space="0" w:color="auto"/>
          </w:divBdr>
        </w:div>
        <w:div w:id="672299713">
          <w:marLeft w:val="480"/>
          <w:marRight w:val="0"/>
          <w:marTop w:val="0"/>
          <w:marBottom w:val="0"/>
          <w:divBdr>
            <w:top w:val="none" w:sz="0" w:space="0" w:color="auto"/>
            <w:left w:val="none" w:sz="0" w:space="0" w:color="auto"/>
            <w:bottom w:val="none" w:sz="0" w:space="0" w:color="auto"/>
            <w:right w:val="none" w:sz="0" w:space="0" w:color="auto"/>
          </w:divBdr>
        </w:div>
        <w:div w:id="1777288497">
          <w:marLeft w:val="480"/>
          <w:marRight w:val="0"/>
          <w:marTop w:val="0"/>
          <w:marBottom w:val="0"/>
          <w:divBdr>
            <w:top w:val="none" w:sz="0" w:space="0" w:color="auto"/>
            <w:left w:val="none" w:sz="0" w:space="0" w:color="auto"/>
            <w:bottom w:val="none" w:sz="0" w:space="0" w:color="auto"/>
            <w:right w:val="none" w:sz="0" w:space="0" w:color="auto"/>
          </w:divBdr>
        </w:div>
      </w:divsChild>
    </w:div>
    <w:div w:id="401022260">
      <w:bodyDiv w:val="1"/>
      <w:marLeft w:val="0"/>
      <w:marRight w:val="0"/>
      <w:marTop w:val="0"/>
      <w:marBottom w:val="0"/>
      <w:divBdr>
        <w:top w:val="none" w:sz="0" w:space="0" w:color="auto"/>
        <w:left w:val="none" w:sz="0" w:space="0" w:color="auto"/>
        <w:bottom w:val="none" w:sz="0" w:space="0" w:color="auto"/>
        <w:right w:val="none" w:sz="0" w:space="0" w:color="auto"/>
      </w:divBdr>
    </w:div>
    <w:div w:id="605843908">
      <w:bodyDiv w:val="1"/>
      <w:marLeft w:val="0"/>
      <w:marRight w:val="0"/>
      <w:marTop w:val="0"/>
      <w:marBottom w:val="0"/>
      <w:divBdr>
        <w:top w:val="none" w:sz="0" w:space="0" w:color="auto"/>
        <w:left w:val="none" w:sz="0" w:space="0" w:color="auto"/>
        <w:bottom w:val="none" w:sz="0" w:space="0" w:color="auto"/>
        <w:right w:val="none" w:sz="0" w:space="0" w:color="auto"/>
      </w:divBdr>
      <w:divsChild>
        <w:div w:id="56318743">
          <w:marLeft w:val="640"/>
          <w:marRight w:val="0"/>
          <w:marTop w:val="0"/>
          <w:marBottom w:val="0"/>
          <w:divBdr>
            <w:top w:val="none" w:sz="0" w:space="0" w:color="auto"/>
            <w:left w:val="none" w:sz="0" w:space="0" w:color="auto"/>
            <w:bottom w:val="none" w:sz="0" w:space="0" w:color="auto"/>
            <w:right w:val="none" w:sz="0" w:space="0" w:color="auto"/>
          </w:divBdr>
        </w:div>
        <w:div w:id="741297766">
          <w:marLeft w:val="640"/>
          <w:marRight w:val="0"/>
          <w:marTop w:val="0"/>
          <w:marBottom w:val="0"/>
          <w:divBdr>
            <w:top w:val="none" w:sz="0" w:space="0" w:color="auto"/>
            <w:left w:val="none" w:sz="0" w:space="0" w:color="auto"/>
            <w:bottom w:val="none" w:sz="0" w:space="0" w:color="auto"/>
            <w:right w:val="none" w:sz="0" w:space="0" w:color="auto"/>
          </w:divBdr>
        </w:div>
        <w:div w:id="782311297">
          <w:marLeft w:val="640"/>
          <w:marRight w:val="0"/>
          <w:marTop w:val="0"/>
          <w:marBottom w:val="0"/>
          <w:divBdr>
            <w:top w:val="none" w:sz="0" w:space="0" w:color="auto"/>
            <w:left w:val="none" w:sz="0" w:space="0" w:color="auto"/>
            <w:bottom w:val="none" w:sz="0" w:space="0" w:color="auto"/>
            <w:right w:val="none" w:sz="0" w:space="0" w:color="auto"/>
          </w:divBdr>
        </w:div>
        <w:div w:id="625160414">
          <w:marLeft w:val="640"/>
          <w:marRight w:val="0"/>
          <w:marTop w:val="0"/>
          <w:marBottom w:val="0"/>
          <w:divBdr>
            <w:top w:val="none" w:sz="0" w:space="0" w:color="auto"/>
            <w:left w:val="none" w:sz="0" w:space="0" w:color="auto"/>
            <w:bottom w:val="none" w:sz="0" w:space="0" w:color="auto"/>
            <w:right w:val="none" w:sz="0" w:space="0" w:color="auto"/>
          </w:divBdr>
        </w:div>
        <w:div w:id="1112020400">
          <w:marLeft w:val="640"/>
          <w:marRight w:val="0"/>
          <w:marTop w:val="0"/>
          <w:marBottom w:val="0"/>
          <w:divBdr>
            <w:top w:val="none" w:sz="0" w:space="0" w:color="auto"/>
            <w:left w:val="none" w:sz="0" w:space="0" w:color="auto"/>
            <w:bottom w:val="none" w:sz="0" w:space="0" w:color="auto"/>
            <w:right w:val="none" w:sz="0" w:space="0" w:color="auto"/>
          </w:divBdr>
        </w:div>
        <w:div w:id="199708705">
          <w:marLeft w:val="640"/>
          <w:marRight w:val="0"/>
          <w:marTop w:val="0"/>
          <w:marBottom w:val="0"/>
          <w:divBdr>
            <w:top w:val="none" w:sz="0" w:space="0" w:color="auto"/>
            <w:left w:val="none" w:sz="0" w:space="0" w:color="auto"/>
            <w:bottom w:val="none" w:sz="0" w:space="0" w:color="auto"/>
            <w:right w:val="none" w:sz="0" w:space="0" w:color="auto"/>
          </w:divBdr>
        </w:div>
        <w:div w:id="840852950">
          <w:marLeft w:val="640"/>
          <w:marRight w:val="0"/>
          <w:marTop w:val="0"/>
          <w:marBottom w:val="0"/>
          <w:divBdr>
            <w:top w:val="none" w:sz="0" w:space="0" w:color="auto"/>
            <w:left w:val="none" w:sz="0" w:space="0" w:color="auto"/>
            <w:bottom w:val="none" w:sz="0" w:space="0" w:color="auto"/>
            <w:right w:val="none" w:sz="0" w:space="0" w:color="auto"/>
          </w:divBdr>
        </w:div>
        <w:div w:id="2051342446">
          <w:marLeft w:val="640"/>
          <w:marRight w:val="0"/>
          <w:marTop w:val="0"/>
          <w:marBottom w:val="0"/>
          <w:divBdr>
            <w:top w:val="none" w:sz="0" w:space="0" w:color="auto"/>
            <w:left w:val="none" w:sz="0" w:space="0" w:color="auto"/>
            <w:bottom w:val="none" w:sz="0" w:space="0" w:color="auto"/>
            <w:right w:val="none" w:sz="0" w:space="0" w:color="auto"/>
          </w:divBdr>
        </w:div>
        <w:div w:id="2062749996">
          <w:marLeft w:val="640"/>
          <w:marRight w:val="0"/>
          <w:marTop w:val="0"/>
          <w:marBottom w:val="0"/>
          <w:divBdr>
            <w:top w:val="none" w:sz="0" w:space="0" w:color="auto"/>
            <w:left w:val="none" w:sz="0" w:space="0" w:color="auto"/>
            <w:bottom w:val="none" w:sz="0" w:space="0" w:color="auto"/>
            <w:right w:val="none" w:sz="0" w:space="0" w:color="auto"/>
          </w:divBdr>
        </w:div>
        <w:div w:id="1650282636">
          <w:marLeft w:val="640"/>
          <w:marRight w:val="0"/>
          <w:marTop w:val="0"/>
          <w:marBottom w:val="0"/>
          <w:divBdr>
            <w:top w:val="none" w:sz="0" w:space="0" w:color="auto"/>
            <w:left w:val="none" w:sz="0" w:space="0" w:color="auto"/>
            <w:bottom w:val="none" w:sz="0" w:space="0" w:color="auto"/>
            <w:right w:val="none" w:sz="0" w:space="0" w:color="auto"/>
          </w:divBdr>
        </w:div>
      </w:divsChild>
    </w:div>
    <w:div w:id="737556057">
      <w:bodyDiv w:val="1"/>
      <w:marLeft w:val="0"/>
      <w:marRight w:val="0"/>
      <w:marTop w:val="0"/>
      <w:marBottom w:val="0"/>
      <w:divBdr>
        <w:top w:val="none" w:sz="0" w:space="0" w:color="auto"/>
        <w:left w:val="none" w:sz="0" w:space="0" w:color="auto"/>
        <w:bottom w:val="none" w:sz="0" w:space="0" w:color="auto"/>
        <w:right w:val="none" w:sz="0" w:space="0" w:color="auto"/>
      </w:divBdr>
      <w:divsChild>
        <w:div w:id="1368484883">
          <w:marLeft w:val="480"/>
          <w:marRight w:val="0"/>
          <w:marTop w:val="0"/>
          <w:marBottom w:val="0"/>
          <w:divBdr>
            <w:top w:val="none" w:sz="0" w:space="0" w:color="auto"/>
            <w:left w:val="none" w:sz="0" w:space="0" w:color="auto"/>
            <w:bottom w:val="none" w:sz="0" w:space="0" w:color="auto"/>
            <w:right w:val="none" w:sz="0" w:space="0" w:color="auto"/>
          </w:divBdr>
        </w:div>
        <w:div w:id="1063679831">
          <w:marLeft w:val="480"/>
          <w:marRight w:val="0"/>
          <w:marTop w:val="0"/>
          <w:marBottom w:val="0"/>
          <w:divBdr>
            <w:top w:val="none" w:sz="0" w:space="0" w:color="auto"/>
            <w:left w:val="none" w:sz="0" w:space="0" w:color="auto"/>
            <w:bottom w:val="none" w:sz="0" w:space="0" w:color="auto"/>
            <w:right w:val="none" w:sz="0" w:space="0" w:color="auto"/>
          </w:divBdr>
        </w:div>
        <w:div w:id="1915510232">
          <w:marLeft w:val="480"/>
          <w:marRight w:val="0"/>
          <w:marTop w:val="0"/>
          <w:marBottom w:val="0"/>
          <w:divBdr>
            <w:top w:val="none" w:sz="0" w:space="0" w:color="auto"/>
            <w:left w:val="none" w:sz="0" w:space="0" w:color="auto"/>
            <w:bottom w:val="none" w:sz="0" w:space="0" w:color="auto"/>
            <w:right w:val="none" w:sz="0" w:space="0" w:color="auto"/>
          </w:divBdr>
        </w:div>
        <w:div w:id="1505171760">
          <w:marLeft w:val="480"/>
          <w:marRight w:val="0"/>
          <w:marTop w:val="0"/>
          <w:marBottom w:val="0"/>
          <w:divBdr>
            <w:top w:val="none" w:sz="0" w:space="0" w:color="auto"/>
            <w:left w:val="none" w:sz="0" w:space="0" w:color="auto"/>
            <w:bottom w:val="none" w:sz="0" w:space="0" w:color="auto"/>
            <w:right w:val="none" w:sz="0" w:space="0" w:color="auto"/>
          </w:divBdr>
        </w:div>
        <w:div w:id="1264655349">
          <w:marLeft w:val="480"/>
          <w:marRight w:val="0"/>
          <w:marTop w:val="0"/>
          <w:marBottom w:val="0"/>
          <w:divBdr>
            <w:top w:val="none" w:sz="0" w:space="0" w:color="auto"/>
            <w:left w:val="none" w:sz="0" w:space="0" w:color="auto"/>
            <w:bottom w:val="none" w:sz="0" w:space="0" w:color="auto"/>
            <w:right w:val="none" w:sz="0" w:space="0" w:color="auto"/>
          </w:divBdr>
        </w:div>
        <w:div w:id="198589499">
          <w:marLeft w:val="480"/>
          <w:marRight w:val="0"/>
          <w:marTop w:val="0"/>
          <w:marBottom w:val="0"/>
          <w:divBdr>
            <w:top w:val="none" w:sz="0" w:space="0" w:color="auto"/>
            <w:left w:val="none" w:sz="0" w:space="0" w:color="auto"/>
            <w:bottom w:val="none" w:sz="0" w:space="0" w:color="auto"/>
            <w:right w:val="none" w:sz="0" w:space="0" w:color="auto"/>
          </w:divBdr>
        </w:div>
        <w:div w:id="713583222">
          <w:marLeft w:val="480"/>
          <w:marRight w:val="0"/>
          <w:marTop w:val="0"/>
          <w:marBottom w:val="0"/>
          <w:divBdr>
            <w:top w:val="none" w:sz="0" w:space="0" w:color="auto"/>
            <w:left w:val="none" w:sz="0" w:space="0" w:color="auto"/>
            <w:bottom w:val="none" w:sz="0" w:space="0" w:color="auto"/>
            <w:right w:val="none" w:sz="0" w:space="0" w:color="auto"/>
          </w:divBdr>
        </w:div>
        <w:div w:id="1767341197">
          <w:marLeft w:val="480"/>
          <w:marRight w:val="0"/>
          <w:marTop w:val="0"/>
          <w:marBottom w:val="0"/>
          <w:divBdr>
            <w:top w:val="none" w:sz="0" w:space="0" w:color="auto"/>
            <w:left w:val="none" w:sz="0" w:space="0" w:color="auto"/>
            <w:bottom w:val="none" w:sz="0" w:space="0" w:color="auto"/>
            <w:right w:val="none" w:sz="0" w:space="0" w:color="auto"/>
          </w:divBdr>
        </w:div>
        <w:div w:id="1615558689">
          <w:marLeft w:val="480"/>
          <w:marRight w:val="0"/>
          <w:marTop w:val="0"/>
          <w:marBottom w:val="0"/>
          <w:divBdr>
            <w:top w:val="none" w:sz="0" w:space="0" w:color="auto"/>
            <w:left w:val="none" w:sz="0" w:space="0" w:color="auto"/>
            <w:bottom w:val="none" w:sz="0" w:space="0" w:color="auto"/>
            <w:right w:val="none" w:sz="0" w:space="0" w:color="auto"/>
          </w:divBdr>
        </w:div>
        <w:div w:id="1165827502">
          <w:marLeft w:val="480"/>
          <w:marRight w:val="0"/>
          <w:marTop w:val="0"/>
          <w:marBottom w:val="0"/>
          <w:divBdr>
            <w:top w:val="none" w:sz="0" w:space="0" w:color="auto"/>
            <w:left w:val="none" w:sz="0" w:space="0" w:color="auto"/>
            <w:bottom w:val="none" w:sz="0" w:space="0" w:color="auto"/>
            <w:right w:val="none" w:sz="0" w:space="0" w:color="auto"/>
          </w:divBdr>
        </w:div>
      </w:divsChild>
    </w:div>
    <w:div w:id="766998132">
      <w:bodyDiv w:val="1"/>
      <w:marLeft w:val="0"/>
      <w:marRight w:val="0"/>
      <w:marTop w:val="0"/>
      <w:marBottom w:val="0"/>
      <w:divBdr>
        <w:top w:val="none" w:sz="0" w:space="0" w:color="auto"/>
        <w:left w:val="none" w:sz="0" w:space="0" w:color="auto"/>
        <w:bottom w:val="none" w:sz="0" w:space="0" w:color="auto"/>
        <w:right w:val="none" w:sz="0" w:space="0" w:color="auto"/>
      </w:divBdr>
    </w:div>
    <w:div w:id="887297101">
      <w:bodyDiv w:val="1"/>
      <w:marLeft w:val="0"/>
      <w:marRight w:val="0"/>
      <w:marTop w:val="0"/>
      <w:marBottom w:val="0"/>
      <w:divBdr>
        <w:top w:val="none" w:sz="0" w:space="0" w:color="auto"/>
        <w:left w:val="none" w:sz="0" w:space="0" w:color="auto"/>
        <w:bottom w:val="none" w:sz="0" w:space="0" w:color="auto"/>
        <w:right w:val="none" w:sz="0" w:space="0" w:color="auto"/>
      </w:divBdr>
      <w:divsChild>
        <w:div w:id="2085567831">
          <w:marLeft w:val="480"/>
          <w:marRight w:val="0"/>
          <w:marTop w:val="0"/>
          <w:marBottom w:val="0"/>
          <w:divBdr>
            <w:top w:val="none" w:sz="0" w:space="0" w:color="auto"/>
            <w:left w:val="none" w:sz="0" w:space="0" w:color="auto"/>
            <w:bottom w:val="none" w:sz="0" w:space="0" w:color="auto"/>
            <w:right w:val="none" w:sz="0" w:space="0" w:color="auto"/>
          </w:divBdr>
        </w:div>
        <w:div w:id="1375427712">
          <w:marLeft w:val="480"/>
          <w:marRight w:val="0"/>
          <w:marTop w:val="0"/>
          <w:marBottom w:val="0"/>
          <w:divBdr>
            <w:top w:val="none" w:sz="0" w:space="0" w:color="auto"/>
            <w:left w:val="none" w:sz="0" w:space="0" w:color="auto"/>
            <w:bottom w:val="none" w:sz="0" w:space="0" w:color="auto"/>
            <w:right w:val="none" w:sz="0" w:space="0" w:color="auto"/>
          </w:divBdr>
        </w:div>
        <w:div w:id="1187716669">
          <w:marLeft w:val="480"/>
          <w:marRight w:val="0"/>
          <w:marTop w:val="0"/>
          <w:marBottom w:val="0"/>
          <w:divBdr>
            <w:top w:val="none" w:sz="0" w:space="0" w:color="auto"/>
            <w:left w:val="none" w:sz="0" w:space="0" w:color="auto"/>
            <w:bottom w:val="none" w:sz="0" w:space="0" w:color="auto"/>
            <w:right w:val="none" w:sz="0" w:space="0" w:color="auto"/>
          </w:divBdr>
        </w:div>
        <w:div w:id="595332285">
          <w:marLeft w:val="480"/>
          <w:marRight w:val="0"/>
          <w:marTop w:val="0"/>
          <w:marBottom w:val="0"/>
          <w:divBdr>
            <w:top w:val="none" w:sz="0" w:space="0" w:color="auto"/>
            <w:left w:val="none" w:sz="0" w:space="0" w:color="auto"/>
            <w:bottom w:val="none" w:sz="0" w:space="0" w:color="auto"/>
            <w:right w:val="none" w:sz="0" w:space="0" w:color="auto"/>
          </w:divBdr>
        </w:div>
        <w:div w:id="792140687">
          <w:marLeft w:val="480"/>
          <w:marRight w:val="0"/>
          <w:marTop w:val="0"/>
          <w:marBottom w:val="0"/>
          <w:divBdr>
            <w:top w:val="none" w:sz="0" w:space="0" w:color="auto"/>
            <w:left w:val="none" w:sz="0" w:space="0" w:color="auto"/>
            <w:bottom w:val="none" w:sz="0" w:space="0" w:color="auto"/>
            <w:right w:val="none" w:sz="0" w:space="0" w:color="auto"/>
          </w:divBdr>
        </w:div>
        <w:div w:id="1573389493">
          <w:marLeft w:val="480"/>
          <w:marRight w:val="0"/>
          <w:marTop w:val="0"/>
          <w:marBottom w:val="0"/>
          <w:divBdr>
            <w:top w:val="none" w:sz="0" w:space="0" w:color="auto"/>
            <w:left w:val="none" w:sz="0" w:space="0" w:color="auto"/>
            <w:bottom w:val="none" w:sz="0" w:space="0" w:color="auto"/>
            <w:right w:val="none" w:sz="0" w:space="0" w:color="auto"/>
          </w:divBdr>
        </w:div>
        <w:div w:id="360663876">
          <w:marLeft w:val="480"/>
          <w:marRight w:val="0"/>
          <w:marTop w:val="0"/>
          <w:marBottom w:val="0"/>
          <w:divBdr>
            <w:top w:val="none" w:sz="0" w:space="0" w:color="auto"/>
            <w:left w:val="none" w:sz="0" w:space="0" w:color="auto"/>
            <w:bottom w:val="none" w:sz="0" w:space="0" w:color="auto"/>
            <w:right w:val="none" w:sz="0" w:space="0" w:color="auto"/>
          </w:divBdr>
        </w:div>
        <w:div w:id="31157131">
          <w:marLeft w:val="480"/>
          <w:marRight w:val="0"/>
          <w:marTop w:val="0"/>
          <w:marBottom w:val="0"/>
          <w:divBdr>
            <w:top w:val="none" w:sz="0" w:space="0" w:color="auto"/>
            <w:left w:val="none" w:sz="0" w:space="0" w:color="auto"/>
            <w:bottom w:val="none" w:sz="0" w:space="0" w:color="auto"/>
            <w:right w:val="none" w:sz="0" w:space="0" w:color="auto"/>
          </w:divBdr>
        </w:div>
        <w:div w:id="1577399172">
          <w:marLeft w:val="480"/>
          <w:marRight w:val="0"/>
          <w:marTop w:val="0"/>
          <w:marBottom w:val="0"/>
          <w:divBdr>
            <w:top w:val="none" w:sz="0" w:space="0" w:color="auto"/>
            <w:left w:val="none" w:sz="0" w:space="0" w:color="auto"/>
            <w:bottom w:val="none" w:sz="0" w:space="0" w:color="auto"/>
            <w:right w:val="none" w:sz="0" w:space="0" w:color="auto"/>
          </w:divBdr>
        </w:div>
        <w:div w:id="1782676256">
          <w:marLeft w:val="480"/>
          <w:marRight w:val="0"/>
          <w:marTop w:val="0"/>
          <w:marBottom w:val="0"/>
          <w:divBdr>
            <w:top w:val="none" w:sz="0" w:space="0" w:color="auto"/>
            <w:left w:val="none" w:sz="0" w:space="0" w:color="auto"/>
            <w:bottom w:val="none" w:sz="0" w:space="0" w:color="auto"/>
            <w:right w:val="none" w:sz="0" w:space="0" w:color="auto"/>
          </w:divBdr>
        </w:div>
      </w:divsChild>
    </w:div>
    <w:div w:id="914435538">
      <w:bodyDiv w:val="1"/>
      <w:marLeft w:val="0"/>
      <w:marRight w:val="0"/>
      <w:marTop w:val="0"/>
      <w:marBottom w:val="0"/>
      <w:divBdr>
        <w:top w:val="none" w:sz="0" w:space="0" w:color="auto"/>
        <w:left w:val="none" w:sz="0" w:space="0" w:color="auto"/>
        <w:bottom w:val="none" w:sz="0" w:space="0" w:color="auto"/>
        <w:right w:val="none" w:sz="0" w:space="0" w:color="auto"/>
      </w:divBdr>
    </w:div>
    <w:div w:id="946809299">
      <w:bodyDiv w:val="1"/>
      <w:marLeft w:val="0"/>
      <w:marRight w:val="0"/>
      <w:marTop w:val="0"/>
      <w:marBottom w:val="0"/>
      <w:divBdr>
        <w:top w:val="none" w:sz="0" w:space="0" w:color="auto"/>
        <w:left w:val="none" w:sz="0" w:space="0" w:color="auto"/>
        <w:bottom w:val="none" w:sz="0" w:space="0" w:color="auto"/>
        <w:right w:val="none" w:sz="0" w:space="0" w:color="auto"/>
      </w:divBdr>
      <w:divsChild>
        <w:div w:id="1794905916">
          <w:marLeft w:val="480"/>
          <w:marRight w:val="0"/>
          <w:marTop w:val="0"/>
          <w:marBottom w:val="0"/>
          <w:divBdr>
            <w:top w:val="none" w:sz="0" w:space="0" w:color="auto"/>
            <w:left w:val="none" w:sz="0" w:space="0" w:color="auto"/>
            <w:bottom w:val="none" w:sz="0" w:space="0" w:color="auto"/>
            <w:right w:val="none" w:sz="0" w:space="0" w:color="auto"/>
          </w:divBdr>
        </w:div>
        <w:div w:id="1941180445">
          <w:marLeft w:val="480"/>
          <w:marRight w:val="0"/>
          <w:marTop w:val="0"/>
          <w:marBottom w:val="0"/>
          <w:divBdr>
            <w:top w:val="none" w:sz="0" w:space="0" w:color="auto"/>
            <w:left w:val="none" w:sz="0" w:space="0" w:color="auto"/>
            <w:bottom w:val="none" w:sz="0" w:space="0" w:color="auto"/>
            <w:right w:val="none" w:sz="0" w:space="0" w:color="auto"/>
          </w:divBdr>
        </w:div>
        <w:div w:id="1040516112">
          <w:marLeft w:val="480"/>
          <w:marRight w:val="0"/>
          <w:marTop w:val="0"/>
          <w:marBottom w:val="0"/>
          <w:divBdr>
            <w:top w:val="none" w:sz="0" w:space="0" w:color="auto"/>
            <w:left w:val="none" w:sz="0" w:space="0" w:color="auto"/>
            <w:bottom w:val="none" w:sz="0" w:space="0" w:color="auto"/>
            <w:right w:val="none" w:sz="0" w:space="0" w:color="auto"/>
          </w:divBdr>
        </w:div>
        <w:div w:id="1363898437">
          <w:marLeft w:val="480"/>
          <w:marRight w:val="0"/>
          <w:marTop w:val="0"/>
          <w:marBottom w:val="0"/>
          <w:divBdr>
            <w:top w:val="none" w:sz="0" w:space="0" w:color="auto"/>
            <w:left w:val="none" w:sz="0" w:space="0" w:color="auto"/>
            <w:bottom w:val="none" w:sz="0" w:space="0" w:color="auto"/>
            <w:right w:val="none" w:sz="0" w:space="0" w:color="auto"/>
          </w:divBdr>
        </w:div>
        <w:div w:id="1114716220">
          <w:marLeft w:val="480"/>
          <w:marRight w:val="0"/>
          <w:marTop w:val="0"/>
          <w:marBottom w:val="0"/>
          <w:divBdr>
            <w:top w:val="none" w:sz="0" w:space="0" w:color="auto"/>
            <w:left w:val="none" w:sz="0" w:space="0" w:color="auto"/>
            <w:bottom w:val="none" w:sz="0" w:space="0" w:color="auto"/>
            <w:right w:val="none" w:sz="0" w:space="0" w:color="auto"/>
          </w:divBdr>
        </w:div>
        <w:div w:id="1672103968">
          <w:marLeft w:val="480"/>
          <w:marRight w:val="0"/>
          <w:marTop w:val="0"/>
          <w:marBottom w:val="0"/>
          <w:divBdr>
            <w:top w:val="none" w:sz="0" w:space="0" w:color="auto"/>
            <w:left w:val="none" w:sz="0" w:space="0" w:color="auto"/>
            <w:bottom w:val="none" w:sz="0" w:space="0" w:color="auto"/>
            <w:right w:val="none" w:sz="0" w:space="0" w:color="auto"/>
          </w:divBdr>
        </w:div>
        <w:div w:id="412506610">
          <w:marLeft w:val="480"/>
          <w:marRight w:val="0"/>
          <w:marTop w:val="0"/>
          <w:marBottom w:val="0"/>
          <w:divBdr>
            <w:top w:val="none" w:sz="0" w:space="0" w:color="auto"/>
            <w:left w:val="none" w:sz="0" w:space="0" w:color="auto"/>
            <w:bottom w:val="none" w:sz="0" w:space="0" w:color="auto"/>
            <w:right w:val="none" w:sz="0" w:space="0" w:color="auto"/>
          </w:divBdr>
        </w:div>
        <w:div w:id="923143453">
          <w:marLeft w:val="480"/>
          <w:marRight w:val="0"/>
          <w:marTop w:val="0"/>
          <w:marBottom w:val="0"/>
          <w:divBdr>
            <w:top w:val="none" w:sz="0" w:space="0" w:color="auto"/>
            <w:left w:val="none" w:sz="0" w:space="0" w:color="auto"/>
            <w:bottom w:val="none" w:sz="0" w:space="0" w:color="auto"/>
            <w:right w:val="none" w:sz="0" w:space="0" w:color="auto"/>
          </w:divBdr>
        </w:div>
        <w:div w:id="763453125">
          <w:marLeft w:val="480"/>
          <w:marRight w:val="0"/>
          <w:marTop w:val="0"/>
          <w:marBottom w:val="0"/>
          <w:divBdr>
            <w:top w:val="none" w:sz="0" w:space="0" w:color="auto"/>
            <w:left w:val="none" w:sz="0" w:space="0" w:color="auto"/>
            <w:bottom w:val="none" w:sz="0" w:space="0" w:color="auto"/>
            <w:right w:val="none" w:sz="0" w:space="0" w:color="auto"/>
          </w:divBdr>
        </w:div>
        <w:div w:id="1439332979">
          <w:marLeft w:val="480"/>
          <w:marRight w:val="0"/>
          <w:marTop w:val="0"/>
          <w:marBottom w:val="0"/>
          <w:divBdr>
            <w:top w:val="none" w:sz="0" w:space="0" w:color="auto"/>
            <w:left w:val="none" w:sz="0" w:space="0" w:color="auto"/>
            <w:bottom w:val="none" w:sz="0" w:space="0" w:color="auto"/>
            <w:right w:val="none" w:sz="0" w:space="0" w:color="auto"/>
          </w:divBdr>
        </w:div>
      </w:divsChild>
    </w:div>
    <w:div w:id="981497071">
      <w:bodyDiv w:val="1"/>
      <w:marLeft w:val="0"/>
      <w:marRight w:val="0"/>
      <w:marTop w:val="0"/>
      <w:marBottom w:val="0"/>
      <w:divBdr>
        <w:top w:val="none" w:sz="0" w:space="0" w:color="auto"/>
        <w:left w:val="none" w:sz="0" w:space="0" w:color="auto"/>
        <w:bottom w:val="none" w:sz="0" w:space="0" w:color="auto"/>
        <w:right w:val="none" w:sz="0" w:space="0" w:color="auto"/>
      </w:divBdr>
    </w:div>
    <w:div w:id="1019160004">
      <w:bodyDiv w:val="1"/>
      <w:marLeft w:val="0"/>
      <w:marRight w:val="0"/>
      <w:marTop w:val="0"/>
      <w:marBottom w:val="0"/>
      <w:divBdr>
        <w:top w:val="none" w:sz="0" w:space="0" w:color="auto"/>
        <w:left w:val="none" w:sz="0" w:space="0" w:color="auto"/>
        <w:bottom w:val="none" w:sz="0" w:space="0" w:color="auto"/>
        <w:right w:val="none" w:sz="0" w:space="0" w:color="auto"/>
      </w:divBdr>
    </w:div>
    <w:div w:id="1229220953">
      <w:bodyDiv w:val="1"/>
      <w:marLeft w:val="0"/>
      <w:marRight w:val="0"/>
      <w:marTop w:val="0"/>
      <w:marBottom w:val="0"/>
      <w:divBdr>
        <w:top w:val="none" w:sz="0" w:space="0" w:color="auto"/>
        <w:left w:val="none" w:sz="0" w:space="0" w:color="auto"/>
        <w:bottom w:val="none" w:sz="0" w:space="0" w:color="auto"/>
        <w:right w:val="none" w:sz="0" w:space="0" w:color="auto"/>
      </w:divBdr>
    </w:div>
    <w:div w:id="1293708461">
      <w:bodyDiv w:val="1"/>
      <w:marLeft w:val="0"/>
      <w:marRight w:val="0"/>
      <w:marTop w:val="0"/>
      <w:marBottom w:val="0"/>
      <w:divBdr>
        <w:top w:val="none" w:sz="0" w:space="0" w:color="auto"/>
        <w:left w:val="none" w:sz="0" w:space="0" w:color="auto"/>
        <w:bottom w:val="none" w:sz="0" w:space="0" w:color="auto"/>
        <w:right w:val="none" w:sz="0" w:space="0" w:color="auto"/>
      </w:divBdr>
    </w:div>
    <w:div w:id="1321151951">
      <w:bodyDiv w:val="1"/>
      <w:marLeft w:val="0"/>
      <w:marRight w:val="0"/>
      <w:marTop w:val="0"/>
      <w:marBottom w:val="0"/>
      <w:divBdr>
        <w:top w:val="none" w:sz="0" w:space="0" w:color="auto"/>
        <w:left w:val="none" w:sz="0" w:space="0" w:color="auto"/>
        <w:bottom w:val="none" w:sz="0" w:space="0" w:color="auto"/>
        <w:right w:val="none" w:sz="0" w:space="0" w:color="auto"/>
      </w:divBdr>
    </w:div>
    <w:div w:id="1337150608">
      <w:bodyDiv w:val="1"/>
      <w:marLeft w:val="0"/>
      <w:marRight w:val="0"/>
      <w:marTop w:val="0"/>
      <w:marBottom w:val="0"/>
      <w:divBdr>
        <w:top w:val="none" w:sz="0" w:space="0" w:color="auto"/>
        <w:left w:val="none" w:sz="0" w:space="0" w:color="auto"/>
        <w:bottom w:val="none" w:sz="0" w:space="0" w:color="auto"/>
        <w:right w:val="none" w:sz="0" w:space="0" w:color="auto"/>
      </w:divBdr>
    </w:div>
    <w:div w:id="1337459233">
      <w:bodyDiv w:val="1"/>
      <w:marLeft w:val="0"/>
      <w:marRight w:val="0"/>
      <w:marTop w:val="0"/>
      <w:marBottom w:val="0"/>
      <w:divBdr>
        <w:top w:val="none" w:sz="0" w:space="0" w:color="auto"/>
        <w:left w:val="none" w:sz="0" w:space="0" w:color="auto"/>
        <w:bottom w:val="none" w:sz="0" w:space="0" w:color="auto"/>
        <w:right w:val="none" w:sz="0" w:space="0" w:color="auto"/>
      </w:divBdr>
    </w:div>
    <w:div w:id="1356077679">
      <w:bodyDiv w:val="1"/>
      <w:marLeft w:val="0"/>
      <w:marRight w:val="0"/>
      <w:marTop w:val="0"/>
      <w:marBottom w:val="0"/>
      <w:divBdr>
        <w:top w:val="none" w:sz="0" w:space="0" w:color="auto"/>
        <w:left w:val="none" w:sz="0" w:space="0" w:color="auto"/>
        <w:bottom w:val="none" w:sz="0" w:space="0" w:color="auto"/>
        <w:right w:val="none" w:sz="0" w:space="0" w:color="auto"/>
      </w:divBdr>
      <w:divsChild>
        <w:div w:id="1349139321">
          <w:marLeft w:val="480"/>
          <w:marRight w:val="0"/>
          <w:marTop w:val="0"/>
          <w:marBottom w:val="0"/>
          <w:divBdr>
            <w:top w:val="none" w:sz="0" w:space="0" w:color="auto"/>
            <w:left w:val="none" w:sz="0" w:space="0" w:color="auto"/>
            <w:bottom w:val="none" w:sz="0" w:space="0" w:color="auto"/>
            <w:right w:val="none" w:sz="0" w:space="0" w:color="auto"/>
          </w:divBdr>
        </w:div>
        <w:div w:id="585698923">
          <w:marLeft w:val="480"/>
          <w:marRight w:val="0"/>
          <w:marTop w:val="0"/>
          <w:marBottom w:val="0"/>
          <w:divBdr>
            <w:top w:val="none" w:sz="0" w:space="0" w:color="auto"/>
            <w:left w:val="none" w:sz="0" w:space="0" w:color="auto"/>
            <w:bottom w:val="none" w:sz="0" w:space="0" w:color="auto"/>
            <w:right w:val="none" w:sz="0" w:space="0" w:color="auto"/>
          </w:divBdr>
        </w:div>
        <w:div w:id="555971199">
          <w:marLeft w:val="480"/>
          <w:marRight w:val="0"/>
          <w:marTop w:val="0"/>
          <w:marBottom w:val="0"/>
          <w:divBdr>
            <w:top w:val="none" w:sz="0" w:space="0" w:color="auto"/>
            <w:left w:val="none" w:sz="0" w:space="0" w:color="auto"/>
            <w:bottom w:val="none" w:sz="0" w:space="0" w:color="auto"/>
            <w:right w:val="none" w:sz="0" w:space="0" w:color="auto"/>
          </w:divBdr>
        </w:div>
        <w:div w:id="578684011">
          <w:marLeft w:val="480"/>
          <w:marRight w:val="0"/>
          <w:marTop w:val="0"/>
          <w:marBottom w:val="0"/>
          <w:divBdr>
            <w:top w:val="none" w:sz="0" w:space="0" w:color="auto"/>
            <w:left w:val="none" w:sz="0" w:space="0" w:color="auto"/>
            <w:bottom w:val="none" w:sz="0" w:space="0" w:color="auto"/>
            <w:right w:val="none" w:sz="0" w:space="0" w:color="auto"/>
          </w:divBdr>
        </w:div>
        <w:div w:id="68891959">
          <w:marLeft w:val="480"/>
          <w:marRight w:val="0"/>
          <w:marTop w:val="0"/>
          <w:marBottom w:val="0"/>
          <w:divBdr>
            <w:top w:val="none" w:sz="0" w:space="0" w:color="auto"/>
            <w:left w:val="none" w:sz="0" w:space="0" w:color="auto"/>
            <w:bottom w:val="none" w:sz="0" w:space="0" w:color="auto"/>
            <w:right w:val="none" w:sz="0" w:space="0" w:color="auto"/>
          </w:divBdr>
        </w:div>
        <w:div w:id="453644565">
          <w:marLeft w:val="480"/>
          <w:marRight w:val="0"/>
          <w:marTop w:val="0"/>
          <w:marBottom w:val="0"/>
          <w:divBdr>
            <w:top w:val="none" w:sz="0" w:space="0" w:color="auto"/>
            <w:left w:val="none" w:sz="0" w:space="0" w:color="auto"/>
            <w:bottom w:val="none" w:sz="0" w:space="0" w:color="auto"/>
            <w:right w:val="none" w:sz="0" w:space="0" w:color="auto"/>
          </w:divBdr>
        </w:div>
        <w:div w:id="1781215362">
          <w:marLeft w:val="480"/>
          <w:marRight w:val="0"/>
          <w:marTop w:val="0"/>
          <w:marBottom w:val="0"/>
          <w:divBdr>
            <w:top w:val="none" w:sz="0" w:space="0" w:color="auto"/>
            <w:left w:val="none" w:sz="0" w:space="0" w:color="auto"/>
            <w:bottom w:val="none" w:sz="0" w:space="0" w:color="auto"/>
            <w:right w:val="none" w:sz="0" w:space="0" w:color="auto"/>
          </w:divBdr>
        </w:div>
        <w:div w:id="31539855">
          <w:marLeft w:val="480"/>
          <w:marRight w:val="0"/>
          <w:marTop w:val="0"/>
          <w:marBottom w:val="0"/>
          <w:divBdr>
            <w:top w:val="none" w:sz="0" w:space="0" w:color="auto"/>
            <w:left w:val="none" w:sz="0" w:space="0" w:color="auto"/>
            <w:bottom w:val="none" w:sz="0" w:space="0" w:color="auto"/>
            <w:right w:val="none" w:sz="0" w:space="0" w:color="auto"/>
          </w:divBdr>
        </w:div>
        <w:div w:id="123744157">
          <w:marLeft w:val="480"/>
          <w:marRight w:val="0"/>
          <w:marTop w:val="0"/>
          <w:marBottom w:val="0"/>
          <w:divBdr>
            <w:top w:val="none" w:sz="0" w:space="0" w:color="auto"/>
            <w:left w:val="none" w:sz="0" w:space="0" w:color="auto"/>
            <w:bottom w:val="none" w:sz="0" w:space="0" w:color="auto"/>
            <w:right w:val="none" w:sz="0" w:space="0" w:color="auto"/>
          </w:divBdr>
        </w:div>
        <w:div w:id="551114870">
          <w:marLeft w:val="480"/>
          <w:marRight w:val="0"/>
          <w:marTop w:val="0"/>
          <w:marBottom w:val="0"/>
          <w:divBdr>
            <w:top w:val="none" w:sz="0" w:space="0" w:color="auto"/>
            <w:left w:val="none" w:sz="0" w:space="0" w:color="auto"/>
            <w:bottom w:val="none" w:sz="0" w:space="0" w:color="auto"/>
            <w:right w:val="none" w:sz="0" w:space="0" w:color="auto"/>
          </w:divBdr>
        </w:div>
      </w:divsChild>
    </w:div>
    <w:div w:id="1490907290">
      <w:bodyDiv w:val="1"/>
      <w:marLeft w:val="0"/>
      <w:marRight w:val="0"/>
      <w:marTop w:val="0"/>
      <w:marBottom w:val="0"/>
      <w:divBdr>
        <w:top w:val="none" w:sz="0" w:space="0" w:color="auto"/>
        <w:left w:val="none" w:sz="0" w:space="0" w:color="auto"/>
        <w:bottom w:val="none" w:sz="0" w:space="0" w:color="auto"/>
        <w:right w:val="none" w:sz="0" w:space="0" w:color="auto"/>
      </w:divBdr>
      <w:divsChild>
        <w:div w:id="1305508589">
          <w:marLeft w:val="480"/>
          <w:marRight w:val="0"/>
          <w:marTop w:val="0"/>
          <w:marBottom w:val="0"/>
          <w:divBdr>
            <w:top w:val="none" w:sz="0" w:space="0" w:color="auto"/>
            <w:left w:val="none" w:sz="0" w:space="0" w:color="auto"/>
            <w:bottom w:val="none" w:sz="0" w:space="0" w:color="auto"/>
            <w:right w:val="none" w:sz="0" w:space="0" w:color="auto"/>
          </w:divBdr>
        </w:div>
        <w:div w:id="40908923">
          <w:marLeft w:val="480"/>
          <w:marRight w:val="0"/>
          <w:marTop w:val="0"/>
          <w:marBottom w:val="0"/>
          <w:divBdr>
            <w:top w:val="none" w:sz="0" w:space="0" w:color="auto"/>
            <w:left w:val="none" w:sz="0" w:space="0" w:color="auto"/>
            <w:bottom w:val="none" w:sz="0" w:space="0" w:color="auto"/>
            <w:right w:val="none" w:sz="0" w:space="0" w:color="auto"/>
          </w:divBdr>
        </w:div>
        <w:div w:id="1417478795">
          <w:marLeft w:val="480"/>
          <w:marRight w:val="0"/>
          <w:marTop w:val="0"/>
          <w:marBottom w:val="0"/>
          <w:divBdr>
            <w:top w:val="none" w:sz="0" w:space="0" w:color="auto"/>
            <w:left w:val="none" w:sz="0" w:space="0" w:color="auto"/>
            <w:bottom w:val="none" w:sz="0" w:space="0" w:color="auto"/>
            <w:right w:val="none" w:sz="0" w:space="0" w:color="auto"/>
          </w:divBdr>
        </w:div>
        <w:div w:id="294528967">
          <w:marLeft w:val="480"/>
          <w:marRight w:val="0"/>
          <w:marTop w:val="0"/>
          <w:marBottom w:val="0"/>
          <w:divBdr>
            <w:top w:val="none" w:sz="0" w:space="0" w:color="auto"/>
            <w:left w:val="none" w:sz="0" w:space="0" w:color="auto"/>
            <w:bottom w:val="none" w:sz="0" w:space="0" w:color="auto"/>
            <w:right w:val="none" w:sz="0" w:space="0" w:color="auto"/>
          </w:divBdr>
        </w:div>
        <w:div w:id="466320634">
          <w:marLeft w:val="480"/>
          <w:marRight w:val="0"/>
          <w:marTop w:val="0"/>
          <w:marBottom w:val="0"/>
          <w:divBdr>
            <w:top w:val="none" w:sz="0" w:space="0" w:color="auto"/>
            <w:left w:val="none" w:sz="0" w:space="0" w:color="auto"/>
            <w:bottom w:val="none" w:sz="0" w:space="0" w:color="auto"/>
            <w:right w:val="none" w:sz="0" w:space="0" w:color="auto"/>
          </w:divBdr>
        </w:div>
        <w:div w:id="933125920">
          <w:marLeft w:val="480"/>
          <w:marRight w:val="0"/>
          <w:marTop w:val="0"/>
          <w:marBottom w:val="0"/>
          <w:divBdr>
            <w:top w:val="none" w:sz="0" w:space="0" w:color="auto"/>
            <w:left w:val="none" w:sz="0" w:space="0" w:color="auto"/>
            <w:bottom w:val="none" w:sz="0" w:space="0" w:color="auto"/>
            <w:right w:val="none" w:sz="0" w:space="0" w:color="auto"/>
          </w:divBdr>
        </w:div>
        <w:div w:id="1745955094">
          <w:marLeft w:val="480"/>
          <w:marRight w:val="0"/>
          <w:marTop w:val="0"/>
          <w:marBottom w:val="0"/>
          <w:divBdr>
            <w:top w:val="none" w:sz="0" w:space="0" w:color="auto"/>
            <w:left w:val="none" w:sz="0" w:space="0" w:color="auto"/>
            <w:bottom w:val="none" w:sz="0" w:space="0" w:color="auto"/>
            <w:right w:val="none" w:sz="0" w:space="0" w:color="auto"/>
          </w:divBdr>
        </w:div>
        <w:div w:id="1433280074">
          <w:marLeft w:val="480"/>
          <w:marRight w:val="0"/>
          <w:marTop w:val="0"/>
          <w:marBottom w:val="0"/>
          <w:divBdr>
            <w:top w:val="none" w:sz="0" w:space="0" w:color="auto"/>
            <w:left w:val="none" w:sz="0" w:space="0" w:color="auto"/>
            <w:bottom w:val="none" w:sz="0" w:space="0" w:color="auto"/>
            <w:right w:val="none" w:sz="0" w:space="0" w:color="auto"/>
          </w:divBdr>
        </w:div>
        <w:div w:id="529539580">
          <w:marLeft w:val="480"/>
          <w:marRight w:val="0"/>
          <w:marTop w:val="0"/>
          <w:marBottom w:val="0"/>
          <w:divBdr>
            <w:top w:val="none" w:sz="0" w:space="0" w:color="auto"/>
            <w:left w:val="none" w:sz="0" w:space="0" w:color="auto"/>
            <w:bottom w:val="none" w:sz="0" w:space="0" w:color="auto"/>
            <w:right w:val="none" w:sz="0" w:space="0" w:color="auto"/>
          </w:divBdr>
        </w:div>
        <w:div w:id="1682468223">
          <w:marLeft w:val="480"/>
          <w:marRight w:val="0"/>
          <w:marTop w:val="0"/>
          <w:marBottom w:val="0"/>
          <w:divBdr>
            <w:top w:val="none" w:sz="0" w:space="0" w:color="auto"/>
            <w:left w:val="none" w:sz="0" w:space="0" w:color="auto"/>
            <w:bottom w:val="none" w:sz="0" w:space="0" w:color="auto"/>
            <w:right w:val="none" w:sz="0" w:space="0" w:color="auto"/>
          </w:divBdr>
        </w:div>
      </w:divsChild>
    </w:div>
    <w:div w:id="1511870362">
      <w:bodyDiv w:val="1"/>
      <w:marLeft w:val="0"/>
      <w:marRight w:val="0"/>
      <w:marTop w:val="0"/>
      <w:marBottom w:val="0"/>
      <w:divBdr>
        <w:top w:val="none" w:sz="0" w:space="0" w:color="auto"/>
        <w:left w:val="none" w:sz="0" w:space="0" w:color="auto"/>
        <w:bottom w:val="none" w:sz="0" w:space="0" w:color="auto"/>
        <w:right w:val="none" w:sz="0" w:space="0" w:color="auto"/>
      </w:divBdr>
      <w:divsChild>
        <w:div w:id="539245031">
          <w:marLeft w:val="480"/>
          <w:marRight w:val="0"/>
          <w:marTop w:val="0"/>
          <w:marBottom w:val="0"/>
          <w:divBdr>
            <w:top w:val="none" w:sz="0" w:space="0" w:color="auto"/>
            <w:left w:val="none" w:sz="0" w:space="0" w:color="auto"/>
            <w:bottom w:val="none" w:sz="0" w:space="0" w:color="auto"/>
            <w:right w:val="none" w:sz="0" w:space="0" w:color="auto"/>
          </w:divBdr>
        </w:div>
        <w:div w:id="1569993404">
          <w:marLeft w:val="480"/>
          <w:marRight w:val="0"/>
          <w:marTop w:val="0"/>
          <w:marBottom w:val="0"/>
          <w:divBdr>
            <w:top w:val="none" w:sz="0" w:space="0" w:color="auto"/>
            <w:left w:val="none" w:sz="0" w:space="0" w:color="auto"/>
            <w:bottom w:val="none" w:sz="0" w:space="0" w:color="auto"/>
            <w:right w:val="none" w:sz="0" w:space="0" w:color="auto"/>
          </w:divBdr>
        </w:div>
        <w:div w:id="2003391851">
          <w:marLeft w:val="480"/>
          <w:marRight w:val="0"/>
          <w:marTop w:val="0"/>
          <w:marBottom w:val="0"/>
          <w:divBdr>
            <w:top w:val="none" w:sz="0" w:space="0" w:color="auto"/>
            <w:left w:val="none" w:sz="0" w:space="0" w:color="auto"/>
            <w:bottom w:val="none" w:sz="0" w:space="0" w:color="auto"/>
            <w:right w:val="none" w:sz="0" w:space="0" w:color="auto"/>
          </w:divBdr>
        </w:div>
        <w:div w:id="303776699">
          <w:marLeft w:val="480"/>
          <w:marRight w:val="0"/>
          <w:marTop w:val="0"/>
          <w:marBottom w:val="0"/>
          <w:divBdr>
            <w:top w:val="none" w:sz="0" w:space="0" w:color="auto"/>
            <w:left w:val="none" w:sz="0" w:space="0" w:color="auto"/>
            <w:bottom w:val="none" w:sz="0" w:space="0" w:color="auto"/>
            <w:right w:val="none" w:sz="0" w:space="0" w:color="auto"/>
          </w:divBdr>
        </w:div>
        <w:div w:id="1710229247">
          <w:marLeft w:val="480"/>
          <w:marRight w:val="0"/>
          <w:marTop w:val="0"/>
          <w:marBottom w:val="0"/>
          <w:divBdr>
            <w:top w:val="none" w:sz="0" w:space="0" w:color="auto"/>
            <w:left w:val="none" w:sz="0" w:space="0" w:color="auto"/>
            <w:bottom w:val="none" w:sz="0" w:space="0" w:color="auto"/>
            <w:right w:val="none" w:sz="0" w:space="0" w:color="auto"/>
          </w:divBdr>
        </w:div>
        <w:div w:id="1764296437">
          <w:marLeft w:val="480"/>
          <w:marRight w:val="0"/>
          <w:marTop w:val="0"/>
          <w:marBottom w:val="0"/>
          <w:divBdr>
            <w:top w:val="none" w:sz="0" w:space="0" w:color="auto"/>
            <w:left w:val="none" w:sz="0" w:space="0" w:color="auto"/>
            <w:bottom w:val="none" w:sz="0" w:space="0" w:color="auto"/>
            <w:right w:val="none" w:sz="0" w:space="0" w:color="auto"/>
          </w:divBdr>
        </w:div>
        <w:div w:id="1760715237">
          <w:marLeft w:val="480"/>
          <w:marRight w:val="0"/>
          <w:marTop w:val="0"/>
          <w:marBottom w:val="0"/>
          <w:divBdr>
            <w:top w:val="none" w:sz="0" w:space="0" w:color="auto"/>
            <w:left w:val="none" w:sz="0" w:space="0" w:color="auto"/>
            <w:bottom w:val="none" w:sz="0" w:space="0" w:color="auto"/>
            <w:right w:val="none" w:sz="0" w:space="0" w:color="auto"/>
          </w:divBdr>
        </w:div>
        <w:div w:id="820538666">
          <w:marLeft w:val="480"/>
          <w:marRight w:val="0"/>
          <w:marTop w:val="0"/>
          <w:marBottom w:val="0"/>
          <w:divBdr>
            <w:top w:val="none" w:sz="0" w:space="0" w:color="auto"/>
            <w:left w:val="none" w:sz="0" w:space="0" w:color="auto"/>
            <w:bottom w:val="none" w:sz="0" w:space="0" w:color="auto"/>
            <w:right w:val="none" w:sz="0" w:space="0" w:color="auto"/>
          </w:divBdr>
        </w:div>
        <w:div w:id="2050832664">
          <w:marLeft w:val="480"/>
          <w:marRight w:val="0"/>
          <w:marTop w:val="0"/>
          <w:marBottom w:val="0"/>
          <w:divBdr>
            <w:top w:val="none" w:sz="0" w:space="0" w:color="auto"/>
            <w:left w:val="none" w:sz="0" w:space="0" w:color="auto"/>
            <w:bottom w:val="none" w:sz="0" w:space="0" w:color="auto"/>
            <w:right w:val="none" w:sz="0" w:space="0" w:color="auto"/>
          </w:divBdr>
        </w:div>
        <w:div w:id="1700205371">
          <w:marLeft w:val="480"/>
          <w:marRight w:val="0"/>
          <w:marTop w:val="0"/>
          <w:marBottom w:val="0"/>
          <w:divBdr>
            <w:top w:val="none" w:sz="0" w:space="0" w:color="auto"/>
            <w:left w:val="none" w:sz="0" w:space="0" w:color="auto"/>
            <w:bottom w:val="none" w:sz="0" w:space="0" w:color="auto"/>
            <w:right w:val="none" w:sz="0" w:space="0" w:color="auto"/>
          </w:divBdr>
        </w:div>
      </w:divsChild>
    </w:div>
    <w:div w:id="1626161464">
      <w:bodyDiv w:val="1"/>
      <w:marLeft w:val="0"/>
      <w:marRight w:val="0"/>
      <w:marTop w:val="0"/>
      <w:marBottom w:val="0"/>
      <w:divBdr>
        <w:top w:val="none" w:sz="0" w:space="0" w:color="auto"/>
        <w:left w:val="none" w:sz="0" w:space="0" w:color="auto"/>
        <w:bottom w:val="none" w:sz="0" w:space="0" w:color="auto"/>
        <w:right w:val="none" w:sz="0" w:space="0" w:color="auto"/>
      </w:divBdr>
    </w:div>
    <w:div w:id="1665471853">
      <w:bodyDiv w:val="1"/>
      <w:marLeft w:val="0"/>
      <w:marRight w:val="0"/>
      <w:marTop w:val="0"/>
      <w:marBottom w:val="0"/>
      <w:divBdr>
        <w:top w:val="none" w:sz="0" w:space="0" w:color="auto"/>
        <w:left w:val="none" w:sz="0" w:space="0" w:color="auto"/>
        <w:bottom w:val="none" w:sz="0" w:space="0" w:color="auto"/>
        <w:right w:val="none" w:sz="0" w:space="0" w:color="auto"/>
      </w:divBdr>
    </w:div>
    <w:div w:id="1708989036">
      <w:bodyDiv w:val="1"/>
      <w:marLeft w:val="0"/>
      <w:marRight w:val="0"/>
      <w:marTop w:val="0"/>
      <w:marBottom w:val="0"/>
      <w:divBdr>
        <w:top w:val="none" w:sz="0" w:space="0" w:color="auto"/>
        <w:left w:val="none" w:sz="0" w:space="0" w:color="auto"/>
        <w:bottom w:val="none" w:sz="0" w:space="0" w:color="auto"/>
        <w:right w:val="none" w:sz="0" w:space="0" w:color="auto"/>
      </w:divBdr>
    </w:div>
    <w:div w:id="1749424852">
      <w:bodyDiv w:val="1"/>
      <w:marLeft w:val="0"/>
      <w:marRight w:val="0"/>
      <w:marTop w:val="0"/>
      <w:marBottom w:val="0"/>
      <w:divBdr>
        <w:top w:val="none" w:sz="0" w:space="0" w:color="auto"/>
        <w:left w:val="none" w:sz="0" w:space="0" w:color="auto"/>
        <w:bottom w:val="none" w:sz="0" w:space="0" w:color="auto"/>
        <w:right w:val="none" w:sz="0" w:space="0" w:color="auto"/>
      </w:divBdr>
    </w:div>
    <w:div w:id="1762876947">
      <w:bodyDiv w:val="1"/>
      <w:marLeft w:val="0"/>
      <w:marRight w:val="0"/>
      <w:marTop w:val="0"/>
      <w:marBottom w:val="0"/>
      <w:divBdr>
        <w:top w:val="none" w:sz="0" w:space="0" w:color="auto"/>
        <w:left w:val="none" w:sz="0" w:space="0" w:color="auto"/>
        <w:bottom w:val="none" w:sz="0" w:space="0" w:color="auto"/>
        <w:right w:val="none" w:sz="0" w:space="0" w:color="auto"/>
      </w:divBdr>
      <w:divsChild>
        <w:div w:id="315382242">
          <w:marLeft w:val="480"/>
          <w:marRight w:val="0"/>
          <w:marTop w:val="0"/>
          <w:marBottom w:val="0"/>
          <w:divBdr>
            <w:top w:val="none" w:sz="0" w:space="0" w:color="auto"/>
            <w:left w:val="none" w:sz="0" w:space="0" w:color="auto"/>
            <w:bottom w:val="none" w:sz="0" w:space="0" w:color="auto"/>
            <w:right w:val="none" w:sz="0" w:space="0" w:color="auto"/>
          </w:divBdr>
        </w:div>
        <w:div w:id="1240360093">
          <w:marLeft w:val="480"/>
          <w:marRight w:val="0"/>
          <w:marTop w:val="0"/>
          <w:marBottom w:val="0"/>
          <w:divBdr>
            <w:top w:val="none" w:sz="0" w:space="0" w:color="auto"/>
            <w:left w:val="none" w:sz="0" w:space="0" w:color="auto"/>
            <w:bottom w:val="none" w:sz="0" w:space="0" w:color="auto"/>
            <w:right w:val="none" w:sz="0" w:space="0" w:color="auto"/>
          </w:divBdr>
        </w:div>
        <w:div w:id="2054766961">
          <w:marLeft w:val="480"/>
          <w:marRight w:val="0"/>
          <w:marTop w:val="0"/>
          <w:marBottom w:val="0"/>
          <w:divBdr>
            <w:top w:val="none" w:sz="0" w:space="0" w:color="auto"/>
            <w:left w:val="none" w:sz="0" w:space="0" w:color="auto"/>
            <w:bottom w:val="none" w:sz="0" w:space="0" w:color="auto"/>
            <w:right w:val="none" w:sz="0" w:space="0" w:color="auto"/>
          </w:divBdr>
        </w:div>
        <w:div w:id="447549642">
          <w:marLeft w:val="480"/>
          <w:marRight w:val="0"/>
          <w:marTop w:val="0"/>
          <w:marBottom w:val="0"/>
          <w:divBdr>
            <w:top w:val="none" w:sz="0" w:space="0" w:color="auto"/>
            <w:left w:val="none" w:sz="0" w:space="0" w:color="auto"/>
            <w:bottom w:val="none" w:sz="0" w:space="0" w:color="auto"/>
            <w:right w:val="none" w:sz="0" w:space="0" w:color="auto"/>
          </w:divBdr>
        </w:div>
        <w:div w:id="313294463">
          <w:marLeft w:val="480"/>
          <w:marRight w:val="0"/>
          <w:marTop w:val="0"/>
          <w:marBottom w:val="0"/>
          <w:divBdr>
            <w:top w:val="none" w:sz="0" w:space="0" w:color="auto"/>
            <w:left w:val="none" w:sz="0" w:space="0" w:color="auto"/>
            <w:bottom w:val="none" w:sz="0" w:space="0" w:color="auto"/>
            <w:right w:val="none" w:sz="0" w:space="0" w:color="auto"/>
          </w:divBdr>
        </w:div>
        <w:div w:id="1840728299">
          <w:marLeft w:val="480"/>
          <w:marRight w:val="0"/>
          <w:marTop w:val="0"/>
          <w:marBottom w:val="0"/>
          <w:divBdr>
            <w:top w:val="none" w:sz="0" w:space="0" w:color="auto"/>
            <w:left w:val="none" w:sz="0" w:space="0" w:color="auto"/>
            <w:bottom w:val="none" w:sz="0" w:space="0" w:color="auto"/>
            <w:right w:val="none" w:sz="0" w:space="0" w:color="auto"/>
          </w:divBdr>
        </w:div>
        <w:div w:id="2129470036">
          <w:marLeft w:val="480"/>
          <w:marRight w:val="0"/>
          <w:marTop w:val="0"/>
          <w:marBottom w:val="0"/>
          <w:divBdr>
            <w:top w:val="none" w:sz="0" w:space="0" w:color="auto"/>
            <w:left w:val="none" w:sz="0" w:space="0" w:color="auto"/>
            <w:bottom w:val="none" w:sz="0" w:space="0" w:color="auto"/>
            <w:right w:val="none" w:sz="0" w:space="0" w:color="auto"/>
          </w:divBdr>
        </w:div>
        <w:div w:id="2044013380">
          <w:marLeft w:val="480"/>
          <w:marRight w:val="0"/>
          <w:marTop w:val="0"/>
          <w:marBottom w:val="0"/>
          <w:divBdr>
            <w:top w:val="none" w:sz="0" w:space="0" w:color="auto"/>
            <w:left w:val="none" w:sz="0" w:space="0" w:color="auto"/>
            <w:bottom w:val="none" w:sz="0" w:space="0" w:color="auto"/>
            <w:right w:val="none" w:sz="0" w:space="0" w:color="auto"/>
          </w:divBdr>
        </w:div>
        <w:div w:id="1777749199">
          <w:marLeft w:val="480"/>
          <w:marRight w:val="0"/>
          <w:marTop w:val="0"/>
          <w:marBottom w:val="0"/>
          <w:divBdr>
            <w:top w:val="none" w:sz="0" w:space="0" w:color="auto"/>
            <w:left w:val="none" w:sz="0" w:space="0" w:color="auto"/>
            <w:bottom w:val="none" w:sz="0" w:space="0" w:color="auto"/>
            <w:right w:val="none" w:sz="0" w:space="0" w:color="auto"/>
          </w:divBdr>
        </w:div>
        <w:div w:id="919289846">
          <w:marLeft w:val="480"/>
          <w:marRight w:val="0"/>
          <w:marTop w:val="0"/>
          <w:marBottom w:val="0"/>
          <w:divBdr>
            <w:top w:val="none" w:sz="0" w:space="0" w:color="auto"/>
            <w:left w:val="none" w:sz="0" w:space="0" w:color="auto"/>
            <w:bottom w:val="none" w:sz="0" w:space="0" w:color="auto"/>
            <w:right w:val="none" w:sz="0" w:space="0" w:color="auto"/>
          </w:divBdr>
        </w:div>
      </w:divsChild>
    </w:div>
    <w:div w:id="1786540288">
      <w:bodyDiv w:val="1"/>
      <w:marLeft w:val="0"/>
      <w:marRight w:val="0"/>
      <w:marTop w:val="0"/>
      <w:marBottom w:val="0"/>
      <w:divBdr>
        <w:top w:val="none" w:sz="0" w:space="0" w:color="auto"/>
        <w:left w:val="none" w:sz="0" w:space="0" w:color="auto"/>
        <w:bottom w:val="none" w:sz="0" w:space="0" w:color="auto"/>
        <w:right w:val="none" w:sz="0" w:space="0" w:color="auto"/>
      </w:divBdr>
    </w:div>
    <w:div w:id="1866138191">
      <w:bodyDiv w:val="1"/>
      <w:marLeft w:val="0"/>
      <w:marRight w:val="0"/>
      <w:marTop w:val="0"/>
      <w:marBottom w:val="0"/>
      <w:divBdr>
        <w:top w:val="none" w:sz="0" w:space="0" w:color="auto"/>
        <w:left w:val="none" w:sz="0" w:space="0" w:color="auto"/>
        <w:bottom w:val="none" w:sz="0" w:space="0" w:color="auto"/>
        <w:right w:val="none" w:sz="0" w:space="0" w:color="auto"/>
      </w:divBdr>
    </w:div>
    <w:div w:id="1901936627">
      <w:bodyDiv w:val="1"/>
      <w:marLeft w:val="0"/>
      <w:marRight w:val="0"/>
      <w:marTop w:val="0"/>
      <w:marBottom w:val="0"/>
      <w:divBdr>
        <w:top w:val="none" w:sz="0" w:space="0" w:color="auto"/>
        <w:left w:val="none" w:sz="0" w:space="0" w:color="auto"/>
        <w:bottom w:val="none" w:sz="0" w:space="0" w:color="auto"/>
        <w:right w:val="none" w:sz="0" w:space="0" w:color="auto"/>
      </w:divBdr>
      <w:divsChild>
        <w:div w:id="2078550837">
          <w:marLeft w:val="480"/>
          <w:marRight w:val="0"/>
          <w:marTop w:val="0"/>
          <w:marBottom w:val="0"/>
          <w:divBdr>
            <w:top w:val="none" w:sz="0" w:space="0" w:color="auto"/>
            <w:left w:val="none" w:sz="0" w:space="0" w:color="auto"/>
            <w:bottom w:val="none" w:sz="0" w:space="0" w:color="auto"/>
            <w:right w:val="none" w:sz="0" w:space="0" w:color="auto"/>
          </w:divBdr>
        </w:div>
        <w:div w:id="420953061">
          <w:marLeft w:val="480"/>
          <w:marRight w:val="0"/>
          <w:marTop w:val="0"/>
          <w:marBottom w:val="0"/>
          <w:divBdr>
            <w:top w:val="none" w:sz="0" w:space="0" w:color="auto"/>
            <w:left w:val="none" w:sz="0" w:space="0" w:color="auto"/>
            <w:bottom w:val="none" w:sz="0" w:space="0" w:color="auto"/>
            <w:right w:val="none" w:sz="0" w:space="0" w:color="auto"/>
          </w:divBdr>
        </w:div>
        <w:div w:id="1712414880">
          <w:marLeft w:val="480"/>
          <w:marRight w:val="0"/>
          <w:marTop w:val="0"/>
          <w:marBottom w:val="0"/>
          <w:divBdr>
            <w:top w:val="none" w:sz="0" w:space="0" w:color="auto"/>
            <w:left w:val="none" w:sz="0" w:space="0" w:color="auto"/>
            <w:bottom w:val="none" w:sz="0" w:space="0" w:color="auto"/>
            <w:right w:val="none" w:sz="0" w:space="0" w:color="auto"/>
          </w:divBdr>
        </w:div>
        <w:div w:id="2079936311">
          <w:marLeft w:val="480"/>
          <w:marRight w:val="0"/>
          <w:marTop w:val="0"/>
          <w:marBottom w:val="0"/>
          <w:divBdr>
            <w:top w:val="none" w:sz="0" w:space="0" w:color="auto"/>
            <w:left w:val="none" w:sz="0" w:space="0" w:color="auto"/>
            <w:bottom w:val="none" w:sz="0" w:space="0" w:color="auto"/>
            <w:right w:val="none" w:sz="0" w:space="0" w:color="auto"/>
          </w:divBdr>
        </w:div>
        <w:div w:id="208106635">
          <w:marLeft w:val="480"/>
          <w:marRight w:val="0"/>
          <w:marTop w:val="0"/>
          <w:marBottom w:val="0"/>
          <w:divBdr>
            <w:top w:val="none" w:sz="0" w:space="0" w:color="auto"/>
            <w:left w:val="none" w:sz="0" w:space="0" w:color="auto"/>
            <w:bottom w:val="none" w:sz="0" w:space="0" w:color="auto"/>
            <w:right w:val="none" w:sz="0" w:space="0" w:color="auto"/>
          </w:divBdr>
        </w:div>
        <w:div w:id="656155209">
          <w:marLeft w:val="480"/>
          <w:marRight w:val="0"/>
          <w:marTop w:val="0"/>
          <w:marBottom w:val="0"/>
          <w:divBdr>
            <w:top w:val="none" w:sz="0" w:space="0" w:color="auto"/>
            <w:left w:val="none" w:sz="0" w:space="0" w:color="auto"/>
            <w:bottom w:val="none" w:sz="0" w:space="0" w:color="auto"/>
            <w:right w:val="none" w:sz="0" w:space="0" w:color="auto"/>
          </w:divBdr>
        </w:div>
        <w:div w:id="1823813957">
          <w:marLeft w:val="480"/>
          <w:marRight w:val="0"/>
          <w:marTop w:val="0"/>
          <w:marBottom w:val="0"/>
          <w:divBdr>
            <w:top w:val="none" w:sz="0" w:space="0" w:color="auto"/>
            <w:left w:val="none" w:sz="0" w:space="0" w:color="auto"/>
            <w:bottom w:val="none" w:sz="0" w:space="0" w:color="auto"/>
            <w:right w:val="none" w:sz="0" w:space="0" w:color="auto"/>
          </w:divBdr>
        </w:div>
        <w:div w:id="1035738755">
          <w:marLeft w:val="480"/>
          <w:marRight w:val="0"/>
          <w:marTop w:val="0"/>
          <w:marBottom w:val="0"/>
          <w:divBdr>
            <w:top w:val="none" w:sz="0" w:space="0" w:color="auto"/>
            <w:left w:val="none" w:sz="0" w:space="0" w:color="auto"/>
            <w:bottom w:val="none" w:sz="0" w:space="0" w:color="auto"/>
            <w:right w:val="none" w:sz="0" w:space="0" w:color="auto"/>
          </w:divBdr>
        </w:div>
        <w:div w:id="284040712">
          <w:marLeft w:val="480"/>
          <w:marRight w:val="0"/>
          <w:marTop w:val="0"/>
          <w:marBottom w:val="0"/>
          <w:divBdr>
            <w:top w:val="none" w:sz="0" w:space="0" w:color="auto"/>
            <w:left w:val="none" w:sz="0" w:space="0" w:color="auto"/>
            <w:bottom w:val="none" w:sz="0" w:space="0" w:color="auto"/>
            <w:right w:val="none" w:sz="0" w:space="0" w:color="auto"/>
          </w:divBdr>
        </w:div>
        <w:div w:id="641471806">
          <w:marLeft w:val="480"/>
          <w:marRight w:val="0"/>
          <w:marTop w:val="0"/>
          <w:marBottom w:val="0"/>
          <w:divBdr>
            <w:top w:val="none" w:sz="0" w:space="0" w:color="auto"/>
            <w:left w:val="none" w:sz="0" w:space="0" w:color="auto"/>
            <w:bottom w:val="none" w:sz="0" w:space="0" w:color="auto"/>
            <w:right w:val="none" w:sz="0" w:space="0" w:color="auto"/>
          </w:divBdr>
        </w:div>
      </w:divsChild>
    </w:div>
    <w:div w:id="1939292838">
      <w:bodyDiv w:val="1"/>
      <w:marLeft w:val="0"/>
      <w:marRight w:val="0"/>
      <w:marTop w:val="0"/>
      <w:marBottom w:val="0"/>
      <w:divBdr>
        <w:top w:val="none" w:sz="0" w:space="0" w:color="auto"/>
        <w:left w:val="none" w:sz="0" w:space="0" w:color="auto"/>
        <w:bottom w:val="none" w:sz="0" w:space="0" w:color="auto"/>
        <w:right w:val="none" w:sz="0" w:space="0" w:color="auto"/>
      </w:divBdr>
      <w:divsChild>
        <w:div w:id="630332332">
          <w:marLeft w:val="480"/>
          <w:marRight w:val="0"/>
          <w:marTop w:val="0"/>
          <w:marBottom w:val="0"/>
          <w:divBdr>
            <w:top w:val="none" w:sz="0" w:space="0" w:color="auto"/>
            <w:left w:val="none" w:sz="0" w:space="0" w:color="auto"/>
            <w:bottom w:val="none" w:sz="0" w:space="0" w:color="auto"/>
            <w:right w:val="none" w:sz="0" w:space="0" w:color="auto"/>
          </w:divBdr>
        </w:div>
        <w:div w:id="700521980">
          <w:marLeft w:val="480"/>
          <w:marRight w:val="0"/>
          <w:marTop w:val="0"/>
          <w:marBottom w:val="0"/>
          <w:divBdr>
            <w:top w:val="none" w:sz="0" w:space="0" w:color="auto"/>
            <w:left w:val="none" w:sz="0" w:space="0" w:color="auto"/>
            <w:bottom w:val="none" w:sz="0" w:space="0" w:color="auto"/>
            <w:right w:val="none" w:sz="0" w:space="0" w:color="auto"/>
          </w:divBdr>
        </w:div>
        <w:div w:id="1544518832">
          <w:marLeft w:val="480"/>
          <w:marRight w:val="0"/>
          <w:marTop w:val="0"/>
          <w:marBottom w:val="0"/>
          <w:divBdr>
            <w:top w:val="none" w:sz="0" w:space="0" w:color="auto"/>
            <w:left w:val="none" w:sz="0" w:space="0" w:color="auto"/>
            <w:bottom w:val="none" w:sz="0" w:space="0" w:color="auto"/>
            <w:right w:val="none" w:sz="0" w:space="0" w:color="auto"/>
          </w:divBdr>
        </w:div>
        <w:div w:id="448671735">
          <w:marLeft w:val="480"/>
          <w:marRight w:val="0"/>
          <w:marTop w:val="0"/>
          <w:marBottom w:val="0"/>
          <w:divBdr>
            <w:top w:val="none" w:sz="0" w:space="0" w:color="auto"/>
            <w:left w:val="none" w:sz="0" w:space="0" w:color="auto"/>
            <w:bottom w:val="none" w:sz="0" w:space="0" w:color="auto"/>
            <w:right w:val="none" w:sz="0" w:space="0" w:color="auto"/>
          </w:divBdr>
        </w:div>
        <w:div w:id="751589790">
          <w:marLeft w:val="480"/>
          <w:marRight w:val="0"/>
          <w:marTop w:val="0"/>
          <w:marBottom w:val="0"/>
          <w:divBdr>
            <w:top w:val="none" w:sz="0" w:space="0" w:color="auto"/>
            <w:left w:val="none" w:sz="0" w:space="0" w:color="auto"/>
            <w:bottom w:val="none" w:sz="0" w:space="0" w:color="auto"/>
            <w:right w:val="none" w:sz="0" w:space="0" w:color="auto"/>
          </w:divBdr>
        </w:div>
        <w:div w:id="769351334">
          <w:marLeft w:val="480"/>
          <w:marRight w:val="0"/>
          <w:marTop w:val="0"/>
          <w:marBottom w:val="0"/>
          <w:divBdr>
            <w:top w:val="none" w:sz="0" w:space="0" w:color="auto"/>
            <w:left w:val="none" w:sz="0" w:space="0" w:color="auto"/>
            <w:bottom w:val="none" w:sz="0" w:space="0" w:color="auto"/>
            <w:right w:val="none" w:sz="0" w:space="0" w:color="auto"/>
          </w:divBdr>
        </w:div>
        <w:div w:id="997809708">
          <w:marLeft w:val="480"/>
          <w:marRight w:val="0"/>
          <w:marTop w:val="0"/>
          <w:marBottom w:val="0"/>
          <w:divBdr>
            <w:top w:val="none" w:sz="0" w:space="0" w:color="auto"/>
            <w:left w:val="none" w:sz="0" w:space="0" w:color="auto"/>
            <w:bottom w:val="none" w:sz="0" w:space="0" w:color="auto"/>
            <w:right w:val="none" w:sz="0" w:space="0" w:color="auto"/>
          </w:divBdr>
        </w:div>
        <w:div w:id="1800151825">
          <w:marLeft w:val="480"/>
          <w:marRight w:val="0"/>
          <w:marTop w:val="0"/>
          <w:marBottom w:val="0"/>
          <w:divBdr>
            <w:top w:val="none" w:sz="0" w:space="0" w:color="auto"/>
            <w:left w:val="none" w:sz="0" w:space="0" w:color="auto"/>
            <w:bottom w:val="none" w:sz="0" w:space="0" w:color="auto"/>
            <w:right w:val="none" w:sz="0" w:space="0" w:color="auto"/>
          </w:divBdr>
        </w:div>
        <w:div w:id="1154224633">
          <w:marLeft w:val="480"/>
          <w:marRight w:val="0"/>
          <w:marTop w:val="0"/>
          <w:marBottom w:val="0"/>
          <w:divBdr>
            <w:top w:val="none" w:sz="0" w:space="0" w:color="auto"/>
            <w:left w:val="none" w:sz="0" w:space="0" w:color="auto"/>
            <w:bottom w:val="none" w:sz="0" w:space="0" w:color="auto"/>
            <w:right w:val="none" w:sz="0" w:space="0" w:color="auto"/>
          </w:divBdr>
        </w:div>
        <w:div w:id="2009208206">
          <w:marLeft w:val="480"/>
          <w:marRight w:val="0"/>
          <w:marTop w:val="0"/>
          <w:marBottom w:val="0"/>
          <w:divBdr>
            <w:top w:val="none" w:sz="0" w:space="0" w:color="auto"/>
            <w:left w:val="none" w:sz="0" w:space="0" w:color="auto"/>
            <w:bottom w:val="none" w:sz="0" w:space="0" w:color="auto"/>
            <w:right w:val="none" w:sz="0" w:space="0" w:color="auto"/>
          </w:divBdr>
        </w:div>
      </w:divsChild>
    </w:div>
    <w:div w:id="1956986594">
      <w:bodyDiv w:val="1"/>
      <w:marLeft w:val="0"/>
      <w:marRight w:val="0"/>
      <w:marTop w:val="0"/>
      <w:marBottom w:val="0"/>
      <w:divBdr>
        <w:top w:val="none" w:sz="0" w:space="0" w:color="auto"/>
        <w:left w:val="none" w:sz="0" w:space="0" w:color="auto"/>
        <w:bottom w:val="none" w:sz="0" w:space="0" w:color="auto"/>
        <w:right w:val="none" w:sz="0" w:space="0" w:color="auto"/>
      </w:divBdr>
      <w:divsChild>
        <w:div w:id="1459840489">
          <w:marLeft w:val="480"/>
          <w:marRight w:val="0"/>
          <w:marTop w:val="0"/>
          <w:marBottom w:val="0"/>
          <w:divBdr>
            <w:top w:val="none" w:sz="0" w:space="0" w:color="auto"/>
            <w:left w:val="none" w:sz="0" w:space="0" w:color="auto"/>
            <w:bottom w:val="none" w:sz="0" w:space="0" w:color="auto"/>
            <w:right w:val="none" w:sz="0" w:space="0" w:color="auto"/>
          </w:divBdr>
        </w:div>
        <w:div w:id="1270431167">
          <w:marLeft w:val="480"/>
          <w:marRight w:val="0"/>
          <w:marTop w:val="0"/>
          <w:marBottom w:val="0"/>
          <w:divBdr>
            <w:top w:val="none" w:sz="0" w:space="0" w:color="auto"/>
            <w:left w:val="none" w:sz="0" w:space="0" w:color="auto"/>
            <w:bottom w:val="none" w:sz="0" w:space="0" w:color="auto"/>
            <w:right w:val="none" w:sz="0" w:space="0" w:color="auto"/>
          </w:divBdr>
        </w:div>
        <w:div w:id="1696229042">
          <w:marLeft w:val="480"/>
          <w:marRight w:val="0"/>
          <w:marTop w:val="0"/>
          <w:marBottom w:val="0"/>
          <w:divBdr>
            <w:top w:val="none" w:sz="0" w:space="0" w:color="auto"/>
            <w:left w:val="none" w:sz="0" w:space="0" w:color="auto"/>
            <w:bottom w:val="none" w:sz="0" w:space="0" w:color="auto"/>
            <w:right w:val="none" w:sz="0" w:space="0" w:color="auto"/>
          </w:divBdr>
        </w:div>
        <w:div w:id="1483277654">
          <w:marLeft w:val="480"/>
          <w:marRight w:val="0"/>
          <w:marTop w:val="0"/>
          <w:marBottom w:val="0"/>
          <w:divBdr>
            <w:top w:val="none" w:sz="0" w:space="0" w:color="auto"/>
            <w:left w:val="none" w:sz="0" w:space="0" w:color="auto"/>
            <w:bottom w:val="none" w:sz="0" w:space="0" w:color="auto"/>
            <w:right w:val="none" w:sz="0" w:space="0" w:color="auto"/>
          </w:divBdr>
        </w:div>
        <w:div w:id="760952706">
          <w:marLeft w:val="480"/>
          <w:marRight w:val="0"/>
          <w:marTop w:val="0"/>
          <w:marBottom w:val="0"/>
          <w:divBdr>
            <w:top w:val="none" w:sz="0" w:space="0" w:color="auto"/>
            <w:left w:val="none" w:sz="0" w:space="0" w:color="auto"/>
            <w:bottom w:val="none" w:sz="0" w:space="0" w:color="auto"/>
            <w:right w:val="none" w:sz="0" w:space="0" w:color="auto"/>
          </w:divBdr>
        </w:div>
        <w:div w:id="436291863">
          <w:marLeft w:val="480"/>
          <w:marRight w:val="0"/>
          <w:marTop w:val="0"/>
          <w:marBottom w:val="0"/>
          <w:divBdr>
            <w:top w:val="none" w:sz="0" w:space="0" w:color="auto"/>
            <w:left w:val="none" w:sz="0" w:space="0" w:color="auto"/>
            <w:bottom w:val="none" w:sz="0" w:space="0" w:color="auto"/>
            <w:right w:val="none" w:sz="0" w:space="0" w:color="auto"/>
          </w:divBdr>
        </w:div>
        <w:div w:id="398359432">
          <w:marLeft w:val="480"/>
          <w:marRight w:val="0"/>
          <w:marTop w:val="0"/>
          <w:marBottom w:val="0"/>
          <w:divBdr>
            <w:top w:val="none" w:sz="0" w:space="0" w:color="auto"/>
            <w:left w:val="none" w:sz="0" w:space="0" w:color="auto"/>
            <w:bottom w:val="none" w:sz="0" w:space="0" w:color="auto"/>
            <w:right w:val="none" w:sz="0" w:space="0" w:color="auto"/>
          </w:divBdr>
        </w:div>
        <w:div w:id="1030106615">
          <w:marLeft w:val="480"/>
          <w:marRight w:val="0"/>
          <w:marTop w:val="0"/>
          <w:marBottom w:val="0"/>
          <w:divBdr>
            <w:top w:val="none" w:sz="0" w:space="0" w:color="auto"/>
            <w:left w:val="none" w:sz="0" w:space="0" w:color="auto"/>
            <w:bottom w:val="none" w:sz="0" w:space="0" w:color="auto"/>
            <w:right w:val="none" w:sz="0" w:space="0" w:color="auto"/>
          </w:divBdr>
        </w:div>
        <w:div w:id="1696153625">
          <w:marLeft w:val="480"/>
          <w:marRight w:val="0"/>
          <w:marTop w:val="0"/>
          <w:marBottom w:val="0"/>
          <w:divBdr>
            <w:top w:val="none" w:sz="0" w:space="0" w:color="auto"/>
            <w:left w:val="none" w:sz="0" w:space="0" w:color="auto"/>
            <w:bottom w:val="none" w:sz="0" w:space="0" w:color="auto"/>
            <w:right w:val="none" w:sz="0" w:space="0" w:color="auto"/>
          </w:divBdr>
        </w:div>
        <w:div w:id="625357654">
          <w:marLeft w:val="480"/>
          <w:marRight w:val="0"/>
          <w:marTop w:val="0"/>
          <w:marBottom w:val="0"/>
          <w:divBdr>
            <w:top w:val="none" w:sz="0" w:space="0" w:color="auto"/>
            <w:left w:val="none" w:sz="0" w:space="0" w:color="auto"/>
            <w:bottom w:val="none" w:sz="0" w:space="0" w:color="auto"/>
            <w:right w:val="none" w:sz="0" w:space="0" w:color="auto"/>
          </w:divBdr>
        </w:div>
      </w:divsChild>
    </w:div>
    <w:div w:id="1974021312">
      <w:bodyDiv w:val="1"/>
      <w:marLeft w:val="0"/>
      <w:marRight w:val="0"/>
      <w:marTop w:val="0"/>
      <w:marBottom w:val="0"/>
      <w:divBdr>
        <w:top w:val="none" w:sz="0" w:space="0" w:color="auto"/>
        <w:left w:val="none" w:sz="0" w:space="0" w:color="auto"/>
        <w:bottom w:val="none" w:sz="0" w:space="0" w:color="auto"/>
        <w:right w:val="none" w:sz="0" w:space="0" w:color="auto"/>
      </w:divBdr>
      <w:divsChild>
        <w:div w:id="429087739">
          <w:marLeft w:val="480"/>
          <w:marRight w:val="0"/>
          <w:marTop w:val="0"/>
          <w:marBottom w:val="0"/>
          <w:divBdr>
            <w:top w:val="none" w:sz="0" w:space="0" w:color="auto"/>
            <w:left w:val="none" w:sz="0" w:space="0" w:color="auto"/>
            <w:bottom w:val="none" w:sz="0" w:space="0" w:color="auto"/>
            <w:right w:val="none" w:sz="0" w:space="0" w:color="auto"/>
          </w:divBdr>
        </w:div>
        <w:div w:id="1462917656">
          <w:marLeft w:val="480"/>
          <w:marRight w:val="0"/>
          <w:marTop w:val="0"/>
          <w:marBottom w:val="0"/>
          <w:divBdr>
            <w:top w:val="none" w:sz="0" w:space="0" w:color="auto"/>
            <w:left w:val="none" w:sz="0" w:space="0" w:color="auto"/>
            <w:bottom w:val="none" w:sz="0" w:space="0" w:color="auto"/>
            <w:right w:val="none" w:sz="0" w:space="0" w:color="auto"/>
          </w:divBdr>
        </w:div>
        <w:div w:id="2023819707">
          <w:marLeft w:val="480"/>
          <w:marRight w:val="0"/>
          <w:marTop w:val="0"/>
          <w:marBottom w:val="0"/>
          <w:divBdr>
            <w:top w:val="none" w:sz="0" w:space="0" w:color="auto"/>
            <w:left w:val="none" w:sz="0" w:space="0" w:color="auto"/>
            <w:bottom w:val="none" w:sz="0" w:space="0" w:color="auto"/>
            <w:right w:val="none" w:sz="0" w:space="0" w:color="auto"/>
          </w:divBdr>
        </w:div>
        <w:div w:id="1594707167">
          <w:marLeft w:val="480"/>
          <w:marRight w:val="0"/>
          <w:marTop w:val="0"/>
          <w:marBottom w:val="0"/>
          <w:divBdr>
            <w:top w:val="none" w:sz="0" w:space="0" w:color="auto"/>
            <w:left w:val="none" w:sz="0" w:space="0" w:color="auto"/>
            <w:bottom w:val="none" w:sz="0" w:space="0" w:color="auto"/>
            <w:right w:val="none" w:sz="0" w:space="0" w:color="auto"/>
          </w:divBdr>
        </w:div>
        <w:div w:id="604046317">
          <w:marLeft w:val="480"/>
          <w:marRight w:val="0"/>
          <w:marTop w:val="0"/>
          <w:marBottom w:val="0"/>
          <w:divBdr>
            <w:top w:val="none" w:sz="0" w:space="0" w:color="auto"/>
            <w:left w:val="none" w:sz="0" w:space="0" w:color="auto"/>
            <w:bottom w:val="none" w:sz="0" w:space="0" w:color="auto"/>
            <w:right w:val="none" w:sz="0" w:space="0" w:color="auto"/>
          </w:divBdr>
        </w:div>
        <w:div w:id="876626508">
          <w:marLeft w:val="480"/>
          <w:marRight w:val="0"/>
          <w:marTop w:val="0"/>
          <w:marBottom w:val="0"/>
          <w:divBdr>
            <w:top w:val="none" w:sz="0" w:space="0" w:color="auto"/>
            <w:left w:val="none" w:sz="0" w:space="0" w:color="auto"/>
            <w:bottom w:val="none" w:sz="0" w:space="0" w:color="auto"/>
            <w:right w:val="none" w:sz="0" w:space="0" w:color="auto"/>
          </w:divBdr>
        </w:div>
        <w:div w:id="177504199">
          <w:marLeft w:val="480"/>
          <w:marRight w:val="0"/>
          <w:marTop w:val="0"/>
          <w:marBottom w:val="0"/>
          <w:divBdr>
            <w:top w:val="none" w:sz="0" w:space="0" w:color="auto"/>
            <w:left w:val="none" w:sz="0" w:space="0" w:color="auto"/>
            <w:bottom w:val="none" w:sz="0" w:space="0" w:color="auto"/>
            <w:right w:val="none" w:sz="0" w:space="0" w:color="auto"/>
          </w:divBdr>
        </w:div>
        <w:div w:id="453911143">
          <w:marLeft w:val="480"/>
          <w:marRight w:val="0"/>
          <w:marTop w:val="0"/>
          <w:marBottom w:val="0"/>
          <w:divBdr>
            <w:top w:val="none" w:sz="0" w:space="0" w:color="auto"/>
            <w:left w:val="none" w:sz="0" w:space="0" w:color="auto"/>
            <w:bottom w:val="none" w:sz="0" w:space="0" w:color="auto"/>
            <w:right w:val="none" w:sz="0" w:space="0" w:color="auto"/>
          </w:divBdr>
        </w:div>
        <w:div w:id="1703096020">
          <w:marLeft w:val="480"/>
          <w:marRight w:val="0"/>
          <w:marTop w:val="0"/>
          <w:marBottom w:val="0"/>
          <w:divBdr>
            <w:top w:val="none" w:sz="0" w:space="0" w:color="auto"/>
            <w:left w:val="none" w:sz="0" w:space="0" w:color="auto"/>
            <w:bottom w:val="none" w:sz="0" w:space="0" w:color="auto"/>
            <w:right w:val="none" w:sz="0" w:space="0" w:color="auto"/>
          </w:divBdr>
        </w:div>
        <w:div w:id="25452971">
          <w:marLeft w:val="480"/>
          <w:marRight w:val="0"/>
          <w:marTop w:val="0"/>
          <w:marBottom w:val="0"/>
          <w:divBdr>
            <w:top w:val="none" w:sz="0" w:space="0" w:color="auto"/>
            <w:left w:val="none" w:sz="0" w:space="0" w:color="auto"/>
            <w:bottom w:val="none" w:sz="0" w:space="0" w:color="auto"/>
            <w:right w:val="none" w:sz="0" w:space="0" w:color="auto"/>
          </w:divBdr>
        </w:div>
      </w:divsChild>
    </w:div>
    <w:div w:id="2010253415">
      <w:bodyDiv w:val="1"/>
      <w:marLeft w:val="0"/>
      <w:marRight w:val="0"/>
      <w:marTop w:val="0"/>
      <w:marBottom w:val="0"/>
      <w:divBdr>
        <w:top w:val="none" w:sz="0" w:space="0" w:color="auto"/>
        <w:left w:val="none" w:sz="0" w:space="0" w:color="auto"/>
        <w:bottom w:val="none" w:sz="0" w:space="0" w:color="auto"/>
        <w:right w:val="none" w:sz="0" w:space="0" w:color="auto"/>
      </w:divBdr>
    </w:div>
    <w:div w:id="2014987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BF3967DB-5208-4C49-B8AA-BC2AEC36BD12}"/>
      </w:docPartPr>
      <w:docPartBody>
        <w:p w:rsidR="007E16EE" w:rsidRDefault="00B94894">
          <w:r w:rsidRPr="0064749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894"/>
    <w:rsid w:val="00045BF3"/>
    <w:rsid w:val="005D32EF"/>
    <w:rsid w:val="00702876"/>
    <w:rsid w:val="00777A6D"/>
    <w:rsid w:val="007E16EE"/>
    <w:rsid w:val="009C5BBA"/>
    <w:rsid w:val="00B11456"/>
    <w:rsid w:val="00B94894"/>
    <w:rsid w:val="00DF2C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9489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861"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E41D434-8EAF-0C41-AE9B-9F733671DEC7}">
  <we:reference id="wa104382081" version="1.55.1.0" store="en-US" storeType="OMEX"/>
  <we:alternateReferences>
    <we:reference id="wa104382081" version="1.55.1.0" store="" storeType="OMEX"/>
  </we:alternateReferences>
  <we:properties>
    <we:property name="MENDELEY_CITATIONS" value="[{&quot;citationID&quot;:&quot;MENDELEY_CITATION_222aa82f-36d1-4b41-882c-367ec0f5ca82&quot;,&quot;properties&quot;:{&quot;noteIndex&quot;:0},&quot;isEdited&quot;:false,&quot;manualOverride&quot;:{&quot;citeprocText&quot;:&quot;(National Ecological Observatory Network (NEON) 2022b)&quot;,&quot;isManuallyOverridden&quot;:true,&quot;manualOverrideText&quot;:&quot; (NEON 2022b)&quot;},&quot;citationItems&quot;:[{&quot;id&quot;:&quot;8283e930-7281-5f47-8f6e-dfc2a80b4a07&quot;,&quot;itemData&quot;:{&quot;DOI&quot;:&quot;10.48443/7CQP-3J73&quot;,&quot;author&quot;:[{&quot;dropping-particle&quot;:&quot;&quot;,&quot;family&quot;:&quot;National Ecological Observatory Network (NEON)&quot;,&quot;given&quot;:&quot;&quot;,&quot;non-dropping-particle&quot;:&quot;&quot;,&quot;parse-names&quot;:false,&quot;suffix&quot;:&quot;&quot;}],&quot;id&quot;:&quot;8283e930-7281-5f47-8f6e-dfc2a80b4a07&quot;,&quot;issued&quot;:{&quot;date-parts&quot;:[[&quot;2022&quot;]]},&quot;publisher&quot;:&quot;National Ecological Observatory Network (NEON)&quot;,&quot;title&quot;:&quot;Bundled data products - eddy covariance (DP4.00200.001)&quot;,&quot;type&quot;:&quot;article&quot;,&quot;container-title-short&quot;:&quot;&quot;},&quot;uris&quot;:[&quot;http://www.mendeley.com/documents/?uuid=5a4a903e-bec5-4867-bb87-a48d708b6c79&quot;],&quot;isTemporary&quot;:false,&quot;legacyDesktopId&quot;:&quot;5a4a903e-bec5-4867-bb87-a48d708b6c79&quot;}],&quot;citationTag&quot;:&quot;MENDELEY_CITATION_v3_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&quot;},{&quot;citationID&quot;:&quot;MENDELEY_CITATION_9fc4d34d-9b4b-4ec9-a066-2920f33a5c80&quot;,&quot;properties&quot;:{&quot;noteIndex&quot;:0},&quot;isEdited&quot;:false,&quot;manualOverride&quot;:{&quot;citeprocText&quot;:&quot;(National Ecological Observatory Network (NEON) 2022a)&quot;,&quot;isManuallyOverridden&quot;:true,&quot;manualOverrideText&quot;:&quot;(NEON 2022a)&quot;},&quot;citationItems&quot;:[{&quot;id&quot;:&quot;0c06cf7e-9c5b-508a-a9ed-4ae177fd4cd3&quot;,&quot;itemData&quot;:{&quot;DOI&quot;:&quot;10.48443/77N6-EH42&quot;,&quot;author&quot;:[{&quot;dropping-particle&quot;:&quot;&quot;,&quot;family&quot;:&quot;National Ecological Observatory Network (NEON)&quot;,&quot;given&quot;:&quot;&quot;,&quot;non-dropping-particle&quot;:&quot;&quot;,&quot;parse-names&quot;:false,&quot;suffix&quot;:&quot;&quot;}],&quot;id&quot;:&quot;0c06cf7e-9c5b-508a-a9ed-4ae177fd4cd3&quot;,&quot;issued&quot;:{&quot;date-parts&quot;:[[&quot;2022&quot;]]},&quot;publisher&quot;:&quot;National Ecological Observatory Network (NEON)&quot;,&quot;title&quot;:&quot;2D wind speed and direction (DP1.00001.001)&quot;,&quot;type&quot;:&quot;article&quot;,&quot;container-title-short&quot;:&quot;&quot;},&quot;uris&quot;:[&quot;http://www.mendeley.com/documents/?uuid=5623aa39-1187-4921-b9e0-4432017f4b87&quot;],&quot;isTemporary&quot;:false,&quot;legacyDesktopId&quot;:&quot;5623aa39-1187-4921-b9e0-4432017f4b87&quot;}],&quot;citationTag&quot;:&quot;MENDELEY_CITATION_v3_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&quot;},{&quot;citationID&quot;:&quot;MENDELEY_CITATION_c8c49a31-4363-4dd8-bf3b-40d55136791a&quot;,&quot;properties&quot;:{&quot;noteIndex&quot;:0},&quot;isEdited&quot;:false,&quot;manualOverride&quot;:{&quot;citeprocText&quot;:&quot;(National Ecological Observatory Network (NEON) 2022e)&quot;,&quot;isManuallyOverridden&quot;:true,&quot;manualOverrideText&quot;:&quot;(NEON 2022e)&quot;},&quot;citationItems&quot;:[{&quot;id&quot;:&quot;b64ec324-8ddd-5644-8b80-aef5b288bdd7&quot;,&quot;itemData&quot;:{&quot;DOI&quot;:&quot;10.48443/Q16J-SN13&quot;,&quot;author&quot;:[{&quot;dropping-particle&quot;:&quot;&quot;,&quot;family&quot;:&quot;National Ecological Observatory Network (NEON)&quot;,&quot;given&quot;:&quot;&quot;,&quot;non-dropping-particle&quot;:&quot;&quot;,&quot;parse-names&quot;:false,&quot;suffix&quot;:&quot;&quot;}],&quot;id&quot;:&quot;b64ec324-8ddd-5644-8b80-aef5b288bdd7&quot;,&quot;issued&quot;:{&quot;date-parts&quot;:[[&quot;2022&quot;]]},&quot;publisher&quot;:&quot;National Ecological Observatory Network (NEON)&quot;,&quot;title&quot;:&quot;Triple aspirated air temperature (DP1.00003.001)&quot;,&quot;type&quot;:&quot;article&quot;,&quot;container-title-short&quot;:&quot;&quot;},&quot;uris&quot;:[&quot;http://www.mendeley.com/documents/?uuid=959b7eb5-a14a-4405-b016-51351187a315&quot;],&quot;isTemporary&quot;:false,&quot;legacyDesktopId&quot;:&quot;959b7eb5-a14a-4405-b016-51351187a315&quot;}],&quot;citationTag&quot;:&quot;MENDELEY_CITATION_v3_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&quot;},{&quot;citationID&quot;:&quot;MENDELEY_CITATION_5fe32887-ae9e-461d-af7f-c7eb637c60f0&quot;,&quot;properties&quot;:{&quot;noteIndex&quot;:0},&quot;isEdited&quot;:false,&quot;manualOverride&quot;:{&quot;isManuallyOverridden&quot;:true,&quot;citeprocText&quot;:&quot;(National Ecological Observatory Network (NEON) 2022c)&quot;,&quot;manualOverrideText&quot;:&quot;(NEON 2022c)&quot;},&quot;citationItems&quot;:[{&quot;id&quot;:&quot;a0334948-a895-360c-a0a2-e04d1c0a818a&quot;,&quot;itemData&quot;:{&quot;type&quot;:&quot;article&quot;,&quot;id&quot;:&quot;a0334948-a895-360c-a0a2-e04d1c0a818a&quot;,&quot;title&quot;:&quot;Relative humidity (DP1.00098.001)&quot;,&quot;groupId&quot;:&quot;df9df81d-f84c-3a76-810b-0b1f7319c912&quot;,&quot;author&quot;:[{&quot;family&quot;:&quot;National Ecological Observatory Network (NEON)&quot;,&quot;given&quot;:&quot;&quot;,&quot;parse-names&quot;:false,&quot;dropping-particle&quot;:&quot;&quot;,&quot;non-dropping-particle&quot;:&quot;&quot;}],&quot;accessed&quot;:{&quot;date-parts&quot;:[[2023,4,3]]},&quot;URL&quot;:&quot;https://data.neonscience.org&quot;,&quot;issued&quot;:{&quot;date-parts&quot;:[[2022]]},&quot;publisher&quot;:&quot;National Ecological Observatory Network (NEON)&quot;},&quot;isTemporary&quot;:false}],&quot;citationTag&quot;:&quot;MENDELEY_CITATION_v3_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&quot;},{&quot;citationID&quot;:&quot;MENDELEY_CITATION_9d1590ff-3b09-4855-acc6-6e0802d310af&quot;,&quot;properties&quot;:{&quot;noteIndex&quot;:0},&quot;isEdited&quot;:false,&quot;manualOverride&quot;:{&quot;citeprocText&quot;:&quot;(National Ecological Observatory Network (NEON) 2022d)&quot;,&quot;isManuallyOverridden&quot;:true,&quot;manualOverrideText&quot;:&quot;(NEON 2022d)&quot;},&quot;citationItems&quot;:[{&quot;id&quot;:&quot;f74d3123-e040-57ca-ae49-2e157a81db96&quot;,&quot;itemData&quot;:{&quot;DOI&quot;:&quot;10.48443/STBF-BH38&quot;,&quot;author&quot;:[{&quot;dropping-particle&quot;:&quot;&quot;,&quot;family&quot;:&quot;National Ecological Observatory Network (NEON)&quot;,&quot;given&quot;:&quot;&quot;,&quot;non-dropping-particle&quot;:&quot;&quot;,&quot;parse-names&quot;:false,&quot;suffix&quot;:&quot;&quot;}],&quot;id&quot;:&quot;f74d3123-e040-57ca-ae49-2e157a81db96&quot;,&quot;issued&quot;:{&quot;date-parts&quot;:[[&quot;2022&quot;]]},&quot;publisher&quot;:&quot;National Ecological Observatory Network (NEON)&quot;,&quot;title&quot;:&quot;Shortwave and longwave radiation (net radiometer) (DP1.00023.001)&quot;,&quot;type&quot;:&quot;article&quot;,&quot;container-title-short&quot;:&quot;&quot;},&quot;uris&quot;:[&quot;http://www.mendeley.com/documents/?uuid=f0ad3cce-2d9b-4beb-9555-8d4aed14da3f&quot;],&quot;isTemporary&quot;:false,&quot;legacyDesktopId&quot;:&quot;f0ad3cce-2d9b-4beb-9555-8d4aed14da3f&quot;}],&quot;citationTag&quot;:&quot;MENDELEY_CITATION_v3_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&quot;},{&quot;citationID&quot;:&quot;MENDELEY_CITATION_58dd374c-94b9-49ca-b7d9-9129885a217a&quot;,&quot;properties&quot;:{&quot;noteIndex&quot;:0},&quot;isEdited&quot;:false,&quot;manualOverride&quot;:{&quot;citeprocText&quot;:&quot;(National Ecological Observatory Network (NEON) 2022b)&quot;,&quot;isManuallyOverridden&quot;:true,&quot;manualOverrideText&quot;:&quot;(NEON 2022b)&quot;},&quot;citationItems&quot;:[{&quot;id&quot;:&quot;8283e930-7281-5f47-8f6e-dfc2a80b4a07&quot;,&quot;itemData&quot;:{&quot;DOI&quot;:&quot;10.48443/7CQP-3J73&quot;,&quot;author&quot;:[{&quot;dropping-particle&quot;:&quot;&quot;,&quot;family&quot;:&quot;National Ecological Observatory Network (NEON)&quot;,&quot;given&quot;:&quot;&quot;,&quot;non-dropping-particle&quot;:&quot;&quot;,&quot;parse-names&quot;:false,&quot;suffix&quot;:&quot;&quot;}],&quot;id&quot;:&quot;8283e930-7281-5f47-8f6e-dfc2a80b4a07&quot;,&quot;issued&quot;:{&quot;date-parts&quot;:[[&quot;2022&quot;]]},&quot;publisher&quot;:&quot;National Ecological Observatory Network (NEON)&quot;,&quot;title&quot;:&quot;Bundled data products - eddy covariance (DP4.00200.001)&quot;,&quot;type&quot;:&quot;article&quot;,&quot;container-title-short&quot;:&quot;&quot;},&quot;uris&quot;:[&quot;http://www.mendeley.com/documents/?uuid=5a4a903e-bec5-4867-bb87-a48d708b6c79&quot;],&quot;isTemporary&quot;:false,&quot;legacyDesktopId&quot;:&quot;5a4a903e-bec5-4867-bb87-a48d708b6c79&quot;}],&quot;citationTag&quot;:&quot;MENDELEY_CITATION_v3_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&quot;},{&quot;citationID&quot;:&quot;MENDELEY_CITATION_cb52e6af-8c7a-48af-9e2c-9dcd201751de&quot;,&quot;properties&quot;:{&quot;noteIndex&quot;:0},&quot;isEdited&quot;:false,&quot;manualOverride&quot;:{&quot;citeprocText&quot;:&quot;(Metzger &lt;i&gt;et al&lt;/i&gt; 2017)&quot;,&quot;isManuallyOverridden&quot;:false,&quot;manualOverrideText&quot;:&quot;&quot;},&quot;citationItems&quot;:[{&quot;id&quot;:&quot;c50ab397-0b98-5cbe-9553-ad2fa5795d8e&quot;,&quot;itemData&quot;:{&quot;DOI&quot;:&quot;10.5194/gmd-10-3189-2017&quot;,&quot;ISSN&quot;:&quot;1991-9603&quot;,&quot;abstract&quot;:&quot;Abstract. Large differences in instrumentation, site setup, data format, and operating system stymie the adoption of a universal computational environment for processing and analyzing eddy-covariance (EC) data. This results in limited software applicability and extensibility in addition to often substantial inconsistencies in flux estimates. Addressing these concerns, this paper presents the systematic development of portable, reproducible, and extensible EC software achieved by adopting a development and systems operation (DevOps) approach. This software development model is used for the creation of the eddy4R family of EC code packages in the open-source R language for statistical computing. These packages are community developed, iterated via the Git distributed version control system, and wrapped into a portable and reproducible Docker filesystem that is independent of the underlying host operating system. The HDF5 hierarchical data format then provides a streamlined mechanism for highly compressed and fully self-documented data ingest and output. The usefulness of the DevOps approach was evaluated for three test applications. First, the resultant EC processing software was used to analyze standard flux tower data from the first EC instruments installed at a National Ecological Observatory (NEON) field site. Second, through an aircraft test application, we demonstrate the modular extensibility of eddy4R to analyze EC data from other platforms. Third, an intercomparison with commercial-grade software showed excellent agreement (R2 = 1.0 for CO2 flux). In conjunction with this study, a Docker image containing the first two eddy4R packages and an executable example workflow, as well as first NEON EC data products are released publicly. We conclude by describing the work remaining to arrive at the automated generation of science-grade EC fluxes and benefits to the science community at large. This software development model is applicable beyond EC and more generally builds the capacity to deploy complex algorithms developed by scientists in an efficient and scalable manner. In addition, modularity permits meeting project milestones while retaining extensibility with time.&quot;,&quot;author&quot;:[{&quot;dropping-particle&quot;:&quot;&quot;,&quot;family&quot;:&quot;Metzger&quot;,&quot;given&quot;:&quot;Stefan&quot;,&quot;non-dropping-particle&quot;:&quot;&quot;,&quot;parse-names&quot;:false,&quot;suffix&quot;:&quot;&quot;},{&quot;dropping-particle&quot;:&quot;&quot;,&quot;family&quot;:&quot;Durden&quot;,&quot;given&quot;:&quot;David&quot;,&quot;non-dropping-particle&quot;:&quot;&quot;,&quot;parse-names&quot;:false,&quot;suffix&quot;:&quot;&quot;},{&quot;dropping-particle&quot;:&quot;&quot;,&quot;family&quot;:&quot;Sturtevant&quot;,&quot;given&quot;:&quot;Cove&quot;,&quot;non-dropping-particle&quot;:&quot;&quot;,&quot;parse-names&quot;:false,&quot;suffix&quot;:&quot;&quot;},{&quot;dropping-particle&quot;:&quot;&quot;,&quot;family&quot;:&quot;Luo&quot;,&quot;given&quot;:&quot;Hongyan&quot;,&quot;non-dropping-particle&quot;:&quot;&quot;,&quot;parse-names&quot;:false,&quot;suffix&quot;:&quot;&quot;},{&quot;dropping-particle&quot;:&quot;&quot;,&quot;family&quot;:&quot;Pingintha-Durden&quot;,&quot;given&quot;:&quot;Natchaya&quot;,&quot;non-dropping-particle&quot;:&quot;&quot;,&quot;parse-names&quot;:false,&quot;suffix&quot;:&quot;&quot;},{&quot;dropping-particle&quot;:&quot;&quot;,&quot;family&quot;:&quot;Sachs&quot;,&quot;given&quot;:&quot;Torsten&quot;,&quot;non-dropping-particle&quot;:&quot;&quot;,&quot;parse-names&quot;:false,&quot;suffix&quot;:&quot;&quot;},{&quot;dropping-particle&quot;:&quot;&quot;,&quot;family&quot;:&quot;Serafimovich&quot;,&quot;given&quot;:&quot;Andrei&quot;,&quot;non-dropping-particle&quot;:&quot;&quot;,&quot;parse-names&quot;:false,&quot;suffix&quot;:&quot;&quot;},{&quot;dropping-particle&quot;:&quot;&quot;,&quot;family&quot;:&quot;Hartmann&quot;,&quot;given&quot;:&quot;Jörg&quot;,&quot;non-dropping-particle&quot;:&quot;&quot;,&quot;parse-names&quot;:false,&quot;suffix&quot;:&quot;&quot;},{&quot;dropping-particle&quot;:&quot;&quot;,&quot;family&quot;:&quot;Li&quot;,&quot;given&quot;:&quot;Jiahong&quot;,&quot;non-dropping-particle&quot;:&quot;&quot;,&quot;parse-names&quot;:false,&quot;suffix&quot;:&quot;&quot;},{&quot;dropping-particle&quot;:&quot;&quot;,&quot;family&quot;:&quot;Xu&quot;,&quot;given&quot;:&quot;Ke&quot;,&quot;non-dropping-particle&quot;:&quot;&quot;,&quot;parse-names&quot;:false,&quot;suffix&quot;:&quot;&quot;},{&quot;dropping-particle&quot;:&quot;&quot;,&quot;family&quot;:&quot;Desai&quot;,&quot;given&quot;:&quot;Ankur R.&quot;,&quot;non-dropping-particle&quot;:&quot;&quot;,&quot;parse-names&quot;:false,&quot;suffix&quot;:&quot;&quot;}],&quot;container-title&quot;:&quot;Geoscientific Model Development&quot;,&quot;id&quot;:&quot;c50ab397-0b98-5cbe-9553-ad2fa5795d8e&quot;,&quot;issue&quot;:&quot;9&quot;,&quot;issued&quot;:{&quot;date-parts&quot;:[[&quot;2017&quot;,&quot;8&quot;,&quot;31&quot;]]},&quot;page&quot;:&quot;3189-3206&quot;,&quot;title&quot;:&quot;eddy4R 0.2.0: a DevOps model for community-extensible processing and analysis of eddy-covariance data based on R, Git, Docker, and HDF5&quot;,&quot;type&quot;:&quot;article-journal&quot;,&quot;volume&quot;:&quot;10&quot;,&quot;container-title-short&quot;:&quot;Geosci Model Dev&quot;},&quot;uris&quot;:[&quot;http://www.mendeley.com/documents/?uuid=244ccea7-a16b-42f3-a0bd-42b4dc571689&quot;],&quot;isTemporary&quot;:false,&quot;legacyDesktopId&quot;:&quot;244ccea7-a16b-42f3-a0bd-42b4dc571689&quot;}],&quot;citationTag&quot;:&quot;MENDELEY_CITATION_v3_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&quot;},{&quot;citationID&quot;:&quot;MENDELEY_CITATION_535ccd71-ba07-4c73-b304-e61994b6af76&quot;,&quot;properties&quot;:{&quot;noteIndex&quot;:0},&quot;isEdited&quot;:false,&quot;manualOverride&quot;:{&quot;citeprocText&quot;:&quot;(Nicolini &lt;i&gt;et al&lt;/i&gt; 2018)&quot;,&quot;isManuallyOverridden&quot;:true,&quot;manualOverrideText&quot;:&quot;(Nicolini et al 2018)[7]&quot;},&quot;citationTag&quot;:&quot;MENDELEY_CITATION_v3_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&quot;,&quot;citationItems&quot;:[{&quot;id&quot;:&quot;6698b1f4-45dc-5be9-8055-5fa978bbaf7b&quot;,&quot;itemData&quot;:{&quot;DOI&quot;:&quot;10.1016/j.agrformet.2017.09.025&quot;,&quot;ISSN&quot;:&quot;01681923&quot;,&quot;author&quot;:[{&quot;dropping-particle&quot;:&quot;&quot;,&quot;family&quot;:&quot;Nicolini&quot;,&quot;given&quot;:&quot;Giacomo&quot;,&quot;non-dropping-particle&quot;:&quot;&quot;,&quot;parse-names&quot;:false,&quot;suffix&quot;:&quot;&quot;},{&quot;dropping-particle&quot;:&quot;&quot;,&quot;family&quot;:&quot;Aubinet&quot;,&quot;given&quot;:&quot;Marc&quot;,&quot;non-dropping-particle&quot;:&quot;&quot;,&quot;parse-names&quot;:false,&quot;suffix&quot;:&quot;&quot;},{&quot;dropping-particle&quot;:&quot;&quot;,&quot;family&quot;:&quot;Feigenwinter&quot;,&quot;given&quot;:&quot;Christian&quot;,&quot;non-dropping-particle&quot;:&quot;&quot;,&quot;parse-names&quot;:false,&quot;suffix&quot;:&quot;&quot;},{&quot;dropping-particle&quot;:&quot;&quot;,&quot;family&quot;:&quot;Heinesch&quot;,&quot;given&quot;:&quot;Bernard&quot;,&quot;non-dropping-particle&quot;:&quot;&quot;,&quot;parse-names&quot;:false,&quot;suffix&quot;:&quot;&quot;},{&quot;dropping-particle&quot;:&quot;&quot;,&quot;family&quot;:&quot;Lindroth&quot;,&quot;given&quot;:&quot;Anders&quot;,&quot;non-dropping-particle&quot;:&quot;&quot;,&quot;parse-names&quot;:false,&quot;suffix&quot;:&quot;&quot;},{&quot;dropping-particle&quot;:&quot;&quot;,&quot;family&quot;:&quot;Mamadou&quot;,&quot;given&quot;:&quot;Ossénatou&quot;,&quot;non-dropping-particle&quot;:&quot;&quot;,&quot;parse-names&quot;:false,&quot;suffix&quot;:&quot;&quot;},{&quot;dropping-particle&quot;:&quot;&quot;,&quot;family&quot;:&quot;Moderow&quot;,&quot;given&quot;:&quot;Uta&quot;,&quot;non-dropping-particle&quot;:&quot;&quot;,&quot;parse-names&quot;:false,&quot;suffix&quot;:&quot;&quot;},{&quot;dropping-particle&quot;:&quot;&quot;,&quot;family&quot;:&quot;Mölder&quot;,&quot;given&quot;:&quot;Meelis&quot;,&quot;non-dropping-particle&quot;:&quot;&quot;,&quot;parse-names&quot;:false,&quot;suffix&quot;:&quot;&quot;},{&quot;dropping-particle&quot;:&quot;&quot;,&quot;family&quot;:&quot;Montagnani&quot;,&quot;given&quot;:&quot;Leonardo&quot;,&quot;non-dropping-particle&quot;:&quot;&quot;,&quot;parse-names&quot;:false,&quot;suffix&quot;:&quot;&quot;},{&quot;dropping-particle&quot;:&quot;&quot;,&quot;family&quot;:&quot;Rebmann&quot;,&quot;given&quot;:&quot;Corinna&quot;,&quot;non-dropping-particle&quot;:&quot;&quot;,&quot;parse-names&quot;:false,&quot;suffix&quot;:&quot;&quot;},{&quot;dropping-particle&quot;:&quot;&quot;,&quot;family&quot;:&quot;Papale&quot;,&quot;given&quot;:&quot;Dario&quot;,&quot;non-dropping-particle&quot;:&quot;&quot;,&quot;parse-names&quot;:false,&quot;suffix&quot;:&quot;&quot;}],&quot;container-title&quot;:&quot;Agricultural and Forest Meteorology&quot;,&quot;id&quot;:&quot;6698b1f4-45dc-5be9-8055-5fa978bbaf7b&quot;,&quot;issued&quot;:{&quot;date-parts&quot;:[[&quot;2018&quot;,&quot;1&quot;]]},&quot;page&quot;:&quot;228-239&quot;,&quot;title&quot;:&quot;Impact of CO 2 storage flux sampling uncertainty on net ecosystem exchange measured by eddy covariance&quot;,&quot;type&quot;:&quot;article-journal&quot;,&quot;volume&quot;:&quot;248&quot;,&quot;container-title-short&quot;:&quot;Agric For Meteorol&quot;},&quot;uris&quot;:[&quot;http://www.mendeley.com/documents/?uuid=66635c94-b7b2-443b-b36c-2fadcd3307a0&quot;],&quot;isTemporary&quot;:false,&quot;legacyDesktopId&quot;:&quot;66635c94-b7b2-443b-b36c-2fadcd3307a0&quot;}]},{&quot;citationID&quot;:&quot;MENDELEY_CITATION_55f5dc9c-691e-46b4-b672-df395463b401&quot;,&quot;properties&quot;:{&quot;noteIndex&quot;:0},&quot;isEdited&quot;:false,&quot;manualOverride&quot;:{&quot;citeprocText&quot;:&quot;(Wutzler &lt;i&gt;et al&lt;/i&gt; 2018)&quot;,&quot;isManuallyOverridden&quot;:false,&quot;manualOverrideText&quot;:&quot;&quot;},&quot;citationItems&quot;:[{&quot;id&quot;:&quot;2410b7a7-f3cc-56f1-b0ec-89eff80e0409&quot;,&quot;itemData&quot;:{&quot;DOI&quot;:&quot;10.5194/bg-15-5015-2018&quot;,&quot;ISSN&quot;:&quot;1726-4189&quot;,&quot;abstract&quot;:&quot;Abstract. With the eddy covariance (EC) technique, net fluxes of carbon dioxide (CO2) and other trace gases as well as water and energy fluxes can be measured at the ecosystem level. These flux measurements are a main source for understanding biosphere–atmosphere interactions and feedbacks through cross-site analysis, model–data integration, and upscaling. The raw fluxes measured with the EC technique require extensive and laborious data processing. While there are standard tools1 available in an open-source environment for processing high-frequency (10 or 20 Hz) data into half-hourly quality-checked fluxes, there is a need for more usable and extensible tools for the subsequent post-processing steps. We tackled this need by developing the REddyProc package in the cross-platform language R that provides standard CO2-focused post-processing routines for reading (half-)hourly data from different formats, estimating the u* threshold, as well as gap-filling, flux-partitioning, and visualizing the results. In addition to basic processing, the functions are extensible and allow easier integration in extended analysis than current tools. New features include cross-year processing and a better treatment of uncertainties. A comparison of REddyProc routines with other state-of-the-art tools resulted in no significant differences in monthly and annual fluxes across sites. Lower uncertainty estimates of both u* and resulting gap-filled fluxes by 50 % with the presented tool were achieved by an improved treatment of seasons during the bootstrap analysis. Higher estimates of uncertainty in daytime partitioning (about twice as high) resulted from a better accounting for the uncertainty in estimates of temperature sensitivity of respiration. The provided routines can be easily installed, configured, and used. Hence, the eddy covariance community will benefit from the REddyProc package, allowing easier integration of standard post-processing with extended analysis. 1http://fluxnet.fluxdata.org/2017/10/10/toolbox-a-rolling-list-of-softwarepackages-for-flux-related-data-processing/, last access: 17 August 2018&quot;,&quot;author&quot;:[{&quot;dropping-particle&quot;:&quot;&quot;,&quot;family&quot;:&quot;Wutzler&quot;,&quot;given&quot;:&quot;Thomas&quot;,&quot;non-dropping-particle&quot;:&quot;&quot;,&quot;parse-names&quot;:false,&quot;suffix&quot;:&quot;&quot;},{&quot;dropping-particle&quot;:&quot;&quot;,&quot;family&quot;:&quot;Lucas-Moffat&quot;,&quot;given&quot;:&quot;Antje&quot;,&quot;non-dropping-particle&quot;:&quot;&quot;,&quot;parse-names&quot;:false,&quot;suffix&quot;:&quot;&quot;},{&quot;dropping-particle&quot;:&quot;&quot;,&quot;family&quot;:&quot;Migliavacca&quot;,&quot;given&quot;:&quot;Mirco&quot;,&quot;non-dropping-particle&quot;:&quot;&quot;,&quot;parse-names&quot;:false,&quot;suffix&quot;:&quot;&quot;},{&quot;dropping-particle&quot;:&quot;&quot;,&quot;family&quot;:&quot;Knauer&quot;,&quot;given&quot;:&quot;Jürgen&quot;,&quot;non-dropping-particle&quot;:&quot;&quot;,&quot;parse-names&quot;:false,&quot;suffix&quot;:&quot;&quot;},{&quot;dropping-particle&quot;:&quot;&quot;,&quot;family&quot;:&quot;Sickel&quot;,&quot;given&quot;:&quot;Kerstin&quot;,&quot;non-dropping-particle&quot;:&quot;&quot;,&quot;parse-names&quot;:false,&quot;suffix&quot;:&quot;&quot;},{&quot;dropping-particle&quot;:&quot;&quot;,&quot;family&quot;:&quot;Šigut&quot;,&quot;given&quot;:&quot;Ladislav&quot;,&quot;non-dropping-particle&quot;:&quot;&quot;,&quot;parse-names&quot;:false,&quot;suffix&quot;:&quot;&quot;},{&quot;dropping-particle&quot;:&quot;&quot;,&quot;family&quot;:&quot;Menzer&quot;,&quot;given&quot;:&quot;Olaf&quot;,&quot;non-dropping-particle&quot;:&quot;&quot;,&quot;parse-names&quot;:false,&quot;suffix&quot;:&quot;&quot;},{&quot;dropping-particle&quot;:&quot;&quot;,&quot;family&quot;:&quot;Reichstein&quot;,&quot;given&quot;:&quot;Markus&quot;,&quot;non-dropping-particle&quot;:&quot;&quot;,&quot;parse-names&quot;:false,&quot;suffix&quot;:&quot;&quot;}],&quot;container-title&quot;:&quot;Biogeosciences&quot;,&quot;id&quot;:&quot;2410b7a7-f3cc-56f1-b0ec-89eff80e0409&quot;,&quot;issue&quot;:&quot;16&quot;,&quot;issued&quot;:{&quot;date-parts&quot;:[[&quot;2018&quot;,&quot;8&quot;,&quot;23&quot;]]},&quot;page&quot;:&quot;5015-5030&quot;,&quot;title&quot;:&quot;Basic and extensible post-processing of eddy covariance flux data with REddyProc&quot;,&quot;type&quot;:&quot;article-journal&quot;,&quot;volume&quot;:&quot;15&quot;,&quot;container-title-short&quot;:&quot;&quot;},&quot;uris&quot;:[&quot;http://www.mendeley.com/documents/?uuid=bab232d1-95b4-4252-b87a-4194113e23f8&quot;],&quot;isTemporary&quot;:false,&quot;legacyDesktopId&quot;:&quot;bab232d1-95b4-4252-b87a-4194113e23f8&quot;}],&quot;citationTag&quot;:&quot;MENDELEY_CITATION_v3_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&quot;},{&quot;citationID&quot;:&quot;MENDELEY_CITATION_82c58af7-ea2b-4475-868a-908f82ccb15d&quot;,&quot;properties&quot;:{&quot;noteIndex&quot;:0},&quot;isEdited&quot;:false,&quot;manualOverride&quot;:{&quot;citeprocText&quot;:&quot;(Papale &lt;i&gt;et al&lt;/i&gt; 2006)&quot;,&quot;isManuallyOverridden&quot;:false,&quot;manualOverrideText&quot;:&quot;&quot;},&quot;citationItems&quot;:[{&quot;id&quot;:&quot;07961820-314c-5e18-8a79-e36aba00a848&quot;,&quot;itemData&quot;:{&quot;DOI&quot;:&quot;10.5194/bg-3-571-2006&quot;,&quot;ISSN&quot;:&quot;1726-4189&quot;,&quot;abstract&quot;:&quot;Abstract. Eddy covariance technique to measure CO2, water and energy fluxes between biosphere and atmosphere is widely spread and used in various regional networks. Currently more than 250 eddy covariance sites are active around the world measuring carbon exchange at high temporal resolution for different biomes and climatic conditions. In this paper a new standardized set of corrections is introduced and the uncertainties associated with these corrections are assessed for eight different forest sites in Europe with a total of 12 yearly datasets. The uncertainties introduced on the two components GPP (Gross Primary Production) and TER (Terrestrial Ecosystem Respiration) are also discussed and a quantitative analysis presented. Through a factorial analysis we find that generally, uncertainties by different corrections are additive without interactions and that the heuristic u*-correction introduces the largest uncertainty. The results show that a standardized data processing is needed for an effective comparison across biomes and for underpinning inter-annual variability. The methodology presented in this paper has also been integrated in the European database of the eddy covariance measurements.&quot;,&quot;author&quot;:[{&quot;dropping-particle&quot;:&quot;&quot;,&quot;family&quot;:&quot;Papale&quot;,&quot;given&quot;:&quot;D.&quot;,&quot;non-dropping-particle&quot;:&quot;&quot;,&quot;parse-names&quot;:false,&quot;suffix&quot;:&quot;&quot;},{&quot;dropping-particle&quot;:&quot;&quot;,&quot;family&quot;:&quot;Reichstein&quot;,&quot;given&quot;:&quot;M.&quot;,&quot;non-dropping-particle&quot;:&quot;&quot;,&quot;parse-names&quot;:false,&quot;suffix&quot;:&quot;&quot;},{&quot;dropping-particle&quot;:&quot;&quot;,&quot;family&quot;:&quot;Aubinet&quot;,&quot;given&quot;:&quot;M.&quot;,&quot;non-dropping-particle&quot;:&quot;&quot;,&quot;parse-names&quot;:false,&quot;suffix&quot;:&quot;&quot;},{&quot;dropping-particle&quot;:&quot;&quot;,&quot;family&quot;:&quot;Canfora&quot;,&quot;given&quot;:&quot;E.&quot;,&quot;non-dropping-particle&quot;:&quot;&quot;,&quot;parse-names&quot;:false,&quot;suffix&quot;:&quot;&quot;},{&quot;dropping-particle&quot;:&quot;&quot;,&quot;family&quot;:&quot;Bernhofer&quot;,&quot;given&quot;:&quot;C.&quot;,&quot;non-dropping-particle&quot;:&quot;&quot;,&quot;parse-names&quot;:false,&quot;suffix&quot;:&quot;&quot;},{&quot;dropping-particle&quot;:&quot;&quot;,&quot;family&quot;:&quot;Kutsch&quot;,&quot;given&quot;:&quot;W.&quot;,&quot;non-dropping-particle&quot;:&quot;&quot;,&quot;parse-names&quot;:false,&quot;suffix&quot;:&quot;&quot;},{&quot;dropping-particle&quot;:&quot;&quot;,&quot;family&quot;:&quot;Longdoz&quot;,&quot;given&quot;:&quot;B.&quot;,&quot;non-dropping-particle&quot;:&quot;&quot;,&quot;parse-names&quot;:false,&quot;suffix&quot;:&quot;&quot;},{&quot;dropping-particle&quot;:&quot;&quot;,&quot;family&quot;:&quot;Rambal&quot;,&quot;given&quot;:&quot;S.&quot;,&quot;non-dropping-particle&quot;:&quot;&quot;,&quot;parse-names&quot;:false,&quot;suffix&quot;:&quot;&quot;},{&quot;dropping-particle&quot;:&quot;&quot;,&quot;family&quot;:&quot;Valentini&quot;,&quot;given&quot;:&quot;R.&quot;,&quot;non-dropping-particle&quot;:&quot;&quot;,&quot;parse-names&quot;:false,&quot;suffix&quot;:&quot;&quot;},{&quot;dropping-particle&quot;:&quot;&quot;,&quot;family&quot;:&quot;Vesala&quot;,&quot;given&quot;:&quot;T.&quot;,&quot;non-dropping-particle&quot;:&quot;&quot;,&quot;parse-names&quot;:false,&quot;suffix&quot;:&quot;&quot;},{&quot;dropping-particle&quot;:&quot;&quot;,&quot;family&quot;:&quot;Yakir&quot;,&quot;given&quot;:&quot;D.&quot;,&quot;non-dropping-particle&quot;:&quot;&quot;,&quot;parse-names&quot;:false,&quot;suffix&quot;:&quot;&quot;}],&quot;container-title&quot;:&quot;Biogeosciences&quot;,&quot;id&quot;:&quot;07961820-314c-5e18-8a79-e36aba00a848&quot;,&quot;issue&quot;:&quot;4&quot;,&quot;issued&quot;:{&quot;date-parts&quot;:[[&quot;2006&quot;,&quot;11&quot;,&quot;27&quot;]]},&quot;page&quot;:&quot;571-583&quot;,&quot;title&quot;:&quot;Towards a standardized processing of Net Ecosystem Exchange measured with eddy covariance technique: algorithms and uncertainty estimation&quot;,&quot;type&quot;:&quot;article-journal&quot;,&quot;volume&quot;:&quot;3&quot;,&quot;container-title-short&quot;:&quot;&quot;},&quot;uris&quot;:[&quot;http://www.mendeley.com/documents/?uuid=fae35e3a-6409-4265-a795-4afd342aa4ff&quot;],&quot;isTemporary&quot;:false,&quot;legacyDesktopId&quot;:&quot;fae35e3a-6409-4265-a795-4afd342aa4ff&quot;}],&quot;citationTag&quot;:&quot;MENDELEY_CITATION_v3_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&quot;},{&quot;citationID&quot;:&quot;MENDELEY_CITATION_0deb90ee-4c56-4f62-9872-81c95b1e708c&quot;,&quot;properties&quot;:{&quot;noteIndex&quot;:0},&quot;isEdited&quot;:false,&quot;manualOverride&quot;:{&quot;citeprocText&quot;:&quot;(Reichstein &lt;i&gt;et al&lt;/i&gt; 2005)&quot;,&quot;isManuallyOverridden&quot;:false,&quot;manualOverrideText&quot;:&quot;&quot;},&quot;citationItems&quot;:[{&quot;id&quot;:&quot;02731209-3193-52ce-840f-8ffa595cb2ce&quot;,&quot;itemData&quot;:{&quot;DOI&quot;:&quot;10.1111/j.1365-2486.2005.001002.x&quot;,&quot;ISSN&quot;:&quot;1354-1013&quot;,&quot;author&quot;:[{&quot;dropping-particle&quot;:&quot;&quot;,&quot;family&quot;:&quot;Reichstein&quot;,&quot;given&quot;:&quot;Markus&quot;,&quot;non-dropping-particle&quot;:&quot;&quot;,&quot;parse-names&quot;:false,&quot;suffix&quot;:&quot;&quot;},{&quot;dropping-particle&quot;:&quot;&quot;,&quot;family&quot;:&quot;Falge&quot;,&quot;given&quot;:&quot;Eva&quot;,&quot;non-dropping-particle&quot;:&quot;&quot;,&quot;parse-names&quot;:false,&quot;suffix&quot;:&quot;&quot;},{&quot;dropping-particle&quot;:&quot;&quot;,&quot;family&quot;:&quot;Baldocchi&quot;,&quot;given&quot;:&quot;Dennis&quot;,&quot;non-dropping-particle&quot;:&quot;&quot;,&quot;parse-names&quot;:false,&quot;suffix&quot;:&quot;&quot;},{&quot;dropping-particle&quot;:&quot;&quot;,&quot;family&quot;:&quot;Papale&quot;,&quot;given&quot;:&quot;Dario&quot;,&quot;non-dropping-particle&quot;:&quot;&quot;,&quot;parse-names&quot;:false,&quot;suffix&quot;:&quot;&quot;},{&quot;dropping-particle&quot;:&quot;&quot;,&quot;family&quot;:&quot;Aubinet&quot;,&quot;given&quot;:&quot;Marc&quot;,&quot;non-dropping-particle&quot;:&quot;&quot;,&quot;parse-names&quot;:false,&quot;suffix&quot;:&quot;&quot;},{&quot;dropping-particle&quot;:&quot;&quot;,&quot;family&quot;:&quot;Berbigier&quot;,&quot;given&quot;:&quot;Paul&quot;,&quot;non-dropping-particle&quot;:&quot;&quot;,&quot;parse-names&quot;:false,&quot;suffix&quot;:&quot;&quot;},{&quot;dropping-particle&quot;:&quot;&quot;,&quot;family&quot;:&quot;Bernhofer&quot;,&quot;given&quot;:&quot;Christian&quot;,&quot;non-dropping-particle&quot;:&quot;&quot;,&quot;parse-names&quot;:false,&quot;suffix&quot;:&quot;&quot;},{&quot;dropping-particle&quot;:&quot;&quot;,&quot;family&quot;:&quot;Buchmann&quot;,&quot;given&quot;:&quot;Nina&quot;,&quot;non-dropping-particle&quot;:&quot;&quot;,&quot;parse-names&quot;:false,&quot;suffix&quot;:&quot;&quot;},{&quot;dropping-particle&quot;:&quot;&quot;,&quot;family&quot;:&quot;Gilmanov&quot;,&quot;given&quot;:&quot;Tagir&quot;,&quot;non-dropping-particle&quot;:&quot;&quot;,&quot;parse-names&quot;:false,&quot;suffix&quot;:&quot;&quot;},{&quot;dropping-particle&quot;:&quot;&quot;,&quot;family&quot;:&quot;Granier&quot;,&quot;given&quot;:&quot;Andre&quot;,&quot;non-dropping-particle&quot;:&quot;&quot;,&quot;parse-names&quot;:false,&quot;suffix&quot;:&quot;&quot;},{&quot;dropping-particle&quot;:&quot;&quot;,&quot;family&quot;:&quot;Grunwald&quot;,&quot;given&quot;:&quot;Thomas&quot;,&quot;non-dropping-particle&quot;:&quot;&quot;,&quot;parse-names&quot;:false,&quot;suffix&quot;:&quot;&quot;},{&quot;dropping-particle&quot;:&quot;&quot;,&quot;family&quot;:&quot;Havrankova&quot;,&quot;given&quot;:&quot;Katka&quot;,&quot;non-dropping-particle&quot;:&quot;&quot;,&quot;parse-names&quot;:false,&quot;suffix&quot;:&quot;&quot;},{&quot;dropping-particle&quot;:&quot;&quot;,&quot;family&quot;:&quot;Ilvesniemi&quot;,&quot;given&quot;:&quot;Hannu&quot;,&quot;non-dropping-particle&quot;:&quot;&quot;,&quot;parse-names&quot;:false,&quot;suffix&quot;:&quot;&quot;},{&quot;dropping-particle&quot;:&quot;&quot;,&quot;family&quot;:&quot;Janous&quot;,&quot;given&quot;:&quot;Dalibor&quot;,&quot;non-dropping-particle&quot;:&quot;&quot;,&quot;parse-names&quot;:false,&quot;suffix&quot;:&quot;&quot;},{&quot;dropping-particle&quot;:&quot;&quot;,&quot;family&quot;:&quot;Knohl&quot;,&quot;given&quot;:&quot;Alexander&quot;,&quot;non-dropping-particle&quot;:&quot;&quot;,&quot;parse-names&quot;:false,&quot;suffix&quot;:&quot;&quot;},{&quot;dropping-particle&quot;:&quot;&quot;,&quot;family&quot;:&quot;Laurila&quot;,&quot;given&quot;:&quot;Tuomas&quot;,&quot;non-dropping-particle&quot;:&quot;&quot;,&quot;parse-names&quot;:false,&quot;suffix&quot;:&quot;&quot;},{&quot;dropping-particle&quot;:&quot;&quot;,&quot;family&quot;:&quot;Lohila&quot;,&quot;given&quot;:&quot;Annalea&quot;,&quot;non-dropping-particle&quot;:&quot;&quot;,&quot;parse-names&quot;:false,&quot;suffix&quot;:&quot;&quot;},{&quot;dropping-particle&quot;:&quot;&quot;,&quot;family&quot;:&quot;Loustau&quot;,&quot;given&quot;:&quot;Denis&quot;,&quot;non-dropping-particle&quot;:&quot;&quot;,&quot;parse-names&quot;:false,&quot;suffix&quot;:&quot;&quot;},{&quot;dropping-particle&quot;:&quot;&quot;,&quot;family&quot;:&quot;Matteucci&quot;,&quot;given&quot;:&quot;Giorgio&quot;,&quot;non-dropping-particle&quot;:&quot;&quot;,&quot;parse-names&quot;:false,&quot;suffix&quot;:&quot;&quot;},{&quot;dropping-particle&quot;:&quot;&quot;,&quot;family&quot;:&quot;Meyers&quot;,&quot;given&quot;:&quot;Tilden&quot;,&quot;non-dropping-particle&quot;:&quot;&quot;,&quot;parse-names&quot;:false,&quot;suffix&quot;:&quot;&quot;},{&quot;dropping-particle&quot;:&quot;&quot;,&quot;family&quot;:&quot;Miglietta&quot;,&quot;given&quot;:&quot;Franco&quot;,&quot;non-dropping-particle&quot;:&quot;&quot;,&quot;parse-names&quot;:false,&quot;suffix&quot;:&quot;&quot;},{&quot;dropping-particle&quot;:&quot;&quot;,&quot;family&quot;:&quot;Ourcival&quot;,&quot;given&quot;:&quot;Jean-Marc&quot;,&quot;non-dropping-particle&quot;:&quot;&quot;,&quot;parse-names&quot;:false,&quot;suffix&quot;:&quot;&quot;},{&quot;dropping-particle&quot;:&quot;&quot;,&quot;family&quot;:&quot;Pumpanen&quot;,&quot;given&quot;:&quot;Jukka&quot;,&quot;non-dropping-particle&quot;:&quot;&quot;,&quot;parse-names&quot;:false,&quot;suffix&quot;:&quot;&quot;},{&quot;dropping-particle&quot;:&quot;&quot;,&quot;family&quot;:&quot;Rambal&quot;,&quot;given&quot;:&quot;Serge&quot;,&quot;non-dropping-particle&quot;:&quot;&quot;,&quot;parse-names&quot;:false,&quot;suffix&quot;:&quot;&quot;},{&quot;dropping-particle&quot;:&quot;&quot;,&quot;family&quot;:&quot;Rotenberg&quot;,&quot;given&quot;:&quot;Eyal&quot;,&quot;non-dropping-particle&quot;:&quot;&quot;,&quot;parse-names&quot;:false,&quot;suffix&quot;:&quot;&quot;},{&quot;dropping-particle&quot;:&quot;&quot;,&quot;family&quot;:&quot;Sanz&quot;,&quot;given&quot;:&quot;Maria&quot;,&quot;non-dropping-particle&quot;:&quot;&quot;,&quot;parse-names&quot;:false,&quot;suffix&quot;:&quot;&quot;},{&quot;dropping-particle&quot;:&quot;&quot;,&quot;family&quot;:&quot;Tenhunen&quot;,&quot;given&quot;:&quot;John&quot;,&quot;non-dropping-particle&quot;:&quot;&quot;,&quot;parse-names&quot;:false,&quot;suffix&quot;:&quot;&quot;},{&quot;dropping-particle&quot;:&quot;&quot;,&quot;family&quot;:&quot;Seufert&quot;,&quot;given&quot;:&quot;Gunther&quot;,&quot;non-dropping-particle&quot;:&quot;&quot;,&quot;parse-names&quot;:false,&quot;suffix&quot;:&quot;&quot;},{&quot;dropping-particle&quot;:&quot;&quot;,&quot;family&quot;:&quot;Vaccari&quot;,&quot;given&quot;:&quot;Francesco&quot;,&quot;non-dropping-particle&quot;:&quot;&quot;,&quot;parse-names&quot;:false,&quot;suffix&quot;:&quot;&quot;},{&quot;dropping-particle&quot;:&quot;&quot;,&quot;family&quot;:&quot;Vesala&quot;,&quot;given&quot;:&quot;Timo&quot;,&quot;non-dropping-particle&quot;:&quot;&quot;,&quot;parse-names&quot;:false,&quot;suffix&quot;:&quot;&quot;},{&quot;dropping-particle&quot;:&quot;&quot;,&quot;family&quot;:&quot;Yakir&quot;,&quot;given&quot;:&quot;Dan&quot;,&quot;non-dropping-particle&quot;:&quot;&quot;,&quot;parse-names&quot;:false,&quot;suffix&quot;:&quot;&quot;},{&quot;dropping-particle&quot;:&quot;&quot;,&quot;family&quot;:&quot;Valentini&quot;,&quot;given&quot;:&quot;Riccardo&quot;,&quot;non-dropping-particle&quot;:&quot;&quot;,&quot;parse-names&quot;:false,&quot;suffix&quot;:&quot;&quot;}],&quot;container-title&quot;:&quot;Global Change Biology&quot;,&quot;id&quot;:&quot;02731209-3193-52ce-840f-8ffa595cb2ce&quot;,&quot;issue&quot;:&quot;9&quot;,&quot;issued&quot;:{&quot;date-parts&quot;:[[&quot;2005&quot;,&quot;9&quot;]]},&quot;page&quot;:&quot;1424-1439&quot;,&quot;title&quot;:&quot;On the separation of net ecosystem exchange into assimilation and ecosystem respiration: review and improved algorithm&quot;,&quot;type&quot;:&quot;article-journal&quot;,&quot;volume&quot;:&quot;11&quot;,&quot;container-title-short&quot;:&quot;Glob Chang Biol&quot;},&quot;uris&quot;:[&quot;http://www.mendeley.com/documents/?uuid=eb68c5d1-e6f9-413d-9380-812d2c936dcc&quot;],&quot;isTemporary&quot;:false,&quot;legacyDesktopId&quot;:&quot;eb68c5d1-e6f9-413d-9380-812d2c936dcc&quot;}],&quot;citationTag&quot;:&quot;MENDELEY_CITATION_v3_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&quot;},{&quot;citationID&quot;:&quot;MENDELEY_CITATION_e7623d01-0616-47db-aba5-b60941778ce6&quot;,&quot;properties&quot;:{&quot;noteIndex&quot;:0},&quot;isEdited&quot;:false,&quot;manualOverride&quot;:{&quot;citeprocText&quot;:&quot;(Reichstein &lt;i&gt;et al&lt;/i&gt; 2005)&quot;,&quot;isManuallyOverridden&quot;:false,&quot;manualOverrideText&quot;:&quot;&quot;},&quot;citationItems&quot;:[{&quot;id&quot;:&quot;02731209-3193-52ce-840f-8ffa595cb2ce&quot;,&quot;itemData&quot;:{&quot;DOI&quot;:&quot;10.1111/j.1365-2486.2005.001002.x&quot;,&quot;ISSN&quot;:&quot;1354-1013&quot;,&quot;author&quot;:[{&quot;dropping-particle&quot;:&quot;&quot;,&quot;family&quot;:&quot;Reichstein&quot;,&quot;given&quot;:&quot;Markus&quot;,&quot;non-dropping-particle&quot;:&quot;&quot;,&quot;parse-names&quot;:false,&quot;suffix&quot;:&quot;&quot;},{&quot;dropping-particle&quot;:&quot;&quot;,&quot;family&quot;:&quot;Falge&quot;,&quot;given&quot;:&quot;Eva&quot;,&quot;non-dropping-particle&quot;:&quot;&quot;,&quot;parse-names&quot;:false,&quot;suffix&quot;:&quot;&quot;},{&quot;dropping-particle&quot;:&quot;&quot;,&quot;family&quot;:&quot;Baldocchi&quot;,&quot;given&quot;:&quot;Dennis&quot;,&quot;non-dropping-particle&quot;:&quot;&quot;,&quot;parse-names&quot;:false,&quot;suffix&quot;:&quot;&quot;},{&quot;dropping-particle&quot;:&quot;&quot;,&quot;family&quot;:&quot;Papale&quot;,&quot;given&quot;:&quot;Dario&quot;,&quot;non-dropping-particle&quot;:&quot;&quot;,&quot;parse-names&quot;:false,&quot;suffix&quot;:&quot;&quot;},{&quot;dropping-particle&quot;:&quot;&quot;,&quot;family&quot;:&quot;Aubinet&quot;,&quot;given&quot;:&quot;Marc&quot;,&quot;non-dropping-particle&quot;:&quot;&quot;,&quot;parse-names&quot;:false,&quot;suffix&quot;:&quot;&quot;},{&quot;dropping-particle&quot;:&quot;&quot;,&quot;family&quot;:&quot;Berbigier&quot;,&quot;given&quot;:&quot;Paul&quot;,&quot;non-dropping-particle&quot;:&quot;&quot;,&quot;parse-names&quot;:false,&quot;suffix&quot;:&quot;&quot;},{&quot;dropping-particle&quot;:&quot;&quot;,&quot;family&quot;:&quot;Bernhofer&quot;,&quot;given&quot;:&quot;Christian&quot;,&quot;non-dropping-particle&quot;:&quot;&quot;,&quot;parse-names&quot;:false,&quot;suffix&quot;:&quot;&quot;},{&quot;dropping-particle&quot;:&quot;&quot;,&quot;family&quot;:&quot;Buchmann&quot;,&quot;given&quot;:&quot;Nina&quot;,&quot;non-dropping-particle&quot;:&quot;&quot;,&quot;parse-names&quot;:false,&quot;suffix&quot;:&quot;&quot;},{&quot;dropping-particle&quot;:&quot;&quot;,&quot;family&quot;:&quot;Gilmanov&quot;,&quot;given&quot;:&quot;Tagir&quot;,&quot;non-dropping-particle&quot;:&quot;&quot;,&quot;parse-names&quot;:false,&quot;suffix&quot;:&quot;&quot;},{&quot;dropping-particle&quot;:&quot;&quot;,&quot;family&quot;:&quot;Granier&quot;,&quot;given&quot;:&quot;Andre&quot;,&quot;non-dropping-particle&quot;:&quot;&quot;,&quot;parse-names&quot;:false,&quot;suffix&quot;:&quot;&quot;},{&quot;dropping-particle&quot;:&quot;&quot;,&quot;family&quot;:&quot;Grunwald&quot;,&quot;given&quot;:&quot;Thomas&quot;,&quot;non-dropping-particle&quot;:&quot;&quot;,&quot;parse-names&quot;:false,&quot;suffix&quot;:&quot;&quot;},{&quot;dropping-particle&quot;:&quot;&quot;,&quot;family&quot;:&quot;Havrankova&quot;,&quot;given&quot;:&quot;Katka&quot;,&quot;non-dropping-particle&quot;:&quot;&quot;,&quot;parse-names&quot;:false,&quot;suffix&quot;:&quot;&quot;},{&quot;dropping-particle&quot;:&quot;&quot;,&quot;family&quot;:&quot;Ilvesniemi&quot;,&quot;given&quot;:&quot;Hannu&quot;,&quot;non-dropping-particle&quot;:&quot;&quot;,&quot;parse-names&quot;:false,&quot;suffix&quot;:&quot;&quot;},{&quot;dropping-particle&quot;:&quot;&quot;,&quot;family&quot;:&quot;Janous&quot;,&quot;given&quot;:&quot;Dalibor&quot;,&quot;non-dropping-particle&quot;:&quot;&quot;,&quot;parse-names&quot;:false,&quot;suffix&quot;:&quot;&quot;},{&quot;dropping-particle&quot;:&quot;&quot;,&quot;family&quot;:&quot;Knohl&quot;,&quot;given&quot;:&quot;Alexander&quot;,&quot;non-dropping-particle&quot;:&quot;&quot;,&quot;parse-names&quot;:false,&quot;suffix&quot;:&quot;&quot;},{&quot;dropping-particle&quot;:&quot;&quot;,&quot;family&quot;:&quot;Laurila&quot;,&quot;given&quot;:&quot;Tuomas&quot;,&quot;non-dropping-particle&quot;:&quot;&quot;,&quot;parse-names&quot;:false,&quot;suffix&quot;:&quot;&quot;},{&quot;dropping-particle&quot;:&quot;&quot;,&quot;family&quot;:&quot;Lohila&quot;,&quot;given&quot;:&quot;Annalea&quot;,&quot;non-dropping-particle&quot;:&quot;&quot;,&quot;parse-names&quot;:false,&quot;suffix&quot;:&quot;&quot;},{&quot;dropping-particle&quot;:&quot;&quot;,&quot;family&quot;:&quot;Loustau&quot;,&quot;given&quot;:&quot;Denis&quot;,&quot;non-dropping-particle&quot;:&quot;&quot;,&quot;parse-names&quot;:false,&quot;suffix&quot;:&quot;&quot;},{&quot;dropping-particle&quot;:&quot;&quot;,&quot;family&quot;:&quot;Matteucci&quot;,&quot;given&quot;:&quot;Giorgio&quot;,&quot;non-dropping-particle&quot;:&quot;&quot;,&quot;parse-names&quot;:false,&quot;suffix&quot;:&quot;&quot;},{&quot;dropping-particle&quot;:&quot;&quot;,&quot;family&quot;:&quot;Meyers&quot;,&quot;given&quot;:&quot;Tilden&quot;,&quot;non-dropping-particle&quot;:&quot;&quot;,&quot;parse-names&quot;:false,&quot;suffix&quot;:&quot;&quot;},{&quot;dropping-particle&quot;:&quot;&quot;,&quot;family&quot;:&quot;Miglietta&quot;,&quot;given&quot;:&quot;Franco&quot;,&quot;non-dropping-particle&quot;:&quot;&quot;,&quot;parse-names&quot;:false,&quot;suffix&quot;:&quot;&quot;},{&quot;dropping-particle&quot;:&quot;&quot;,&quot;family&quot;:&quot;Ourcival&quot;,&quot;given&quot;:&quot;Jean-Marc&quot;,&quot;non-dropping-particle&quot;:&quot;&quot;,&quot;parse-names&quot;:false,&quot;suffix&quot;:&quot;&quot;},{&quot;dropping-particle&quot;:&quot;&quot;,&quot;family&quot;:&quot;Pumpanen&quot;,&quot;given&quot;:&quot;Jukka&quot;,&quot;non-dropping-particle&quot;:&quot;&quot;,&quot;parse-names&quot;:false,&quot;suffix&quot;:&quot;&quot;},{&quot;dropping-particle&quot;:&quot;&quot;,&quot;family&quot;:&quot;Rambal&quot;,&quot;given&quot;:&quot;Serge&quot;,&quot;non-dropping-particle&quot;:&quot;&quot;,&quot;parse-names&quot;:false,&quot;suffix&quot;:&quot;&quot;},{&quot;dropping-particle&quot;:&quot;&quot;,&quot;family&quot;:&quot;Rotenberg&quot;,&quot;given&quot;:&quot;Eyal&quot;,&quot;non-dropping-particle&quot;:&quot;&quot;,&quot;parse-names&quot;:false,&quot;suffix&quot;:&quot;&quot;},{&quot;dropping-particle&quot;:&quot;&quot;,&quot;family&quot;:&quot;Sanz&quot;,&quot;given&quot;:&quot;Maria&quot;,&quot;non-dropping-particle&quot;:&quot;&quot;,&quot;parse-names&quot;:false,&quot;suffix&quot;:&quot;&quot;},{&quot;dropping-particle&quot;:&quot;&quot;,&quot;family&quot;:&quot;Tenhunen&quot;,&quot;given&quot;:&quot;John&quot;,&quot;non-dropping-particle&quot;:&quot;&quot;,&quot;parse-names&quot;:false,&quot;suffix&quot;:&quot;&quot;},{&quot;dropping-particle&quot;:&quot;&quot;,&quot;family&quot;:&quot;Seufert&quot;,&quot;given&quot;:&quot;Gunther&quot;,&quot;non-dropping-particle&quot;:&quot;&quot;,&quot;parse-names&quot;:false,&quot;suffix&quot;:&quot;&quot;},{&quot;dropping-particle&quot;:&quot;&quot;,&quot;family&quot;:&quot;Vaccari&quot;,&quot;given&quot;:&quot;Francesco&quot;,&quot;non-dropping-particle&quot;:&quot;&quot;,&quot;parse-names&quot;:false,&quot;suffix&quot;:&quot;&quot;},{&quot;dropping-particle&quot;:&quot;&quot;,&quot;family&quot;:&quot;Vesala&quot;,&quot;given&quot;:&quot;Timo&quot;,&quot;non-dropping-particle&quot;:&quot;&quot;,&quot;parse-names&quot;:false,&quot;suffix&quot;:&quot;&quot;},{&quot;dropping-particle&quot;:&quot;&quot;,&quot;family&quot;:&quot;Yakir&quot;,&quot;given&quot;:&quot;Dan&quot;,&quot;non-dropping-particle&quot;:&quot;&quot;,&quot;parse-names&quot;:false,&quot;suffix&quot;:&quot;&quot;},{&quot;dropping-particle&quot;:&quot;&quot;,&quot;family&quot;:&quot;Valentini&quot;,&quot;given&quot;:&quot;Riccardo&quot;,&quot;non-dropping-particle&quot;:&quot;&quot;,&quot;parse-names&quot;:false,&quot;suffix&quot;:&quot;&quot;}],&quot;container-title&quot;:&quot;Global Change Biology&quot;,&quot;id&quot;:&quot;02731209-3193-52ce-840f-8ffa595cb2ce&quot;,&quot;issue&quot;:&quot;9&quot;,&quot;issued&quot;:{&quot;date-parts&quot;:[[&quot;2005&quot;,&quot;9&quot;]]},&quot;page&quot;:&quot;1424-1439&quot;,&quot;title&quot;:&quot;On the separation of net ecosystem exchange into assimilation and ecosystem respiration: review and improved algorithm&quot;,&quot;type&quot;:&quot;article-journal&quot;,&quot;volume&quot;:&quot;11&quot;,&quot;container-title-short&quot;:&quot;Glob Chang Biol&quot;},&quot;uris&quot;:[&quot;http://www.mendeley.com/documents/?uuid=eb68c5d1-e6f9-413d-9380-812d2c936dcc&quot;],&quot;isTemporary&quot;:false,&quot;legacyDesktopId&quot;:&quot;eb68c5d1-e6f9-413d-9380-812d2c936dcc&quot;}],&quot;citationTag&quot;:&quot;MENDELEY_CITATION_v3_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&quot;}]"/>
    <we:property name="MENDELEY_CITATIONS_LOCALE_CODE" value="&quot;en-US&quot;"/>
    <we:property name="MENDELEY_CITATIONS_STYLE" value="{&quot;id&quot;:&quot;https://www.zotero.org/styles/environmental-research-letters&quot;,&quot;title&quot;:&quot;Environmental Research Letters&quot;,&quot;format&quot;:&quot;author-date&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C51E94-7099-4FF9-BBD4-2BE8076C7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7</Pages>
  <Words>1510</Words>
  <Characters>8609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Bonan Li</dc:creator>
  <cp:keywords/>
  <dc:description/>
  <cp:lastModifiedBy>Li, Bonan</cp:lastModifiedBy>
  <cp:revision>25</cp:revision>
  <dcterms:created xsi:type="dcterms:W3CDTF">2022-10-13T20:04:00Z</dcterms:created>
  <dcterms:modified xsi:type="dcterms:W3CDTF">2023-08-03T23:08:00Z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http://www.zotero.org/styles/nature-geoscience</vt:lpwstr>
  </property>
  <property fmtid="{D5CDD505-2E9C-101B-9397-08002B2CF9AE}" pid="21" name="Mendeley Recent Style Name 9_1">
    <vt:lpwstr>Nature Geoscience</vt:lpwstr>
  </property>
  <property fmtid="{D5CDD505-2E9C-101B-9397-08002B2CF9AE}" pid="22" name="Mendeley Document_1">
    <vt:lpwstr>True</vt:lpwstr>
  </property>
  <property fmtid="{D5CDD505-2E9C-101B-9397-08002B2CF9AE}" pid="23" name="Mendeley Citation Style_1">
    <vt:lpwstr>http://www.zotero.org/styles/nature-geoscience</vt:lpwstr>
  </property>
  <property fmtid="{D5CDD505-2E9C-101B-9397-08002B2CF9AE}" pid="24" name="Mendeley Unique User Id_1">
    <vt:lpwstr>2d21e65d-b5f2-382d-a6ea-6a5b8fd8e7f7</vt:lpwstr>
  </property>
</Properties>
</file>