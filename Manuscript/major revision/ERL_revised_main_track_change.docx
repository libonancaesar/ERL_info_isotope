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D1119" w14:textId="77777777" w:rsidR="00A52D89" w:rsidRPr="00DF5135" w:rsidDel="008018AB" w:rsidRDefault="00A52D89">
      <w:pPr>
        <w:rPr>
          <w:del w:id="0" w:author="Li, Bonan" w:date="2023-08-03T08:55:00Z"/>
          <w:rFonts w:ascii="Arial" w:hAnsi="Arial" w:cs="Arial"/>
          <w:b/>
          <w:bCs/>
          <w:sz w:val="24"/>
          <w:szCs w:val="24"/>
        </w:rPr>
      </w:pPr>
    </w:p>
    <w:p w14:paraId="66A5A4E0" w14:textId="36971A97" w:rsidR="00A52D89" w:rsidRDefault="00A52D89">
      <w:pPr>
        <w:rPr>
          <w:rFonts w:ascii="Arial" w:hAnsi="Arial" w:cs="Arial"/>
          <w:sz w:val="28"/>
          <w:szCs w:val="28"/>
        </w:rPr>
      </w:pPr>
      <w:r w:rsidRPr="006406EF">
        <w:rPr>
          <w:rFonts w:ascii="Arial" w:hAnsi="Arial" w:cs="Arial"/>
          <w:sz w:val="28"/>
          <w:szCs w:val="28"/>
        </w:rPr>
        <w:t xml:space="preserve">Stable isotopes contain substantial additive information about </w:t>
      </w:r>
      <w:r>
        <w:rPr>
          <w:rFonts w:ascii="Arial" w:hAnsi="Arial" w:cs="Arial"/>
          <w:sz w:val="28"/>
          <w:szCs w:val="28"/>
        </w:rPr>
        <w:t xml:space="preserve">terrestrial </w:t>
      </w:r>
      <w:r w:rsidRPr="006406EF">
        <w:rPr>
          <w:rFonts w:ascii="Arial" w:hAnsi="Arial" w:cs="Arial"/>
          <w:sz w:val="28"/>
          <w:szCs w:val="28"/>
        </w:rPr>
        <w:t xml:space="preserve">carbon and water </w:t>
      </w:r>
      <w:r w:rsidR="000120F8" w:rsidRPr="006406EF">
        <w:rPr>
          <w:rFonts w:ascii="Arial" w:hAnsi="Arial" w:cs="Arial"/>
          <w:sz w:val="28"/>
          <w:szCs w:val="28"/>
        </w:rPr>
        <w:t>cycl</w:t>
      </w:r>
      <w:r w:rsidR="000120F8">
        <w:rPr>
          <w:rFonts w:ascii="Arial" w:hAnsi="Arial" w:cs="Arial"/>
          <w:sz w:val="28"/>
          <w:szCs w:val="28"/>
        </w:rPr>
        <w:t>ing.</w:t>
      </w:r>
    </w:p>
    <w:p w14:paraId="7BB31970" w14:textId="77777777" w:rsidR="00A52D89" w:rsidRDefault="00A52D89" w:rsidP="00125E79">
      <w:pPr>
        <w:spacing w:line="240" w:lineRule="auto"/>
        <w:jc w:val="both"/>
        <w:rPr>
          <w:rFonts w:ascii="Arial" w:hAnsi="Arial" w:cs="Arial"/>
          <w:sz w:val="28"/>
          <w:szCs w:val="28"/>
        </w:rPr>
      </w:pPr>
    </w:p>
    <w:p w14:paraId="20E3C564" w14:textId="77777777" w:rsidR="00A52D89" w:rsidRPr="006406EF" w:rsidRDefault="00A52D89" w:rsidP="00125E79">
      <w:pPr>
        <w:spacing w:line="240" w:lineRule="auto"/>
        <w:jc w:val="both"/>
        <w:rPr>
          <w:rFonts w:ascii="Arial" w:hAnsi="Arial" w:cs="Arial"/>
          <w:sz w:val="24"/>
          <w:szCs w:val="24"/>
        </w:rPr>
      </w:pPr>
      <w:r w:rsidRPr="006406EF">
        <w:rPr>
          <w:rFonts w:ascii="Arial" w:hAnsi="Arial" w:cs="Arial"/>
          <w:sz w:val="24"/>
          <w:szCs w:val="24"/>
        </w:rPr>
        <w:t>Bonan Li</w:t>
      </w:r>
      <w:r w:rsidRPr="006406EF">
        <w:rPr>
          <w:rFonts w:ascii="Arial" w:hAnsi="Arial" w:cs="Arial"/>
          <w:sz w:val="24"/>
          <w:szCs w:val="24"/>
          <w:vertAlign w:val="superscript"/>
        </w:rPr>
        <w:t>a,b,</w:t>
      </w:r>
      <w:r>
        <w:rPr>
          <w:rFonts w:ascii="Arial" w:hAnsi="Arial" w:cs="Arial"/>
          <w:sz w:val="24"/>
          <w:szCs w:val="24"/>
          <w:vertAlign w:val="superscript"/>
        </w:rPr>
        <w:t>c,d</w:t>
      </w:r>
      <w:r w:rsidRPr="006406EF">
        <w:rPr>
          <w:rFonts w:ascii="Arial" w:hAnsi="Arial" w:cs="Arial"/>
          <w:sz w:val="24"/>
          <w:szCs w:val="24"/>
        </w:rPr>
        <w:t xml:space="preserve"> Stephen P. Good</w:t>
      </w:r>
      <w:bookmarkStart w:id="1" w:name="_Hlk78118273"/>
      <w:r w:rsidRPr="006406EF">
        <w:rPr>
          <w:rFonts w:ascii="Arial" w:hAnsi="Arial" w:cs="Arial"/>
          <w:sz w:val="24"/>
          <w:szCs w:val="24"/>
          <w:vertAlign w:val="superscript"/>
        </w:rPr>
        <w:t>a,b</w:t>
      </w:r>
      <w:r w:rsidRPr="006406EF">
        <w:rPr>
          <w:rFonts w:ascii="Arial" w:eastAsia="Arial" w:hAnsi="Arial" w:cs="Arial"/>
          <w:sz w:val="24"/>
          <w:szCs w:val="24"/>
        </w:rPr>
        <w:t xml:space="preserve">, </w:t>
      </w:r>
      <w:r w:rsidRPr="006406EF">
        <w:rPr>
          <w:rFonts w:ascii="Arial" w:hAnsi="Arial" w:cs="Arial"/>
          <w:sz w:val="24"/>
          <w:szCs w:val="24"/>
        </w:rPr>
        <w:t>Richard P. Fiorella</w:t>
      </w:r>
      <w:r>
        <w:rPr>
          <w:rFonts w:ascii="Arial" w:hAnsi="Arial" w:cs="Arial"/>
          <w:sz w:val="24"/>
          <w:szCs w:val="24"/>
          <w:vertAlign w:val="superscript"/>
        </w:rPr>
        <w:t>e,f</w:t>
      </w:r>
      <w:r w:rsidRPr="006406EF">
        <w:rPr>
          <w:rFonts w:ascii="Arial" w:hAnsi="Arial" w:cs="Arial"/>
          <w:sz w:val="24"/>
          <w:szCs w:val="24"/>
          <w:vertAlign w:val="superscript"/>
        </w:rPr>
        <w:t>,</w:t>
      </w:r>
      <w:r>
        <w:rPr>
          <w:rFonts w:ascii="Arial" w:hAnsi="Arial" w:cs="Arial"/>
          <w:sz w:val="24"/>
          <w:szCs w:val="24"/>
          <w:vertAlign w:val="superscript"/>
        </w:rPr>
        <w:t>g</w:t>
      </w:r>
      <w:r w:rsidRPr="006406EF">
        <w:rPr>
          <w:rFonts w:ascii="Arial" w:hAnsi="Arial" w:cs="Arial"/>
          <w:sz w:val="24"/>
          <w:szCs w:val="24"/>
        </w:rPr>
        <w:t xml:space="preserve">, </w:t>
      </w:r>
      <w:r w:rsidRPr="006406EF">
        <w:rPr>
          <w:rFonts w:ascii="Arial" w:eastAsia="Arial" w:hAnsi="Arial" w:cs="Arial"/>
          <w:sz w:val="24"/>
          <w:szCs w:val="24"/>
        </w:rPr>
        <w:t>Catherine E. Finkenbiner</w:t>
      </w:r>
      <w:r w:rsidRPr="006406EF">
        <w:rPr>
          <w:rFonts w:ascii="Arial" w:eastAsia="Arial" w:hAnsi="Arial" w:cs="Arial"/>
          <w:sz w:val="24"/>
          <w:szCs w:val="24"/>
          <w:vertAlign w:val="superscript"/>
        </w:rPr>
        <w:t>a,b</w:t>
      </w:r>
      <w:r w:rsidRPr="006406EF">
        <w:rPr>
          <w:rFonts w:ascii="Arial" w:eastAsia="Arial" w:hAnsi="Arial" w:cs="Arial"/>
          <w:sz w:val="24"/>
          <w:szCs w:val="24"/>
        </w:rPr>
        <w:t xml:space="preserve">, </w:t>
      </w:r>
      <w:r w:rsidRPr="006406EF">
        <w:rPr>
          <w:rFonts w:ascii="Arial" w:hAnsi="Arial" w:cs="Arial"/>
          <w:sz w:val="24"/>
          <w:szCs w:val="24"/>
        </w:rPr>
        <w:t>Gabriel J. Bowen</w:t>
      </w:r>
      <w:r>
        <w:rPr>
          <w:rFonts w:ascii="Arial" w:hAnsi="Arial" w:cs="Arial"/>
          <w:sz w:val="24"/>
          <w:szCs w:val="24"/>
          <w:vertAlign w:val="superscript"/>
        </w:rPr>
        <w:t>e,f</w:t>
      </w:r>
      <w:r w:rsidRPr="006406EF">
        <w:rPr>
          <w:rFonts w:ascii="Arial" w:hAnsi="Arial" w:cs="Arial"/>
          <w:sz w:val="24"/>
          <w:szCs w:val="24"/>
        </w:rPr>
        <w:t>, David C. Noone</w:t>
      </w:r>
      <w:r>
        <w:rPr>
          <w:rFonts w:ascii="Arial" w:hAnsi="Arial" w:cs="Arial"/>
          <w:sz w:val="24"/>
          <w:szCs w:val="24"/>
          <w:vertAlign w:val="superscript"/>
        </w:rPr>
        <w:t>h</w:t>
      </w:r>
      <w:r w:rsidRPr="006406EF">
        <w:rPr>
          <w:rFonts w:ascii="Arial" w:hAnsi="Arial" w:cs="Arial"/>
          <w:sz w:val="24"/>
          <w:szCs w:val="24"/>
        </w:rPr>
        <w:t>, Christopher J. Still</w:t>
      </w:r>
      <w:r>
        <w:rPr>
          <w:rFonts w:ascii="Arial" w:hAnsi="Arial" w:cs="Arial"/>
          <w:sz w:val="24"/>
          <w:szCs w:val="24"/>
          <w:vertAlign w:val="superscript"/>
        </w:rPr>
        <w:t>i</w:t>
      </w:r>
      <w:r w:rsidRPr="006406EF">
        <w:rPr>
          <w:rFonts w:ascii="Arial" w:hAnsi="Arial" w:cs="Arial"/>
          <w:sz w:val="24"/>
          <w:szCs w:val="24"/>
        </w:rPr>
        <w:t>, William R.L. Anderegg</w:t>
      </w:r>
      <w:r>
        <w:rPr>
          <w:rFonts w:ascii="Arial" w:hAnsi="Arial" w:cs="Arial"/>
          <w:sz w:val="24"/>
          <w:szCs w:val="24"/>
          <w:vertAlign w:val="superscript"/>
        </w:rPr>
        <w:t>f</w:t>
      </w:r>
      <w:r w:rsidRPr="006406EF">
        <w:rPr>
          <w:rFonts w:ascii="Arial" w:hAnsi="Arial" w:cs="Arial"/>
          <w:sz w:val="24"/>
          <w:szCs w:val="24"/>
          <w:vertAlign w:val="superscript"/>
        </w:rPr>
        <w:t>,</w:t>
      </w:r>
      <w:r>
        <w:rPr>
          <w:rFonts w:ascii="Arial" w:hAnsi="Arial" w:cs="Arial"/>
          <w:sz w:val="24"/>
          <w:szCs w:val="24"/>
          <w:vertAlign w:val="superscript"/>
        </w:rPr>
        <w:t>j,h</w:t>
      </w:r>
    </w:p>
    <w:p w14:paraId="5D184FCA" w14:textId="77777777" w:rsidR="00A52D89" w:rsidRDefault="00A52D89" w:rsidP="006406EF">
      <w:pPr>
        <w:spacing w:after="0" w:line="240" w:lineRule="auto"/>
        <w:jc w:val="both"/>
        <w:rPr>
          <w:rFonts w:ascii="Arial" w:hAnsi="Arial" w:cs="Arial"/>
          <w:sz w:val="24"/>
          <w:szCs w:val="24"/>
        </w:rPr>
      </w:pPr>
      <w:r w:rsidRPr="006406EF">
        <w:rPr>
          <w:rFonts w:ascii="Arial" w:hAnsi="Arial" w:cs="Arial"/>
          <w:sz w:val="24"/>
          <w:szCs w:val="24"/>
          <w:vertAlign w:val="superscript"/>
        </w:rPr>
        <w:t>a</w:t>
      </w:r>
      <w:r w:rsidRPr="006406EF">
        <w:rPr>
          <w:rFonts w:ascii="Arial" w:hAnsi="Arial" w:cs="Arial"/>
          <w:sz w:val="24"/>
          <w:szCs w:val="24"/>
        </w:rPr>
        <w:t>Depart</w:t>
      </w:r>
      <w:del w:id="2" w:author="Li, Bonan" w:date="2023-08-03T08:55:00Z">
        <w:r w:rsidRPr="006406EF" w:rsidDel="008018AB">
          <w:rPr>
            <w:rFonts w:ascii="Arial" w:hAnsi="Arial" w:cs="Arial"/>
            <w:sz w:val="24"/>
            <w:szCs w:val="24"/>
          </w:rPr>
          <w:delText>e</w:delText>
        </w:r>
      </w:del>
      <w:r w:rsidRPr="006406EF">
        <w:rPr>
          <w:rFonts w:ascii="Arial" w:hAnsi="Arial" w:cs="Arial"/>
          <w:sz w:val="24"/>
          <w:szCs w:val="24"/>
        </w:rPr>
        <w:t>ment of Biological &amp; Ecological Engineering, Oregon State University</w:t>
      </w:r>
    </w:p>
    <w:p w14:paraId="08B9D6A5" w14:textId="77777777" w:rsidR="00A52D89" w:rsidRDefault="00A52D89" w:rsidP="006406EF">
      <w:pPr>
        <w:spacing w:after="0" w:line="240" w:lineRule="auto"/>
        <w:jc w:val="both"/>
        <w:rPr>
          <w:rFonts w:ascii="Arial" w:hAnsi="Arial" w:cs="Arial"/>
          <w:sz w:val="24"/>
          <w:szCs w:val="24"/>
        </w:rPr>
      </w:pPr>
      <w:r w:rsidRPr="006406EF">
        <w:rPr>
          <w:rFonts w:ascii="Arial" w:hAnsi="Arial" w:cs="Arial"/>
          <w:sz w:val="24"/>
          <w:szCs w:val="24"/>
          <w:vertAlign w:val="superscript"/>
        </w:rPr>
        <w:t>b</w:t>
      </w:r>
      <w:r w:rsidRPr="006406EF">
        <w:rPr>
          <w:rFonts w:ascii="Arial" w:hAnsi="Arial" w:cs="Arial"/>
          <w:sz w:val="24"/>
          <w:szCs w:val="24"/>
        </w:rPr>
        <w:t>Water Resources Graduate Program, Oregon State University</w:t>
      </w:r>
    </w:p>
    <w:p w14:paraId="5C6C3EBF" w14:textId="77777777" w:rsidR="00A52D89" w:rsidRDefault="00A52D89" w:rsidP="006406EF">
      <w:pPr>
        <w:spacing w:after="0" w:line="240" w:lineRule="auto"/>
        <w:jc w:val="both"/>
        <w:rPr>
          <w:rFonts w:ascii="Arial" w:hAnsi="Arial" w:cs="Arial"/>
          <w:sz w:val="24"/>
          <w:szCs w:val="24"/>
        </w:rPr>
      </w:pPr>
      <w:r w:rsidRPr="0032020E">
        <w:rPr>
          <w:rFonts w:ascii="Arial" w:hAnsi="Arial" w:cs="Arial"/>
          <w:sz w:val="24"/>
          <w:szCs w:val="24"/>
          <w:vertAlign w:val="superscript"/>
        </w:rPr>
        <w:t>c</w:t>
      </w:r>
      <w:r w:rsidRPr="006A2368">
        <w:rPr>
          <w:rFonts w:ascii="Arial" w:hAnsi="Arial" w:cs="Arial"/>
          <w:sz w:val="24"/>
          <w:szCs w:val="24"/>
        </w:rPr>
        <w:t xml:space="preserve">College of Earth Ocean and Atmospheric Sciences, </w:t>
      </w:r>
      <w:r>
        <w:rPr>
          <w:rFonts w:ascii="Arial" w:hAnsi="Arial" w:cs="Arial"/>
          <w:sz w:val="24"/>
          <w:szCs w:val="24"/>
        </w:rPr>
        <w:t>Oregon State University</w:t>
      </w:r>
    </w:p>
    <w:p w14:paraId="3FB0182D" w14:textId="77777777" w:rsidR="00A52D89" w:rsidRPr="006406EF" w:rsidRDefault="00A52D89" w:rsidP="006406EF">
      <w:pPr>
        <w:spacing w:after="0" w:line="240" w:lineRule="auto"/>
        <w:jc w:val="both"/>
        <w:rPr>
          <w:rFonts w:ascii="Arial" w:hAnsi="Arial" w:cs="Arial"/>
          <w:sz w:val="24"/>
          <w:szCs w:val="24"/>
        </w:rPr>
      </w:pPr>
      <w:r w:rsidRPr="0032020E">
        <w:rPr>
          <w:rFonts w:ascii="Arial" w:hAnsi="Arial" w:cs="Arial"/>
          <w:sz w:val="24"/>
          <w:szCs w:val="24"/>
          <w:vertAlign w:val="superscript"/>
        </w:rPr>
        <w:t>d</w:t>
      </w:r>
      <w:r w:rsidRPr="006A2368">
        <w:rPr>
          <w:rFonts w:ascii="Arial" w:hAnsi="Arial" w:cs="Arial"/>
          <w:sz w:val="24"/>
          <w:szCs w:val="24"/>
        </w:rPr>
        <w:t>Department of Biological &amp; Agricultural Engineering</w:t>
      </w:r>
      <w:r>
        <w:rPr>
          <w:rFonts w:ascii="Arial" w:hAnsi="Arial" w:cs="Arial"/>
          <w:sz w:val="24"/>
          <w:szCs w:val="24"/>
        </w:rPr>
        <w:t>, University of Arkansas</w:t>
      </w:r>
    </w:p>
    <w:p w14:paraId="619C5AAD" w14:textId="77777777" w:rsidR="00A52D89" w:rsidRPr="006406EF" w:rsidRDefault="00A52D89" w:rsidP="006406EF">
      <w:pPr>
        <w:spacing w:after="0" w:line="240" w:lineRule="auto"/>
        <w:jc w:val="both"/>
        <w:rPr>
          <w:rFonts w:ascii="Arial" w:hAnsi="Arial" w:cs="Arial"/>
          <w:sz w:val="24"/>
          <w:szCs w:val="24"/>
        </w:rPr>
      </w:pPr>
      <w:r>
        <w:rPr>
          <w:rFonts w:ascii="Arial" w:hAnsi="Arial" w:cs="Arial"/>
          <w:sz w:val="24"/>
          <w:szCs w:val="24"/>
          <w:vertAlign w:val="superscript"/>
        </w:rPr>
        <w:t>e</w:t>
      </w:r>
      <w:r w:rsidRPr="006406EF">
        <w:rPr>
          <w:rFonts w:ascii="Arial" w:hAnsi="Arial" w:cs="Arial"/>
          <w:sz w:val="24"/>
          <w:szCs w:val="24"/>
        </w:rPr>
        <w:t>Department of Geology and Geophysics, University of Utah</w:t>
      </w:r>
    </w:p>
    <w:p w14:paraId="464F8101" w14:textId="77777777" w:rsidR="00A52D89" w:rsidRDefault="00A52D89" w:rsidP="006406EF">
      <w:pPr>
        <w:spacing w:after="0" w:line="240" w:lineRule="auto"/>
        <w:jc w:val="both"/>
        <w:rPr>
          <w:rFonts w:ascii="Arial" w:hAnsi="Arial" w:cs="Arial"/>
          <w:sz w:val="24"/>
          <w:szCs w:val="24"/>
        </w:rPr>
      </w:pPr>
      <w:r>
        <w:rPr>
          <w:rFonts w:ascii="Arial" w:hAnsi="Arial" w:cs="Arial"/>
          <w:sz w:val="24"/>
          <w:szCs w:val="24"/>
          <w:vertAlign w:val="superscript"/>
        </w:rPr>
        <w:t>f</w:t>
      </w:r>
      <w:r w:rsidRPr="006406EF">
        <w:rPr>
          <w:rFonts w:ascii="Arial" w:hAnsi="Arial" w:cs="Arial"/>
          <w:sz w:val="24"/>
          <w:szCs w:val="24"/>
        </w:rPr>
        <w:t xml:space="preserve">Global Change and Sustainability Center, University of Utah </w:t>
      </w:r>
    </w:p>
    <w:p w14:paraId="7314DB40" w14:textId="77777777" w:rsidR="00A52D89" w:rsidRDefault="00A52D89" w:rsidP="006A2368">
      <w:pPr>
        <w:spacing w:after="0" w:line="240" w:lineRule="auto"/>
        <w:jc w:val="both"/>
        <w:rPr>
          <w:rFonts w:ascii="Arial" w:hAnsi="Arial" w:cs="Arial"/>
          <w:sz w:val="24"/>
          <w:szCs w:val="24"/>
        </w:rPr>
      </w:pPr>
      <w:r>
        <w:rPr>
          <w:rFonts w:ascii="Arial" w:hAnsi="Arial" w:cs="Arial"/>
          <w:sz w:val="24"/>
          <w:szCs w:val="24"/>
          <w:vertAlign w:val="superscript"/>
        </w:rPr>
        <w:t>g</w:t>
      </w:r>
      <w:r w:rsidRPr="006406EF">
        <w:rPr>
          <w:rFonts w:ascii="Arial" w:hAnsi="Arial" w:cs="Arial"/>
          <w:sz w:val="24"/>
          <w:szCs w:val="24"/>
        </w:rPr>
        <w:t>Earth and Environmental Sciences Division, Los Alamos National Laboratory</w:t>
      </w:r>
    </w:p>
    <w:p w14:paraId="022C28EE" w14:textId="77777777" w:rsidR="00A52D89" w:rsidRPr="006406EF" w:rsidRDefault="00A52D89" w:rsidP="006406EF">
      <w:pPr>
        <w:spacing w:after="0" w:line="240" w:lineRule="auto"/>
        <w:jc w:val="both"/>
        <w:rPr>
          <w:rFonts w:ascii="Arial" w:hAnsi="Arial" w:cs="Arial"/>
          <w:sz w:val="24"/>
          <w:szCs w:val="24"/>
        </w:rPr>
      </w:pPr>
      <w:r>
        <w:rPr>
          <w:rFonts w:ascii="Arial" w:hAnsi="Arial" w:cs="Arial"/>
          <w:sz w:val="24"/>
          <w:szCs w:val="24"/>
          <w:vertAlign w:val="superscript"/>
        </w:rPr>
        <w:t>h</w:t>
      </w:r>
      <w:r w:rsidRPr="006406EF">
        <w:rPr>
          <w:rFonts w:ascii="Arial" w:hAnsi="Arial" w:cs="Arial"/>
          <w:sz w:val="24"/>
          <w:szCs w:val="24"/>
        </w:rPr>
        <w:t>Department of Physics, University of Auckland</w:t>
      </w:r>
    </w:p>
    <w:p w14:paraId="732ADD8B" w14:textId="77777777" w:rsidR="00A52D89" w:rsidRPr="006406EF" w:rsidRDefault="00A52D89" w:rsidP="006406EF">
      <w:pPr>
        <w:spacing w:after="0" w:line="240" w:lineRule="auto"/>
        <w:jc w:val="both"/>
        <w:rPr>
          <w:rFonts w:ascii="Arial" w:hAnsi="Arial" w:cs="Arial"/>
          <w:sz w:val="24"/>
          <w:szCs w:val="24"/>
        </w:rPr>
      </w:pPr>
      <w:r>
        <w:rPr>
          <w:rFonts w:ascii="Arial" w:hAnsi="Arial" w:cs="Arial"/>
          <w:sz w:val="24"/>
          <w:szCs w:val="24"/>
          <w:vertAlign w:val="superscript"/>
        </w:rPr>
        <w:t>i</w:t>
      </w:r>
      <w:r w:rsidRPr="006406EF">
        <w:rPr>
          <w:rFonts w:ascii="Arial" w:hAnsi="Arial" w:cs="Arial"/>
          <w:sz w:val="24"/>
          <w:szCs w:val="24"/>
        </w:rPr>
        <w:t>Department of Forest Ecosystems and Society, Oregon State University</w:t>
      </w:r>
    </w:p>
    <w:p w14:paraId="4E820858" w14:textId="77777777" w:rsidR="00A52D89" w:rsidRDefault="00A52D89" w:rsidP="006406EF">
      <w:pPr>
        <w:spacing w:after="0" w:line="240" w:lineRule="auto"/>
        <w:jc w:val="both"/>
        <w:rPr>
          <w:rFonts w:ascii="Arial" w:hAnsi="Arial" w:cs="Arial"/>
          <w:sz w:val="24"/>
          <w:szCs w:val="24"/>
        </w:rPr>
      </w:pPr>
      <w:r>
        <w:rPr>
          <w:rFonts w:ascii="Arial" w:hAnsi="Arial" w:cs="Arial"/>
          <w:sz w:val="24"/>
          <w:szCs w:val="24"/>
          <w:vertAlign w:val="superscript"/>
        </w:rPr>
        <w:t>j</w:t>
      </w:r>
      <w:r w:rsidRPr="006406EF">
        <w:rPr>
          <w:rFonts w:ascii="Arial" w:hAnsi="Arial" w:cs="Arial"/>
          <w:sz w:val="24"/>
          <w:szCs w:val="24"/>
        </w:rPr>
        <w:t>School of Biological Sciences, University of Utah</w:t>
      </w:r>
      <w:bookmarkEnd w:id="1"/>
    </w:p>
    <w:p w14:paraId="6D8709A2" w14:textId="7F2D4DB3" w:rsidR="00A52D89" w:rsidRDefault="00A52D89" w:rsidP="006406EF">
      <w:pPr>
        <w:spacing w:after="0" w:line="240" w:lineRule="auto"/>
        <w:jc w:val="both"/>
        <w:rPr>
          <w:rFonts w:ascii="Arial" w:hAnsi="Arial" w:cs="Arial"/>
          <w:sz w:val="24"/>
          <w:szCs w:val="24"/>
        </w:rPr>
      </w:pPr>
      <w:r w:rsidRPr="0032020E">
        <w:rPr>
          <w:rFonts w:ascii="Arial" w:hAnsi="Arial" w:cs="Arial"/>
          <w:sz w:val="24"/>
          <w:szCs w:val="24"/>
          <w:vertAlign w:val="superscript"/>
        </w:rPr>
        <w:t>h</w:t>
      </w:r>
      <w:r w:rsidRPr="00680199">
        <w:rPr>
          <w:rFonts w:ascii="Arial" w:hAnsi="Arial" w:cs="Arial"/>
          <w:sz w:val="24"/>
          <w:szCs w:val="24"/>
        </w:rPr>
        <w:t>Wilkes Center for Climate Science and Policy, University of Utah</w:t>
      </w:r>
    </w:p>
    <w:p w14:paraId="080AC2DE" w14:textId="341D5EFC" w:rsidR="00B85835" w:rsidRDefault="00B85835" w:rsidP="006406EF">
      <w:pPr>
        <w:spacing w:after="0" w:line="240" w:lineRule="auto"/>
        <w:jc w:val="both"/>
        <w:rPr>
          <w:ins w:id="3" w:author="Li, Bonan" w:date="2023-08-04T09:42:00Z"/>
          <w:rFonts w:ascii="Arial" w:hAnsi="Arial" w:cs="Arial"/>
          <w:sz w:val="24"/>
          <w:szCs w:val="24"/>
        </w:rPr>
      </w:pPr>
      <w:r>
        <w:rPr>
          <w:rFonts w:ascii="Arial" w:hAnsi="Arial" w:cs="Arial"/>
          <w:sz w:val="24"/>
          <w:szCs w:val="24"/>
        </w:rPr>
        <w:t>Corresponding author: Bonan Li</w:t>
      </w:r>
    </w:p>
    <w:p w14:paraId="244D0559" w14:textId="48980598" w:rsidR="0084338F" w:rsidRPr="006406EF" w:rsidRDefault="0084338F" w:rsidP="006406EF">
      <w:pPr>
        <w:spacing w:after="0" w:line="240" w:lineRule="auto"/>
        <w:jc w:val="both"/>
        <w:rPr>
          <w:rFonts w:ascii="Arial" w:hAnsi="Arial" w:cs="Arial"/>
          <w:sz w:val="24"/>
          <w:szCs w:val="24"/>
        </w:rPr>
      </w:pPr>
      <w:ins w:id="4" w:author="Li, Bonan" w:date="2023-08-04T09:42:00Z">
        <w:r>
          <w:rPr>
            <w:rFonts w:ascii="Arial" w:hAnsi="Arial" w:cs="Arial"/>
            <w:sz w:val="24"/>
            <w:szCs w:val="24"/>
          </w:rPr>
          <w:t>Email:libon@oregonstate.edu</w:t>
        </w:r>
      </w:ins>
    </w:p>
    <w:p w14:paraId="6536C4A1" w14:textId="77777777" w:rsidR="00A52D89" w:rsidRPr="00DF5135" w:rsidRDefault="00A52D89" w:rsidP="006406EF">
      <w:pPr>
        <w:tabs>
          <w:tab w:val="left" w:pos="2860"/>
        </w:tabs>
        <w:rPr>
          <w:rFonts w:ascii="Arial" w:hAnsi="Arial" w:cs="Arial"/>
          <w:b/>
          <w:bCs/>
          <w:sz w:val="32"/>
          <w:szCs w:val="32"/>
        </w:rPr>
      </w:pPr>
      <w:r>
        <w:rPr>
          <w:sz w:val="32"/>
          <w:szCs w:val="32"/>
        </w:rPr>
        <w:br w:type="page"/>
      </w:r>
      <w:r>
        <w:rPr>
          <w:rFonts w:ascii="Arial" w:hAnsi="Arial" w:cs="Arial"/>
          <w:b/>
          <w:bCs/>
          <w:sz w:val="28"/>
          <w:szCs w:val="28"/>
        </w:rPr>
        <w:lastRenderedPageBreak/>
        <w:t>Abstract</w:t>
      </w:r>
    </w:p>
    <w:p w14:paraId="01224D34" w14:textId="43030F34" w:rsidR="00A52D89" w:rsidRDefault="00A52D89" w:rsidP="008018AB">
      <w:pPr>
        <w:tabs>
          <w:tab w:val="left" w:pos="2860"/>
        </w:tabs>
        <w:jc w:val="both"/>
        <w:rPr>
          <w:rFonts w:ascii="Arial" w:hAnsi="Arial" w:cs="Arial"/>
          <w:color w:val="222222"/>
          <w:sz w:val="24"/>
          <w:szCs w:val="24"/>
          <w:shd w:val="clear" w:color="auto" w:fill="FFFFFF"/>
        </w:rPr>
      </w:pPr>
      <w:r w:rsidRPr="000D1652">
        <w:rPr>
          <w:rFonts w:ascii="Arial" w:hAnsi="Arial" w:cs="Arial"/>
          <w:color w:val="222222"/>
          <w:sz w:val="24"/>
          <w:szCs w:val="24"/>
          <w:shd w:val="clear" w:color="auto" w:fill="FFFFFF"/>
        </w:rPr>
        <w:t>Stable isotope ratios of H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2</w:t>
      </w:r>
      <w:r w:rsidRPr="000D1652">
        <w:rPr>
          <w:rFonts w:ascii="Arial" w:hAnsi="Arial" w:cs="Arial"/>
          <w:i/>
          <w:iCs/>
          <w:color w:val="222222"/>
          <w:sz w:val="24"/>
          <w:szCs w:val="24"/>
          <w:shd w:val="clear" w:color="auto" w:fill="FFFFFF"/>
        </w:rPr>
        <w:t>H</w:t>
      </w:r>
      <w:r w:rsidRPr="000D1652">
        <w:rPr>
          <w:rFonts w:ascii="Arial" w:hAnsi="Arial" w:cs="Arial"/>
          <w:color w:val="222222"/>
          <w:sz w:val="24"/>
          <w:szCs w:val="24"/>
          <w:shd w:val="clear" w:color="auto" w:fill="FFFFFF"/>
        </w:rPr>
        <w:t>), O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18</w:t>
      </w:r>
      <w:r w:rsidRPr="000D1652">
        <w:rPr>
          <w:rFonts w:ascii="Arial" w:hAnsi="Arial" w:cs="Arial"/>
          <w:i/>
          <w:iCs/>
          <w:color w:val="222222"/>
          <w:sz w:val="24"/>
          <w:szCs w:val="24"/>
          <w:shd w:val="clear" w:color="auto" w:fill="FFFFFF"/>
        </w:rPr>
        <w:t>O</w:t>
      </w:r>
      <w:r w:rsidRPr="000D1652">
        <w:rPr>
          <w:rFonts w:ascii="Arial" w:hAnsi="Arial" w:cs="Arial"/>
          <w:color w:val="222222"/>
          <w:sz w:val="24"/>
          <w:szCs w:val="24"/>
          <w:shd w:val="clear" w:color="auto" w:fill="FFFFFF"/>
        </w:rPr>
        <w:t>), and C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13</w:t>
      </w:r>
      <w:r w:rsidRPr="000D1652">
        <w:rPr>
          <w:rFonts w:ascii="Arial" w:hAnsi="Arial" w:cs="Arial"/>
          <w:i/>
          <w:iCs/>
          <w:color w:val="222222"/>
          <w:sz w:val="24"/>
          <w:szCs w:val="24"/>
          <w:shd w:val="clear" w:color="auto" w:fill="FFFFFF"/>
        </w:rPr>
        <w:t>C</w:t>
      </w:r>
      <w:r w:rsidRPr="000D1652">
        <w:rPr>
          <w:rFonts w:ascii="Arial" w:hAnsi="Arial" w:cs="Arial"/>
          <w:color w:val="222222"/>
          <w:sz w:val="24"/>
          <w:szCs w:val="24"/>
          <w:shd w:val="clear" w:color="auto" w:fill="FFFFFF"/>
        </w:rPr>
        <w:t>) are linked to key biogeochemical process</w:t>
      </w:r>
      <w:ins w:id="5" w:author="Li, Bonan" w:date="2023-08-03T08:56:00Z">
        <w:r w:rsidR="008018AB">
          <w:rPr>
            <w:rFonts w:ascii="Arial" w:hAnsi="Arial" w:cs="Arial"/>
            <w:color w:val="222222"/>
            <w:sz w:val="24"/>
            <w:szCs w:val="24"/>
            <w:shd w:val="clear" w:color="auto" w:fill="FFFFFF"/>
          </w:rPr>
          <w:t>es</w:t>
        </w:r>
      </w:ins>
      <w:r w:rsidRPr="000D1652">
        <w:rPr>
          <w:rFonts w:ascii="Arial" w:hAnsi="Arial" w:cs="Arial"/>
          <w:color w:val="222222"/>
          <w:sz w:val="24"/>
          <w:szCs w:val="24"/>
          <w:shd w:val="clear" w:color="auto" w:fill="FFFFFF"/>
        </w:rPr>
        <w:t xml:space="preserve"> of the water and carbon cycles; however, the degree to which isotope</w:t>
      </w:r>
      <w:ins w:id="6" w:author="Li, Bonan" w:date="2023-08-03T08:56:00Z">
        <w:r w:rsidR="008018AB">
          <w:rPr>
            <w:rFonts w:ascii="Arial" w:hAnsi="Arial" w:cs="Arial"/>
            <w:color w:val="222222"/>
            <w:sz w:val="24"/>
            <w:szCs w:val="24"/>
            <w:shd w:val="clear" w:color="auto" w:fill="FFFFFF"/>
          </w:rPr>
          <w:t>-</w:t>
        </w:r>
      </w:ins>
      <w:del w:id="7" w:author="Li, Bonan" w:date="2023-08-03T08:56:00Z">
        <w:r w:rsidRPr="000D1652" w:rsidDel="008018AB">
          <w:rPr>
            <w:rFonts w:ascii="Arial" w:hAnsi="Arial" w:cs="Arial"/>
            <w:color w:val="222222"/>
            <w:sz w:val="24"/>
            <w:szCs w:val="24"/>
            <w:shd w:val="clear" w:color="auto" w:fill="FFFFFF"/>
          </w:rPr>
          <w:delText xml:space="preserve"> </w:delText>
        </w:r>
      </w:del>
      <w:r w:rsidRPr="000D1652">
        <w:rPr>
          <w:rFonts w:ascii="Arial" w:hAnsi="Arial" w:cs="Arial"/>
          <w:color w:val="222222"/>
          <w:sz w:val="24"/>
          <w:szCs w:val="24"/>
          <w:shd w:val="clear" w:color="auto" w:fill="FFFFFF"/>
        </w:rPr>
        <w:t xml:space="preserve">associated processes are reflected in </w:t>
      </w:r>
      <w:ins w:id="8" w:author="Li, Bonan" w:date="2023-08-03T08:56:00Z">
        <w:r w:rsidR="008018AB">
          <w:rPr>
            <w:rFonts w:ascii="Arial" w:hAnsi="Arial" w:cs="Arial"/>
            <w:color w:val="222222"/>
            <w:sz w:val="24"/>
            <w:szCs w:val="24"/>
            <w:shd w:val="clear" w:color="auto" w:fill="FFFFFF"/>
          </w:rPr>
          <w:t xml:space="preserve">macroscale </w:t>
        </w:r>
      </w:ins>
      <w:r w:rsidRPr="000D1652">
        <w:rPr>
          <w:rFonts w:ascii="Arial" w:hAnsi="Arial" w:cs="Arial"/>
          <w:color w:val="222222"/>
          <w:sz w:val="24"/>
          <w:szCs w:val="24"/>
          <w:shd w:val="clear" w:color="auto" w:fill="FFFFFF"/>
        </w:rPr>
        <w:t>ecosystem flux observations remains unquantified. Here through formal information assessment, new measurements of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13</w:t>
      </w:r>
      <w:r w:rsidRPr="000D1652">
        <w:rPr>
          <w:rFonts w:ascii="Arial" w:hAnsi="Arial" w:cs="Arial"/>
          <w:i/>
          <w:iCs/>
          <w:color w:val="222222"/>
          <w:sz w:val="24"/>
          <w:szCs w:val="24"/>
          <w:shd w:val="clear" w:color="auto" w:fill="FFFFFF"/>
        </w:rPr>
        <w:t>C </w:t>
      </w:r>
      <w:r w:rsidRPr="000D1652">
        <w:rPr>
          <w:rFonts w:ascii="Arial" w:hAnsi="Arial" w:cs="Arial"/>
          <w:color w:val="222222"/>
          <w:sz w:val="24"/>
          <w:szCs w:val="24"/>
          <w:shd w:val="clear" w:color="auto" w:fill="FFFFFF"/>
        </w:rPr>
        <w:t>of</w:t>
      </w:r>
      <w:r w:rsidRPr="000D1652">
        <w:rPr>
          <w:rFonts w:ascii="Arial" w:hAnsi="Arial" w:cs="Arial"/>
          <w:i/>
          <w:iCs/>
          <w:color w:val="222222"/>
          <w:sz w:val="24"/>
          <w:szCs w:val="24"/>
          <w:shd w:val="clear" w:color="auto" w:fill="FFFFFF"/>
        </w:rPr>
        <w:t> </w:t>
      </w:r>
      <w:r w:rsidRPr="000D1652">
        <w:rPr>
          <w:rFonts w:ascii="Arial" w:hAnsi="Arial" w:cs="Arial"/>
          <w:color w:val="222222"/>
          <w:sz w:val="24"/>
          <w:szCs w:val="24"/>
          <w:shd w:val="clear" w:color="auto" w:fill="FFFFFF"/>
        </w:rPr>
        <w:t>net ecosystem exchange (</w:t>
      </w:r>
      <w:r w:rsidRPr="000D1652">
        <w:rPr>
          <w:rFonts w:ascii="Arial" w:hAnsi="Arial" w:cs="Arial"/>
          <w:i/>
          <w:iCs/>
          <w:color w:val="222222"/>
          <w:sz w:val="24"/>
          <w:szCs w:val="24"/>
          <w:shd w:val="clear" w:color="auto" w:fill="FFFFFF"/>
        </w:rPr>
        <w:t>NEE</w:t>
      </w:r>
      <w:r w:rsidRPr="000D1652">
        <w:rPr>
          <w:rFonts w:ascii="Arial" w:hAnsi="Arial" w:cs="Arial"/>
          <w:color w:val="222222"/>
          <w:sz w:val="24"/>
          <w:szCs w:val="24"/>
          <w:shd w:val="clear" w:color="auto" w:fill="FFFFFF"/>
        </w:rPr>
        <w:t>) as well as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2</w:t>
      </w:r>
      <w:r w:rsidRPr="000D1652">
        <w:rPr>
          <w:rFonts w:ascii="Arial" w:hAnsi="Arial" w:cs="Arial"/>
          <w:i/>
          <w:iCs/>
          <w:color w:val="222222"/>
          <w:sz w:val="24"/>
          <w:szCs w:val="24"/>
          <w:shd w:val="clear" w:color="auto" w:fill="FFFFFF"/>
        </w:rPr>
        <w:t>H</w:t>
      </w:r>
      <w:r w:rsidRPr="000D1652">
        <w:rPr>
          <w:rFonts w:ascii="Arial" w:hAnsi="Arial" w:cs="Arial"/>
          <w:color w:val="222222"/>
          <w:sz w:val="24"/>
          <w:szCs w:val="24"/>
          <w:shd w:val="clear" w:color="auto" w:fill="FFFFFF"/>
        </w:rPr>
        <w:t> and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18</w:t>
      </w:r>
      <w:r w:rsidRPr="000D1652">
        <w:rPr>
          <w:rFonts w:ascii="Arial" w:hAnsi="Arial" w:cs="Arial"/>
          <w:i/>
          <w:iCs/>
          <w:color w:val="222222"/>
          <w:sz w:val="24"/>
          <w:szCs w:val="24"/>
          <w:shd w:val="clear" w:color="auto" w:fill="FFFFFF"/>
        </w:rPr>
        <w:t>O</w:t>
      </w:r>
      <w:r w:rsidRPr="000D1652">
        <w:rPr>
          <w:rFonts w:ascii="Arial" w:hAnsi="Arial" w:cs="Arial"/>
          <w:color w:val="222222"/>
          <w:sz w:val="24"/>
          <w:szCs w:val="24"/>
          <w:shd w:val="clear" w:color="auto" w:fill="FFFFFF"/>
        </w:rPr>
        <w:t> of latent heat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xml:space="preserve">) fluxes across the United States National Ecological Observation Network are used to determine conditions under which isotope measurements are informative of environmental exchanges. </w:t>
      </w:r>
      <w:r w:rsidRPr="0009550A">
        <w:rPr>
          <w:rFonts w:ascii="Arial" w:hAnsi="Arial" w:cs="Arial"/>
          <w:color w:val="222222"/>
          <w:sz w:val="24"/>
          <w:szCs w:val="24"/>
          <w:shd w:val="clear" w:color="auto" w:fill="FFFFFF"/>
        </w:rPr>
        <w:t xml:space="preserve">We find all three isotopic datasets individually contain comparable </w:t>
      </w:r>
      <w:r w:rsidR="00F26E28" w:rsidRPr="0009550A">
        <w:rPr>
          <w:rFonts w:ascii="Arial" w:hAnsi="Arial" w:cs="Arial"/>
          <w:color w:val="222222"/>
          <w:sz w:val="24"/>
          <w:szCs w:val="24"/>
          <w:shd w:val="clear" w:color="auto" w:fill="FFFFFF"/>
        </w:rPr>
        <w:t>amounts</w:t>
      </w:r>
      <w:r w:rsidRPr="0009550A">
        <w:rPr>
          <w:rFonts w:ascii="Arial" w:hAnsi="Arial" w:cs="Arial"/>
          <w:color w:val="222222"/>
          <w:sz w:val="24"/>
          <w:szCs w:val="24"/>
          <w:shd w:val="clear" w:color="auto" w:fill="FFFFFF"/>
        </w:rPr>
        <w:t xml:space="preserve"> of information about </w:t>
      </w:r>
      <w:r w:rsidRPr="0009550A">
        <w:rPr>
          <w:rFonts w:ascii="Arial" w:hAnsi="Arial" w:cs="Arial"/>
          <w:i/>
          <w:iCs/>
          <w:color w:val="222222"/>
          <w:sz w:val="24"/>
          <w:szCs w:val="24"/>
          <w:shd w:val="clear" w:color="auto" w:fill="FFFFFF"/>
        </w:rPr>
        <w:t>NEE</w:t>
      </w:r>
      <w:r w:rsidRPr="0009550A">
        <w:rPr>
          <w:rFonts w:ascii="Arial" w:hAnsi="Arial" w:cs="Arial"/>
          <w:color w:val="222222"/>
          <w:sz w:val="24"/>
          <w:szCs w:val="24"/>
          <w:shd w:val="clear" w:color="auto" w:fill="FFFFFF"/>
        </w:rPr>
        <w:t> and </w:t>
      </w:r>
      <w:r w:rsidRPr="0009550A">
        <w:rPr>
          <w:rFonts w:ascii="Arial" w:hAnsi="Arial" w:cs="Arial"/>
          <w:i/>
          <w:iCs/>
          <w:color w:val="222222"/>
          <w:sz w:val="24"/>
          <w:szCs w:val="24"/>
          <w:shd w:val="clear" w:color="auto" w:fill="FFFFFF"/>
        </w:rPr>
        <w:t>LH</w:t>
      </w:r>
      <w:r w:rsidRPr="0009550A">
        <w:rPr>
          <w:rFonts w:ascii="Arial" w:hAnsi="Arial" w:cs="Arial"/>
          <w:color w:val="222222"/>
          <w:sz w:val="24"/>
          <w:szCs w:val="24"/>
          <w:shd w:val="clear" w:color="auto" w:fill="FFFFFF"/>
        </w:rPr>
        <w:t xml:space="preserve"> fluxes </w:t>
      </w:r>
      <w:r w:rsidR="00190E8E">
        <w:rPr>
          <w:rFonts w:ascii="Arial" w:hAnsi="Arial" w:cs="Arial"/>
          <w:color w:val="222222"/>
          <w:sz w:val="24"/>
          <w:szCs w:val="24"/>
          <w:shd w:val="clear" w:color="auto" w:fill="FFFFFF"/>
        </w:rPr>
        <w:t>as</w:t>
      </w:r>
      <w:r w:rsidR="00190E8E" w:rsidRPr="0009550A">
        <w:rPr>
          <w:rFonts w:ascii="Arial" w:hAnsi="Arial" w:cs="Arial"/>
          <w:color w:val="222222"/>
          <w:sz w:val="24"/>
          <w:szCs w:val="24"/>
          <w:shd w:val="clear" w:color="auto" w:fill="FFFFFF"/>
        </w:rPr>
        <w:t xml:space="preserve"> </w:t>
      </w:r>
      <w:r w:rsidRPr="0009550A">
        <w:rPr>
          <w:rFonts w:ascii="Arial" w:hAnsi="Arial" w:cs="Arial"/>
          <w:color w:val="222222"/>
          <w:sz w:val="24"/>
          <w:szCs w:val="24"/>
          <w:shd w:val="clear" w:color="auto" w:fill="FFFFFF"/>
        </w:rPr>
        <w:t>wind speed observations. Such information from isotope</w:t>
      </w:r>
      <w:r>
        <w:rPr>
          <w:rFonts w:ascii="Arial" w:hAnsi="Arial" w:cs="Arial"/>
          <w:color w:val="222222"/>
          <w:sz w:val="24"/>
          <w:szCs w:val="24"/>
          <w:shd w:val="clear" w:color="auto" w:fill="FFFFFF"/>
        </w:rPr>
        <w:t xml:space="preserve"> measurements</w:t>
      </w:r>
      <w:ins w:id="9" w:author="Li, Bonan" w:date="2023-08-03T09:06:00Z">
        <w:r w:rsidR="008018AB">
          <w:rPr>
            <w:rFonts w:ascii="Arial" w:hAnsi="Arial" w:cs="Arial"/>
            <w:color w:val="222222"/>
            <w:sz w:val="24"/>
            <w:szCs w:val="24"/>
            <w:shd w:val="clear" w:color="auto" w:fill="FFFFFF"/>
          </w:rPr>
          <w:t>, however,</w:t>
        </w:r>
      </w:ins>
      <w:r>
        <w:rPr>
          <w:rFonts w:ascii="Arial" w:hAnsi="Arial" w:cs="Arial"/>
          <w:color w:val="222222"/>
          <w:sz w:val="24"/>
          <w:szCs w:val="24"/>
          <w:shd w:val="clear" w:color="auto" w:fill="FFFFFF"/>
        </w:rPr>
        <w:t xml:space="preserve"> is largely unique. </w:t>
      </w:r>
      <w:r w:rsidRPr="000D1652">
        <w:rPr>
          <w:rFonts w:ascii="Arial" w:hAnsi="Arial" w:cs="Arial"/>
          <w:color w:val="222222"/>
          <w:sz w:val="24"/>
          <w:szCs w:val="24"/>
          <w:shd w:val="clear" w:color="auto" w:fill="FFFFFF"/>
        </w:rPr>
        <w:t>Generally,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13</w:t>
      </w:r>
      <w:r w:rsidRPr="000D1652">
        <w:rPr>
          <w:rFonts w:ascii="Arial" w:hAnsi="Arial" w:cs="Arial"/>
          <w:i/>
          <w:iCs/>
          <w:color w:val="222222"/>
          <w:sz w:val="24"/>
          <w:szCs w:val="24"/>
          <w:shd w:val="clear" w:color="auto" w:fill="FFFFFF"/>
        </w:rPr>
        <w:t>C </w:t>
      </w:r>
      <w:r w:rsidRPr="000D1652">
        <w:rPr>
          <w:rFonts w:ascii="Arial" w:hAnsi="Arial" w:cs="Arial"/>
          <w:color w:val="222222"/>
          <w:sz w:val="24"/>
          <w:szCs w:val="24"/>
          <w:shd w:val="clear" w:color="auto" w:fill="FFFFFF"/>
        </w:rPr>
        <w:t>provides more information about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as aridity increases or mean annual precipitation decreases;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2</w:t>
      </w:r>
      <w:r w:rsidRPr="000D1652">
        <w:rPr>
          <w:rFonts w:ascii="Arial" w:hAnsi="Arial" w:cs="Arial"/>
          <w:i/>
          <w:iCs/>
          <w:color w:val="222222"/>
          <w:sz w:val="24"/>
          <w:szCs w:val="24"/>
          <w:shd w:val="clear" w:color="auto" w:fill="FFFFFF"/>
        </w:rPr>
        <w:t>H</w:t>
      </w:r>
      <w:r w:rsidRPr="000D1652">
        <w:rPr>
          <w:rFonts w:ascii="Arial" w:hAnsi="Arial" w:cs="Arial"/>
          <w:color w:val="222222"/>
          <w:sz w:val="24"/>
          <w:szCs w:val="24"/>
          <w:shd w:val="clear" w:color="auto" w:fill="FFFFFF"/>
        </w:rPr>
        <w:t> provides more information about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as temperatures or mean annual precipitation decreases, and also provides more information</w:t>
      </w:r>
      <w:r>
        <w:rPr>
          <w:rFonts w:ascii="Arial" w:hAnsi="Arial" w:cs="Arial"/>
          <w:color w:val="222222"/>
          <w:sz w:val="24"/>
          <w:szCs w:val="24"/>
          <w:shd w:val="clear" w:color="auto" w:fill="FFFFFF"/>
        </w:rPr>
        <w:t xml:space="preserve"> </w:t>
      </w:r>
      <w:r w:rsidRPr="000D1652">
        <w:rPr>
          <w:rFonts w:ascii="Arial" w:hAnsi="Arial" w:cs="Arial"/>
          <w:color w:val="222222"/>
          <w:sz w:val="24"/>
          <w:szCs w:val="24"/>
          <w:shd w:val="clear" w:color="auto" w:fill="FFFFFF"/>
        </w:rPr>
        <w:t>about </w:t>
      </w:r>
      <w:r w:rsidRPr="000D1652">
        <w:rPr>
          <w:rFonts w:ascii="Arial" w:hAnsi="Arial" w:cs="Arial"/>
          <w:i/>
          <w:iCs/>
          <w:color w:val="222222"/>
          <w:sz w:val="24"/>
          <w:szCs w:val="24"/>
          <w:shd w:val="clear" w:color="auto" w:fill="FFFFFF"/>
        </w:rPr>
        <w:t>NEE</w:t>
      </w:r>
      <w:r w:rsidRPr="000D1652">
        <w:rPr>
          <w:rFonts w:ascii="Arial" w:hAnsi="Arial" w:cs="Arial"/>
          <w:color w:val="222222"/>
          <w:sz w:val="24"/>
          <w:szCs w:val="24"/>
          <w:shd w:val="clear" w:color="auto" w:fill="FFFFFF"/>
        </w:rPr>
        <w:t> as temperatures decrease. </w:t>
      </w:r>
      <w:ins w:id="10" w:author="Li, Bonan" w:date="2023-08-03T09:08:00Z">
        <w:r w:rsidR="008018AB" w:rsidRPr="008018AB">
          <w:rPr>
            <w:rFonts w:ascii="Arial" w:hAnsi="Arial" w:cs="Arial"/>
            <w:color w:val="222222"/>
            <w:sz w:val="24"/>
            <w:szCs w:val="24"/>
            <w:shd w:val="clear" w:color="auto" w:fill="FFFFFF"/>
          </w:rPr>
          <w:t>Overall, we show that the stable isotope datasets collected by NEON contribute non-trivial amounts of new information about bulk environmental fluxes useful for interpreting biogeochemical and ecohydrological processes at landscape scales. However, the utility of this new information varies with environmental conditions at continental scales.</w:t>
        </w:r>
      </w:ins>
      <w:ins w:id="11" w:author="Li, Bonan" w:date="2023-08-03T09:09:00Z">
        <w:r w:rsidR="00675517">
          <w:rPr>
            <w:rFonts w:ascii="Arial" w:hAnsi="Arial" w:cs="Arial"/>
            <w:color w:val="222222"/>
            <w:sz w:val="24"/>
            <w:szCs w:val="24"/>
            <w:shd w:val="clear" w:color="auto" w:fill="FFFFFF"/>
          </w:rPr>
          <w:t xml:space="preserve"> </w:t>
        </w:r>
      </w:ins>
      <w:ins w:id="12" w:author="Li, Bonan" w:date="2023-08-03T09:11:00Z">
        <w:r w:rsidR="00675517">
          <w:rPr>
            <w:rFonts w:ascii="Arial" w:hAnsi="Arial" w:cs="Arial"/>
            <w:color w:val="222222"/>
            <w:sz w:val="24"/>
            <w:szCs w:val="24"/>
            <w:shd w:val="clear" w:color="auto" w:fill="FFFFFF"/>
          </w:rPr>
          <w:t>T</w:t>
        </w:r>
        <w:r w:rsidR="00675517" w:rsidRPr="000D1652">
          <w:rPr>
            <w:rFonts w:ascii="Arial" w:hAnsi="Arial" w:cs="Arial"/>
            <w:color w:val="222222"/>
            <w:sz w:val="24"/>
            <w:szCs w:val="24"/>
            <w:shd w:val="clear" w:color="auto" w:fill="FFFFFF"/>
          </w:rPr>
          <w:t xml:space="preserve">his study </w:t>
        </w:r>
        <w:r w:rsidR="00675517">
          <w:rPr>
            <w:rFonts w:ascii="Arial" w:hAnsi="Arial" w:cs="Arial"/>
            <w:color w:val="222222"/>
            <w:sz w:val="24"/>
            <w:szCs w:val="24"/>
            <w:shd w:val="clear" w:color="auto" w:fill="FFFFFF"/>
          </w:rPr>
          <w:t>provides an approach for quantifying the value adding non-traditional sensing approaches to environmental monitoring sites and</w:t>
        </w:r>
        <w:r w:rsidR="00675517" w:rsidRPr="000D1652" w:rsidDel="00675517">
          <w:rPr>
            <w:rFonts w:ascii="Arial" w:hAnsi="Arial" w:cs="Arial"/>
            <w:color w:val="222222"/>
            <w:sz w:val="24"/>
            <w:szCs w:val="24"/>
            <w:shd w:val="clear" w:color="auto" w:fill="FFFFFF"/>
          </w:rPr>
          <w:t xml:space="preserve"> </w:t>
        </w:r>
      </w:ins>
      <w:del w:id="13" w:author="Li, Bonan" w:date="2023-08-03T09:10:00Z">
        <w:r w:rsidRPr="000D1652" w:rsidDel="00675517">
          <w:rPr>
            <w:rFonts w:ascii="Arial" w:hAnsi="Arial" w:cs="Arial"/>
            <w:color w:val="222222"/>
            <w:sz w:val="24"/>
            <w:szCs w:val="24"/>
            <w:shd w:val="clear" w:color="auto" w:fill="FFFFFF"/>
          </w:rPr>
          <w:delText>These results demonstrate isotopic variability reflecting biophysical controls on </w:delText>
        </w:r>
        <w:r w:rsidRPr="000D1652" w:rsidDel="00675517">
          <w:rPr>
            <w:rFonts w:ascii="Arial" w:hAnsi="Arial" w:cs="Arial"/>
            <w:i/>
            <w:iCs/>
            <w:color w:val="222222"/>
            <w:sz w:val="24"/>
            <w:szCs w:val="24"/>
            <w:shd w:val="clear" w:color="auto" w:fill="FFFFFF"/>
          </w:rPr>
          <w:delText>LH</w:delText>
        </w:r>
        <w:r w:rsidRPr="000D1652" w:rsidDel="00675517">
          <w:rPr>
            <w:rFonts w:ascii="Arial" w:hAnsi="Arial" w:cs="Arial"/>
            <w:color w:val="222222"/>
            <w:sz w:val="24"/>
            <w:szCs w:val="24"/>
            <w:shd w:val="clear" w:color="auto" w:fill="FFFFFF"/>
          </w:rPr>
          <w:delText>, and to a lesser extent </w:delText>
        </w:r>
        <w:r w:rsidRPr="000D1652" w:rsidDel="00675517">
          <w:rPr>
            <w:rFonts w:ascii="Arial" w:hAnsi="Arial" w:cs="Arial"/>
            <w:i/>
            <w:iCs/>
            <w:color w:val="222222"/>
            <w:sz w:val="24"/>
            <w:szCs w:val="24"/>
            <w:shd w:val="clear" w:color="auto" w:fill="FFFFFF"/>
          </w:rPr>
          <w:delText>NEE</w:delText>
        </w:r>
        <w:r w:rsidRPr="000D1652" w:rsidDel="00675517">
          <w:rPr>
            <w:rFonts w:ascii="Arial" w:hAnsi="Arial" w:cs="Arial"/>
            <w:color w:val="222222"/>
            <w:sz w:val="24"/>
            <w:szCs w:val="24"/>
            <w:shd w:val="clear" w:color="auto" w:fill="FFFFFF"/>
          </w:rPr>
          <w:delText>, fluxes is stronger under low</w:delText>
        </w:r>
        <w:r w:rsidDel="00675517">
          <w:rPr>
            <w:rFonts w:ascii="Arial" w:hAnsi="Arial" w:cs="Arial"/>
            <w:color w:val="222222"/>
            <w:sz w:val="24"/>
            <w:szCs w:val="24"/>
            <w:shd w:val="clear" w:color="auto" w:fill="FFFFFF"/>
          </w:rPr>
          <w:delText xml:space="preserve"> precipitation</w:delText>
        </w:r>
        <w:r w:rsidRPr="000D1652" w:rsidDel="00675517">
          <w:rPr>
            <w:rFonts w:ascii="Arial" w:hAnsi="Arial" w:cs="Arial"/>
            <w:color w:val="222222"/>
            <w:sz w:val="24"/>
            <w:szCs w:val="24"/>
            <w:shd w:val="clear" w:color="auto" w:fill="FFFFFF"/>
          </w:rPr>
          <w:delText xml:space="preserve">, arid, and cooler conditions. </w:delText>
        </w:r>
      </w:del>
      <w:del w:id="14" w:author="Li, Bonan" w:date="2023-08-03T09:11:00Z">
        <w:r w:rsidRPr="000D1652" w:rsidDel="00675517">
          <w:rPr>
            <w:rFonts w:ascii="Arial" w:hAnsi="Arial" w:cs="Arial"/>
            <w:color w:val="222222"/>
            <w:sz w:val="24"/>
            <w:szCs w:val="24"/>
            <w:shd w:val="clear" w:color="auto" w:fill="FFFFFF"/>
          </w:rPr>
          <w:delText xml:space="preserve">The </w:delText>
        </w:r>
      </w:del>
      <w:r w:rsidRPr="000D1652">
        <w:rPr>
          <w:rFonts w:ascii="Arial" w:hAnsi="Arial" w:cs="Arial"/>
          <w:color w:val="222222"/>
          <w:sz w:val="24"/>
          <w:szCs w:val="24"/>
          <w:shd w:val="clear" w:color="auto" w:fill="FFFFFF"/>
        </w:rPr>
        <w:t xml:space="preserve">patterns identified </w:t>
      </w:r>
      <w:ins w:id="15" w:author="Li, Bonan" w:date="2023-08-03T09:11:00Z">
        <w:r w:rsidR="00675517">
          <w:rPr>
            <w:rFonts w:ascii="Arial" w:hAnsi="Arial" w:cs="Arial"/>
            <w:color w:val="222222"/>
            <w:sz w:val="24"/>
            <w:szCs w:val="24"/>
            <w:shd w:val="clear" w:color="auto" w:fill="FFFFFF"/>
          </w:rPr>
          <w:t xml:space="preserve">here </w:t>
        </w:r>
      </w:ins>
      <w:del w:id="16" w:author="Li, Bonan" w:date="2023-08-03T09:11:00Z">
        <w:r w:rsidRPr="000D1652" w:rsidDel="00675517">
          <w:rPr>
            <w:rFonts w:ascii="Arial" w:hAnsi="Arial" w:cs="Arial"/>
            <w:color w:val="222222"/>
            <w:sz w:val="24"/>
            <w:szCs w:val="24"/>
            <w:shd w:val="clear" w:color="auto" w:fill="FFFFFF"/>
          </w:rPr>
          <w:delText xml:space="preserve">in this study </w:delText>
        </w:r>
      </w:del>
      <w:r w:rsidRPr="000D1652">
        <w:rPr>
          <w:rFonts w:ascii="Arial" w:hAnsi="Arial" w:cs="Arial"/>
          <w:color w:val="222222"/>
          <w:sz w:val="24"/>
          <w:szCs w:val="24"/>
          <w:shd w:val="clear" w:color="auto" w:fill="FFFFFF"/>
        </w:rPr>
        <w:t xml:space="preserve">are expected </w:t>
      </w:r>
      <w:r w:rsidR="00AD0A62" w:rsidRPr="000D1652">
        <w:rPr>
          <w:rFonts w:ascii="Arial" w:hAnsi="Arial" w:cs="Arial"/>
          <w:color w:val="222222"/>
          <w:sz w:val="24"/>
          <w:szCs w:val="24"/>
          <w:shd w:val="clear" w:color="auto" w:fill="FFFFFF"/>
        </w:rPr>
        <w:t>to aid</w:t>
      </w:r>
      <w:r w:rsidRPr="000D1652">
        <w:rPr>
          <w:rFonts w:ascii="Arial" w:hAnsi="Arial" w:cs="Arial"/>
          <w:color w:val="222222"/>
          <w:sz w:val="24"/>
          <w:szCs w:val="24"/>
          <w:shd w:val="clear" w:color="auto" w:fill="FFFFFF"/>
        </w:rPr>
        <w:t xml:space="preserve"> in modeling and data interpretation efforts focused on constraining carbon and water cycles</w:t>
      </w:r>
      <w:ins w:id="17" w:author="Li, Bonan" w:date="2023-08-03T09:12:00Z">
        <w:r w:rsidR="00675517">
          <w:rPr>
            <w:rFonts w:ascii="Arial" w:hAnsi="Arial" w:cs="Arial"/>
            <w:color w:val="222222"/>
            <w:sz w:val="24"/>
            <w:szCs w:val="24"/>
            <w:shd w:val="clear" w:color="auto" w:fill="FFFFFF"/>
          </w:rPr>
          <w:t>’</w:t>
        </w:r>
      </w:ins>
      <w:r w:rsidRPr="000D1652">
        <w:rPr>
          <w:rFonts w:ascii="Arial" w:hAnsi="Arial" w:cs="Arial"/>
          <w:color w:val="222222"/>
          <w:sz w:val="24"/>
          <w:szCs w:val="24"/>
          <w:shd w:val="clear" w:color="auto" w:fill="FFFFFF"/>
        </w:rPr>
        <w:t xml:space="preserve"> mechanisms</w:t>
      </w:r>
      <w:r w:rsidR="00190E8E">
        <w:rPr>
          <w:rFonts w:ascii="Arial" w:hAnsi="Arial" w:cs="Arial"/>
          <w:color w:val="222222"/>
          <w:sz w:val="24"/>
          <w:szCs w:val="24"/>
          <w:shd w:val="clear" w:color="auto" w:fill="FFFFFF"/>
        </w:rPr>
        <w:t>.</w:t>
      </w:r>
    </w:p>
    <w:p w14:paraId="1BF868E8" w14:textId="77777777" w:rsidR="00A52D89" w:rsidRPr="00F735D4" w:rsidRDefault="00A52D89" w:rsidP="00155ABD">
      <w:pPr>
        <w:tabs>
          <w:tab w:val="left" w:pos="2860"/>
        </w:tabs>
        <w:jc w:val="both"/>
        <w:rPr>
          <w:rFonts w:ascii="Arial" w:hAnsi="Arial" w:cs="Arial"/>
          <w:sz w:val="24"/>
          <w:szCs w:val="24"/>
        </w:rPr>
      </w:pPr>
      <w:r w:rsidRPr="00F735D4">
        <w:rPr>
          <w:rFonts w:ascii="Arial" w:hAnsi="Arial" w:cs="Arial"/>
          <w:b/>
          <w:bCs/>
          <w:color w:val="222222"/>
          <w:sz w:val="24"/>
          <w:szCs w:val="24"/>
          <w:shd w:val="clear" w:color="auto" w:fill="FFFFFF"/>
        </w:rPr>
        <w:t xml:space="preserve">Keywords: </w:t>
      </w:r>
      <w:r>
        <w:rPr>
          <w:rFonts w:ascii="Arial" w:hAnsi="Arial" w:cs="Arial"/>
          <w:color w:val="222222"/>
          <w:sz w:val="24"/>
          <w:szCs w:val="24"/>
          <w:shd w:val="clear" w:color="auto" w:fill="FFFFFF"/>
        </w:rPr>
        <w:t>isotope, carbon flux, water flux, NEON, information theory</w:t>
      </w:r>
    </w:p>
    <w:p w14:paraId="0A4E6F8F" w14:textId="77777777" w:rsidR="00675517" w:rsidRDefault="00675517" w:rsidP="00F735D4">
      <w:pPr>
        <w:jc w:val="both"/>
        <w:rPr>
          <w:ins w:id="18" w:author="Li, Bonan" w:date="2023-08-03T09:12:00Z"/>
          <w:rFonts w:ascii="Arial" w:hAnsi="Arial" w:cs="Arial"/>
          <w:b/>
          <w:bCs/>
          <w:sz w:val="28"/>
          <w:szCs w:val="28"/>
        </w:rPr>
      </w:pPr>
    </w:p>
    <w:p w14:paraId="21155FEF" w14:textId="77777777" w:rsidR="00675517" w:rsidRDefault="00675517" w:rsidP="00F735D4">
      <w:pPr>
        <w:jc w:val="both"/>
        <w:rPr>
          <w:ins w:id="19" w:author="Li, Bonan" w:date="2023-08-03T09:12:00Z"/>
          <w:rFonts w:ascii="Arial" w:hAnsi="Arial" w:cs="Arial"/>
          <w:b/>
          <w:bCs/>
          <w:sz w:val="28"/>
          <w:szCs w:val="28"/>
        </w:rPr>
      </w:pPr>
    </w:p>
    <w:p w14:paraId="23DD5BC9" w14:textId="77A21BE7" w:rsidR="00A52D89" w:rsidRPr="00F735D4" w:rsidRDefault="00A52D89" w:rsidP="00F735D4">
      <w:pPr>
        <w:jc w:val="both"/>
        <w:rPr>
          <w:rFonts w:ascii="Arial" w:hAnsi="Arial" w:cs="Arial"/>
          <w:b/>
          <w:bCs/>
          <w:sz w:val="28"/>
          <w:szCs w:val="28"/>
        </w:rPr>
      </w:pPr>
      <w:r w:rsidRPr="00F735D4">
        <w:rPr>
          <w:rFonts w:ascii="Arial" w:hAnsi="Arial" w:cs="Arial"/>
          <w:b/>
          <w:bCs/>
          <w:sz w:val="28"/>
          <w:szCs w:val="28"/>
        </w:rPr>
        <w:t>1.</w:t>
      </w:r>
      <w:r>
        <w:rPr>
          <w:rFonts w:ascii="Arial" w:hAnsi="Arial" w:cs="Arial"/>
          <w:b/>
          <w:bCs/>
          <w:sz w:val="28"/>
          <w:szCs w:val="28"/>
        </w:rPr>
        <w:t xml:space="preserve"> </w:t>
      </w:r>
      <w:r w:rsidRPr="00F735D4">
        <w:rPr>
          <w:rFonts w:ascii="Arial" w:hAnsi="Arial" w:cs="Arial"/>
          <w:b/>
          <w:bCs/>
          <w:sz w:val="28"/>
          <w:szCs w:val="28"/>
        </w:rPr>
        <w:t>Introduction</w:t>
      </w:r>
    </w:p>
    <w:p w14:paraId="7E16E247" w14:textId="706DDBDD" w:rsidR="00A52D89" w:rsidRPr="00F917E4" w:rsidRDefault="00A52D89" w:rsidP="002E7AA0">
      <w:pPr>
        <w:jc w:val="both"/>
        <w:rPr>
          <w:rFonts w:ascii="Arial" w:hAnsi="Arial" w:cs="Arial"/>
          <w:sz w:val="24"/>
          <w:szCs w:val="24"/>
        </w:rPr>
      </w:pPr>
      <w:r w:rsidRPr="00F917E4">
        <w:rPr>
          <w:rFonts w:ascii="Arial" w:hAnsi="Arial" w:cs="Arial"/>
          <w:sz w:val="24"/>
          <w:szCs w:val="24"/>
        </w:rPr>
        <w:t xml:space="preserve">Understanding the interactions and drivers of water and carbon exchanges between terrestrial ecosystems and the atmosphere is crucial to illuminate </w:t>
      </w:r>
      <w:r w:rsidR="00190E8E" w:rsidRPr="00F917E4">
        <w:rPr>
          <w:rFonts w:ascii="Arial" w:hAnsi="Arial" w:cs="Arial"/>
          <w:sz w:val="24"/>
          <w:szCs w:val="24"/>
        </w:rPr>
        <w:t>processes driving E</w:t>
      </w:r>
      <w:r w:rsidRPr="00F917E4">
        <w:rPr>
          <w:rFonts w:ascii="Arial" w:hAnsi="Arial" w:cs="Arial"/>
          <w:sz w:val="24"/>
          <w:szCs w:val="24"/>
        </w:rPr>
        <w:t>arth’s current climate as well as forecasting impacts of future change on ecosystems and the climate itself</w:t>
      </w:r>
      <w:r w:rsidR="00190E8E"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"/>
          <w:id w:val="662592289"/>
          <w:placeholder>
            <w:docPart w:val="DefaultPlaceholder_-1854013440"/>
          </w:placeholder>
        </w:sdtPr>
        <w:sdtContent>
          <w:ins w:id="20" w:author="Li, Bonan" w:date="2023-08-03T14:20:00Z">
            <w:r w:rsidR="00B00C0E" w:rsidRPr="00F917E4">
              <w:rPr>
                <w:rFonts w:ascii="Arial" w:eastAsia="Times New Roman" w:hAnsi="Arial" w:cs="Arial"/>
                <w:sz w:val="24"/>
                <w:szCs w:val="24"/>
                <w:rPrChange w:id="21" w:author="Li, Bonan" w:date="2023-08-03T14:32:00Z">
                  <w:rPr>
                    <w:rFonts w:eastAsia="Times New Roman"/>
                  </w:rPr>
                </w:rPrChange>
              </w:rPr>
              <w:t xml:space="preserve">(Jung </w:t>
            </w:r>
            <w:r w:rsidR="00B00C0E" w:rsidRPr="00F917E4">
              <w:rPr>
                <w:rFonts w:ascii="Arial" w:eastAsia="Times New Roman" w:hAnsi="Arial" w:cs="Arial"/>
                <w:i/>
                <w:iCs/>
                <w:sz w:val="24"/>
                <w:szCs w:val="24"/>
                <w:rPrChange w:id="22" w:author="Li, Bonan" w:date="2023-08-03T14:32:00Z">
                  <w:rPr>
                    <w:rFonts w:eastAsia="Times New Roman"/>
                    <w:i/>
                    <w:iCs/>
                  </w:rPr>
                </w:rPrChange>
              </w:rPr>
              <w:t>et al</w:t>
            </w:r>
            <w:r w:rsidR="00B00C0E" w:rsidRPr="00F917E4">
              <w:rPr>
                <w:rFonts w:ascii="Arial" w:eastAsia="Times New Roman" w:hAnsi="Arial" w:cs="Arial"/>
                <w:sz w:val="24"/>
                <w:szCs w:val="24"/>
                <w:rPrChange w:id="23" w:author="Li, Bonan" w:date="2023-08-03T14:32:00Z">
                  <w:rPr>
                    <w:rFonts w:eastAsia="Times New Roman"/>
                  </w:rPr>
                </w:rPrChange>
              </w:rPr>
              <w:t xml:space="preserve"> 2011, Piao </w:t>
            </w:r>
            <w:r w:rsidR="00B00C0E" w:rsidRPr="00F917E4">
              <w:rPr>
                <w:rFonts w:ascii="Arial" w:eastAsia="Times New Roman" w:hAnsi="Arial" w:cs="Arial"/>
                <w:i/>
                <w:iCs/>
                <w:sz w:val="24"/>
                <w:szCs w:val="24"/>
                <w:rPrChange w:id="24" w:author="Li, Bonan" w:date="2023-08-03T14:32:00Z">
                  <w:rPr>
                    <w:rFonts w:eastAsia="Times New Roman"/>
                    <w:i/>
                    <w:iCs/>
                  </w:rPr>
                </w:rPrChange>
              </w:rPr>
              <w:t>et al</w:t>
            </w:r>
            <w:r w:rsidR="00B00C0E" w:rsidRPr="00F917E4">
              <w:rPr>
                <w:rFonts w:ascii="Arial" w:eastAsia="Times New Roman" w:hAnsi="Arial" w:cs="Arial"/>
                <w:sz w:val="24"/>
                <w:szCs w:val="24"/>
                <w:rPrChange w:id="25" w:author="Li, Bonan" w:date="2023-08-03T14:32:00Z">
                  <w:rPr>
                    <w:rFonts w:eastAsia="Times New Roman"/>
                  </w:rPr>
                </w:rPrChange>
              </w:rPr>
              <w:t xml:space="preserve"> 2020)</w:t>
            </w:r>
          </w:ins>
          <w:del w:id="26" w:author="Li, Bonan" w:date="2023-08-03T13:43:00Z">
            <w:r w:rsidR="00196AD0" w:rsidRPr="00F917E4" w:rsidDel="00ED5829">
              <w:rPr>
                <w:rFonts w:ascii="Arial" w:hAnsi="Arial" w:cs="Arial"/>
                <w:color w:val="000000"/>
                <w:sz w:val="24"/>
                <w:szCs w:val="24"/>
              </w:rPr>
              <w:delText>[1,2]</w:delText>
            </w:r>
          </w:del>
        </w:sdtContent>
      </w:sdt>
      <w:r w:rsidRPr="00F917E4">
        <w:rPr>
          <w:rFonts w:ascii="Arial" w:hAnsi="Arial" w:cs="Arial"/>
          <w:sz w:val="24"/>
          <w:szCs w:val="24"/>
        </w:rPr>
        <w:t xml:space="preserve">. To date, significant efforts have been made to monitor terrestrial carbon and water fluxes, including the widespread development of macroscale eddy covariance (EC) networks to measure ecosystem fluxes </w:t>
      </w:r>
      <w:sdt>
        <w:sdtPr>
          <w:rPr>
            <w:rFonts w:ascii="Arial" w:hAnsi="Arial" w:cs="Arial"/>
            <w:color w:val="000000"/>
            <w:sz w:val="24"/>
            <w:szCs w:val="24"/>
          </w:rPr>
          <w:tag w:val="MENDELEY_CITATION_v3_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"/>
          <w:id w:val="816928375"/>
          <w:placeholder>
            <w:docPart w:val="DefaultPlaceholder_-1854013440"/>
          </w:placeholder>
        </w:sdtPr>
        <w:sdtContent>
          <w:ins w:id="27" w:author="Li, Bonan" w:date="2023-08-03T14:20:00Z">
            <w:r w:rsidR="00B00C0E" w:rsidRPr="00F917E4">
              <w:rPr>
                <w:rFonts w:ascii="Arial" w:hAnsi="Arial" w:cs="Arial"/>
                <w:color w:val="000000"/>
                <w:sz w:val="24"/>
                <w:szCs w:val="24"/>
              </w:rPr>
              <w:t>(Baldocchi 2014, Schimel and Schneider 2019)</w:t>
            </w:r>
          </w:ins>
          <w:del w:id="28" w:author="Li, Bonan" w:date="2023-08-03T13:43:00Z">
            <w:r w:rsidR="00196AD0" w:rsidRPr="00F917E4" w:rsidDel="00ED5829">
              <w:rPr>
                <w:rFonts w:ascii="Arial" w:hAnsi="Arial" w:cs="Arial"/>
                <w:color w:val="000000"/>
                <w:sz w:val="24"/>
                <w:szCs w:val="24"/>
              </w:rPr>
              <w:delText>[3,4]</w:delText>
            </w:r>
          </w:del>
        </w:sdtContent>
      </w:sdt>
      <w:r w:rsidRPr="00F917E4">
        <w:rPr>
          <w:rFonts w:ascii="Arial" w:hAnsi="Arial" w:cs="Arial"/>
          <w:sz w:val="24"/>
          <w:szCs w:val="24"/>
        </w:rPr>
        <w:t>. EC flux towers can measure continuous net ecosystem exchange (</w:t>
      </w:r>
      <w:r w:rsidRPr="00F917E4">
        <w:rPr>
          <w:rFonts w:ascii="Arial" w:hAnsi="Arial" w:cs="Arial"/>
          <w:i/>
          <w:iCs/>
          <w:sz w:val="24"/>
          <w:szCs w:val="24"/>
        </w:rPr>
        <w:t>NEE</w:t>
      </w:r>
      <w:r w:rsidRPr="00F917E4">
        <w:rPr>
          <w:rFonts w:ascii="Arial" w:hAnsi="Arial" w:cs="Arial"/>
          <w:sz w:val="24"/>
          <w:szCs w:val="24"/>
        </w:rPr>
        <w:t>) of CO</w:t>
      </w:r>
      <w:r w:rsidRPr="00F917E4">
        <w:rPr>
          <w:rFonts w:ascii="Arial" w:hAnsi="Arial" w:cs="Arial"/>
          <w:sz w:val="24"/>
          <w:szCs w:val="24"/>
          <w:vertAlign w:val="subscript"/>
        </w:rPr>
        <w:t>2</w:t>
      </w:r>
      <w:r w:rsidRPr="00F917E4">
        <w:rPr>
          <w:rFonts w:ascii="Arial" w:hAnsi="Arial" w:cs="Arial"/>
          <w:sz w:val="24"/>
          <w:szCs w:val="24"/>
        </w:rPr>
        <w:t xml:space="preserve"> between the land surface and atmosphere at various frequency</w:t>
      </w:r>
      <w:del w:id="29" w:author="Li, Bonan" w:date="2023-08-03T09:28:00Z">
        <w:r w:rsidRPr="00F917E4" w:rsidDel="009F702A">
          <w:rPr>
            <w:rFonts w:ascii="Arial" w:hAnsi="Arial" w:cs="Arial"/>
            <w:sz w:val="24"/>
            <w:szCs w:val="24"/>
          </w:rPr>
          <w:delText xml:space="preserve"> time domains</w:delText>
        </w:r>
      </w:del>
      <w:r w:rsidRPr="00F917E4">
        <w:rPr>
          <w:rFonts w:ascii="Arial" w:hAnsi="Arial" w:cs="Arial"/>
          <w:sz w:val="24"/>
          <w:szCs w:val="24"/>
        </w:rPr>
        <w:t>. Similarly, EC measurements of latent heat flux (</w:t>
      </w:r>
      <w:r w:rsidRPr="00F917E4">
        <w:rPr>
          <w:rFonts w:ascii="Arial" w:hAnsi="Arial" w:cs="Arial"/>
          <w:i/>
          <w:iCs/>
          <w:sz w:val="24"/>
          <w:szCs w:val="24"/>
        </w:rPr>
        <w:t>LH</w:t>
      </w:r>
      <w:r w:rsidRPr="00F917E4">
        <w:rPr>
          <w:rFonts w:ascii="Arial" w:hAnsi="Arial" w:cs="Arial"/>
          <w:sz w:val="24"/>
          <w:szCs w:val="24"/>
        </w:rPr>
        <w:t xml:space="preserve">), representing evaporation and transpiration from soils, water bodies, and plant canopies, provides valuable information for understanding regional and global water </w:t>
      </w:r>
      <w:r w:rsidRPr="00F917E4">
        <w:rPr>
          <w:rFonts w:ascii="Arial" w:hAnsi="Arial" w:cs="Arial"/>
          <w:sz w:val="24"/>
          <w:szCs w:val="24"/>
        </w:rPr>
        <w:lastRenderedPageBreak/>
        <w:t xml:space="preserve">budgets as well as agricultural applications </w:t>
      </w:r>
      <w:sdt>
        <w:sdtPr>
          <w:rPr>
            <w:rFonts w:ascii="Arial" w:hAnsi="Arial" w:cs="Arial"/>
            <w:color w:val="000000"/>
            <w:sz w:val="24"/>
            <w:szCs w:val="24"/>
          </w:rPr>
          <w:tag w:val="MENDELEY_CITATION_v3_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"/>
          <w:id w:val="1265652618"/>
          <w:placeholder>
            <w:docPart w:val="DefaultPlaceholder_-1854013440"/>
          </w:placeholder>
        </w:sdtPr>
        <w:sdtContent>
          <w:ins w:id="30" w:author="Li, Bonan" w:date="2023-08-03T14:20:00Z">
            <w:r w:rsidR="00B00C0E" w:rsidRPr="00F917E4">
              <w:rPr>
                <w:rFonts w:ascii="Arial" w:eastAsia="Times New Roman" w:hAnsi="Arial" w:cs="Arial"/>
                <w:sz w:val="24"/>
                <w:szCs w:val="24"/>
                <w:rPrChange w:id="31" w:author="Li, Bonan" w:date="2023-08-03T14:32:00Z">
                  <w:rPr>
                    <w:rFonts w:eastAsia="Times New Roman"/>
                  </w:rPr>
                </w:rPrChange>
              </w:rPr>
              <w:t xml:space="preserve">(Zhou </w:t>
            </w:r>
            <w:r w:rsidR="00B00C0E" w:rsidRPr="00F917E4">
              <w:rPr>
                <w:rFonts w:ascii="Arial" w:eastAsia="Times New Roman" w:hAnsi="Arial" w:cs="Arial"/>
                <w:i/>
                <w:iCs/>
                <w:sz w:val="24"/>
                <w:szCs w:val="24"/>
                <w:rPrChange w:id="32" w:author="Li, Bonan" w:date="2023-08-03T14:32:00Z">
                  <w:rPr>
                    <w:rFonts w:eastAsia="Times New Roman"/>
                    <w:i/>
                    <w:iCs/>
                  </w:rPr>
                </w:rPrChange>
              </w:rPr>
              <w:t>et al</w:t>
            </w:r>
            <w:r w:rsidR="00B00C0E" w:rsidRPr="00F917E4">
              <w:rPr>
                <w:rFonts w:ascii="Arial" w:eastAsia="Times New Roman" w:hAnsi="Arial" w:cs="Arial"/>
                <w:sz w:val="24"/>
                <w:szCs w:val="24"/>
                <w:rPrChange w:id="33" w:author="Li, Bonan" w:date="2023-08-03T14:32:00Z">
                  <w:rPr>
                    <w:rFonts w:eastAsia="Times New Roman"/>
                  </w:rPr>
                </w:rPrChange>
              </w:rPr>
              <w:t xml:space="preserve"> 2018, Zeng </w:t>
            </w:r>
            <w:r w:rsidR="00B00C0E" w:rsidRPr="00F917E4">
              <w:rPr>
                <w:rFonts w:ascii="Arial" w:eastAsia="Times New Roman" w:hAnsi="Arial" w:cs="Arial"/>
                <w:i/>
                <w:iCs/>
                <w:sz w:val="24"/>
                <w:szCs w:val="24"/>
                <w:rPrChange w:id="34" w:author="Li, Bonan" w:date="2023-08-03T14:32:00Z">
                  <w:rPr>
                    <w:rFonts w:eastAsia="Times New Roman"/>
                    <w:i/>
                    <w:iCs/>
                  </w:rPr>
                </w:rPrChange>
              </w:rPr>
              <w:t>et al</w:t>
            </w:r>
            <w:r w:rsidR="00B00C0E" w:rsidRPr="00F917E4">
              <w:rPr>
                <w:rFonts w:ascii="Arial" w:eastAsia="Times New Roman" w:hAnsi="Arial" w:cs="Arial"/>
                <w:sz w:val="24"/>
                <w:szCs w:val="24"/>
                <w:rPrChange w:id="35" w:author="Li, Bonan" w:date="2023-08-03T14:32:00Z">
                  <w:rPr>
                    <w:rFonts w:eastAsia="Times New Roman"/>
                  </w:rPr>
                </w:rPrChange>
              </w:rPr>
              <w:t xml:space="preserve"> 2020)</w:t>
            </w:r>
          </w:ins>
          <w:del w:id="36" w:author="Li, Bonan" w:date="2023-08-03T13:43:00Z">
            <w:r w:rsidR="00196AD0" w:rsidRPr="00F917E4" w:rsidDel="00ED5829">
              <w:rPr>
                <w:rFonts w:ascii="Arial" w:eastAsia="Times New Roman" w:hAnsi="Arial" w:cs="Arial"/>
                <w:color w:val="000000"/>
                <w:sz w:val="24"/>
                <w:szCs w:val="24"/>
              </w:rPr>
              <w:delText>[5,6]</w:delText>
            </w:r>
          </w:del>
        </w:sdtContent>
      </w:sdt>
      <w:r w:rsidRPr="00F917E4">
        <w:rPr>
          <w:rFonts w:ascii="Arial" w:hAnsi="Arial" w:cs="Arial"/>
          <w:sz w:val="24"/>
          <w:szCs w:val="24"/>
        </w:rPr>
        <w:t>. Flux measurements have been used for a variety of environmental applications such as calibrating and validating remotely sensed flux estimations</w:t>
      </w:r>
      <w:r w:rsidR="00190E8E"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"/>
          <w:id w:val="-72743480"/>
          <w:placeholder>
            <w:docPart w:val="DefaultPlaceholder_-1854013440"/>
          </w:placeholder>
        </w:sdtPr>
        <w:sdtContent>
          <w:ins w:id="37" w:author="Li, Bonan" w:date="2023-08-03T14:20:00Z">
            <w:r w:rsidR="00B00C0E" w:rsidRPr="00F917E4">
              <w:rPr>
                <w:rFonts w:ascii="Arial" w:eastAsia="Times New Roman" w:hAnsi="Arial" w:cs="Arial"/>
                <w:sz w:val="24"/>
                <w:szCs w:val="24"/>
                <w:rPrChange w:id="38" w:author="Li, Bonan" w:date="2023-08-03T14:32:00Z">
                  <w:rPr>
                    <w:rFonts w:eastAsia="Times New Roman"/>
                  </w:rPr>
                </w:rPrChange>
              </w:rPr>
              <w:t xml:space="preserve">(Jia </w:t>
            </w:r>
            <w:r w:rsidR="00B00C0E" w:rsidRPr="00F917E4">
              <w:rPr>
                <w:rFonts w:ascii="Arial" w:eastAsia="Times New Roman" w:hAnsi="Arial" w:cs="Arial"/>
                <w:i/>
                <w:iCs/>
                <w:sz w:val="24"/>
                <w:szCs w:val="24"/>
                <w:rPrChange w:id="39" w:author="Li, Bonan" w:date="2023-08-03T14:32:00Z">
                  <w:rPr>
                    <w:rFonts w:eastAsia="Times New Roman"/>
                    <w:i/>
                    <w:iCs/>
                  </w:rPr>
                </w:rPrChange>
              </w:rPr>
              <w:t>et al</w:t>
            </w:r>
            <w:r w:rsidR="00B00C0E" w:rsidRPr="00F917E4">
              <w:rPr>
                <w:rFonts w:ascii="Arial" w:eastAsia="Times New Roman" w:hAnsi="Arial" w:cs="Arial"/>
                <w:sz w:val="24"/>
                <w:szCs w:val="24"/>
                <w:rPrChange w:id="40" w:author="Li, Bonan" w:date="2023-08-03T14:32:00Z">
                  <w:rPr>
                    <w:rFonts w:eastAsia="Times New Roman"/>
                  </w:rPr>
                </w:rPrChange>
              </w:rPr>
              <w:t xml:space="preserve"> 2012)</w:t>
            </w:r>
          </w:ins>
          <w:del w:id="41" w:author="Li, Bonan" w:date="2023-08-03T13:43:00Z">
            <w:r w:rsidR="00196AD0" w:rsidRPr="00F917E4" w:rsidDel="00ED5829">
              <w:rPr>
                <w:rFonts w:ascii="Arial" w:hAnsi="Arial" w:cs="Arial"/>
                <w:color w:val="000000"/>
                <w:sz w:val="24"/>
                <w:szCs w:val="24"/>
              </w:rPr>
              <w:delText>[7]</w:delText>
            </w:r>
          </w:del>
        </w:sdtContent>
      </w:sdt>
      <w:r w:rsidRPr="00F917E4">
        <w:rPr>
          <w:rFonts w:ascii="Arial" w:eastAsia="Times New Roman" w:hAnsi="Arial" w:cs="Arial"/>
          <w:sz w:val="24"/>
          <w:szCs w:val="24"/>
        </w:rPr>
        <w:t>,</w:t>
      </w:r>
      <w:r w:rsidR="00CA157C" w:rsidRPr="00F917E4">
        <w:rPr>
          <w:rFonts w:ascii="Arial" w:eastAsia="Times New Roman" w:hAnsi="Arial" w:cs="Arial"/>
          <w:sz w:val="24"/>
          <w:szCs w:val="24"/>
        </w:rPr>
        <w:t xml:space="preserve"> </w:t>
      </w:r>
      <w:r w:rsidRPr="00F917E4">
        <w:rPr>
          <w:rFonts w:ascii="Arial" w:hAnsi="Arial" w:cs="Arial"/>
          <w:sz w:val="24"/>
          <w:szCs w:val="24"/>
        </w:rPr>
        <w:t>parameterizing land surface models</w:t>
      </w:r>
      <w:r w:rsidRPr="00F917E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"/>
          <w:id w:val="-1511905784"/>
          <w:placeholder>
            <w:docPart w:val="DefaultPlaceholder_-1854013440"/>
          </w:placeholder>
        </w:sdtPr>
        <w:sdtContent>
          <w:ins w:id="42" w:author="Li, Bonan" w:date="2023-08-03T14:20:00Z">
            <w:r w:rsidR="00B00C0E" w:rsidRPr="00F917E4">
              <w:rPr>
                <w:rFonts w:ascii="Arial" w:eastAsia="Times New Roman" w:hAnsi="Arial" w:cs="Arial"/>
                <w:sz w:val="24"/>
                <w:szCs w:val="24"/>
                <w:rPrChange w:id="43" w:author="Li, Bonan" w:date="2023-08-03T14:32:00Z">
                  <w:rPr>
                    <w:rFonts w:eastAsia="Times New Roman"/>
                  </w:rPr>
                </w:rPrChange>
              </w:rPr>
              <w:t xml:space="preserve">(Williams </w:t>
            </w:r>
            <w:r w:rsidR="00B00C0E" w:rsidRPr="00F917E4">
              <w:rPr>
                <w:rFonts w:ascii="Arial" w:eastAsia="Times New Roman" w:hAnsi="Arial" w:cs="Arial"/>
                <w:i/>
                <w:iCs/>
                <w:sz w:val="24"/>
                <w:szCs w:val="24"/>
                <w:rPrChange w:id="44" w:author="Li, Bonan" w:date="2023-08-03T14:32:00Z">
                  <w:rPr>
                    <w:rFonts w:eastAsia="Times New Roman"/>
                    <w:i/>
                    <w:iCs/>
                  </w:rPr>
                </w:rPrChange>
              </w:rPr>
              <w:t>et al</w:t>
            </w:r>
            <w:r w:rsidR="00B00C0E" w:rsidRPr="00F917E4">
              <w:rPr>
                <w:rFonts w:ascii="Arial" w:eastAsia="Times New Roman" w:hAnsi="Arial" w:cs="Arial"/>
                <w:sz w:val="24"/>
                <w:szCs w:val="24"/>
                <w:rPrChange w:id="45" w:author="Li, Bonan" w:date="2023-08-03T14:32:00Z">
                  <w:rPr>
                    <w:rFonts w:eastAsia="Times New Roman"/>
                  </w:rPr>
                </w:rPrChange>
              </w:rPr>
              <w:t xml:space="preserve"> 2009)</w:t>
            </w:r>
          </w:ins>
          <w:del w:id="46" w:author="Li, Bonan" w:date="2023-08-03T13:43:00Z">
            <w:r w:rsidR="00196AD0" w:rsidRPr="00F917E4" w:rsidDel="00ED5829">
              <w:rPr>
                <w:rFonts w:ascii="Arial" w:eastAsia="Times New Roman" w:hAnsi="Arial" w:cs="Arial"/>
                <w:color w:val="000000"/>
                <w:sz w:val="24"/>
                <w:szCs w:val="24"/>
              </w:rPr>
              <w:delText>[8]</w:delText>
            </w:r>
          </w:del>
        </w:sdtContent>
      </w:sdt>
      <w:r w:rsidRPr="00F917E4">
        <w:rPr>
          <w:rFonts w:ascii="Arial" w:hAnsi="Arial" w:cs="Arial"/>
          <w:sz w:val="24"/>
          <w:szCs w:val="24"/>
        </w:rPr>
        <w:t>, modeling seasonal crop coefficients</w:t>
      </w:r>
      <w:r w:rsidRPr="00F917E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"/>
          <w:id w:val="-466740078"/>
          <w:placeholder>
            <w:docPart w:val="DefaultPlaceholder_-1854013440"/>
          </w:placeholder>
        </w:sdtPr>
        <w:sdtContent>
          <w:ins w:id="47" w:author="Li, Bonan" w:date="2023-08-03T14:20:00Z">
            <w:r w:rsidR="00B00C0E" w:rsidRPr="00F917E4">
              <w:rPr>
                <w:rFonts w:ascii="Arial" w:eastAsia="Times New Roman" w:hAnsi="Arial" w:cs="Arial"/>
                <w:sz w:val="24"/>
                <w:szCs w:val="24"/>
                <w:rPrChange w:id="48" w:author="Li, Bonan" w:date="2023-08-03T14:32:00Z">
                  <w:rPr>
                    <w:rFonts w:eastAsia="Times New Roman"/>
                  </w:rPr>
                </w:rPrChange>
              </w:rPr>
              <w:t xml:space="preserve">(Li </w:t>
            </w:r>
            <w:r w:rsidR="00B00C0E" w:rsidRPr="00F917E4">
              <w:rPr>
                <w:rFonts w:ascii="Arial" w:eastAsia="Times New Roman" w:hAnsi="Arial" w:cs="Arial"/>
                <w:i/>
                <w:iCs/>
                <w:sz w:val="24"/>
                <w:szCs w:val="24"/>
                <w:rPrChange w:id="49" w:author="Li, Bonan" w:date="2023-08-03T14:32:00Z">
                  <w:rPr>
                    <w:rFonts w:eastAsia="Times New Roman"/>
                    <w:i/>
                    <w:iCs/>
                  </w:rPr>
                </w:rPrChange>
              </w:rPr>
              <w:t>et al</w:t>
            </w:r>
            <w:r w:rsidR="00B00C0E" w:rsidRPr="00F917E4">
              <w:rPr>
                <w:rFonts w:ascii="Arial" w:eastAsia="Times New Roman" w:hAnsi="Arial" w:cs="Arial"/>
                <w:sz w:val="24"/>
                <w:szCs w:val="24"/>
                <w:rPrChange w:id="50" w:author="Li, Bonan" w:date="2023-08-03T14:32:00Z">
                  <w:rPr>
                    <w:rFonts w:eastAsia="Times New Roman"/>
                  </w:rPr>
                </w:rPrChange>
              </w:rPr>
              <w:t xml:space="preserve"> 2008)</w:t>
            </w:r>
          </w:ins>
          <w:del w:id="51" w:author="Li, Bonan" w:date="2023-08-03T13:43:00Z">
            <w:r w:rsidR="00196AD0" w:rsidRPr="00F917E4" w:rsidDel="00ED5829">
              <w:rPr>
                <w:rFonts w:ascii="Arial" w:eastAsia="Times New Roman" w:hAnsi="Arial" w:cs="Arial"/>
                <w:color w:val="000000"/>
                <w:sz w:val="24"/>
                <w:szCs w:val="24"/>
              </w:rPr>
              <w:delText>[9]</w:delText>
            </w:r>
          </w:del>
        </w:sdtContent>
      </w:sdt>
      <w:r w:rsidRPr="00F917E4">
        <w:rPr>
          <w:rFonts w:ascii="Arial" w:hAnsi="Arial" w:cs="Arial"/>
          <w:sz w:val="24"/>
          <w:szCs w:val="24"/>
        </w:rPr>
        <w:t>, and investigating disturbance impacts such as post-fire carbon balance</w:t>
      </w:r>
      <w:r w:rsidR="00E340F8"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"/>
          <w:id w:val="-697778628"/>
          <w:placeholder>
            <w:docPart w:val="DefaultPlaceholder_-1854013440"/>
          </w:placeholder>
        </w:sdtPr>
        <w:sdtContent>
          <w:ins w:id="52" w:author="Li, Bonan" w:date="2023-08-03T14:20:00Z">
            <w:r w:rsidR="00B00C0E" w:rsidRPr="00F917E4">
              <w:rPr>
                <w:rFonts w:ascii="Arial" w:eastAsia="Times New Roman" w:hAnsi="Arial" w:cs="Arial"/>
                <w:sz w:val="24"/>
                <w:szCs w:val="24"/>
                <w:rPrChange w:id="53" w:author="Li, Bonan" w:date="2023-08-03T14:32:00Z">
                  <w:rPr>
                    <w:rFonts w:eastAsia="Times New Roman"/>
                  </w:rPr>
                </w:rPrChange>
              </w:rPr>
              <w:t xml:space="preserve">(Lupascu </w:t>
            </w:r>
            <w:r w:rsidR="00B00C0E" w:rsidRPr="00F917E4">
              <w:rPr>
                <w:rFonts w:ascii="Arial" w:eastAsia="Times New Roman" w:hAnsi="Arial" w:cs="Arial"/>
                <w:i/>
                <w:iCs/>
                <w:sz w:val="24"/>
                <w:szCs w:val="24"/>
                <w:rPrChange w:id="54" w:author="Li, Bonan" w:date="2023-08-03T14:32:00Z">
                  <w:rPr>
                    <w:rFonts w:eastAsia="Times New Roman"/>
                    <w:i/>
                    <w:iCs/>
                  </w:rPr>
                </w:rPrChange>
              </w:rPr>
              <w:t>et al</w:t>
            </w:r>
            <w:r w:rsidR="00B00C0E" w:rsidRPr="00F917E4">
              <w:rPr>
                <w:rFonts w:ascii="Arial" w:eastAsia="Times New Roman" w:hAnsi="Arial" w:cs="Arial"/>
                <w:sz w:val="24"/>
                <w:szCs w:val="24"/>
                <w:rPrChange w:id="55" w:author="Li, Bonan" w:date="2023-08-03T14:32:00Z">
                  <w:rPr>
                    <w:rFonts w:eastAsia="Times New Roman"/>
                  </w:rPr>
                </w:rPrChange>
              </w:rPr>
              <w:t xml:space="preserve"> 2020)</w:t>
            </w:r>
          </w:ins>
          <w:del w:id="56" w:author="Li, Bonan" w:date="2023-08-03T13:43:00Z">
            <w:r w:rsidR="00196AD0" w:rsidRPr="00F917E4" w:rsidDel="00ED5829">
              <w:rPr>
                <w:rFonts w:ascii="Arial" w:eastAsia="Times New Roman" w:hAnsi="Arial" w:cs="Arial"/>
                <w:color w:val="000000"/>
                <w:sz w:val="24"/>
                <w:szCs w:val="24"/>
              </w:rPr>
              <w:delText>[10]</w:delText>
            </w:r>
          </w:del>
        </w:sdtContent>
      </w:sdt>
      <w:r w:rsidR="00E340F8" w:rsidRPr="00F917E4">
        <w:rPr>
          <w:rFonts w:ascii="Arial" w:hAnsi="Arial" w:cs="Arial"/>
          <w:sz w:val="24"/>
          <w:szCs w:val="24"/>
        </w:rPr>
        <w:t xml:space="preserve">. </w:t>
      </w:r>
      <w:r w:rsidRPr="00F917E4">
        <w:rPr>
          <w:rFonts w:ascii="Arial" w:hAnsi="Arial" w:cs="Arial"/>
          <w:sz w:val="24"/>
          <w:szCs w:val="24"/>
        </w:rPr>
        <w:t xml:space="preserve">While measurements of </w:t>
      </w:r>
      <w:r w:rsidRPr="00F917E4">
        <w:rPr>
          <w:rFonts w:ascii="Arial" w:hAnsi="Arial" w:cs="Arial"/>
          <w:i/>
          <w:iCs/>
          <w:sz w:val="24"/>
          <w:szCs w:val="24"/>
        </w:rPr>
        <w:t>LH</w:t>
      </w:r>
      <w:r w:rsidRPr="00F917E4">
        <w:rPr>
          <w:rFonts w:ascii="Arial" w:hAnsi="Arial" w:cs="Arial"/>
          <w:sz w:val="24"/>
          <w:szCs w:val="24"/>
        </w:rPr>
        <w:t xml:space="preserve"> and </w:t>
      </w:r>
      <w:r w:rsidRPr="00F917E4">
        <w:rPr>
          <w:rFonts w:ascii="Arial" w:hAnsi="Arial" w:cs="Arial"/>
          <w:i/>
          <w:iCs/>
          <w:sz w:val="24"/>
          <w:szCs w:val="24"/>
        </w:rPr>
        <w:t xml:space="preserve">NEE </w:t>
      </w:r>
      <w:r w:rsidRPr="00F917E4">
        <w:rPr>
          <w:rFonts w:ascii="Arial" w:hAnsi="Arial" w:cs="Arial"/>
          <w:sz w:val="24"/>
          <w:szCs w:val="24"/>
        </w:rPr>
        <w:t>can quantify fluxes themselves, new kinds of data are needed to refine knowledge of the processes driving these fluxes which are central to the carbon and water cycles.</w:t>
      </w:r>
    </w:p>
    <w:p w14:paraId="4EF3C573" w14:textId="2000662B" w:rsidR="00A52D89" w:rsidRPr="00F917E4" w:rsidRDefault="00A52D89" w:rsidP="00A300C7">
      <w:pPr>
        <w:jc w:val="both"/>
        <w:rPr>
          <w:rFonts w:ascii="Arial" w:hAnsi="Arial" w:cs="Arial"/>
          <w:sz w:val="24"/>
          <w:szCs w:val="24"/>
        </w:rPr>
      </w:pPr>
      <w:r w:rsidRPr="00F917E4">
        <w:rPr>
          <w:rFonts w:ascii="Arial" w:hAnsi="Arial" w:cs="Arial"/>
          <w:sz w:val="24"/>
          <w:szCs w:val="24"/>
        </w:rPr>
        <w:t>To improve understanding of Earth system processes, the geoscience community has developed a wide array of advanced measurements to complement EC flux data to help constrain environmental processes. These include studies focused on stable isotope fluxes</w:t>
      </w:r>
      <w:r w:rsidR="00B36BE9"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"/>
          <w:id w:val="377597813"/>
          <w:placeholder>
            <w:docPart w:val="DefaultPlaceholder_-1854013440"/>
          </w:placeholder>
        </w:sdtPr>
        <w:sdtContent>
          <w:ins w:id="57" w:author="Li, Bonan" w:date="2023-08-03T14:20:00Z">
            <w:r w:rsidR="00B00C0E" w:rsidRPr="00F917E4">
              <w:rPr>
                <w:rFonts w:ascii="Arial" w:hAnsi="Arial" w:cs="Arial"/>
                <w:color w:val="000000"/>
                <w:sz w:val="24"/>
                <w:szCs w:val="24"/>
              </w:rPr>
              <w:t>(Dubbert and Werner 2019)</w:t>
            </w:r>
          </w:ins>
          <w:del w:id="58" w:author="Li, Bonan" w:date="2023-08-03T13:43:00Z">
            <w:r w:rsidR="00196AD0" w:rsidRPr="00F917E4" w:rsidDel="00ED5829">
              <w:rPr>
                <w:rFonts w:ascii="Arial" w:hAnsi="Arial" w:cs="Arial"/>
                <w:color w:val="000000"/>
                <w:sz w:val="24"/>
                <w:szCs w:val="24"/>
              </w:rPr>
              <w:delText>[11]</w:delText>
            </w:r>
          </w:del>
        </w:sdtContent>
      </w:sdt>
      <w:r w:rsidRPr="00F917E4">
        <w:rPr>
          <w:rFonts w:ascii="Arial" w:hAnsi="Arial" w:cs="Arial"/>
          <w:sz w:val="24"/>
          <w:szCs w:val="24"/>
        </w:rPr>
        <w:t>, Carbonyl Sulfide (COS)</w:t>
      </w:r>
      <w:r w:rsidR="00B36BE9" w:rsidRPr="00F917E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"/>
          <w:id w:val="-1728212885"/>
          <w:placeholder>
            <w:docPart w:val="DefaultPlaceholder_-1854013440"/>
          </w:placeholder>
        </w:sdtPr>
        <w:sdtContent>
          <w:ins w:id="59" w:author="Li, Bonan" w:date="2023-08-03T14:20:00Z">
            <w:r w:rsidR="00B00C0E" w:rsidRPr="00F917E4">
              <w:rPr>
                <w:rFonts w:ascii="Arial" w:eastAsia="Times New Roman" w:hAnsi="Arial" w:cs="Arial"/>
                <w:sz w:val="24"/>
                <w:szCs w:val="24"/>
                <w:rPrChange w:id="60" w:author="Li, Bonan" w:date="2023-08-03T14:32:00Z">
                  <w:rPr>
                    <w:rFonts w:eastAsia="Times New Roman"/>
                  </w:rPr>
                </w:rPrChange>
              </w:rPr>
              <w:t xml:space="preserve">(Whelan </w:t>
            </w:r>
            <w:r w:rsidR="00B00C0E" w:rsidRPr="00F917E4">
              <w:rPr>
                <w:rFonts w:ascii="Arial" w:eastAsia="Times New Roman" w:hAnsi="Arial" w:cs="Arial"/>
                <w:i/>
                <w:iCs/>
                <w:sz w:val="24"/>
                <w:szCs w:val="24"/>
                <w:rPrChange w:id="61" w:author="Li, Bonan" w:date="2023-08-03T14:32:00Z">
                  <w:rPr>
                    <w:rFonts w:eastAsia="Times New Roman"/>
                    <w:i/>
                    <w:iCs/>
                  </w:rPr>
                </w:rPrChange>
              </w:rPr>
              <w:t>et al</w:t>
            </w:r>
            <w:r w:rsidR="00B00C0E" w:rsidRPr="00F917E4">
              <w:rPr>
                <w:rFonts w:ascii="Arial" w:eastAsia="Times New Roman" w:hAnsi="Arial" w:cs="Arial"/>
                <w:sz w:val="24"/>
                <w:szCs w:val="24"/>
                <w:rPrChange w:id="62" w:author="Li, Bonan" w:date="2023-08-03T14:32:00Z">
                  <w:rPr>
                    <w:rFonts w:eastAsia="Times New Roman"/>
                  </w:rPr>
                </w:rPrChange>
              </w:rPr>
              <w:t xml:space="preserve"> 2018)</w:t>
            </w:r>
          </w:ins>
          <w:del w:id="63" w:author="Li, Bonan" w:date="2023-08-03T13:43:00Z">
            <w:r w:rsidR="00196AD0" w:rsidRPr="00F917E4" w:rsidDel="00ED5829">
              <w:rPr>
                <w:rFonts w:ascii="Arial" w:eastAsia="Times New Roman" w:hAnsi="Arial" w:cs="Arial"/>
                <w:color w:val="000000"/>
                <w:sz w:val="24"/>
                <w:szCs w:val="24"/>
              </w:rPr>
              <w:delText>[12]</w:delText>
            </w:r>
          </w:del>
        </w:sdtContent>
      </w:sdt>
      <w:r w:rsidRPr="00F917E4">
        <w:rPr>
          <w:rFonts w:ascii="Arial" w:hAnsi="Arial" w:cs="Arial"/>
          <w:sz w:val="24"/>
          <w:szCs w:val="24"/>
        </w:rPr>
        <w:t>, various radiometric indices such as thermal</w:t>
      </w:r>
      <w:r w:rsidR="00804730" w:rsidRPr="00F917E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"/>
          <w:id w:val="18679371"/>
          <w:placeholder>
            <w:docPart w:val="DefaultPlaceholder_-1854013440"/>
          </w:placeholder>
        </w:sdtPr>
        <w:sdtContent>
          <w:ins w:id="64" w:author="Li, Bonan" w:date="2023-08-03T14:20:00Z">
            <w:r w:rsidR="00B00C0E" w:rsidRPr="00F917E4">
              <w:rPr>
                <w:rFonts w:ascii="Arial" w:eastAsia="Times New Roman" w:hAnsi="Arial" w:cs="Arial"/>
                <w:sz w:val="24"/>
                <w:szCs w:val="24"/>
                <w:rPrChange w:id="65" w:author="Li, Bonan" w:date="2023-08-03T14:32:00Z">
                  <w:rPr>
                    <w:rFonts w:eastAsia="Times New Roman"/>
                  </w:rPr>
                </w:rPrChange>
              </w:rPr>
              <w:t xml:space="preserve">(Still </w:t>
            </w:r>
            <w:r w:rsidR="00B00C0E" w:rsidRPr="00F917E4">
              <w:rPr>
                <w:rFonts w:ascii="Arial" w:eastAsia="Times New Roman" w:hAnsi="Arial" w:cs="Arial"/>
                <w:i/>
                <w:iCs/>
                <w:sz w:val="24"/>
                <w:szCs w:val="24"/>
                <w:rPrChange w:id="66" w:author="Li, Bonan" w:date="2023-08-03T14:32:00Z">
                  <w:rPr>
                    <w:rFonts w:eastAsia="Times New Roman"/>
                    <w:i/>
                    <w:iCs/>
                  </w:rPr>
                </w:rPrChange>
              </w:rPr>
              <w:t>et al</w:t>
            </w:r>
            <w:r w:rsidR="00B00C0E" w:rsidRPr="00F917E4">
              <w:rPr>
                <w:rFonts w:ascii="Arial" w:eastAsia="Times New Roman" w:hAnsi="Arial" w:cs="Arial"/>
                <w:sz w:val="24"/>
                <w:szCs w:val="24"/>
                <w:rPrChange w:id="67" w:author="Li, Bonan" w:date="2023-08-03T14:32:00Z">
                  <w:rPr>
                    <w:rFonts w:eastAsia="Times New Roman"/>
                  </w:rPr>
                </w:rPrChange>
              </w:rPr>
              <w:t xml:space="preserve"> 2021)</w:t>
            </w:r>
          </w:ins>
          <w:del w:id="68" w:author="Li, Bonan" w:date="2023-08-03T13:43:00Z">
            <w:r w:rsidR="00196AD0" w:rsidRPr="00F917E4" w:rsidDel="00ED5829">
              <w:rPr>
                <w:rFonts w:ascii="Arial" w:eastAsia="Times New Roman" w:hAnsi="Arial" w:cs="Arial"/>
                <w:color w:val="000000"/>
                <w:sz w:val="24"/>
                <w:szCs w:val="24"/>
              </w:rPr>
              <w:delText>[13]</w:delText>
            </w:r>
          </w:del>
        </w:sdtContent>
      </w:sdt>
      <w:r w:rsidR="00804730" w:rsidRPr="00F917E4">
        <w:rPr>
          <w:rFonts w:ascii="Arial" w:eastAsia="Times New Roman" w:hAnsi="Arial" w:cs="Arial"/>
          <w:sz w:val="24"/>
          <w:szCs w:val="24"/>
        </w:rPr>
        <w:t xml:space="preserve"> </w:t>
      </w:r>
      <w:r w:rsidRPr="00F917E4">
        <w:rPr>
          <w:rFonts w:ascii="Arial" w:hAnsi="Arial" w:cs="Arial"/>
          <w:sz w:val="24"/>
          <w:szCs w:val="24"/>
        </w:rPr>
        <w:t>and solar induced fluorescence (SIF)</w:t>
      </w:r>
      <w:r w:rsidR="00804730" w:rsidRPr="00F917E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"/>
          <w:id w:val="-543208486"/>
          <w:placeholder>
            <w:docPart w:val="DefaultPlaceholder_-1854013440"/>
          </w:placeholder>
        </w:sdtPr>
        <w:sdtContent>
          <w:ins w:id="69" w:author="Li, Bonan" w:date="2023-08-03T14:20:00Z">
            <w:r w:rsidR="00B00C0E" w:rsidRPr="00F917E4">
              <w:rPr>
                <w:rFonts w:ascii="Arial" w:eastAsia="Times New Roman" w:hAnsi="Arial" w:cs="Arial"/>
                <w:sz w:val="24"/>
                <w:szCs w:val="24"/>
                <w:rPrChange w:id="70" w:author="Li, Bonan" w:date="2023-08-03T14:32:00Z">
                  <w:rPr>
                    <w:rFonts w:eastAsia="Times New Roman"/>
                  </w:rPr>
                </w:rPrChange>
              </w:rPr>
              <w:t xml:space="preserve">(Guan </w:t>
            </w:r>
            <w:r w:rsidR="00B00C0E" w:rsidRPr="00F917E4">
              <w:rPr>
                <w:rFonts w:ascii="Arial" w:eastAsia="Times New Roman" w:hAnsi="Arial" w:cs="Arial"/>
                <w:i/>
                <w:iCs/>
                <w:sz w:val="24"/>
                <w:szCs w:val="24"/>
                <w:rPrChange w:id="71" w:author="Li, Bonan" w:date="2023-08-03T14:32:00Z">
                  <w:rPr>
                    <w:rFonts w:eastAsia="Times New Roman"/>
                    <w:i/>
                    <w:iCs/>
                  </w:rPr>
                </w:rPrChange>
              </w:rPr>
              <w:t>et al</w:t>
            </w:r>
            <w:r w:rsidR="00B00C0E" w:rsidRPr="00F917E4">
              <w:rPr>
                <w:rFonts w:ascii="Arial" w:eastAsia="Times New Roman" w:hAnsi="Arial" w:cs="Arial"/>
                <w:sz w:val="24"/>
                <w:szCs w:val="24"/>
                <w:rPrChange w:id="72" w:author="Li, Bonan" w:date="2023-08-03T14:32:00Z">
                  <w:rPr>
                    <w:rFonts w:eastAsia="Times New Roman"/>
                  </w:rPr>
                </w:rPrChange>
              </w:rPr>
              <w:t xml:space="preserve"> 2016)</w:t>
            </w:r>
          </w:ins>
          <w:del w:id="73" w:author="Li, Bonan" w:date="2023-08-03T13:43:00Z">
            <w:r w:rsidR="00196AD0" w:rsidRPr="00F917E4" w:rsidDel="00ED5829">
              <w:rPr>
                <w:rFonts w:ascii="Arial" w:eastAsia="Times New Roman" w:hAnsi="Arial" w:cs="Arial"/>
                <w:color w:val="000000"/>
                <w:sz w:val="24"/>
                <w:szCs w:val="24"/>
              </w:rPr>
              <w:delText>[14]</w:delText>
            </w:r>
          </w:del>
        </w:sdtContent>
      </w:sdt>
      <w:r w:rsidRPr="00F917E4">
        <w:rPr>
          <w:rFonts w:ascii="Arial" w:hAnsi="Arial" w:cs="Arial"/>
          <w:sz w:val="24"/>
          <w:szCs w:val="24"/>
        </w:rPr>
        <w:t>, and even environmental DNA</w:t>
      </w:r>
      <w:r w:rsidR="004978AD"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"/>
          <w:id w:val="1889915197"/>
          <w:placeholder>
            <w:docPart w:val="DefaultPlaceholder_-1854013440"/>
          </w:placeholder>
        </w:sdtPr>
        <w:sdtContent>
          <w:ins w:id="74" w:author="Li, Bonan" w:date="2023-08-03T14:20:00Z">
            <w:r w:rsidR="00B00C0E" w:rsidRPr="00F917E4">
              <w:rPr>
                <w:rFonts w:ascii="Arial" w:eastAsia="Times New Roman" w:hAnsi="Arial" w:cs="Arial"/>
                <w:sz w:val="24"/>
                <w:szCs w:val="24"/>
                <w:rPrChange w:id="75" w:author="Li, Bonan" w:date="2023-08-03T14:32:00Z">
                  <w:rPr>
                    <w:rFonts w:eastAsia="Times New Roman"/>
                  </w:rPr>
                </w:rPrChange>
              </w:rPr>
              <w:t xml:space="preserve">(URycki </w:t>
            </w:r>
            <w:r w:rsidR="00B00C0E" w:rsidRPr="00F917E4">
              <w:rPr>
                <w:rFonts w:ascii="Arial" w:eastAsia="Times New Roman" w:hAnsi="Arial" w:cs="Arial"/>
                <w:i/>
                <w:iCs/>
                <w:sz w:val="24"/>
                <w:szCs w:val="24"/>
                <w:rPrChange w:id="76" w:author="Li, Bonan" w:date="2023-08-03T14:32:00Z">
                  <w:rPr>
                    <w:rFonts w:eastAsia="Times New Roman"/>
                    <w:i/>
                    <w:iCs/>
                  </w:rPr>
                </w:rPrChange>
              </w:rPr>
              <w:t>et al</w:t>
            </w:r>
            <w:r w:rsidR="00B00C0E" w:rsidRPr="00F917E4">
              <w:rPr>
                <w:rFonts w:ascii="Arial" w:eastAsia="Times New Roman" w:hAnsi="Arial" w:cs="Arial"/>
                <w:sz w:val="24"/>
                <w:szCs w:val="24"/>
                <w:rPrChange w:id="77" w:author="Li, Bonan" w:date="2023-08-03T14:32:00Z">
                  <w:rPr>
                    <w:rFonts w:eastAsia="Times New Roman"/>
                  </w:rPr>
                </w:rPrChange>
              </w:rPr>
              <w:t xml:space="preserve"> 2022)</w:t>
            </w:r>
          </w:ins>
          <w:del w:id="78" w:author="Li, Bonan" w:date="2023-08-03T13:43:00Z">
            <w:r w:rsidR="00196AD0" w:rsidRPr="00F917E4" w:rsidDel="00ED5829">
              <w:rPr>
                <w:rFonts w:ascii="Arial" w:eastAsia="Times New Roman" w:hAnsi="Arial" w:cs="Arial"/>
                <w:color w:val="000000"/>
                <w:sz w:val="24"/>
                <w:szCs w:val="24"/>
              </w:rPr>
              <w:delText>[15]</w:delText>
            </w:r>
          </w:del>
        </w:sdtContent>
      </w:sdt>
      <w:r w:rsidRPr="00F917E4">
        <w:rPr>
          <w:rFonts w:ascii="Arial" w:hAnsi="Arial" w:cs="Arial"/>
          <w:sz w:val="24"/>
          <w:szCs w:val="24"/>
        </w:rPr>
        <w:t>. Prominent among these techniques, naturally occurring water and carbon isotope</w:t>
      </w:r>
      <w:del w:id="79" w:author="Li, Bonan" w:date="2023-08-03T09:43:00Z">
        <w:r w:rsidRPr="00F917E4" w:rsidDel="005C4B9E">
          <w:rPr>
            <w:rFonts w:ascii="Arial" w:hAnsi="Arial" w:cs="Arial"/>
            <w:sz w:val="24"/>
            <w:szCs w:val="24"/>
          </w:rPr>
          <w:delText>s</w:delText>
        </w:r>
      </w:del>
      <w:r w:rsidRPr="00F917E4">
        <w:rPr>
          <w:rFonts w:ascii="Arial" w:hAnsi="Arial" w:cs="Arial"/>
          <w:sz w:val="24"/>
          <w:szCs w:val="24"/>
        </w:rPr>
        <w:t xml:space="preserve"> measurements have been shown to be a powerful tool for understanding a wide array of ecohydrological and biophysical processes because distinct processes are, and are not, often associated with known isotope transformations (i.e.</w:t>
      </w:r>
      <w:r w:rsidR="001E6B3D" w:rsidRPr="00F917E4">
        <w:rPr>
          <w:rFonts w:ascii="Arial" w:hAnsi="Arial" w:cs="Arial"/>
          <w:sz w:val="24"/>
          <w:szCs w:val="24"/>
        </w:rPr>
        <w:t>,</w:t>
      </w:r>
      <w:r w:rsidRPr="00F917E4">
        <w:rPr>
          <w:rFonts w:ascii="Arial" w:hAnsi="Arial" w:cs="Arial"/>
          <w:sz w:val="24"/>
          <w:szCs w:val="24"/>
        </w:rPr>
        <w:t xml:space="preserve"> fractionation effects)</w:t>
      </w:r>
      <w:r w:rsidR="004978AD"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"/>
          <w:id w:val="1157499045"/>
          <w:placeholder>
            <w:docPart w:val="DefaultPlaceholder_-1854013440"/>
          </w:placeholder>
        </w:sdtPr>
        <w:sdtContent>
          <w:ins w:id="80" w:author="Li, Bonan" w:date="2023-08-03T14:20:00Z">
            <w:r w:rsidR="00B00C0E" w:rsidRPr="00F917E4">
              <w:rPr>
                <w:rFonts w:ascii="Arial" w:hAnsi="Arial" w:cs="Arial"/>
                <w:color w:val="000000"/>
                <w:sz w:val="24"/>
                <w:szCs w:val="24"/>
              </w:rPr>
              <w:t>(Bowen and Good 2015)</w:t>
            </w:r>
          </w:ins>
          <w:del w:id="81" w:author="Li, Bonan" w:date="2023-08-03T13:43:00Z">
            <w:r w:rsidR="00196AD0" w:rsidRPr="00F917E4" w:rsidDel="00ED5829">
              <w:rPr>
                <w:rFonts w:ascii="Arial" w:hAnsi="Arial" w:cs="Arial"/>
                <w:color w:val="000000"/>
                <w:sz w:val="24"/>
                <w:szCs w:val="24"/>
              </w:rPr>
              <w:delText>[16]</w:delText>
            </w:r>
          </w:del>
        </w:sdtContent>
      </w:sdt>
      <w:r w:rsidRPr="00F917E4">
        <w:rPr>
          <w:rFonts w:ascii="Arial" w:hAnsi="Arial" w:cs="Arial"/>
          <w:sz w:val="24"/>
          <w:szCs w:val="24"/>
        </w:rPr>
        <w:t>. Water isotope ratios (</w:t>
      </w:r>
      <w:r w:rsidRPr="00F917E4">
        <w:rPr>
          <w:rFonts w:ascii="Arial" w:hAnsi="Arial" w:cs="Arial"/>
          <w:bCs/>
          <w:i/>
          <w:iCs/>
          <w:sz w:val="24"/>
          <w:szCs w:val="24"/>
        </w:rPr>
        <w:t>δ</w:t>
      </w:r>
      <w:r w:rsidRPr="00F917E4">
        <w:rPr>
          <w:rFonts w:ascii="Arial" w:hAnsi="Arial" w:cs="Arial"/>
          <w:bCs/>
          <w:i/>
          <w:sz w:val="24"/>
          <w:szCs w:val="24"/>
          <w:vertAlign w:val="superscript"/>
        </w:rPr>
        <w:t>2</w:t>
      </w:r>
      <w:r w:rsidRPr="00F917E4">
        <w:rPr>
          <w:rFonts w:ascii="Arial" w:hAnsi="Arial" w:cs="Arial"/>
          <w:bCs/>
          <w:i/>
          <w:sz w:val="24"/>
          <w:szCs w:val="24"/>
        </w:rPr>
        <w:t>H</w:t>
      </w:r>
      <w:r w:rsidRPr="00F917E4">
        <w:rPr>
          <w:rFonts w:ascii="Arial" w:hAnsi="Arial" w:cs="Arial"/>
          <w:bCs/>
          <w:sz w:val="24"/>
          <w:szCs w:val="24"/>
        </w:rPr>
        <w:t xml:space="preserve"> and</w:t>
      </w:r>
      <w:r w:rsidRPr="00F917E4">
        <w:rPr>
          <w:rFonts w:ascii="Arial" w:hAnsi="Arial" w:cs="Arial"/>
          <w:bCs/>
          <w:i/>
          <w:iCs/>
          <w:sz w:val="24"/>
          <w:szCs w:val="24"/>
        </w:rPr>
        <w:t xml:space="preserve"> δ</w:t>
      </w:r>
      <w:r w:rsidRPr="00F917E4">
        <w:rPr>
          <w:rFonts w:ascii="Arial" w:hAnsi="Arial" w:cs="Arial"/>
          <w:bCs/>
          <w:i/>
          <w:sz w:val="24"/>
          <w:szCs w:val="24"/>
          <w:vertAlign w:val="superscript"/>
        </w:rPr>
        <w:t>18</w:t>
      </w:r>
      <w:r w:rsidRPr="00F917E4">
        <w:rPr>
          <w:rFonts w:ascii="Arial" w:hAnsi="Arial" w:cs="Arial"/>
          <w:bCs/>
          <w:i/>
          <w:sz w:val="24"/>
          <w:szCs w:val="24"/>
        </w:rPr>
        <w:t>O</w:t>
      </w:r>
      <w:r w:rsidRPr="00F917E4">
        <w:rPr>
          <w:rFonts w:ascii="Arial" w:hAnsi="Arial" w:cs="Arial"/>
          <w:sz w:val="24"/>
          <w:szCs w:val="24"/>
        </w:rPr>
        <w:t xml:space="preserve"> in water) have been used to partition evapotranspiration into evaporation and transpiration, as evaporated and transpired fluxes from the same ecosystem may have distinct isotope ratios</w:t>
      </w:r>
      <w:r w:rsidR="004978AD" w:rsidRPr="00F917E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"/>
          <w:id w:val="-293147276"/>
          <w:placeholder>
            <w:docPart w:val="DefaultPlaceholder_-1854013440"/>
          </w:placeholder>
        </w:sdtPr>
        <w:sdtContent>
          <w:ins w:id="82" w:author="Li, Bonan" w:date="2023-08-03T14:20:00Z">
            <w:r w:rsidR="00B00C0E" w:rsidRPr="00F917E4">
              <w:rPr>
                <w:rFonts w:ascii="Arial" w:eastAsia="Times New Roman" w:hAnsi="Arial" w:cs="Arial"/>
                <w:sz w:val="24"/>
                <w:szCs w:val="24"/>
                <w:rPrChange w:id="83" w:author="Li, Bonan" w:date="2023-08-03T14:32:00Z">
                  <w:rPr>
                    <w:rFonts w:eastAsia="Times New Roman"/>
                  </w:rPr>
                </w:rPrChange>
              </w:rPr>
              <w:t xml:space="preserve">(Xiao </w:t>
            </w:r>
            <w:r w:rsidR="00B00C0E" w:rsidRPr="00F917E4">
              <w:rPr>
                <w:rFonts w:ascii="Arial" w:eastAsia="Times New Roman" w:hAnsi="Arial" w:cs="Arial"/>
                <w:i/>
                <w:iCs/>
                <w:sz w:val="24"/>
                <w:szCs w:val="24"/>
                <w:rPrChange w:id="84" w:author="Li, Bonan" w:date="2023-08-03T14:32:00Z">
                  <w:rPr>
                    <w:rFonts w:eastAsia="Times New Roman"/>
                    <w:i/>
                    <w:iCs/>
                  </w:rPr>
                </w:rPrChange>
              </w:rPr>
              <w:t>et al</w:t>
            </w:r>
            <w:r w:rsidR="00B00C0E" w:rsidRPr="00F917E4">
              <w:rPr>
                <w:rFonts w:ascii="Arial" w:eastAsia="Times New Roman" w:hAnsi="Arial" w:cs="Arial"/>
                <w:sz w:val="24"/>
                <w:szCs w:val="24"/>
                <w:rPrChange w:id="85" w:author="Li, Bonan" w:date="2023-08-03T14:32:00Z">
                  <w:rPr>
                    <w:rFonts w:eastAsia="Times New Roman"/>
                  </w:rPr>
                </w:rPrChange>
              </w:rPr>
              <w:t xml:space="preserve"> 2018, Berkelhammer </w:t>
            </w:r>
            <w:r w:rsidR="00B00C0E" w:rsidRPr="00F917E4">
              <w:rPr>
                <w:rFonts w:ascii="Arial" w:eastAsia="Times New Roman" w:hAnsi="Arial" w:cs="Arial"/>
                <w:i/>
                <w:iCs/>
                <w:sz w:val="24"/>
                <w:szCs w:val="24"/>
                <w:rPrChange w:id="86" w:author="Li, Bonan" w:date="2023-08-03T14:32:00Z">
                  <w:rPr>
                    <w:rFonts w:eastAsia="Times New Roman"/>
                    <w:i/>
                    <w:iCs/>
                  </w:rPr>
                </w:rPrChange>
              </w:rPr>
              <w:t>et al</w:t>
            </w:r>
            <w:r w:rsidR="00B00C0E" w:rsidRPr="00F917E4">
              <w:rPr>
                <w:rFonts w:ascii="Arial" w:eastAsia="Times New Roman" w:hAnsi="Arial" w:cs="Arial"/>
                <w:sz w:val="24"/>
                <w:szCs w:val="24"/>
                <w:rPrChange w:id="87" w:author="Li, Bonan" w:date="2023-08-03T14:32:00Z">
                  <w:rPr>
                    <w:rFonts w:eastAsia="Times New Roman"/>
                  </w:rPr>
                </w:rPrChange>
              </w:rPr>
              <w:t xml:space="preserve"> 2013)</w:t>
            </w:r>
          </w:ins>
          <w:del w:id="88" w:author="Li, Bonan" w:date="2023-08-03T13:43:00Z">
            <w:r w:rsidR="00196AD0" w:rsidRPr="00F917E4" w:rsidDel="00ED5829">
              <w:rPr>
                <w:rFonts w:ascii="Arial" w:eastAsia="Times New Roman" w:hAnsi="Arial" w:cs="Arial"/>
                <w:color w:val="000000"/>
                <w:sz w:val="24"/>
                <w:szCs w:val="24"/>
              </w:rPr>
              <w:delText>[17,18]</w:delText>
            </w:r>
          </w:del>
        </w:sdtContent>
      </w:sdt>
      <w:r w:rsidRPr="00F917E4">
        <w:rPr>
          <w:rFonts w:ascii="Arial" w:hAnsi="Arial" w:cs="Arial"/>
          <w:sz w:val="24"/>
          <w:szCs w:val="24"/>
        </w:rPr>
        <w:t xml:space="preserve">.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values of CO</w:t>
      </w:r>
      <w:r w:rsidRPr="00F917E4">
        <w:rPr>
          <w:rFonts w:ascii="Arial" w:hAnsi="Arial" w:cs="Arial"/>
          <w:sz w:val="24"/>
          <w:szCs w:val="24"/>
          <w:vertAlign w:val="subscript"/>
        </w:rPr>
        <w:t>2</w:t>
      </w:r>
      <w:r w:rsidRPr="00F917E4">
        <w:rPr>
          <w:rFonts w:ascii="Arial" w:hAnsi="Arial" w:cs="Arial"/>
          <w:sz w:val="24"/>
          <w:szCs w:val="24"/>
        </w:rPr>
        <w:t xml:space="preserve"> have </w:t>
      </w:r>
      <w:r w:rsidR="00190E8E" w:rsidRPr="00F917E4">
        <w:rPr>
          <w:rFonts w:ascii="Arial" w:hAnsi="Arial" w:cs="Arial"/>
          <w:sz w:val="24"/>
          <w:szCs w:val="24"/>
        </w:rPr>
        <w:t xml:space="preserve">also </w:t>
      </w:r>
      <w:r w:rsidRPr="00F917E4">
        <w:rPr>
          <w:rFonts w:ascii="Arial" w:hAnsi="Arial" w:cs="Arial"/>
          <w:sz w:val="24"/>
          <w:szCs w:val="24"/>
        </w:rPr>
        <w:t xml:space="preserve">been applied to separate </w:t>
      </w:r>
      <w:r w:rsidRPr="00F917E4">
        <w:rPr>
          <w:rFonts w:ascii="Arial" w:hAnsi="Arial" w:cs="Arial"/>
          <w:i/>
          <w:iCs/>
          <w:sz w:val="24"/>
          <w:szCs w:val="24"/>
        </w:rPr>
        <w:t>NEE</w:t>
      </w:r>
      <w:r w:rsidRPr="00F917E4">
        <w:rPr>
          <w:rFonts w:ascii="Arial" w:hAnsi="Arial" w:cs="Arial"/>
          <w:sz w:val="24"/>
          <w:szCs w:val="24"/>
        </w:rPr>
        <w:t xml:space="preserve"> into its constituent fluxes, as the isotopic composition of photosynthesis can differ from that of ecosystem respiration</w:t>
      </w:r>
      <w:r w:rsidR="00582A50"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"/>
          <w:id w:val="2141060938"/>
          <w:placeholder>
            <w:docPart w:val="DefaultPlaceholder_-1854013440"/>
          </w:placeholder>
        </w:sdtPr>
        <w:sdtContent>
          <w:ins w:id="89" w:author="Li, Bonan" w:date="2023-08-03T14:20:00Z">
            <w:r w:rsidR="00B00C0E" w:rsidRPr="00F917E4">
              <w:rPr>
                <w:rFonts w:ascii="Arial" w:eastAsia="Times New Roman" w:hAnsi="Arial" w:cs="Arial"/>
                <w:sz w:val="24"/>
                <w:szCs w:val="24"/>
                <w:rPrChange w:id="90" w:author="Li, Bonan" w:date="2023-08-03T14:32:00Z">
                  <w:rPr>
                    <w:rFonts w:eastAsia="Times New Roman"/>
                  </w:rPr>
                </w:rPrChange>
              </w:rPr>
              <w:t xml:space="preserve">(Lee </w:t>
            </w:r>
            <w:r w:rsidR="00B00C0E" w:rsidRPr="00F917E4">
              <w:rPr>
                <w:rFonts w:ascii="Arial" w:eastAsia="Times New Roman" w:hAnsi="Arial" w:cs="Arial"/>
                <w:i/>
                <w:iCs/>
                <w:sz w:val="24"/>
                <w:szCs w:val="24"/>
                <w:rPrChange w:id="91" w:author="Li, Bonan" w:date="2023-08-03T14:32:00Z">
                  <w:rPr>
                    <w:rFonts w:eastAsia="Times New Roman"/>
                    <w:i/>
                    <w:iCs/>
                  </w:rPr>
                </w:rPrChange>
              </w:rPr>
              <w:t>et al</w:t>
            </w:r>
            <w:r w:rsidR="00B00C0E" w:rsidRPr="00F917E4">
              <w:rPr>
                <w:rFonts w:ascii="Arial" w:eastAsia="Times New Roman" w:hAnsi="Arial" w:cs="Arial"/>
                <w:sz w:val="24"/>
                <w:szCs w:val="24"/>
                <w:rPrChange w:id="92" w:author="Li, Bonan" w:date="2023-08-03T14:32:00Z">
                  <w:rPr>
                    <w:rFonts w:eastAsia="Times New Roman"/>
                  </w:rPr>
                </w:rPrChange>
              </w:rPr>
              <w:t xml:space="preserve"> 2020)</w:t>
            </w:r>
          </w:ins>
          <w:del w:id="93" w:author="Li, Bonan" w:date="2023-08-03T13:43:00Z">
            <w:r w:rsidR="00196AD0" w:rsidRPr="00F917E4" w:rsidDel="00ED5829">
              <w:rPr>
                <w:rFonts w:ascii="Arial" w:eastAsia="Times New Roman" w:hAnsi="Arial" w:cs="Arial"/>
                <w:color w:val="000000"/>
                <w:sz w:val="24"/>
                <w:szCs w:val="24"/>
              </w:rPr>
              <w:delText>[19]</w:delText>
            </w:r>
          </w:del>
        </w:sdtContent>
      </w:sdt>
      <w:r w:rsidRPr="00F917E4">
        <w:rPr>
          <w:rFonts w:ascii="Arial" w:hAnsi="Arial" w:cs="Arial"/>
          <w:sz w:val="24"/>
          <w:szCs w:val="24"/>
        </w:rPr>
        <w:t xml:space="preserve">. Previous </w:t>
      </w:r>
      <w:ins w:id="94" w:author="Li, Bonan" w:date="2023-08-03T09:45:00Z">
        <w:r w:rsidR="005C4B9E" w:rsidRPr="00F917E4">
          <w:rPr>
            <w:rFonts w:ascii="Arial" w:hAnsi="Arial" w:cs="Arial"/>
            <w:sz w:val="24"/>
            <w:szCs w:val="24"/>
          </w:rPr>
          <w:t xml:space="preserve">network-based </w:t>
        </w:r>
      </w:ins>
      <w:r w:rsidRPr="00F917E4">
        <w:rPr>
          <w:rFonts w:ascii="Arial" w:hAnsi="Arial" w:cs="Arial"/>
          <w:sz w:val="24"/>
          <w:szCs w:val="24"/>
        </w:rPr>
        <w:t xml:space="preserve">studies of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w:t>
      </w:r>
      <w:r w:rsidRPr="00F917E4">
        <w:rPr>
          <w:rFonts w:ascii="Arial" w:hAnsi="Arial" w:cs="Arial"/>
          <w:i/>
          <w:iCs/>
          <w:sz w:val="24"/>
          <w:szCs w:val="24"/>
        </w:rPr>
        <w:t xml:space="preserve"> δ</w:t>
      </w:r>
      <w:r w:rsidRPr="00F917E4">
        <w:rPr>
          <w:rFonts w:ascii="Arial" w:hAnsi="Arial" w:cs="Arial"/>
          <w:i/>
          <w:iCs/>
          <w:sz w:val="24"/>
          <w:szCs w:val="24"/>
          <w:vertAlign w:val="superscript"/>
        </w:rPr>
        <w:t>18</w:t>
      </w:r>
      <w:r w:rsidRPr="00F917E4">
        <w:rPr>
          <w:rFonts w:ascii="Arial" w:hAnsi="Arial" w:cs="Arial"/>
          <w:i/>
          <w:iCs/>
          <w:sz w:val="24"/>
          <w:szCs w:val="24"/>
        </w:rPr>
        <w:t>O</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examined patterns across distinct ecosystems using cryogenic baths and flask samples</w:t>
      </w:r>
      <w:ins w:id="95" w:author="Li, Bonan" w:date="2023-08-03T09:45:00Z">
        <w:r w:rsidR="005C4B9E" w:rsidRPr="00F917E4">
          <w:rPr>
            <w:rFonts w:ascii="Arial" w:hAnsi="Arial" w:cs="Arial"/>
            <w:sz w:val="24"/>
            <w:szCs w:val="24"/>
          </w:rPr>
          <w:t>;</w:t>
        </w:r>
      </w:ins>
      <w:del w:id="96" w:author="Li, Bonan" w:date="2023-08-03T09:45:00Z">
        <w:r w:rsidRPr="00F917E4" w:rsidDel="005C4B9E">
          <w:rPr>
            <w:rFonts w:ascii="Arial" w:hAnsi="Arial" w:cs="Arial"/>
            <w:sz w:val="24"/>
            <w:szCs w:val="24"/>
          </w:rPr>
          <w:delText>,</w:delText>
        </w:r>
      </w:del>
      <w:r w:rsidRPr="00F917E4">
        <w:rPr>
          <w:rFonts w:ascii="Arial" w:hAnsi="Arial" w:cs="Arial"/>
          <w:sz w:val="24"/>
          <w:szCs w:val="24"/>
        </w:rPr>
        <w:t xml:space="preserve"> however</w:t>
      </w:r>
      <w:ins w:id="97" w:author="Li, Bonan" w:date="2023-08-03T09:46:00Z">
        <w:r w:rsidR="005C4B9E" w:rsidRPr="00F917E4">
          <w:rPr>
            <w:rFonts w:ascii="Arial" w:hAnsi="Arial" w:cs="Arial"/>
            <w:sz w:val="24"/>
            <w:szCs w:val="24"/>
          </w:rPr>
          <w:t>,</w:t>
        </w:r>
      </w:ins>
      <w:r w:rsidRPr="00F917E4">
        <w:rPr>
          <w:rFonts w:ascii="Arial" w:hAnsi="Arial" w:cs="Arial"/>
          <w:sz w:val="24"/>
          <w:szCs w:val="24"/>
        </w:rPr>
        <w:t xml:space="preserve"> </w:t>
      </w:r>
      <w:ins w:id="98" w:author="Li, Bonan" w:date="2023-08-03T09:46:00Z">
        <w:r w:rsidR="005C4B9E" w:rsidRPr="00F917E4">
          <w:rPr>
            <w:rFonts w:ascii="Arial" w:hAnsi="Arial" w:cs="Arial"/>
            <w:sz w:val="24"/>
            <w:szCs w:val="24"/>
          </w:rPr>
          <w:t>the poor temporal sampling and spatial coverage has limited these approaches to understand ecosystem-scale processes</w:t>
        </w:r>
      </w:ins>
      <w:del w:id="99" w:author="Li, Bonan" w:date="2023-08-03T09:46:00Z">
        <w:r w:rsidRPr="00F917E4" w:rsidDel="005C4B9E">
          <w:rPr>
            <w:rFonts w:ascii="Arial" w:hAnsi="Arial" w:cs="Arial"/>
            <w:sz w:val="24"/>
            <w:szCs w:val="24"/>
          </w:rPr>
          <w:delText>these approaches are constrained in their ability to provide information about ecosystem-scale processes, which generally requires finer temporal and spatial sampling coverage</w:delText>
        </w:r>
      </w:del>
      <w:ins w:id="100" w:author="Li, Bonan" w:date="2023-08-03T09:46:00Z">
        <w:r w:rsidR="005C4B9E" w:rsidRPr="00F917E4">
          <w:rPr>
            <w:rFonts w:ascii="Arial" w:hAnsi="Arial" w:cs="Arial"/>
            <w:sz w:val="24"/>
            <w:szCs w:val="24"/>
          </w:rPr>
          <w:t xml:space="preserve"> </w:t>
        </w:r>
      </w:ins>
      <w:del w:id="101" w:author="Li, Bonan" w:date="2023-08-03T09:46:00Z">
        <w:r w:rsidR="00582A50" w:rsidRPr="00F917E4" w:rsidDel="005C4B9E">
          <w:rPr>
            <w:rFonts w:ascii="Arial" w:hAnsi="Arial" w:cs="Arial"/>
            <w:sz w:val="24"/>
            <w:szCs w:val="24"/>
          </w:rPr>
          <w:delText xml:space="preserve"> </w:delText>
        </w:r>
      </w:del>
      <w:sdt>
        <w:sdtPr>
          <w:rPr>
            <w:rFonts w:ascii="Arial" w:hAnsi="Arial" w:cs="Arial"/>
            <w:color w:val="000000"/>
            <w:sz w:val="24"/>
            <w:szCs w:val="24"/>
          </w:rPr>
          <w:tag w:val="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"/>
          <w:id w:val="766350705"/>
          <w:placeholder>
            <w:docPart w:val="DefaultPlaceholder_-1854013440"/>
          </w:placeholder>
        </w:sdtPr>
        <w:sdtContent>
          <w:ins w:id="102" w:author="Li, Bonan" w:date="2023-08-03T14:20:00Z">
            <w:r w:rsidR="00B00C0E" w:rsidRPr="00F917E4">
              <w:rPr>
                <w:rFonts w:ascii="Arial" w:eastAsia="Times New Roman" w:hAnsi="Arial" w:cs="Arial"/>
                <w:sz w:val="24"/>
                <w:szCs w:val="24"/>
                <w:rPrChange w:id="103" w:author="Li, Bonan" w:date="2023-08-03T14:32:00Z">
                  <w:rPr>
                    <w:rFonts w:eastAsia="Times New Roman"/>
                  </w:rPr>
                </w:rPrChange>
              </w:rPr>
              <w:t xml:space="preserve">(Orlowski </w:t>
            </w:r>
            <w:r w:rsidR="00B00C0E" w:rsidRPr="00F917E4">
              <w:rPr>
                <w:rFonts w:ascii="Arial" w:eastAsia="Times New Roman" w:hAnsi="Arial" w:cs="Arial"/>
                <w:i/>
                <w:iCs/>
                <w:sz w:val="24"/>
                <w:szCs w:val="24"/>
                <w:rPrChange w:id="104" w:author="Li, Bonan" w:date="2023-08-03T14:32:00Z">
                  <w:rPr>
                    <w:rFonts w:eastAsia="Times New Roman"/>
                    <w:i/>
                    <w:iCs/>
                  </w:rPr>
                </w:rPrChange>
              </w:rPr>
              <w:t>et al</w:t>
            </w:r>
            <w:r w:rsidR="00B00C0E" w:rsidRPr="00F917E4">
              <w:rPr>
                <w:rFonts w:ascii="Arial" w:eastAsia="Times New Roman" w:hAnsi="Arial" w:cs="Arial"/>
                <w:sz w:val="24"/>
                <w:szCs w:val="24"/>
                <w:rPrChange w:id="105" w:author="Li, Bonan" w:date="2023-08-03T14:32:00Z">
                  <w:rPr>
                    <w:rFonts w:eastAsia="Times New Roman"/>
                  </w:rPr>
                </w:rPrChange>
              </w:rPr>
              <w:t xml:space="preserve"> 2018, Gemery </w:t>
            </w:r>
            <w:r w:rsidR="00B00C0E" w:rsidRPr="00F917E4">
              <w:rPr>
                <w:rFonts w:ascii="Arial" w:eastAsia="Times New Roman" w:hAnsi="Arial" w:cs="Arial"/>
                <w:i/>
                <w:iCs/>
                <w:sz w:val="24"/>
                <w:szCs w:val="24"/>
                <w:rPrChange w:id="106" w:author="Li, Bonan" w:date="2023-08-03T14:32:00Z">
                  <w:rPr>
                    <w:rFonts w:eastAsia="Times New Roman"/>
                    <w:i/>
                    <w:iCs/>
                  </w:rPr>
                </w:rPrChange>
              </w:rPr>
              <w:t>et al</w:t>
            </w:r>
            <w:r w:rsidR="00B00C0E" w:rsidRPr="00F917E4">
              <w:rPr>
                <w:rFonts w:ascii="Arial" w:eastAsia="Times New Roman" w:hAnsi="Arial" w:cs="Arial"/>
                <w:sz w:val="24"/>
                <w:szCs w:val="24"/>
                <w:rPrChange w:id="107" w:author="Li, Bonan" w:date="2023-08-03T14:32:00Z">
                  <w:rPr>
                    <w:rFonts w:eastAsia="Times New Roman"/>
                  </w:rPr>
                </w:rPrChange>
              </w:rPr>
              <w:t xml:space="preserve"> 1996)</w:t>
            </w:r>
          </w:ins>
          <w:del w:id="108" w:author="Li, Bonan" w:date="2023-08-03T13:43:00Z">
            <w:r w:rsidR="00196AD0" w:rsidRPr="00F917E4" w:rsidDel="00ED5829">
              <w:rPr>
                <w:rFonts w:ascii="Arial" w:eastAsia="Times New Roman" w:hAnsi="Arial" w:cs="Arial"/>
                <w:color w:val="000000"/>
                <w:sz w:val="24"/>
                <w:szCs w:val="24"/>
              </w:rPr>
              <w:delText>[20,21]</w:delText>
            </w:r>
          </w:del>
        </w:sdtContent>
      </w:sdt>
      <w:r w:rsidRPr="00F917E4">
        <w:rPr>
          <w:rFonts w:ascii="Arial" w:hAnsi="Arial" w:cs="Arial"/>
          <w:sz w:val="24"/>
          <w:szCs w:val="24"/>
        </w:rPr>
        <w:t>. The development of automated laser spectroscopy systems mounted on EC towers provides new opportunities to obtain long term spatially and temporally resolved atmosphere profiles of these isotopes</w:t>
      </w:r>
      <w:r w:rsidR="00190E8E"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"/>
          <w:id w:val="-965190916"/>
          <w:placeholder>
            <w:docPart w:val="DefaultPlaceholder_-1854013440"/>
          </w:placeholder>
        </w:sdtPr>
        <w:sdtContent>
          <w:ins w:id="109" w:author="Li, Bonan" w:date="2023-08-03T14:20:00Z">
            <w:r w:rsidR="00B00C0E" w:rsidRPr="00F917E4">
              <w:rPr>
                <w:rFonts w:ascii="Arial" w:eastAsia="Times New Roman" w:hAnsi="Arial" w:cs="Arial"/>
                <w:sz w:val="24"/>
                <w:szCs w:val="24"/>
                <w:rPrChange w:id="110" w:author="Li, Bonan" w:date="2023-08-03T14:32:00Z">
                  <w:rPr>
                    <w:rFonts w:eastAsia="Times New Roman"/>
                  </w:rPr>
                </w:rPrChange>
              </w:rPr>
              <w:t xml:space="preserve">(Fiorella </w:t>
            </w:r>
            <w:r w:rsidR="00B00C0E" w:rsidRPr="00F917E4">
              <w:rPr>
                <w:rFonts w:ascii="Arial" w:eastAsia="Times New Roman" w:hAnsi="Arial" w:cs="Arial"/>
                <w:i/>
                <w:iCs/>
                <w:sz w:val="24"/>
                <w:szCs w:val="24"/>
                <w:rPrChange w:id="111" w:author="Li, Bonan" w:date="2023-08-03T14:32:00Z">
                  <w:rPr>
                    <w:rFonts w:eastAsia="Times New Roman"/>
                    <w:i/>
                    <w:iCs/>
                  </w:rPr>
                </w:rPrChange>
              </w:rPr>
              <w:t>et al</w:t>
            </w:r>
            <w:r w:rsidR="00B00C0E" w:rsidRPr="00F917E4">
              <w:rPr>
                <w:rFonts w:ascii="Arial" w:eastAsia="Times New Roman" w:hAnsi="Arial" w:cs="Arial"/>
                <w:sz w:val="24"/>
                <w:szCs w:val="24"/>
                <w:rPrChange w:id="112" w:author="Li, Bonan" w:date="2023-08-03T14:32:00Z">
                  <w:rPr>
                    <w:rFonts w:eastAsia="Times New Roman"/>
                  </w:rPr>
                </w:rPrChange>
              </w:rPr>
              <w:t xml:space="preserve"> 2021)</w:t>
            </w:r>
          </w:ins>
          <w:del w:id="113" w:author="Li, Bonan" w:date="2023-08-03T13:43:00Z">
            <w:r w:rsidR="00196AD0" w:rsidRPr="00F917E4" w:rsidDel="00ED5829">
              <w:rPr>
                <w:rFonts w:ascii="Arial" w:hAnsi="Arial" w:cs="Arial"/>
                <w:color w:val="000000"/>
                <w:sz w:val="24"/>
                <w:szCs w:val="24"/>
              </w:rPr>
              <w:delText>[22]</w:delText>
            </w:r>
          </w:del>
        </w:sdtContent>
      </w:sdt>
      <w:r w:rsidRPr="00F917E4">
        <w:rPr>
          <w:rFonts w:ascii="Arial" w:hAnsi="Arial" w:cs="Arial"/>
          <w:sz w:val="24"/>
          <w:szCs w:val="24"/>
        </w:rPr>
        <w:t>. The recently launched National Ecological Observatory Network (NEON) provides the first standardized measurements of the stable isotope ratios of H</w:t>
      </w:r>
      <w:r w:rsidRPr="00F917E4">
        <w:rPr>
          <w:rFonts w:ascii="Arial" w:hAnsi="Arial" w:cs="Arial"/>
          <w:sz w:val="24"/>
          <w:szCs w:val="24"/>
          <w:vertAlign w:val="subscript"/>
        </w:rPr>
        <w:t>2</w:t>
      </w:r>
      <w:r w:rsidRPr="00F917E4">
        <w:rPr>
          <w:rFonts w:ascii="Arial" w:hAnsi="Arial" w:cs="Arial"/>
          <w:sz w:val="24"/>
          <w:szCs w:val="24"/>
        </w:rPr>
        <w:t>O vapor and CO</w:t>
      </w:r>
      <w:r w:rsidRPr="00F917E4">
        <w:rPr>
          <w:rFonts w:ascii="Arial" w:hAnsi="Arial" w:cs="Arial"/>
          <w:sz w:val="24"/>
          <w:szCs w:val="24"/>
          <w:vertAlign w:val="subscript"/>
        </w:rPr>
        <w:t>2</w:t>
      </w:r>
      <w:r w:rsidRPr="00F917E4">
        <w:rPr>
          <w:rFonts w:ascii="Arial" w:hAnsi="Arial" w:cs="Arial"/>
          <w:sz w:val="24"/>
          <w:szCs w:val="24"/>
        </w:rPr>
        <w:t xml:space="preserve"> for ecosystems across the USA that can be used to estimate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18</w:t>
      </w:r>
      <w:r w:rsidRPr="00F917E4">
        <w:rPr>
          <w:rFonts w:ascii="Arial" w:hAnsi="Arial" w:cs="Arial"/>
          <w:i/>
          <w:iCs/>
          <w:sz w:val="24"/>
          <w:szCs w:val="24"/>
        </w:rPr>
        <w:t>O</w:t>
      </w:r>
      <w:r w:rsidRPr="00F917E4">
        <w:rPr>
          <w:rFonts w:ascii="Arial" w:hAnsi="Arial" w:cs="Arial"/>
          <w:sz w:val="24"/>
          <w:szCs w:val="24"/>
        </w:rPr>
        <w:t xml:space="preserve"> of </w:t>
      </w:r>
      <w:r w:rsidRPr="00F917E4">
        <w:rPr>
          <w:rFonts w:ascii="Arial" w:hAnsi="Arial" w:cs="Arial"/>
          <w:i/>
          <w:iCs/>
          <w:sz w:val="24"/>
          <w:szCs w:val="24"/>
        </w:rPr>
        <w:t>LH</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of </w:t>
      </w:r>
      <w:r w:rsidRPr="00F917E4">
        <w:rPr>
          <w:rFonts w:ascii="Arial" w:hAnsi="Arial" w:cs="Arial"/>
          <w:i/>
          <w:iCs/>
          <w:sz w:val="24"/>
          <w:szCs w:val="24"/>
        </w:rPr>
        <w:t>NEE</w:t>
      </w:r>
      <w:r w:rsidR="00190E8E" w:rsidRPr="00F917E4">
        <w:rPr>
          <w:rFonts w:ascii="Arial" w:hAnsi="Arial" w:cs="Arial"/>
          <w:i/>
          <w:iCs/>
          <w:sz w:val="24"/>
          <w:szCs w:val="24"/>
        </w:rPr>
        <w:t xml:space="preserve"> </w:t>
      </w:r>
      <w:sdt>
        <w:sdtPr>
          <w:rPr>
            <w:rFonts w:ascii="Arial" w:hAnsi="Arial" w:cs="Arial"/>
            <w:iCs/>
            <w:color w:val="000000"/>
            <w:sz w:val="24"/>
            <w:szCs w:val="24"/>
          </w:rPr>
          <w:tag w:val="MENDELEY_CITATION_v3_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"/>
          <w:id w:val="1124190179"/>
          <w:placeholder>
            <w:docPart w:val="DefaultPlaceholder_-1854013440"/>
          </w:placeholder>
        </w:sdtPr>
        <w:sdtEndPr>
          <w:rPr>
            <w:iCs w:val="0"/>
          </w:rPr>
        </w:sdtEndPr>
        <w:sdtContent>
          <w:ins w:id="114" w:author="Li, Bonan" w:date="2023-08-03T14:20:00Z">
            <w:r w:rsidR="00B00C0E" w:rsidRPr="00F917E4">
              <w:rPr>
                <w:rFonts w:ascii="Arial" w:eastAsia="Times New Roman" w:hAnsi="Arial" w:cs="Arial"/>
                <w:color w:val="000000"/>
                <w:sz w:val="24"/>
                <w:szCs w:val="24"/>
              </w:rPr>
              <w:t>(Finkenbiner et al 2022)</w:t>
            </w:r>
          </w:ins>
          <w:del w:id="115" w:author="Li, Bonan" w:date="2023-08-03T13:43:00Z">
            <w:r w:rsidR="00196AD0" w:rsidRPr="00F917E4" w:rsidDel="00ED5829">
              <w:rPr>
                <w:rFonts w:ascii="Arial" w:hAnsi="Arial" w:cs="Arial"/>
                <w:iCs/>
                <w:color w:val="000000"/>
                <w:sz w:val="24"/>
                <w:szCs w:val="24"/>
              </w:rPr>
              <w:delText>[23]</w:delText>
            </w:r>
          </w:del>
        </w:sdtContent>
      </w:sdt>
      <w:r w:rsidRPr="00F917E4">
        <w:rPr>
          <w:rFonts w:ascii="Arial" w:hAnsi="Arial" w:cs="Arial"/>
          <w:sz w:val="24"/>
          <w:szCs w:val="24"/>
        </w:rPr>
        <w:t>.</w:t>
      </w:r>
    </w:p>
    <w:p w14:paraId="78EAB48D" w14:textId="4559738B" w:rsidR="00A52D89" w:rsidRPr="00F917E4" w:rsidRDefault="00A52D89" w:rsidP="009426B2">
      <w:pPr>
        <w:jc w:val="both"/>
        <w:rPr>
          <w:ins w:id="116" w:author="Li, Bonan" w:date="2023-08-03T09:54:00Z"/>
          <w:rFonts w:ascii="Arial" w:hAnsi="Arial" w:cs="Arial"/>
          <w:sz w:val="24"/>
          <w:szCs w:val="24"/>
        </w:rPr>
      </w:pPr>
      <w:r w:rsidRPr="00F917E4">
        <w:rPr>
          <w:rFonts w:ascii="Arial" w:hAnsi="Arial" w:cs="Arial"/>
          <w:sz w:val="24"/>
          <w:szCs w:val="24"/>
        </w:rPr>
        <w:t>The development of advanced ecosystem measurements across networks such as NEON presents new scientific possibilities; yet this also raises the fundamental question of how useful new and often expensive data streams are for constraining targeted environmental processes. Many advanced measurements are made at considerable cost and effort, yet their full value as a source of information beyond traditional meteorological observations (</w:t>
      </w:r>
      <w:r w:rsidR="00190E8E" w:rsidRPr="00F917E4">
        <w:rPr>
          <w:rFonts w:ascii="Arial" w:hAnsi="Arial" w:cs="Arial"/>
          <w:sz w:val="24"/>
          <w:szCs w:val="24"/>
        </w:rPr>
        <w:t>e.g</w:t>
      </w:r>
      <w:r w:rsidRPr="00F917E4">
        <w:rPr>
          <w:rFonts w:ascii="Arial" w:hAnsi="Arial" w:cs="Arial"/>
          <w:sz w:val="24"/>
          <w:szCs w:val="24"/>
        </w:rPr>
        <w:t>., vapor pressure deficit</w:t>
      </w:r>
      <w:ins w:id="117" w:author="Li, Bonan" w:date="2023-08-03T09:50:00Z">
        <w:r w:rsidR="003271BC" w:rsidRPr="00F917E4">
          <w:rPr>
            <w:rFonts w:ascii="Arial" w:hAnsi="Arial" w:cs="Arial"/>
            <w:sz w:val="24"/>
            <w:szCs w:val="24"/>
          </w:rPr>
          <w:t>,</w:t>
        </w:r>
      </w:ins>
      <w:r w:rsidRPr="00F917E4">
        <w:rPr>
          <w:rFonts w:ascii="Arial" w:hAnsi="Arial" w:cs="Arial"/>
          <w:sz w:val="24"/>
          <w:szCs w:val="24"/>
        </w:rPr>
        <w:t xml:space="preserve"> </w:t>
      </w:r>
      <w:del w:id="118" w:author="Li, Bonan" w:date="2023-08-03T09:50:00Z">
        <w:r w:rsidRPr="00F917E4" w:rsidDel="003271BC">
          <w:rPr>
            <w:rFonts w:ascii="Arial" w:hAnsi="Arial" w:cs="Arial"/>
            <w:sz w:val="24"/>
            <w:szCs w:val="24"/>
          </w:rPr>
          <w:delText>[</w:delText>
        </w:r>
      </w:del>
      <w:r w:rsidRPr="00F917E4">
        <w:rPr>
          <w:rFonts w:ascii="Arial" w:hAnsi="Arial" w:cs="Arial"/>
          <w:i/>
          <w:iCs/>
          <w:sz w:val="24"/>
          <w:szCs w:val="24"/>
        </w:rPr>
        <w:t>VPD</w:t>
      </w:r>
      <w:del w:id="119" w:author="Li, Bonan" w:date="2023-08-03T09:50:00Z">
        <w:r w:rsidRPr="00F917E4" w:rsidDel="003271BC">
          <w:rPr>
            <w:rFonts w:ascii="Arial" w:hAnsi="Arial" w:cs="Arial"/>
            <w:sz w:val="24"/>
            <w:szCs w:val="24"/>
          </w:rPr>
          <w:delText>]</w:delText>
        </w:r>
      </w:del>
      <w:r w:rsidRPr="00F917E4">
        <w:rPr>
          <w:rFonts w:ascii="Arial" w:hAnsi="Arial" w:cs="Arial"/>
          <w:sz w:val="24"/>
          <w:szCs w:val="24"/>
        </w:rPr>
        <w:t>, air temperature</w:t>
      </w:r>
      <w:ins w:id="120" w:author="Li, Bonan" w:date="2023-08-03T09:50:00Z">
        <w:r w:rsidR="003271BC" w:rsidRPr="00F917E4">
          <w:rPr>
            <w:rFonts w:ascii="Arial" w:hAnsi="Arial" w:cs="Arial"/>
            <w:sz w:val="24"/>
            <w:szCs w:val="24"/>
          </w:rPr>
          <w:t>,</w:t>
        </w:r>
      </w:ins>
      <w:r w:rsidRPr="00F917E4">
        <w:rPr>
          <w:rFonts w:ascii="Arial" w:hAnsi="Arial" w:cs="Arial"/>
          <w:sz w:val="24"/>
          <w:szCs w:val="24"/>
        </w:rPr>
        <w:t xml:space="preserve"> </w:t>
      </w:r>
      <w:del w:id="121" w:author="Li, Bonan" w:date="2023-08-03T09:50:00Z">
        <w:r w:rsidRPr="00F917E4" w:rsidDel="003271BC">
          <w:rPr>
            <w:rFonts w:ascii="Arial" w:hAnsi="Arial" w:cs="Arial"/>
            <w:sz w:val="24"/>
            <w:szCs w:val="24"/>
          </w:rPr>
          <w:delText>[</w:delText>
        </w:r>
      </w:del>
      <w:r w:rsidRPr="00F917E4">
        <w:rPr>
          <w:rFonts w:ascii="Arial" w:hAnsi="Arial" w:cs="Arial"/>
          <w:i/>
          <w:iCs/>
          <w:sz w:val="24"/>
          <w:szCs w:val="24"/>
        </w:rPr>
        <w:t>T</w:t>
      </w:r>
      <w:del w:id="122" w:author="Li, Bonan" w:date="2023-08-03T09:50:00Z">
        <w:r w:rsidRPr="00F917E4" w:rsidDel="003271BC">
          <w:rPr>
            <w:rFonts w:ascii="Arial" w:hAnsi="Arial" w:cs="Arial"/>
            <w:sz w:val="24"/>
            <w:szCs w:val="24"/>
          </w:rPr>
          <w:delText>]</w:delText>
        </w:r>
      </w:del>
      <w:r w:rsidRPr="00F917E4">
        <w:rPr>
          <w:rFonts w:ascii="Arial" w:hAnsi="Arial" w:cs="Arial"/>
          <w:sz w:val="24"/>
          <w:szCs w:val="24"/>
        </w:rPr>
        <w:t>, global radiation</w:t>
      </w:r>
      <w:ins w:id="123" w:author="Li, Bonan" w:date="2023-08-03T09:50:00Z">
        <w:r w:rsidR="003271BC" w:rsidRPr="00F917E4">
          <w:rPr>
            <w:rFonts w:ascii="Arial" w:hAnsi="Arial" w:cs="Arial"/>
            <w:sz w:val="24"/>
            <w:szCs w:val="24"/>
          </w:rPr>
          <w:t>,</w:t>
        </w:r>
      </w:ins>
      <w:r w:rsidRPr="00F917E4">
        <w:rPr>
          <w:rFonts w:ascii="Arial" w:hAnsi="Arial" w:cs="Arial"/>
          <w:sz w:val="24"/>
          <w:szCs w:val="24"/>
        </w:rPr>
        <w:t xml:space="preserve"> </w:t>
      </w:r>
      <w:del w:id="124" w:author="Li, Bonan" w:date="2023-08-03T09:50:00Z">
        <w:r w:rsidRPr="00F917E4" w:rsidDel="003271BC">
          <w:rPr>
            <w:rFonts w:ascii="Arial" w:hAnsi="Arial" w:cs="Arial"/>
            <w:sz w:val="24"/>
            <w:szCs w:val="24"/>
          </w:rPr>
          <w:lastRenderedPageBreak/>
          <w:delText>[</w:delText>
        </w:r>
      </w:del>
      <w:r w:rsidRPr="00F917E4">
        <w:rPr>
          <w:rFonts w:ascii="Arial" w:hAnsi="Arial" w:cs="Arial"/>
          <w:i/>
          <w:iCs/>
          <w:sz w:val="24"/>
          <w:szCs w:val="24"/>
        </w:rPr>
        <w:t>R</w:t>
      </w:r>
      <w:r w:rsidRPr="00F917E4">
        <w:rPr>
          <w:rFonts w:ascii="Arial" w:hAnsi="Arial" w:cs="Arial"/>
          <w:i/>
          <w:iCs/>
          <w:sz w:val="24"/>
          <w:szCs w:val="24"/>
          <w:vertAlign w:val="subscript"/>
        </w:rPr>
        <w:t>g</w:t>
      </w:r>
      <w:del w:id="125" w:author="Li, Bonan" w:date="2023-08-03T09:50:00Z">
        <w:r w:rsidRPr="00F917E4" w:rsidDel="003271BC">
          <w:rPr>
            <w:rFonts w:ascii="Arial" w:hAnsi="Arial" w:cs="Arial"/>
            <w:sz w:val="24"/>
            <w:szCs w:val="24"/>
          </w:rPr>
          <w:delText>]</w:delText>
        </w:r>
      </w:del>
      <w:r w:rsidRPr="00F917E4">
        <w:rPr>
          <w:rFonts w:ascii="Arial" w:hAnsi="Arial" w:cs="Arial"/>
          <w:sz w:val="24"/>
          <w:szCs w:val="24"/>
        </w:rPr>
        <w:t>, and windspeed</w:t>
      </w:r>
      <w:ins w:id="126" w:author="Li, Bonan" w:date="2023-08-03T09:50:00Z">
        <w:r w:rsidR="003271BC" w:rsidRPr="00F917E4">
          <w:rPr>
            <w:rFonts w:ascii="Arial" w:hAnsi="Arial" w:cs="Arial"/>
            <w:sz w:val="24"/>
            <w:szCs w:val="24"/>
          </w:rPr>
          <w:t>.</w:t>
        </w:r>
      </w:ins>
      <w:r w:rsidRPr="00F917E4">
        <w:rPr>
          <w:rFonts w:ascii="Arial" w:hAnsi="Arial" w:cs="Arial"/>
          <w:sz w:val="24"/>
          <w:szCs w:val="24"/>
        </w:rPr>
        <w:t xml:space="preserve"> </w:t>
      </w:r>
      <w:del w:id="127" w:author="Li, Bonan" w:date="2023-08-03T09:50:00Z">
        <w:r w:rsidRPr="00F917E4" w:rsidDel="003271BC">
          <w:rPr>
            <w:rFonts w:ascii="Arial" w:hAnsi="Arial" w:cs="Arial"/>
            <w:sz w:val="24"/>
            <w:szCs w:val="24"/>
          </w:rPr>
          <w:delText>[</w:delText>
        </w:r>
      </w:del>
      <w:r w:rsidRPr="00F917E4">
        <w:rPr>
          <w:rFonts w:ascii="Arial" w:hAnsi="Arial" w:cs="Arial"/>
          <w:i/>
          <w:iCs/>
          <w:sz w:val="24"/>
          <w:szCs w:val="24"/>
        </w:rPr>
        <w:t>u</w:t>
      </w:r>
      <w:del w:id="128" w:author="Li, Bonan" w:date="2023-08-03T09:50:00Z">
        <w:r w:rsidRPr="00F917E4" w:rsidDel="003271BC">
          <w:rPr>
            <w:rFonts w:ascii="Arial" w:hAnsi="Arial" w:cs="Arial"/>
            <w:sz w:val="24"/>
            <w:szCs w:val="24"/>
          </w:rPr>
          <w:delText>]</w:delText>
        </w:r>
      </w:del>
      <w:r w:rsidRPr="00F917E4">
        <w:rPr>
          <w:rFonts w:ascii="Arial" w:hAnsi="Arial" w:cs="Arial"/>
          <w:sz w:val="24"/>
          <w:szCs w:val="24"/>
        </w:rPr>
        <w:t>),</w:t>
      </w:r>
      <w:ins w:id="129" w:author="Li, Bonan" w:date="2023-08-03T09:50:00Z">
        <w:r w:rsidR="003271BC" w:rsidRPr="00F917E4">
          <w:rPr>
            <w:rFonts w:ascii="Arial" w:hAnsi="Arial" w:cs="Arial"/>
            <w:sz w:val="24"/>
            <w:szCs w:val="24"/>
          </w:rPr>
          <w:t xml:space="preserve"> </w:t>
        </w:r>
      </w:ins>
      <w:del w:id="130" w:author="Li, Bonan" w:date="2023-08-03T09:50:00Z">
        <w:r w:rsidRPr="00F917E4" w:rsidDel="003271BC">
          <w:rPr>
            <w:rFonts w:ascii="Arial" w:hAnsi="Arial" w:cs="Arial"/>
            <w:sz w:val="24"/>
            <w:szCs w:val="24"/>
          </w:rPr>
          <w:delText xml:space="preserve"> </w:delText>
        </w:r>
      </w:del>
      <w:r w:rsidRPr="00F917E4">
        <w:rPr>
          <w:rFonts w:ascii="Arial" w:hAnsi="Arial" w:cs="Arial"/>
          <w:sz w:val="24"/>
          <w:szCs w:val="24"/>
        </w:rPr>
        <w:t>is rarely demonstrated in a formal sense, especially within continental-scale networks where variability in environmental conditions occurs across a much wider range than individual sites. Here we capitalize on recent advances in information theory to assess the information content of NEON stable isotope data. These advances allow for the formal quantification of linear and nonlinear interactions between variables (termed mutual information)</w:t>
      </w:r>
      <w:r w:rsidR="00CA157C"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"/>
          <w:id w:val="1552115747"/>
          <w:placeholder>
            <w:docPart w:val="DefaultPlaceholder_-1854013440"/>
          </w:placeholder>
        </w:sdtPr>
        <w:sdtContent>
          <w:ins w:id="131" w:author="Li, Bonan" w:date="2023-08-03T14:20:00Z">
            <w:r w:rsidR="00B00C0E" w:rsidRPr="00F917E4">
              <w:rPr>
                <w:rFonts w:ascii="Arial" w:hAnsi="Arial" w:cs="Arial"/>
                <w:color w:val="000000"/>
                <w:sz w:val="24"/>
                <w:szCs w:val="24"/>
              </w:rPr>
              <w:t>(Cover and Thomas 2005)</w:t>
            </w:r>
          </w:ins>
          <w:del w:id="132" w:author="Li, Bonan" w:date="2023-08-03T13:43:00Z">
            <w:r w:rsidR="00196AD0" w:rsidRPr="00F917E4" w:rsidDel="00ED5829">
              <w:rPr>
                <w:rFonts w:ascii="Arial" w:hAnsi="Arial" w:cs="Arial"/>
                <w:color w:val="000000"/>
                <w:sz w:val="24"/>
                <w:szCs w:val="24"/>
              </w:rPr>
              <w:delText>[24]</w:delText>
            </w:r>
          </w:del>
        </w:sdtContent>
      </w:sdt>
      <w:r w:rsidRPr="00F917E4">
        <w:rPr>
          <w:rFonts w:ascii="Arial" w:hAnsi="Arial" w:cs="Arial"/>
          <w:sz w:val="24"/>
          <w:szCs w:val="24"/>
        </w:rPr>
        <w:t>, as well as approaches to diagnose how unique the information provided by new data sources is relative to others</w:t>
      </w:r>
      <w:r w:rsidR="00CA157C"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"/>
          <w:id w:val="124979741"/>
          <w:placeholder>
            <w:docPart w:val="DefaultPlaceholder_-1854013440"/>
          </w:placeholder>
        </w:sdtPr>
        <w:sdtContent>
          <w:ins w:id="133" w:author="Li, Bonan" w:date="2023-08-03T14:20:00Z">
            <w:r w:rsidR="00B00C0E" w:rsidRPr="00F917E4">
              <w:rPr>
                <w:rFonts w:ascii="Arial" w:hAnsi="Arial" w:cs="Arial"/>
                <w:color w:val="000000"/>
                <w:sz w:val="24"/>
                <w:szCs w:val="24"/>
              </w:rPr>
              <w:t>(Goodwell and Kumar 2017, Williams and Beer 2010)</w:t>
            </w:r>
          </w:ins>
          <w:del w:id="134" w:author="Li, Bonan" w:date="2023-08-03T13:43:00Z">
            <w:r w:rsidR="00196AD0" w:rsidRPr="00F917E4" w:rsidDel="00ED5829">
              <w:rPr>
                <w:rFonts w:ascii="Arial" w:hAnsi="Arial" w:cs="Arial"/>
                <w:color w:val="000000"/>
                <w:sz w:val="24"/>
                <w:szCs w:val="24"/>
              </w:rPr>
              <w:delText>[25,26]</w:delText>
            </w:r>
          </w:del>
        </w:sdtContent>
      </w:sdt>
      <w:r w:rsidR="00CA157C" w:rsidRPr="00F917E4">
        <w:rPr>
          <w:rFonts w:ascii="Arial" w:hAnsi="Arial" w:cs="Arial"/>
          <w:color w:val="000000"/>
          <w:sz w:val="24"/>
          <w:szCs w:val="24"/>
        </w:rPr>
        <w:t>.</w:t>
      </w:r>
      <w:r w:rsidRPr="00F917E4">
        <w:rPr>
          <w:rFonts w:ascii="Arial" w:hAnsi="Arial" w:cs="Arial"/>
          <w:sz w:val="24"/>
          <w:szCs w:val="24"/>
        </w:rPr>
        <w:t xml:space="preserve"> This study addresses three related questions: (1) Do new observations (here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w:t>
      </w:r>
      <w:r w:rsidRPr="00F917E4">
        <w:rPr>
          <w:rFonts w:ascii="Arial" w:hAnsi="Arial" w:cs="Arial"/>
          <w:i/>
          <w:iCs/>
          <w:sz w:val="24"/>
          <w:szCs w:val="24"/>
        </w:rPr>
        <w:t>δ</w:t>
      </w:r>
      <w:r w:rsidRPr="00F917E4">
        <w:rPr>
          <w:rFonts w:ascii="Arial" w:hAnsi="Arial" w:cs="Arial"/>
          <w:i/>
          <w:iCs/>
          <w:sz w:val="24"/>
          <w:szCs w:val="24"/>
          <w:vertAlign w:val="superscript"/>
        </w:rPr>
        <w:t>18</w:t>
      </w:r>
      <w:r w:rsidRPr="00F917E4">
        <w:rPr>
          <w:rFonts w:ascii="Arial" w:hAnsi="Arial" w:cs="Arial"/>
          <w:i/>
          <w:iCs/>
          <w:sz w:val="24"/>
          <w:szCs w:val="24"/>
        </w:rPr>
        <w:t>O,</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values) contain useful information about the bulk </w:t>
      </w:r>
      <w:r w:rsidRPr="00F917E4">
        <w:rPr>
          <w:rFonts w:ascii="Arial" w:hAnsi="Arial" w:cs="Arial"/>
          <w:i/>
          <w:iCs/>
          <w:sz w:val="24"/>
          <w:szCs w:val="24"/>
        </w:rPr>
        <w:t xml:space="preserve">NEE </w:t>
      </w:r>
      <w:r w:rsidRPr="00F917E4">
        <w:rPr>
          <w:rFonts w:ascii="Arial" w:hAnsi="Arial" w:cs="Arial"/>
          <w:sz w:val="24"/>
          <w:szCs w:val="24"/>
        </w:rPr>
        <w:t xml:space="preserve">and </w:t>
      </w:r>
      <w:r w:rsidRPr="00F917E4">
        <w:rPr>
          <w:rFonts w:ascii="Arial" w:hAnsi="Arial" w:cs="Arial"/>
          <w:i/>
          <w:iCs/>
          <w:sz w:val="24"/>
          <w:szCs w:val="24"/>
        </w:rPr>
        <w:t>LH</w:t>
      </w:r>
      <w:r w:rsidRPr="00F917E4">
        <w:rPr>
          <w:rFonts w:ascii="Arial" w:hAnsi="Arial" w:cs="Arial"/>
          <w:sz w:val="24"/>
          <w:szCs w:val="24"/>
        </w:rPr>
        <w:t xml:space="preserve"> fluxes across North America? (2) Can any of the information provided by new (isotope) measurements be obtained from other meteorological variables? </w:t>
      </w:r>
      <w:r w:rsidR="00BA7225" w:rsidRPr="00F917E4">
        <w:rPr>
          <w:rFonts w:ascii="Arial" w:hAnsi="Arial" w:cs="Arial"/>
          <w:sz w:val="24"/>
          <w:szCs w:val="24"/>
        </w:rPr>
        <w:t>A</w:t>
      </w:r>
      <w:r w:rsidRPr="00F917E4">
        <w:rPr>
          <w:rFonts w:ascii="Arial" w:hAnsi="Arial" w:cs="Arial"/>
          <w:sz w:val="24"/>
          <w:szCs w:val="24"/>
        </w:rPr>
        <w:t xml:space="preserve">nd (3) </w:t>
      </w:r>
      <w:ins w:id="135" w:author="Li, Bonan" w:date="2023-08-03T09:53:00Z">
        <w:r w:rsidR="003271BC" w:rsidRPr="00F917E4">
          <w:rPr>
            <w:rFonts w:ascii="Arial" w:hAnsi="Arial" w:cs="Arial"/>
            <w:sz w:val="24"/>
            <w:szCs w:val="24"/>
          </w:rPr>
          <w:t>u</w:t>
        </w:r>
      </w:ins>
      <w:del w:id="136" w:author="Li, Bonan" w:date="2023-08-03T09:53:00Z">
        <w:r w:rsidRPr="00F917E4" w:rsidDel="003271BC">
          <w:rPr>
            <w:rFonts w:ascii="Arial" w:hAnsi="Arial" w:cs="Arial"/>
            <w:sz w:val="24"/>
            <w:szCs w:val="24"/>
          </w:rPr>
          <w:delText>U</w:delText>
        </w:r>
      </w:del>
      <w:r w:rsidRPr="00F917E4">
        <w:rPr>
          <w:rFonts w:ascii="Arial" w:hAnsi="Arial" w:cs="Arial"/>
          <w:sz w:val="24"/>
          <w:szCs w:val="24"/>
        </w:rPr>
        <w:t>nder which environmental conditions do these new measurements provide the most additional information? In doing so, this study provides a generalizable approach for evaluating the conditions under which novel geoscience data is helpful for understanding the Earth system. It also formally quantifies the conditions under which environmental processes associated with transformations of stable isotope ratios, as measured systematically within continental scale networks</w:t>
      </w:r>
      <w:r w:rsidRPr="00F917E4">
        <w:rPr>
          <w:rFonts w:ascii="Arial" w:hAnsi="Arial" w:cs="Arial"/>
          <w:i/>
          <w:iCs/>
          <w:sz w:val="24"/>
          <w:szCs w:val="24"/>
        </w:rPr>
        <w:t xml:space="preserve">, </w:t>
      </w:r>
      <w:r w:rsidRPr="00F917E4">
        <w:rPr>
          <w:rFonts w:ascii="Arial" w:hAnsi="Arial" w:cs="Arial"/>
          <w:sz w:val="24"/>
          <w:szCs w:val="24"/>
        </w:rPr>
        <w:t>are a greater contribution to overall environmental exchanges. This approach thereby provides key process level benchmarks for advancing research into Earth’s integrated carbon and water cycles.</w:t>
      </w:r>
    </w:p>
    <w:p w14:paraId="676284A5" w14:textId="77777777" w:rsidR="003271BC" w:rsidRPr="008D7454" w:rsidRDefault="003271BC" w:rsidP="009426B2">
      <w:pPr>
        <w:jc w:val="both"/>
        <w:rPr>
          <w:rFonts w:ascii="Arial" w:hAnsi="Arial" w:cs="Arial"/>
          <w:sz w:val="24"/>
          <w:szCs w:val="24"/>
        </w:rPr>
      </w:pPr>
    </w:p>
    <w:p w14:paraId="5F1D7504" w14:textId="77777777" w:rsidR="00A52D89" w:rsidRPr="00DF5135" w:rsidRDefault="00A52D89" w:rsidP="004C7F17">
      <w:pPr>
        <w:jc w:val="both"/>
        <w:rPr>
          <w:rFonts w:ascii="Arial" w:hAnsi="Arial" w:cs="Arial"/>
          <w:b/>
          <w:bCs/>
          <w:sz w:val="24"/>
          <w:szCs w:val="24"/>
        </w:rPr>
      </w:pPr>
      <w:r>
        <w:rPr>
          <w:rFonts w:ascii="Arial" w:hAnsi="Arial" w:cs="Arial"/>
          <w:b/>
          <w:bCs/>
          <w:sz w:val="28"/>
          <w:szCs w:val="28"/>
        </w:rPr>
        <w:t>2 Materials and methods</w:t>
      </w:r>
    </w:p>
    <w:p w14:paraId="081EF498" w14:textId="77777777" w:rsidR="00A52D89" w:rsidRDefault="00A52D89" w:rsidP="004C7F17">
      <w:pPr>
        <w:contextualSpacing/>
        <w:jc w:val="both"/>
        <w:rPr>
          <w:rFonts w:ascii="Arial" w:hAnsi="Arial" w:cs="Arial"/>
          <w:b/>
          <w:sz w:val="24"/>
          <w:szCs w:val="24"/>
        </w:rPr>
      </w:pPr>
      <w:r>
        <w:rPr>
          <w:rFonts w:ascii="Arial" w:hAnsi="Arial" w:cs="Arial"/>
          <w:b/>
          <w:sz w:val="24"/>
          <w:szCs w:val="24"/>
        </w:rPr>
        <w:t xml:space="preserve">2.1 Study sites and data preparations </w:t>
      </w:r>
    </w:p>
    <w:p w14:paraId="5651FB6C" w14:textId="7AC2FE1A" w:rsidR="00ED7F4B" w:rsidRPr="00F917E4" w:rsidRDefault="00A52D89" w:rsidP="00ED7F4B">
      <w:pPr>
        <w:contextualSpacing/>
        <w:jc w:val="both"/>
        <w:rPr>
          <w:ins w:id="137" w:author="Li, Bonan" w:date="2023-08-03T09:59:00Z"/>
          <w:rFonts w:ascii="Arial" w:hAnsi="Arial" w:cs="Arial"/>
          <w:sz w:val="24"/>
          <w:szCs w:val="24"/>
        </w:rPr>
      </w:pPr>
      <w:r w:rsidRPr="00F917E4">
        <w:rPr>
          <w:rFonts w:ascii="Arial" w:hAnsi="Arial" w:cs="Arial"/>
          <w:sz w:val="24"/>
          <w:szCs w:val="24"/>
        </w:rPr>
        <w:t xml:space="preserve">This study was conducted </w:t>
      </w:r>
      <w:ins w:id="138" w:author="Li, Bonan" w:date="2023-08-03T09:55:00Z">
        <w:r w:rsidR="003271BC" w:rsidRPr="00F917E4">
          <w:rPr>
            <w:rFonts w:ascii="Arial" w:hAnsi="Arial" w:cs="Arial"/>
            <w:sz w:val="24"/>
            <w:szCs w:val="24"/>
          </w:rPr>
          <w:t xml:space="preserve">at terrestrial sites that are part </w:t>
        </w:r>
      </w:ins>
      <w:del w:id="139" w:author="Li, Bonan" w:date="2023-08-03T09:55:00Z">
        <w:r w:rsidRPr="00F917E4" w:rsidDel="003271BC">
          <w:rPr>
            <w:rFonts w:ascii="Arial" w:hAnsi="Arial" w:cs="Arial"/>
            <w:sz w:val="24"/>
            <w:szCs w:val="24"/>
          </w:rPr>
          <w:delText xml:space="preserve">at part of terrestrial sites </w:delText>
        </w:r>
      </w:del>
      <w:r w:rsidRPr="00F917E4">
        <w:rPr>
          <w:rFonts w:ascii="Arial" w:hAnsi="Arial" w:cs="Arial"/>
          <w:sz w:val="24"/>
          <w:szCs w:val="24"/>
        </w:rPr>
        <w:t>of National Ecological Observatory Network (NEON), which is a continental scale research platform for understanding the ecological responses to climate change, land use change and species invasion</w:t>
      </w:r>
      <w:r w:rsidR="0086723C" w:rsidRPr="00F917E4">
        <w:rPr>
          <w:rFonts w:ascii="Arial" w:hAnsi="Arial" w:cs="Arial"/>
          <w:color w:val="000000"/>
          <w:sz w:val="24"/>
          <w:szCs w:val="24"/>
          <w:rPrChange w:id="140" w:author="Li, Bonan" w:date="2023-08-03T14:32:00Z">
            <w:rPr>
              <w:rFonts w:ascii="Arial" w:hAnsi="Arial" w:cs="Arial"/>
              <w:color w:val="000000"/>
              <w:sz w:val="28"/>
              <w:szCs w:val="28"/>
            </w:rPr>
          </w:rPrChange>
        </w:rPr>
        <w:t xml:space="preserve"> </w:t>
      </w:r>
      <w:sdt>
        <w:sdtPr>
          <w:rPr>
            <w:rFonts w:ascii="Arial" w:hAnsi="Arial" w:cs="Arial"/>
            <w:color w:val="000000"/>
            <w:sz w:val="24"/>
            <w:szCs w:val="24"/>
          </w:rPr>
          <w:tag w:val="MENDELEY_CITATION_v3_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"/>
          <w:id w:val="-2130319063"/>
          <w:placeholder>
            <w:docPart w:val="DefaultPlaceholder_-1854013440"/>
          </w:placeholder>
        </w:sdtPr>
        <w:sdtContent>
          <w:ins w:id="141" w:author="Li, Bonan" w:date="2023-08-03T14:20:00Z">
            <w:r w:rsidR="00B00C0E" w:rsidRPr="00F917E4">
              <w:rPr>
                <w:rFonts w:ascii="Arial" w:eastAsia="Times New Roman" w:hAnsi="Arial" w:cs="Arial"/>
                <w:sz w:val="24"/>
                <w:szCs w:val="24"/>
                <w:rPrChange w:id="142" w:author="Li, Bonan" w:date="2023-08-03T14:32:00Z">
                  <w:rPr>
                    <w:rFonts w:eastAsia="Times New Roman"/>
                  </w:rPr>
                </w:rPrChange>
              </w:rPr>
              <w:t xml:space="preserve">(Barnett </w:t>
            </w:r>
            <w:r w:rsidR="00B00C0E" w:rsidRPr="00F917E4">
              <w:rPr>
                <w:rFonts w:ascii="Arial" w:eastAsia="Times New Roman" w:hAnsi="Arial" w:cs="Arial"/>
                <w:i/>
                <w:iCs/>
                <w:sz w:val="24"/>
                <w:szCs w:val="24"/>
                <w:rPrChange w:id="143" w:author="Li, Bonan" w:date="2023-08-03T14:32:00Z">
                  <w:rPr>
                    <w:rFonts w:eastAsia="Times New Roman"/>
                    <w:i/>
                    <w:iCs/>
                  </w:rPr>
                </w:rPrChange>
              </w:rPr>
              <w:t>et al</w:t>
            </w:r>
            <w:r w:rsidR="00B00C0E" w:rsidRPr="00F917E4">
              <w:rPr>
                <w:rFonts w:ascii="Arial" w:eastAsia="Times New Roman" w:hAnsi="Arial" w:cs="Arial"/>
                <w:sz w:val="24"/>
                <w:szCs w:val="24"/>
                <w:rPrChange w:id="144" w:author="Li, Bonan" w:date="2023-08-03T14:32:00Z">
                  <w:rPr>
                    <w:rFonts w:eastAsia="Times New Roman"/>
                  </w:rPr>
                </w:rPrChange>
              </w:rPr>
              <w:t xml:space="preserve"> 2019)</w:t>
            </w:r>
          </w:ins>
          <w:del w:id="145" w:author="Li, Bonan" w:date="2023-08-03T13:43:00Z">
            <w:r w:rsidR="00196AD0" w:rsidRPr="00F917E4" w:rsidDel="00ED5829">
              <w:rPr>
                <w:rFonts w:ascii="Arial" w:hAnsi="Arial" w:cs="Arial"/>
                <w:color w:val="000000"/>
                <w:sz w:val="24"/>
                <w:szCs w:val="24"/>
              </w:rPr>
              <w:delText>[27]</w:delText>
            </w:r>
          </w:del>
        </w:sdtContent>
      </w:sdt>
      <w:r w:rsidRPr="00F917E4">
        <w:rPr>
          <w:rFonts w:ascii="Arial" w:hAnsi="Arial" w:cs="Arial"/>
          <w:sz w:val="24"/>
          <w:szCs w:val="24"/>
        </w:rPr>
        <w:t xml:space="preserve">. We used </w:t>
      </w:r>
      <w:r w:rsidRPr="00F917E4">
        <w:rPr>
          <w:rFonts w:ascii="Arial" w:hAnsi="Arial" w:cs="Arial"/>
          <w:sz w:val="24"/>
          <w:szCs w:val="24"/>
          <w:highlight w:val="white"/>
        </w:rPr>
        <w:t xml:space="preserve">the 30-minute aggregated </w:t>
      </w:r>
      <w:r w:rsidRPr="00F917E4">
        <w:rPr>
          <w:rFonts w:ascii="Arial" w:hAnsi="Arial" w:cs="Arial"/>
          <w:i/>
          <w:iCs/>
          <w:sz w:val="24"/>
          <w:szCs w:val="24"/>
          <w:highlight w:val="white"/>
        </w:rPr>
        <w:t>NEE</w:t>
      </w:r>
      <w:r w:rsidRPr="00F917E4">
        <w:rPr>
          <w:rFonts w:ascii="Arial" w:hAnsi="Arial" w:cs="Arial"/>
          <w:sz w:val="24"/>
          <w:szCs w:val="24"/>
          <w:highlight w:val="white"/>
        </w:rPr>
        <w:t xml:space="preserve">, </w:t>
      </w:r>
      <w:r w:rsidRPr="00F917E4">
        <w:rPr>
          <w:rFonts w:ascii="Arial" w:hAnsi="Arial" w:cs="Arial"/>
          <w:i/>
          <w:iCs/>
          <w:sz w:val="24"/>
          <w:szCs w:val="24"/>
          <w:highlight w:val="white"/>
        </w:rPr>
        <w:t>LH</w:t>
      </w:r>
      <w:r w:rsidRPr="00F917E4">
        <w:rPr>
          <w:rFonts w:ascii="Arial" w:hAnsi="Arial" w:cs="Arial"/>
          <w:sz w:val="24"/>
          <w:szCs w:val="24"/>
          <w:highlight w:val="white"/>
        </w:rPr>
        <w:t>, global radiation (</w:t>
      </w:r>
      <w:r w:rsidRPr="00F917E4">
        <w:rPr>
          <w:rFonts w:ascii="Arial" w:hAnsi="Arial" w:cs="Arial"/>
          <w:i/>
          <w:iCs/>
          <w:sz w:val="24"/>
          <w:szCs w:val="24"/>
          <w:highlight w:val="white"/>
        </w:rPr>
        <w:t>R</w:t>
      </w:r>
      <w:r w:rsidRPr="00F917E4">
        <w:rPr>
          <w:rFonts w:ascii="Arial" w:hAnsi="Arial" w:cs="Arial"/>
          <w:i/>
          <w:iCs/>
          <w:sz w:val="24"/>
          <w:szCs w:val="24"/>
          <w:highlight w:val="white"/>
          <w:vertAlign w:val="subscript"/>
        </w:rPr>
        <w:t>g</w:t>
      </w:r>
      <w:r w:rsidRPr="00F917E4">
        <w:rPr>
          <w:rFonts w:ascii="Arial" w:hAnsi="Arial" w:cs="Arial"/>
          <w:sz w:val="24"/>
          <w:szCs w:val="24"/>
          <w:highlight w:val="white"/>
        </w:rPr>
        <w:t>), air temperature (</w:t>
      </w:r>
      <w:r w:rsidRPr="00F917E4">
        <w:rPr>
          <w:rFonts w:ascii="Arial" w:hAnsi="Arial" w:cs="Arial"/>
          <w:i/>
          <w:iCs/>
          <w:sz w:val="24"/>
          <w:szCs w:val="24"/>
          <w:highlight w:val="white"/>
        </w:rPr>
        <w:t>T</w:t>
      </w:r>
      <w:r w:rsidRPr="00F917E4">
        <w:rPr>
          <w:rFonts w:ascii="Arial" w:hAnsi="Arial" w:cs="Arial"/>
          <w:sz w:val="24"/>
          <w:szCs w:val="24"/>
          <w:highlight w:val="white"/>
        </w:rPr>
        <w:t xml:space="preserve">), </w:t>
      </w:r>
      <w:r w:rsidRPr="00F917E4">
        <w:rPr>
          <w:rFonts w:ascii="Arial" w:hAnsi="Arial" w:cs="Arial"/>
          <w:sz w:val="24"/>
          <w:szCs w:val="24"/>
        </w:rPr>
        <w:t>and the two-dimensional wind speed (</w:t>
      </w:r>
      <w:r w:rsidRPr="00F917E4">
        <w:rPr>
          <w:rFonts w:ascii="Arial" w:hAnsi="Arial" w:cs="Arial"/>
          <w:i/>
          <w:iCs/>
          <w:sz w:val="24"/>
          <w:szCs w:val="24"/>
        </w:rPr>
        <w:t>u</w:t>
      </w:r>
      <w:r w:rsidRPr="00F917E4">
        <w:rPr>
          <w:rFonts w:ascii="Arial" w:hAnsi="Arial" w:cs="Arial"/>
          <w:sz w:val="24"/>
          <w:szCs w:val="24"/>
        </w:rPr>
        <w:t>) datasets from the NEON’s eddy covariance bundled datasets</w:t>
      </w:r>
      <w:r w:rsidR="0086723C"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"/>
          <w:id w:val="-766468295"/>
          <w:placeholder>
            <w:docPart w:val="DefaultPlaceholder_-1854013440"/>
          </w:placeholder>
        </w:sdtPr>
        <w:sdtContent>
          <w:ins w:id="146" w:author="Li, Bonan" w:date="2023-08-03T14:20:00Z">
            <w:r w:rsidR="00B00C0E" w:rsidRPr="00F917E4">
              <w:rPr>
                <w:rFonts w:ascii="Arial" w:hAnsi="Arial" w:cs="Arial"/>
                <w:color w:val="000000"/>
                <w:sz w:val="24"/>
                <w:szCs w:val="24"/>
              </w:rPr>
              <w:t>(National Ecological Observatory Network (NEON) 2022a)</w:t>
            </w:r>
          </w:ins>
          <w:del w:id="147" w:author="Li, Bonan" w:date="2023-08-03T13:43:00Z">
            <w:r w:rsidR="00196AD0" w:rsidRPr="00F917E4" w:rsidDel="00ED5829">
              <w:rPr>
                <w:rFonts w:ascii="Arial" w:hAnsi="Arial" w:cs="Arial"/>
                <w:color w:val="000000"/>
                <w:sz w:val="24"/>
                <w:szCs w:val="24"/>
              </w:rPr>
              <w:delText>[28]</w:delText>
            </w:r>
          </w:del>
        </w:sdtContent>
      </w:sdt>
      <w:r w:rsidRPr="00F917E4">
        <w:rPr>
          <w:rFonts w:ascii="Arial" w:hAnsi="Arial" w:cs="Arial"/>
          <w:sz w:val="24"/>
          <w:szCs w:val="24"/>
        </w:rPr>
        <w:t>.</w:t>
      </w:r>
      <w:ins w:id="148" w:author="Li, Bonan" w:date="2023-08-03T14:15:00Z">
        <w:r w:rsidR="00B00C0E" w:rsidRPr="00F917E4">
          <w:rPr>
            <w:rFonts w:ascii="Arial" w:hAnsi="Arial" w:cs="Arial"/>
            <w:sz w:val="24"/>
            <w:szCs w:val="24"/>
          </w:rPr>
          <w:t xml:space="preserve"> The vapor pressure deficit (</w:t>
        </w:r>
        <w:r w:rsidR="00B00C0E" w:rsidRPr="00F917E4">
          <w:rPr>
            <w:rFonts w:ascii="Arial" w:hAnsi="Arial" w:cs="Arial"/>
            <w:i/>
            <w:iCs/>
            <w:sz w:val="24"/>
            <w:szCs w:val="24"/>
          </w:rPr>
          <w:t>VPD</w:t>
        </w:r>
        <w:r w:rsidR="00B00C0E" w:rsidRPr="00F917E4">
          <w:rPr>
            <w:rFonts w:ascii="Arial" w:hAnsi="Arial" w:cs="Arial"/>
            <w:sz w:val="24"/>
            <w:szCs w:val="24"/>
          </w:rPr>
          <w:t xml:space="preserve">) data were derived based on NEON’s relative humidity, temperature, and barometric pressure products </w:t>
        </w:r>
      </w:ins>
      <w:customXmlInsRangeStart w:id="149" w:author="Li, Bonan" w:date="2023-08-03T14:15:00Z"/>
      <w:sdt>
        <w:sdtPr>
          <w:rPr>
            <w:rFonts w:ascii="Arial" w:hAnsi="Arial" w:cs="Arial"/>
            <w:color w:val="000000"/>
            <w:sz w:val="24"/>
            <w:szCs w:val="24"/>
          </w:rPr>
          <w:tag w:val="MENDELEY_CITATION_v3_eyJjaXRhdGlvbklEIjoiTUVOREVMRVlfQ0lUQVRJT05fYWU3Y2RiYzAtNmRkZC00ZWEyLThlZDYtODc1ZWU1OWY5NGE2IiwicHJvcGVydGllcyI6eyJub3RlSW5kZXgiOjB9LCJpc0VkaXRlZCI6ZmFsc2UsIm1hbnVhbE92ZXJyaWRlIjp7ImlzTWFudWFsbHlPdmVycmlkZGVuIjp0cnVlLCJjaXRlcHJvY1RleHQiOiIoTmF0aW9uYWwgRWNvbG9naWNhbCBPYnNlcnZhdG9yeSBOZXR3b3JrIChORU9OKSAyMDIyYikiLCJtYW51YWxPdmVycmlkZVRleHQiOiIoTkVPTiAyMDIyYik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J9LCJpc1RlbXBvcmFyeSI6ZmFsc2V9XX0="/>
          <w:id w:val="-546680057"/>
          <w:placeholder>
            <w:docPart w:val="192276DC06344F5CBF9DFBA0F9AD6929"/>
          </w:placeholder>
        </w:sdtPr>
        <w:sdtContent>
          <w:customXmlInsRangeEnd w:id="149"/>
          <w:ins w:id="150" w:author="Li, Bonan" w:date="2023-08-03T14:20:00Z">
            <w:r w:rsidR="00B00C0E" w:rsidRPr="00F917E4">
              <w:rPr>
                <w:rFonts w:ascii="Arial" w:hAnsi="Arial" w:cs="Arial"/>
                <w:color w:val="000000"/>
                <w:sz w:val="24"/>
                <w:szCs w:val="24"/>
              </w:rPr>
              <w:t>(NEON 2022b)</w:t>
            </w:r>
          </w:ins>
          <w:customXmlInsRangeStart w:id="151" w:author="Li, Bonan" w:date="2023-08-03T14:15:00Z"/>
        </w:sdtContent>
      </w:sdt>
      <w:customXmlInsRangeEnd w:id="151"/>
      <w:ins w:id="152" w:author="Li, Bonan" w:date="2023-08-03T14:15:00Z">
        <w:r w:rsidR="00B00C0E" w:rsidRPr="00F917E4">
          <w:rPr>
            <w:rFonts w:ascii="Arial" w:hAnsi="Arial" w:cs="Arial"/>
            <w:sz w:val="24"/>
            <w:szCs w:val="24"/>
          </w:rPr>
          <w:t>.</w:t>
        </w:r>
      </w:ins>
      <w:r w:rsidRPr="00F917E4">
        <w:rPr>
          <w:rFonts w:ascii="Arial" w:hAnsi="Arial" w:cs="Arial"/>
          <w:sz w:val="24"/>
          <w:szCs w:val="24"/>
        </w:rPr>
        <w:t xml:space="preserve"> </w:t>
      </w:r>
      <w:ins w:id="153" w:author="Li, Bonan" w:date="2023-08-03T09:58:00Z">
        <w:r w:rsidR="003271BC" w:rsidRPr="00F917E4">
          <w:rPr>
            <w:rFonts w:ascii="Arial" w:hAnsi="Arial" w:cs="Arial"/>
            <w:sz w:val="24"/>
            <w:szCs w:val="24"/>
          </w:rPr>
          <w:t xml:space="preserve">The </w:t>
        </w:r>
        <w:r w:rsidR="003271BC" w:rsidRPr="00F917E4">
          <w:rPr>
            <w:rFonts w:ascii="Arial" w:hAnsi="Arial" w:cs="Arial"/>
            <w:i/>
            <w:iCs/>
            <w:sz w:val="24"/>
            <w:szCs w:val="24"/>
          </w:rPr>
          <w:t>NEE</w:t>
        </w:r>
        <w:r w:rsidR="003271BC" w:rsidRPr="00F917E4">
          <w:rPr>
            <w:rFonts w:ascii="Arial" w:hAnsi="Arial" w:cs="Arial"/>
            <w:sz w:val="24"/>
            <w:szCs w:val="24"/>
          </w:rPr>
          <w:t xml:space="preserve"> and </w:t>
        </w:r>
        <w:r w:rsidR="003271BC" w:rsidRPr="00F917E4">
          <w:rPr>
            <w:rFonts w:ascii="Arial" w:hAnsi="Arial" w:cs="Arial"/>
            <w:i/>
            <w:iCs/>
            <w:sz w:val="24"/>
            <w:szCs w:val="24"/>
          </w:rPr>
          <w:t>LH</w:t>
        </w:r>
        <w:r w:rsidR="003271BC" w:rsidRPr="00F917E4">
          <w:rPr>
            <w:rFonts w:ascii="Arial" w:hAnsi="Arial" w:cs="Arial"/>
            <w:sz w:val="24"/>
            <w:szCs w:val="24"/>
          </w:rPr>
          <w:t xml:space="preserve"> data were filtered for periods of low turbulence based on friction velocities (</w:t>
        </w:r>
        <w:r w:rsidR="003271BC" w:rsidRPr="00F917E4">
          <w:rPr>
            <w:rFonts w:ascii="Arial" w:hAnsi="Arial" w:cs="Arial"/>
            <w:i/>
            <w:iCs/>
            <w:sz w:val="24"/>
            <w:szCs w:val="24"/>
          </w:rPr>
          <w:t>u*</w:t>
        </w:r>
        <w:r w:rsidR="003271BC" w:rsidRPr="00F917E4">
          <w:rPr>
            <w:rFonts w:ascii="Arial" w:hAnsi="Arial" w:cs="Arial"/>
            <w:sz w:val="24"/>
            <w:szCs w:val="24"/>
            <w:u w:val="single"/>
          </w:rPr>
          <w:t>)</w:t>
        </w:r>
        <w:r w:rsidR="003271BC" w:rsidRPr="00F917E4">
          <w:rPr>
            <w:rFonts w:ascii="Arial" w:hAnsi="Arial" w:cs="Arial"/>
            <w:sz w:val="24"/>
            <w:szCs w:val="24"/>
          </w:rPr>
          <w:t xml:space="preserve"> then gap-filled using the marginal distribution sampling method </w:t>
        </w:r>
      </w:ins>
      <w:customXmlInsRangeStart w:id="154" w:author="Li, Bonan" w:date="2023-08-03T09:58:00Z"/>
      <w:sdt>
        <w:sdtPr>
          <w:rPr>
            <w:rFonts w:ascii="Arial" w:hAnsi="Arial" w:cs="Arial"/>
            <w:color w:val="000000"/>
            <w:sz w:val="24"/>
            <w:szCs w:val="24"/>
          </w:rPr>
          <w:tag w:val="MENDELEY_CITATION_v3_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"/>
          <w:id w:val="484061151"/>
          <w:placeholder>
            <w:docPart w:val="9185F023D805471580B0F96E6B38E826"/>
          </w:placeholder>
        </w:sdtPr>
        <w:sdtContent>
          <w:customXmlInsRangeEnd w:id="154"/>
          <w:ins w:id="155" w:author="Li, Bonan" w:date="2023-08-03T14:20:00Z">
            <w:r w:rsidR="00B00C0E" w:rsidRPr="00F917E4">
              <w:rPr>
                <w:rFonts w:ascii="Arial" w:eastAsia="Times New Roman" w:hAnsi="Arial" w:cs="Arial"/>
                <w:sz w:val="24"/>
                <w:szCs w:val="24"/>
                <w:rPrChange w:id="156" w:author="Li, Bonan" w:date="2023-08-03T14:32:00Z">
                  <w:rPr>
                    <w:rFonts w:eastAsia="Times New Roman"/>
                  </w:rPr>
                </w:rPrChange>
              </w:rPr>
              <w:t xml:space="preserve">(Wutzler </w:t>
            </w:r>
            <w:r w:rsidR="00B00C0E" w:rsidRPr="00F917E4">
              <w:rPr>
                <w:rFonts w:ascii="Arial" w:eastAsia="Times New Roman" w:hAnsi="Arial" w:cs="Arial"/>
                <w:i/>
                <w:iCs/>
                <w:sz w:val="24"/>
                <w:szCs w:val="24"/>
                <w:rPrChange w:id="157" w:author="Li, Bonan" w:date="2023-08-03T14:32:00Z">
                  <w:rPr>
                    <w:rFonts w:eastAsia="Times New Roman"/>
                    <w:i/>
                    <w:iCs/>
                  </w:rPr>
                </w:rPrChange>
              </w:rPr>
              <w:t>et al</w:t>
            </w:r>
            <w:r w:rsidR="00B00C0E" w:rsidRPr="00F917E4">
              <w:rPr>
                <w:rFonts w:ascii="Arial" w:eastAsia="Times New Roman" w:hAnsi="Arial" w:cs="Arial"/>
                <w:sz w:val="24"/>
                <w:szCs w:val="24"/>
                <w:rPrChange w:id="158" w:author="Li, Bonan" w:date="2023-08-03T14:32:00Z">
                  <w:rPr>
                    <w:rFonts w:eastAsia="Times New Roman"/>
                  </w:rPr>
                </w:rPrChange>
              </w:rPr>
              <w:t xml:space="preserve"> 2018)</w:t>
            </w:r>
          </w:ins>
          <w:customXmlInsRangeStart w:id="159" w:author="Li, Bonan" w:date="2023-08-03T09:58:00Z"/>
        </w:sdtContent>
      </w:sdt>
      <w:customXmlInsRangeEnd w:id="159"/>
      <w:ins w:id="160" w:author="Li, Bonan" w:date="2023-08-03T09:58:00Z">
        <w:r w:rsidR="003271BC" w:rsidRPr="00F917E4">
          <w:rPr>
            <w:rFonts w:ascii="Arial" w:hAnsi="Arial" w:cs="Arial"/>
            <w:sz w:val="24"/>
            <w:szCs w:val="24"/>
          </w:rPr>
          <w:t xml:space="preserve">. The gap-filled and </w:t>
        </w:r>
        <w:r w:rsidR="003271BC" w:rsidRPr="00F917E4">
          <w:rPr>
            <w:rFonts w:ascii="Arial" w:hAnsi="Arial" w:cs="Arial"/>
            <w:i/>
            <w:iCs/>
            <w:sz w:val="24"/>
            <w:szCs w:val="24"/>
          </w:rPr>
          <w:t>u</w:t>
        </w:r>
        <w:r w:rsidR="003271BC" w:rsidRPr="00F917E4">
          <w:rPr>
            <w:rFonts w:ascii="Arial" w:hAnsi="Arial" w:cs="Arial"/>
            <w:sz w:val="24"/>
            <w:szCs w:val="24"/>
          </w:rPr>
          <w:t xml:space="preserve">* filtered 30-minute fluxes were further averaged on a daily scale to facilitate future analysis. All 30-minute meteorological variables except wind speed </w:t>
        </w:r>
        <w:r w:rsidR="003271BC" w:rsidRPr="00F917E4">
          <w:rPr>
            <w:rFonts w:ascii="Arial" w:hAnsi="Arial" w:cs="Arial"/>
            <w:color w:val="000000"/>
            <w:sz w:val="24"/>
            <w:szCs w:val="24"/>
          </w:rPr>
          <w:t xml:space="preserve">were gap-filled using the marginal distribution sampling mentioned above. The gap-filled meteorological variables were then averaged to daily scale. Extreme values in daily flux and meteorological datasets were further processed using an inter-quantile filter </w:t>
        </w:r>
      </w:ins>
      <w:customXmlInsRangeStart w:id="161" w:author="Li, Bonan" w:date="2023-08-03T09:58:00Z"/>
      <w:sdt>
        <w:sdtPr>
          <w:rPr>
            <w:rFonts w:ascii="Arial" w:hAnsi="Arial" w:cs="Arial"/>
            <w:color w:val="000000"/>
            <w:sz w:val="24"/>
            <w:szCs w:val="24"/>
          </w:rPr>
          <w:tag w:val="MENDELEY_CITATION_v3_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XSwiY29udGFpbmVyLXRpdGxlIjoiV2F0ZXIgUmVzb3VyY2VzIFJlc2VhcmNoIiwiY29udGFpbmVyLXRpdGxlLXNob3J0IjoiV2F0ZXIgUmVzb3VyIFJlcyIsIkRPSSI6IjEwLjEwMDIvMjAxNldSMDIwMjE2IiwiSVNTTiI6IjAwNDMtMTM5NyIsIlVSTCI6Imh0dHBzOi8vb25saW5lbGlicmFyeS53aWxleS5jb20vZG9pLzEwLjEwMDIvMjAxNldSMDIwMjE2IiwiaXNzdWVkIjp7ImRhdGUtcGFydHMiOltbMjAxNyw3LDI0XV19LCJwYWdlIjoiNTkyMC01OTQyIiwiaXNzdWUiOiI3Iiwidm9sdW1lIjoiNTMifSwiaXNUZW1wb3JhcnkiOmZhbHNlfV19"/>
          <w:id w:val="-1514369610"/>
          <w:placeholder>
            <w:docPart w:val="9185F023D805471580B0F96E6B38E826"/>
          </w:placeholder>
        </w:sdtPr>
        <w:sdtContent>
          <w:customXmlInsRangeEnd w:id="161"/>
          <w:ins w:id="162" w:author="Li, Bonan" w:date="2023-08-03T14:20:00Z">
            <w:r w:rsidR="00B00C0E" w:rsidRPr="00F917E4">
              <w:rPr>
                <w:rFonts w:ascii="Arial" w:hAnsi="Arial" w:cs="Arial"/>
                <w:color w:val="000000"/>
                <w:sz w:val="24"/>
                <w:szCs w:val="24"/>
              </w:rPr>
              <w:t>(Goodwell and Kumar 2017)</w:t>
            </w:r>
          </w:ins>
          <w:customXmlInsRangeStart w:id="163" w:author="Li, Bonan" w:date="2023-08-03T09:58:00Z"/>
        </w:sdtContent>
      </w:sdt>
      <w:customXmlInsRangeEnd w:id="163"/>
      <w:ins w:id="164" w:author="Li, Bonan" w:date="2023-08-03T09:58:00Z">
        <w:r w:rsidR="003271BC" w:rsidRPr="00F917E4">
          <w:rPr>
            <w:rFonts w:ascii="Arial" w:hAnsi="Arial" w:cs="Arial"/>
            <w:color w:val="000000"/>
            <w:sz w:val="24"/>
            <w:szCs w:val="24"/>
          </w:rPr>
          <w:t xml:space="preserve">. </w:t>
        </w:r>
        <w:r w:rsidR="003271BC" w:rsidRPr="00F917E4">
          <w:rPr>
            <w:rFonts w:ascii="Arial" w:hAnsi="Arial" w:cs="Arial"/>
            <w:sz w:val="24"/>
            <w:szCs w:val="24"/>
          </w:rPr>
          <w:t>More details can be found in</w:t>
        </w:r>
        <w:r w:rsidR="003271BC" w:rsidRPr="00F917E4">
          <w:rPr>
            <w:rFonts w:ascii="Arial" w:hAnsi="Arial" w:cs="Arial"/>
            <w:b/>
            <w:bCs/>
            <w:sz w:val="24"/>
            <w:szCs w:val="24"/>
          </w:rPr>
          <w:t xml:space="preserve"> </w:t>
        </w:r>
        <w:r w:rsidR="003271BC" w:rsidRPr="00F917E4">
          <w:rPr>
            <w:rFonts w:ascii="Arial" w:hAnsi="Arial" w:cs="Arial"/>
            <w:sz w:val="24"/>
            <w:szCs w:val="24"/>
          </w:rPr>
          <w:t xml:space="preserve">Supplemental information. </w:t>
        </w:r>
      </w:ins>
      <w:del w:id="165" w:author="Li, Bonan" w:date="2023-08-03T09:58:00Z">
        <w:r w:rsidRPr="00F917E4" w:rsidDel="003271BC">
          <w:rPr>
            <w:rFonts w:ascii="Arial" w:hAnsi="Arial" w:cs="Arial"/>
            <w:sz w:val="24"/>
            <w:szCs w:val="24"/>
          </w:rPr>
          <w:delText>The vapor pressure deficit (</w:delText>
        </w:r>
        <w:r w:rsidRPr="00F917E4" w:rsidDel="003271BC">
          <w:rPr>
            <w:rFonts w:ascii="Arial" w:hAnsi="Arial" w:cs="Arial"/>
            <w:i/>
            <w:iCs/>
            <w:sz w:val="24"/>
            <w:szCs w:val="24"/>
          </w:rPr>
          <w:delText>VPD</w:delText>
        </w:r>
        <w:r w:rsidRPr="00F917E4" w:rsidDel="003271BC">
          <w:rPr>
            <w:rFonts w:ascii="Arial" w:hAnsi="Arial" w:cs="Arial"/>
            <w:sz w:val="24"/>
            <w:szCs w:val="24"/>
          </w:rPr>
          <w:delText xml:space="preserve">) data were derived based on NEON’s relative humidity product </w:delText>
        </w:r>
      </w:del>
      <w:customXmlDelRangeStart w:id="166" w:author="Li, Bonan" w:date="2023-08-03T09:58:00Z"/>
      <w:sdt>
        <w:sdtPr>
          <w:rPr>
            <w:rFonts w:ascii="Arial" w:hAnsi="Arial" w:cs="Arial"/>
            <w:color w:val="000000"/>
            <w:sz w:val="24"/>
            <w:szCs w:val="24"/>
          </w:rPr>
          <w:tag w:val="MENDELEY_CITATION_v3_eyJjaXRhdGlvbklEIjoiTUVOREVMRVlfQ0lUQVRJT05fMTAwZTVlYzAtZWI0Ni00MjE1LThkM2MtM2FmZTIzZjExZDZlIiwicHJvcGVydGllcyI6eyJub3RlSW5kZXgiOjB9LCJpc0VkaXRlZCI6ZmFsc2UsIm1hbnVhbE92ZXJyaWRlIjp7ImlzTWFudWFsbHlPdmVycmlkZGVuIjp0cnVlLCJjaXRlcHJvY1RleHQiOiIoTmF0aW9uYWwgRWNvbG9naWNhbCBPYnNlcnZhdG9yeSBOZXR3b3JrIChORU9OKSAyMDIyYikiLCJtYW51YWxPdmVycmlkZVRleHQiOiI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J9LCJpc1RlbXBvcmFyeSI6ZmFsc2V9XX0="/>
          <w:id w:val="300897997"/>
          <w:placeholder>
            <w:docPart w:val="DefaultPlaceholder_-1854013440"/>
          </w:placeholder>
        </w:sdtPr>
        <w:sdtContent>
          <w:customXmlDelRangeEnd w:id="166"/>
          <w:del w:id="167" w:author="Li, Bonan" w:date="2023-08-03T09:58:00Z">
            <w:r w:rsidR="00196AD0" w:rsidRPr="00F917E4" w:rsidDel="003271BC">
              <w:rPr>
                <w:rFonts w:ascii="Arial" w:hAnsi="Arial" w:cs="Arial"/>
                <w:color w:val="000000"/>
                <w:sz w:val="24"/>
                <w:szCs w:val="24"/>
              </w:rPr>
              <w:delText>[29]</w:delText>
            </w:r>
          </w:del>
          <w:customXmlDelRangeStart w:id="168" w:author="Li, Bonan" w:date="2023-08-03T09:58:00Z"/>
        </w:sdtContent>
      </w:sdt>
      <w:customXmlDelRangeEnd w:id="168"/>
      <w:del w:id="169" w:author="Li, Bonan" w:date="2023-08-03T09:58:00Z">
        <w:r w:rsidRPr="00F917E4" w:rsidDel="003271BC">
          <w:rPr>
            <w:rFonts w:ascii="Arial" w:hAnsi="Arial" w:cs="Arial"/>
            <w:sz w:val="24"/>
            <w:szCs w:val="24"/>
          </w:rPr>
          <w:delText xml:space="preserve">. These 30-minte variables were gap-filling and </w:delText>
        </w:r>
        <w:r w:rsidRPr="00F917E4" w:rsidDel="003271BC">
          <w:rPr>
            <w:rFonts w:ascii="Arial" w:hAnsi="Arial" w:cs="Arial"/>
            <w:sz w:val="24"/>
            <w:szCs w:val="24"/>
          </w:rPr>
          <w:lastRenderedPageBreak/>
          <w:delText>further processed to daily scale. More details can be found in</w:delText>
        </w:r>
        <w:r w:rsidRPr="00F917E4" w:rsidDel="003271BC">
          <w:rPr>
            <w:rFonts w:ascii="Arial" w:hAnsi="Arial" w:cs="Arial"/>
            <w:b/>
            <w:bCs/>
            <w:sz w:val="24"/>
            <w:szCs w:val="24"/>
          </w:rPr>
          <w:delText xml:space="preserve"> </w:delText>
        </w:r>
        <w:r w:rsidRPr="00F917E4" w:rsidDel="003271BC">
          <w:rPr>
            <w:rFonts w:ascii="Arial" w:hAnsi="Arial" w:cs="Arial"/>
            <w:sz w:val="24"/>
            <w:szCs w:val="24"/>
          </w:rPr>
          <w:delText xml:space="preserve">Supplemental information. </w:delText>
        </w:r>
      </w:del>
      <w:r w:rsidRPr="00F917E4">
        <w:rPr>
          <w:rFonts w:ascii="Arial" w:hAnsi="Arial" w:cs="Arial"/>
          <w:sz w:val="24"/>
          <w:szCs w:val="24"/>
        </w:rPr>
        <w:t xml:space="preserve">Daily stable isotope ratios of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 xml:space="preserve"> were obtained from a recently published datasets</w:t>
      </w:r>
      <w:r w:rsidR="0007526A"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"/>
          <w:id w:val="-917326974"/>
          <w:placeholder>
            <w:docPart w:val="DefaultPlaceholder_-1854013440"/>
          </w:placeholder>
        </w:sdtPr>
        <w:sdtContent>
          <w:ins w:id="170" w:author="Li, Bonan" w:date="2023-08-03T14:20:00Z">
            <w:r w:rsidR="00B00C0E" w:rsidRPr="00F917E4">
              <w:rPr>
                <w:rFonts w:ascii="Arial" w:eastAsia="Times New Roman" w:hAnsi="Arial" w:cs="Arial"/>
                <w:color w:val="000000"/>
                <w:sz w:val="24"/>
                <w:szCs w:val="24"/>
                <w:rPrChange w:id="171" w:author="Li, Bonan" w:date="2023-08-03T14:32:00Z">
                  <w:rPr>
                    <w:rFonts w:eastAsia="Times New Roman"/>
                    <w:color w:val="000000"/>
                  </w:rPr>
                </w:rPrChange>
              </w:rPr>
              <w:t>(Finkenbiner et al 2022)</w:t>
            </w:r>
          </w:ins>
          <w:del w:id="172" w:author="Li, Bonan" w:date="2023-08-03T13:43:00Z">
            <w:r w:rsidR="00196AD0" w:rsidRPr="00F917E4" w:rsidDel="00ED5829">
              <w:rPr>
                <w:rFonts w:ascii="Arial" w:hAnsi="Arial" w:cs="Arial"/>
                <w:color w:val="000000"/>
                <w:sz w:val="24"/>
                <w:szCs w:val="24"/>
              </w:rPr>
              <w:delText>[30]</w:delText>
            </w:r>
          </w:del>
        </w:sdtContent>
      </w:sdt>
      <w:r w:rsidRPr="00F917E4">
        <w:rPr>
          <w:rFonts w:ascii="Arial" w:hAnsi="Arial" w:cs="Arial"/>
          <w:sz w:val="24"/>
          <w:szCs w:val="24"/>
        </w:rPr>
        <w:t xml:space="preserve">, </w:t>
      </w:r>
      <w:ins w:id="173" w:author="Li, Bonan" w:date="2023-08-03T09:59:00Z">
        <w:r w:rsidR="00ED7F4B" w:rsidRPr="00F917E4">
          <w:rPr>
            <w:rFonts w:ascii="Arial" w:hAnsi="Arial" w:cs="Arial"/>
            <w:sz w:val="24"/>
            <w:szCs w:val="24"/>
          </w:rPr>
          <w:t xml:space="preserve">which was derived based on the isotope composition of carbon dioxide and water vapor from EC tower profiles across NEON sites. </w:t>
        </w:r>
        <w:bookmarkStart w:id="174" w:name="_Hlk141179101"/>
        <w:r w:rsidR="00ED7F4B" w:rsidRPr="00F917E4">
          <w:rPr>
            <w:rFonts w:ascii="Arial" w:hAnsi="Arial" w:cs="Arial"/>
            <w:sz w:val="24"/>
            <w:szCs w:val="24"/>
          </w:rPr>
          <w:t xml:space="preserve">The </w:t>
        </w:r>
        <w:r w:rsidR="00ED7F4B" w:rsidRPr="00F917E4">
          <w:rPr>
            <w:rFonts w:ascii="Arial" w:hAnsi="Arial" w:cs="Arial"/>
            <w:i/>
            <w:iCs/>
            <w:sz w:val="24"/>
            <w:szCs w:val="24"/>
          </w:rPr>
          <w:t>δ</w:t>
        </w:r>
        <w:r w:rsidR="00ED7F4B" w:rsidRPr="00F917E4">
          <w:rPr>
            <w:rFonts w:ascii="Arial" w:hAnsi="Arial" w:cs="Arial"/>
            <w:i/>
            <w:iCs/>
            <w:sz w:val="24"/>
            <w:szCs w:val="24"/>
            <w:vertAlign w:val="superscript"/>
          </w:rPr>
          <w:t>18</w:t>
        </w:r>
        <w:r w:rsidR="00ED7F4B" w:rsidRPr="00F917E4">
          <w:rPr>
            <w:rFonts w:ascii="Arial" w:hAnsi="Arial" w:cs="Arial"/>
            <w:i/>
            <w:iCs/>
            <w:sz w:val="24"/>
            <w:szCs w:val="24"/>
          </w:rPr>
          <w:t>O</w:t>
        </w:r>
        <w:r w:rsidR="00ED7F4B" w:rsidRPr="00F917E4">
          <w:rPr>
            <w:rFonts w:ascii="Arial" w:hAnsi="Arial" w:cs="Arial"/>
            <w:sz w:val="24"/>
            <w:szCs w:val="24"/>
          </w:rPr>
          <w:t xml:space="preserve"> values were converted to deuterium excess (</w:t>
        </w:r>
        <w:r w:rsidR="00ED7F4B" w:rsidRPr="00F917E4">
          <w:rPr>
            <w:rFonts w:ascii="Arial" w:hAnsi="Arial" w:cs="Arial"/>
            <w:i/>
            <w:iCs/>
            <w:sz w:val="24"/>
            <w:szCs w:val="24"/>
          </w:rPr>
          <w:t>d</w:t>
        </w:r>
        <w:r w:rsidR="00ED7F4B" w:rsidRPr="00F917E4">
          <w:rPr>
            <w:rFonts w:ascii="Arial" w:hAnsi="Arial" w:cs="Arial"/>
            <w:sz w:val="24"/>
            <w:szCs w:val="24"/>
          </w:rPr>
          <w:t xml:space="preserve">) via </w:t>
        </w:r>
        <w:r w:rsidR="00ED7F4B" w:rsidRPr="00F917E4">
          <w:rPr>
            <w:rFonts w:ascii="Arial" w:hAnsi="Arial" w:cs="Arial"/>
            <w:i/>
            <w:iCs/>
            <w:sz w:val="24"/>
            <w:szCs w:val="24"/>
          </w:rPr>
          <w:t>d = δ</w:t>
        </w:r>
        <w:r w:rsidR="00ED7F4B" w:rsidRPr="00F917E4">
          <w:rPr>
            <w:rFonts w:ascii="Arial" w:hAnsi="Arial" w:cs="Arial"/>
            <w:sz w:val="24"/>
            <w:szCs w:val="24"/>
            <w:vertAlign w:val="superscript"/>
          </w:rPr>
          <w:t>2</w:t>
        </w:r>
        <w:r w:rsidR="00ED7F4B" w:rsidRPr="00F917E4">
          <w:rPr>
            <w:rFonts w:ascii="Arial" w:hAnsi="Arial" w:cs="Arial"/>
            <w:i/>
            <w:iCs/>
            <w:sz w:val="24"/>
            <w:szCs w:val="24"/>
          </w:rPr>
          <w:t>H</w:t>
        </w:r>
        <w:r w:rsidR="00ED7F4B" w:rsidRPr="00F917E4">
          <w:rPr>
            <w:rFonts w:ascii="Arial" w:hAnsi="Arial" w:cs="Arial"/>
            <w:sz w:val="24"/>
            <w:szCs w:val="24"/>
          </w:rPr>
          <w:t xml:space="preserve"> – 8 * </w:t>
        </w:r>
        <w:r w:rsidR="00ED7F4B" w:rsidRPr="00F917E4">
          <w:rPr>
            <w:rFonts w:ascii="Arial" w:hAnsi="Arial" w:cs="Arial"/>
            <w:i/>
            <w:iCs/>
            <w:sz w:val="24"/>
            <w:szCs w:val="24"/>
          </w:rPr>
          <w:t>δ</w:t>
        </w:r>
        <w:r w:rsidR="00ED7F4B" w:rsidRPr="00F917E4">
          <w:rPr>
            <w:rFonts w:ascii="Arial" w:hAnsi="Arial" w:cs="Arial"/>
            <w:sz w:val="24"/>
            <w:szCs w:val="24"/>
            <w:vertAlign w:val="superscript"/>
          </w:rPr>
          <w:t>18</w:t>
        </w:r>
        <w:r w:rsidR="00ED7F4B" w:rsidRPr="00F917E4">
          <w:rPr>
            <w:rFonts w:ascii="Arial" w:hAnsi="Arial" w:cs="Arial"/>
            <w:i/>
            <w:iCs/>
            <w:sz w:val="24"/>
            <w:szCs w:val="24"/>
          </w:rPr>
          <w:t>O</w:t>
        </w:r>
        <w:r w:rsidR="00ED7F4B" w:rsidRPr="00F917E4">
          <w:rPr>
            <w:rFonts w:ascii="Arial" w:hAnsi="Arial" w:cs="Arial"/>
            <w:sz w:val="24"/>
            <w:szCs w:val="24"/>
          </w:rPr>
          <w:t xml:space="preserve"> </w:t>
        </w:r>
        <w:bookmarkEnd w:id="174"/>
      </w:ins>
      <w:customXmlInsRangeStart w:id="175" w:author="Li, Bonan" w:date="2023-08-03T09:59:00Z"/>
      <w:sdt>
        <w:sdtPr>
          <w:rPr>
            <w:rFonts w:ascii="Arial" w:hAnsi="Arial" w:cs="Arial"/>
            <w:color w:val="000000"/>
            <w:sz w:val="24"/>
            <w:szCs w:val="24"/>
          </w:rPr>
          <w:tag w:val="MENDELEY_CITATION_v3_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"/>
          <w:id w:val="1828237283"/>
          <w:placeholder>
            <w:docPart w:val="99F3C12F1C2B42C892B0F13346FBB893"/>
          </w:placeholder>
        </w:sdtPr>
        <w:sdtContent>
          <w:customXmlInsRangeEnd w:id="175"/>
          <w:ins w:id="176" w:author="Li, Bonan" w:date="2023-08-03T14:20:00Z">
            <w:r w:rsidR="00B00C0E" w:rsidRPr="00F917E4">
              <w:rPr>
                <w:rFonts w:ascii="Arial" w:hAnsi="Arial" w:cs="Arial"/>
                <w:color w:val="000000"/>
                <w:sz w:val="24"/>
                <w:szCs w:val="24"/>
              </w:rPr>
              <w:t>(Dansgaard 1964)</w:t>
            </w:r>
          </w:ins>
          <w:customXmlInsRangeStart w:id="177" w:author="Li, Bonan" w:date="2023-08-03T09:59:00Z"/>
        </w:sdtContent>
      </w:sdt>
      <w:customXmlInsRangeEnd w:id="177"/>
      <w:ins w:id="178" w:author="Li, Bonan" w:date="2023-08-03T09:59:00Z">
        <w:r w:rsidR="00ED7F4B" w:rsidRPr="00F917E4">
          <w:rPr>
            <w:rFonts w:ascii="Arial" w:hAnsi="Arial" w:cs="Arial"/>
            <w:sz w:val="24"/>
            <w:szCs w:val="24"/>
          </w:rPr>
          <w:t>.</w:t>
        </w:r>
      </w:ins>
    </w:p>
    <w:p w14:paraId="269A3267" w14:textId="22273CB9" w:rsidR="00A52D89" w:rsidRPr="00920306" w:rsidDel="00ED7F4B" w:rsidRDefault="00A52D89" w:rsidP="004C7F17">
      <w:pPr>
        <w:contextualSpacing/>
        <w:jc w:val="both"/>
        <w:rPr>
          <w:del w:id="179" w:author="Li, Bonan" w:date="2023-08-03T09:59:00Z"/>
          <w:rFonts w:ascii="Arial" w:hAnsi="Arial" w:cs="Arial"/>
          <w:sz w:val="24"/>
          <w:szCs w:val="24"/>
        </w:rPr>
      </w:pPr>
      <w:del w:id="180" w:author="Li, Bonan" w:date="2023-08-03T09:59:00Z">
        <w:r w:rsidRPr="00920306" w:rsidDel="00ED7F4B">
          <w:rPr>
            <w:rFonts w:ascii="Arial" w:hAnsi="Arial" w:cs="Arial"/>
            <w:sz w:val="24"/>
            <w:szCs w:val="24"/>
          </w:rPr>
          <w:delText>which was derived based on the surface isotope composition of carbon dioxide and water vapor</w:delText>
        </w:r>
        <w:r w:rsidDel="00ED7F4B">
          <w:rPr>
            <w:rFonts w:ascii="Arial" w:hAnsi="Arial" w:cs="Arial"/>
            <w:sz w:val="24"/>
            <w:szCs w:val="24"/>
          </w:rPr>
          <w:delText xml:space="preserve"> across </w:delText>
        </w:r>
        <w:r w:rsidRPr="008D7454" w:rsidDel="00ED7F4B">
          <w:rPr>
            <w:rFonts w:ascii="Arial" w:hAnsi="Arial" w:cs="Arial"/>
            <w:sz w:val="24"/>
            <w:szCs w:val="24"/>
          </w:rPr>
          <w:delText>NEON</w:delText>
        </w:r>
        <w:r w:rsidDel="00ED7F4B">
          <w:rPr>
            <w:rFonts w:ascii="Arial" w:hAnsi="Arial" w:cs="Arial"/>
            <w:sz w:val="24"/>
            <w:szCs w:val="24"/>
          </w:rPr>
          <w:delText xml:space="preserve"> sites.</w:delText>
        </w:r>
      </w:del>
    </w:p>
    <w:p w14:paraId="048C6254" w14:textId="77777777" w:rsidR="00A52D89" w:rsidRPr="00920306" w:rsidRDefault="00A52D89" w:rsidP="004C7F17">
      <w:pPr>
        <w:contextualSpacing/>
        <w:jc w:val="both"/>
        <w:rPr>
          <w:rFonts w:ascii="Arial" w:hAnsi="Arial" w:cs="Arial"/>
          <w:b/>
          <w:bCs/>
          <w:iCs/>
          <w:sz w:val="24"/>
          <w:szCs w:val="24"/>
        </w:rPr>
      </w:pPr>
    </w:p>
    <w:p w14:paraId="18A4D9E1" w14:textId="77777777" w:rsidR="00A52D89" w:rsidRDefault="00A52D89" w:rsidP="004C7F17">
      <w:pPr>
        <w:spacing w:after="0"/>
        <w:jc w:val="both"/>
        <w:rPr>
          <w:rFonts w:ascii="Arial" w:hAnsi="Arial" w:cs="Arial"/>
          <w:iCs/>
          <w:sz w:val="24"/>
          <w:szCs w:val="24"/>
        </w:rPr>
      </w:pPr>
      <w:r>
        <w:rPr>
          <w:rFonts w:ascii="Arial" w:hAnsi="Arial" w:cs="Arial"/>
          <w:b/>
          <w:bCs/>
          <w:iCs/>
          <w:sz w:val="24"/>
          <w:szCs w:val="24"/>
        </w:rPr>
        <w:t>2.2 Information measures</w:t>
      </w:r>
    </w:p>
    <w:p w14:paraId="07474A68" w14:textId="0518693A" w:rsidR="00A52D89" w:rsidRPr="00F917E4" w:rsidRDefault="00487C2D" w:rsidP="004C7F17">
      <w:pPr>
        <w:spacing w:after="0"/>
        <w:jc w:val="both"/>
        <w:rPr>
          <w:rFonts w:ascii="Arial" w:hAnsi="Arial" w:cs="Arial"/>
          <w:iCs/>
          <w:sz w:val="24"/>
          <w:szCs w:val="24"/>
        </w:rPr>
      </w:pPr>
      <w:ins w:id="181" w:author="Li, Bonan" w:date="2023-08-03T10:00:00Z">
        <w:r w:rsidRPr="00F917E4">
          <w:rPr>
            <w:rFonts w:ascii="Arial" w:hAnsi="Arial" w:cs="Arial"/>
            <w:sz w:val="24"/>
            <w:szCs w:val="24"/>
          </w:rPr>
          <w:t xml:space="preserve">In this study the mutual information metric, I(X;Y), was chosen to analyze how different meteorological variables share information about ecosystem fluxes because it has the advantage over traditional metric </w:t>
        </w:r>
      </w:ins>
      <w:ins w:id="182" w:author="Li, Bonan" w:date="2023-08-03T13:42:00Z">
        <w:r w:rsidR="00A4522A" w:rsidRPr="00F917E4">
          <w:rPr>
            <w:rFonts w:ascii="Arial" w:hAnsi="Arial" w:cs="Arial"/>
            <w:sz w:val="24"/>
            <w:szCs w:val="24"/>
          </w:rPr>
          <w:t xml:space="preserve">(e.g., correlation coefficient) </w:t>
        </w:r>
      </w:ins>
      <w:ins w:id="183" w:author="Li, Bonan" w:date="2023-08-03T10:00:00Z">
        <w:r w:rsidRPr="00F917E4">
          <w:rPr>
            <w:rFonts w:ascii="Arial" w:hAnsi="Arial" w:cs="Arial"/>
            <w:sz w:val="24"/>
            <w:szCs w:val="24"/>
          </w:rPr>
          <w:t xml:space="preserve">of capturing both linear and non-linear dependencies between two variables. It represents the reduction in uncertainties of one variable given the knowledge of another variable. Formally, </w:t>
        </w:r>
      </w:ins>
      <w:r w:rsidR="00A52D89" w:rsidRPr="00F917E4">
        <w:rPr>
          <w:rFonts w:ascii="Arial" w:hAnsi="Arial" w:cs="Arial"/>
          <w:sz w:val="24"/>
          <w:szCs w:val="24"/>
        </w:rPr>
        <w:t>Mutual information is a measure of how two random variables are probabilistically dependent on each other in the unit of bits</w:t>
      </w:r>
      <w:r w:rsidR="0007526A"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"/>
          <w:id w:val="-53699498"/>
          <w:placeholder>
            <w:docPart w:val="DefaultPlaceholder_-1854013440"/>
          </w:placeholder>
        </w:sdtPr>
        <w:sdtContent>
          <w:ins w:id="184" w:author="Li, Bonan" w:date="2023-08-03T14:20:00Z">
            <w:r w:rsidR="00B00C0E" w:rsidRPr="00F917E4">
              <w:rPr>
                <w:rFonts w:ascii="Arial" w:hAnsi="Arial" w:cs="Arial"/>
                <w:color w:val="000000"/>
                <w:sz w:val="24"/>
                <w:szCs w:val="24"/>
              </w:rPr>
              <w:t>(Cover and Thomas 2005)</w:t>
            </w:r>
          </w:ins>
          <w:del w:id="185" w:author="Li, Bonan" w:date="2023-08-03T13:43:00Z">
            <w:r w:rsidR="00196AD0" w:rsidRPr="00F917E4" w:rsidDel="00ED5829">
              <w:rPr>
                <w:rFonts w:ascii="Arial" w:hAnsi="Arial" w:cs="Arial"/>
                <w:color w:val="000000"/>
                <w:sz w:val="24"/>
                <w:szCs w:val="24"/>
              </w:rPr>
              <w:delText>[24]</w:delText>
            </w:r>
          </w:del>
        </w:sdtContent>
      </w:sdt>
      <w:r w:rsidR="00A52D89" w:rsidRPr="00F917E4">
        <w:rPr>
          <w:rFonts w:ascii="Arial" w:hAnsi="Arial" w:cs="Arial"/>
          <w:sz w:val="24"/>
          <w:szCs w:val="24"/>
        </w:rPr>
        <w:t>. Probabilistically, the mutual information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A52D89" w:rsidRPr="00920306" w14:paraId="669C1040" w14:textId="77777777" w:rsidTr="00BB4C1A">
        <w:trPr>
          <w:trHeight w:val="567"/>
        </w:trPr>
        <w:tc>
          <w:tcPr>
            <w:tcW w:w="8500" w:type="dxa"/>
            <w:vAlign w:val="center"/>
          </w:tcPr>
          <w:p w14:paraId="54FE3E10" w14:textId="77777777" w:rsidR="00A52D89" w:rsidRPr="00920306" w:rsidRDefault="00A52D89" w:rsidP="00BB4C1A">
            <w:pPr>
              <w:jc w:val="center"/>
              <w:rPr>
                <w:sz w:val="24"/>
                <w:szCs w:val="24"/>
              </w:rPr>
            </w:pPr>
            <w:r w:rsidRPr="00920306">
              <w:rPr>
                <w:i/>
                <w:iCs/>
                <w:sz w:val="24"/>
                <w:szCs w:val="24"/>
              </w:rPr>
              <w:t>I</w:t>
            </w:r>
            <w:r w:rsidRPr="00920306">
              <w:rPr>
                <w:sz w:val="24"/>
                <w:szCs w:val="24"/>
              </w:rPr>
              <w:t xml:space="preserve">(X;Y) </w:t>
            </w:r>
            <w:r>
              <w:rPr>
                <w:sz w:val="24"/>
                <w:szCs w:val="24"/>
              </w:rPr>
              <w:t xml:space="preserve"> </w:t>
            </w:r>
            <w:r w:rsidRPr="00920306">
              <w:rPr>
                <w:sz w:val="24"/>
                <w:szCs w:val="24"/>
              </w:rPr>
              <w:t xml:space="preserve">= </w:t>
            </w:r>
            <m:oMath>
              <m:nary>
                <m:naryPr>
                  <m:chr m:val="∑"/>
                  <m:limLoc m:val="undOvr"/>
                  <m:subHide m:val="1"/>
                  <m:supHide m:val="1"/>
                  <m:ctrlPr>
                    <w:ins w:id="186" w:author="Li, Bonan" w:date="2023-08-03T15:15:00Z">
                      <w:rPr>
                        <w:rFonts w:ascii="Cambria Math" w:hAnsi="Cambria Math"/>
                        <w:i/>
                        <w:sz w:val="24"/>
                        <w:szCs w:val="24"/>
                      </w:rPr>
                    </w:ins>
                  </m:ctrlPr>
                </m:naryPr>
                <m:sub/>
                <m:sup/>
                <m:e>
                  <m:r>
                    <m:rPr>
                      <m:nor/>
                    </m:rPr>
                    <w:rPr>
                      <w:i/>
                      <w:iCs/>
                      <w:sz w:val="24"/>
                      <w:szCs w:val="24"/>
                    </w:rPr>
                    <m:t>p</m:t>
                  </m:r>
                  <m:d>
                    <m:dPr>
                      <m:ctrlPr>
                        <w:ins w:id="187" w:author="Li, Bonan" w:date="2023-08-03T15:15:00Z">
                          <w:rPr>
                            <w:rFonts w:ascii="Cambria Math" w:hAnsi="Cambria Math"/>
                            <w:i/>
                            <w:sz w:val="24"/>
                            <w:szCs w:val="24"/>
                          </w:rPr>
                        </w:ins>
                      </m:ctrlPr>
                    </m:dPr>
                    <m:e>
                      <m:r>
                        <m:rPr>
                          <m:nor/>
                        </m:rPr>
                        <w:rPr>
                          <w:sz w:val="24"/>
                          <w:szCs w:val="24"/>
                        </w:rPr>
                        <m:t>x,y</m:t>
                      </m:r>
                    </m:e>
                  </m:d>
                </m:e>
              </m:nary>
              <m:sSub>
                <m:sSubPr>
                  <m:ctrlPr>
                    <w:ins w:id="188" w:author="Li, Bonan" w:date="2023-08-03T15:15:00Z">
                      <w:rPr>
                        <w:rFonts w:ascii="Cambria Math" w:hAnsi="Cambria Math"/>
                        <w:i/>
                        <w:sz w:val="24"/>
                        <w:szCs w:val="24"/>
                      </w:rPr>
                    </w:ins>
                  </m:ctrlPr>
                </m:sSubPr>
                <m:e>
                  <m:r>
                    <m:rPr>
                      <m:nor/>
                    </m:rPr>
                    <w:rPr>
                      <w:sz w:val="24"/>
                      <w:szCs w:val="24"/>
                    </w:rPr>
                    <m:t>log</m:t>
                  </m:r>
                </m:e>
                <m:sub>
                  <m:r>
                    <m:rPr>
                      <m:nor/>
                    </m:rPr>
                    <w:rPr>
                      <w:sz w:val="24"/>
                      <w:szCs w:val="24"/>
                    </w:rPr>
                    <m:t>2</m:t>
                  </m:r>
                </m:sub>
              </m:sSub>
              <m:d>
                <m:dPr>
                  <m:ctrlPr>
                    <w:ins w:id="189" w:author="Li, Bonan" w:date="2023-08-03T15:15:00Z">
                      <w:rPr>
                        <w:rFonts w:ascii="Cambria Math" w:hAnsi="Cambria Math"/>
                        <w:i/>
                        <w:sz w:val="24"/>
                        <w:szCs w:val="24"/>
                      </w:rPr>
                    </w:ins>
                  </m:ctrlPr>
                </m:dPr>
                <m:e>
                  <m:f>
                    <m:fPr>
                      <m:ctrlPr>
                        <w:ins w:id="190" w:author="Li, Bonan" w:date="2023-08-03T15:15:00Z">
                          <w:rPr>
                            <w:rFonts w:ascii="Cambria Math" w:hAnsi="Cambria Math"/>
                            <w:i/>
                            <w:sz w:val="24"/>
                            <w:szCs w:val="24"/>
                          </w:rPr>
                        </w:ins>
                      </m:ctrlPr>
                    </m:fPr>
                    <m:num>
                      <m:r>
                        <m:rPr>
                          <m:nor/>
                        </m:rPr>
                        <w:rPr>
                          <w:i/>
                          <w:iCs/>
                          <w:sz w:val="24"/>
                          <w:szCs w:val="24"/>
                        </w:rPr>
                        <m:t>p</m:t>
                      </m:r>
                      <m:d>
                        <m:dPr>
                          <m:ctrlPr>
                            <w:ins w:id="191" w:author="Li, Bonan" w:date="2023-08-03T15:15:00Z">
                              <w:rPr>
                                <w:rFonts w:ascii="Cambria Math" w:hAnsi="Cambria Math"/>
                                <w:i/>
                                <w:sz w:val="24"/>
                                <w:szCs w:val="24"/>
                              </w:rPr>
                            </w:ins>
                          </m:ctrlPr>
                        </m:dPr>
                        <m:e>
                          <m:r>
                            <m:rPr>
                              <m:nor/>
                            </m:rPr>
                            <w:rPr>
                              <w:sz w:val="24"/>
                              <w:szCs w:val="24"/>
                            </w:rPr>
                            <m:t>x, y</m:t>
                          </m:r>
                        </m:e>
                      </m:d>
                    </m:num>
                    <m:den>
                      <m:r>
                        <m:rPr>
                          <m:nor/>
                        </m:rPr>
                        <w:rPr>
                          <w:i/>
                          <w:iCs/>
                          <w:sz w:val="24"/>
                          <w:szCs w:val="24"/>
                        </w:rPr>
                        <m:t>p</m:t>
                      </m:r>
                      <m:d>
                        <m:dPr>
                          <m:ctrlPr>
                            <w:ins w:id="192" w:author="Li, Bonan" w:date="2023-08-03T15:15:00Z">
                              <w:rPr>
                                <w:rFonts w:ascii="Cambria Math" w:hAnsi="Cambria Math"/>
                                <w:i/>
                                <w:iCs/>
                                <w:sz w:val="24"/>
                                <w:szCs w:val="24"/>
                              </w:rPr>
                            </w:ins>
                          </m:ctrlPr>
                        </m:dPr>
                        <m:e>
                          <m:r>
                            <m:rPr>
                              <m:nor/>
                            </m:rPr>
                            <w:rPr>
                              <w:sz w:val="24"/>
                              <w:szCs w:val="24"/>
                            </w:rPr>
                            <m:t>x</m:t>
                          </m:r>
                        </m:e>
                      </m:d>
                      <m:r>
                        <m:rPr>
                          <m:nor/>
                        </m:rPr>
                        <w:rPr>
                          <w:i/>
                          <w:iCs/>
                          <w:sz w:val="24"/>
                          <w:szCs w:val="24"/>
                        </w:rPr>
                        <m:t>p</m:t>
                      </m:r>
                      <m:d>
                        <m:dPr>
                          <m:ctrlPr>
                            <w:ins w:id="193" w:author="Li, Bonan" w:date="2023-08-03T15:15:00Z">
                              <w:rPr>
                                <w:rFonts w:ascii="Cambria Math" w:hAnsi="Cambria Math"/>
                                <w:i/>
                                <w:iCs/>
                                <w:sz w:val="24"/>
                                <w:szCs w:val="24"/>
                              </w:rPr>
                            </w:ins>
                          </m:ctrlPr>
                        </m:dPr>
                        <m:e>
                          <m:r>
                            <m:rPr>
                              <m:nor/>
                            </m:rPr>
                            <w:rPr>
                              <w:sz w:val="24"/>
                              <w:szCs w:val="24"/>
                            </w:rPr>
                            <m:t>y</m:t>
                          </m:r>
                        </m:e>
                      </m:d>
                    </m:den>
                  </m:f>
                </m:e>
              </m:d>
            </m:oMath>
            <w:r w:rsidRPr="00920306">
              <w:rPr>
                <w:sz w:val="24"/>
                <w:szCs w:val="24"/>
              </w:rPr>
              <w:t xml:space="preserve"> </w:t>
            </w:r>
          </w:p>
        </w:tc>
        <w:tc>
          <w:tcPr>
            <w:tcW w:w="850" w:type="dxa"/>
            <w:vAlign w:val="center"/>
          </w:tcPr>
          <w:p w14:paraId="389FD430" w14:textId="77777777" w:rsidR="00A52D89" w:rsidRPr="00920306" w:rsidRDefault="00A52D89" w:rsidP="00BB4C1A">
            <w:pPr>
              <w:jc w:val="right"/>
              <w:rPr>
                <w:sz w:val="24"/>
                <w:szCs w:val="24"/>
              </w:rPr>
            </w:pPr>
            <w:r w:rsidRPr="00920306">
              <w:rPr>
                <w:sz w:val="24"/>
                <w:szCs w:val="24"/>
              </w:rPr>
              <w:t xml:space="preserve">    (1)</w:t>
            </w:r>
          </w:p>
        </w:tc>
      </w:tr>
    </w:tbl>
    <w:p w14:paraId="0C2846C9" w14:textId="77777777" w:rsidR="00A52D89" w:rsidRPr="00920306" w:rsidRDefault="00A52D89" w:rsidP="004C7F17">
      <w:pPr>
        <w:jc w:val="both"/>
        <w:rPr>
          <w:rFonts w:ascii="Arial" w:hAnsi="Arial" w:cs="Arial"/>
          <w:sz w:val="24"/>
          <w:szCs w:val="24"/>
        </w:rPr>
      </w:pPr>
      <w:r w:rsidRPr="00920306">
        <w:rPr>
          <w:rFonts w:ascii="Arial" w:hAnsi="Arial" w:cs="Arial"/>
          <w:sz w:val="24"/>
          <w:szCs w:val="24"/>
        </w:rPr>
        <w:t xml:space="preserve">where </w:t>
      </w:r>
      <w:r w:rsidRPr="00920306">
        <w:rPr>
          <w:rFonts w:ascii="Arial" w:hAnsi="Arial" w:cs="Arial"/>
          <w:i/>
          <w:iCs/>
          <w:sz w:val="24"/>
          <w:szCs w:val="24"/>
        </w:rPr>
        <w:t>p</w:t>
      </w:r>
      <w:r w:rsidRPr="00920306">
        <w:rPr>
          <w:rFonts w:ascii="Arial" w:hAnsi="Arial" w:cs="Arial"/>
          <w:sz w:val="24"/>
          <w:szCs w:val="24"/>
        </w:rPr>
        <w:t>(</w:t>
      </w:r>
      <w:r w:rsidRPr="00920306">
        <w:rPr>
          <w:rFonts w:ascii="Arial" w:hAnsi="Arial" w:cs="Arial"/>
          <w:i/>
          <w:iCs/>
          <w:sz w:val="24"/>
          <w:szCs w:val="24"/>
        </w:rPr>
        <w:t>x</w:t>
      </w:r>
      <w:r w:rsidRPr="00920306">
        <w:rPr>
          <w:rFonts w:ascii="Arial" w:hAnsi="Arial" w:cs="Arial"/>
          <w:sz w:val="24"/>
          <w:szCs w:val="24"/>
        </w:rPr>
        <w:t xml:space="preserve">), </w:t>
      </w:r>
      <w:r w:rsidRPr="00920306">
        <w:rPr>
          <w:rFonts w:ascii="Arial" w:hAnsi="Arial" w:cs="Arial"/>
          <w:i/>
          <w:iCs/>
          <w:sz w:val="24"/>
          <w:szCs w:val="24"/>
        </w:rPr>
        <w:t>p</w:t>
      </w:r>
      <w:r w:rsidRPr="00920306">
        <w:rPr>
          <w:rFonts w:ascii="Arial" w:hAnsi="Arial" w:cs="Arial"/>
          <w:sz w:val="24"/>
          <w:szCs w:val="24"/>
        </w:rPr>
        <w:t xml:space="preserve">(y), and </w:t>
      </w:r>
      <w:r w:rsidRPr="00920306">
        <w:rPr>
          <w:rFonts w:ascii="Arial" w:hAnsi="Arial" w:cs="Arial"/>
          <w:i/>
          <w:iCs/>
          <w:sz w:val="24"/>
          <w:szCs w:val="24"/>
        </w:rPr>
        <w:t>p</w:t>
      </w:r>
      <w:r w:rsidRPr="00920306">
        <w:rPr>
          <w:rFonts w:ascii="Arial" w:hAnsi="Arial" w:cs="Arial"/>
          <w:sz w:val="24"/>
          <w:szCs w:val="24"/>
        </w:rPr>
        <w:t xml:space="preserve">(x,y) are the probability density functions of random variables X, Y, and {X,Y} respectively. </w:t>
      </w:r>
    </w:p>
    <w:p w14:paraId="00305734" w14:textId="77777777" w:rsidR="00A52D89" w:rsidRPr="00920306" w:rsidRDefault="00A52D89" w:rsidP="004C7F17">
      <w:pPr>
        <w:jc w:val="both"/>
        <w:rPr>
          <w:rFonts w:ascii="Arial" w:hAnsi="Arial" w:cs="Arial"/>
          <w:sz w:val="24"/>
          <w:szCs w:val="24"/>
        </w:rPr>
      </w:pPr>
      <w:r w:rsidRPr="00920306">
        <w:rPr>
          <w:rFonts w:ascii="Arial" w:hAnsi="Arial" w:cs="Arial"/>
          <w:sz w:val="24"/>
          <w:szCs w:val="24"/>
        </w:rPr>
        <w:t>The multivariate mutual information of a single random variable (</w:t>
      </w:r>
      <w:r w:rsidRPr="0098723E">
        <w:rPr>
          <w:rFonts w:ascii="Arial" w:hAnsi="Arial" w:cs="Arial"/>
          <w:sz w:val="24"/>
          <w:szCs w:val="24"/>
        </w:rPr>
        <w:t>Z</w:t>
      </w:r>
      <w:r w:rsidRPr="00920306">
        <w:rPr>
          <w:rFonts w:ascii="Arial" w:hAnsi="Arial" w:cs="Arial"/>
          <w:sz w:val="24"/>
          <w:szCs w:val="24"/>
        </w:rPr>
        <w:t>) and a set of random variables {X, Y} characterizes the amount of uncertainty in</w:t>
      </w:r>
      <w:r w:rsidRPr="00920306">
        <w:rPr>
          <w:rFonts w:ascii="Arial" w:hAnsi="Arial" w:cs="Arial"/>
          <w:i/>
          <w:iCs/>
          <w:sz w:val="24"/>
          <w:szCs w:val="24"/>
        </w:rPr>
        <w:t xml:space="preserve"> </w:t>
      </w:r>
      <w:r w:rsidRPr="005B13BF">
        <w:rPr>
          <w:rFonts w:ascii="Arial" w:hAnsi="Arial" w:cs="Arial"/>
          <w:sz w:val="24"/>
          <w:szCs w:val="24"/>
        </w:rPr>
        <w:t>Z</w:t>
      </w:r>
      <w:r w:rsidRPr="00920306">
        <w:rPr>
          <w:rFonts w:ascii="Arial" w:hAnsi="Arial" w:cs="Arial"/>
          <w:sz w:val="24"/>
          <w:szCs w:val="24"/>
        </w:rPr>
        <w:t xml:space="preserve"> that can be reduced by the knowledge of {</w:t>
      </w:r>
      <w:r w:rsidRPr="005B13BF">
        <w:rPr>
          <w:rFonts w:ascii="Arial" w:hAnsi="Arial" w:cs="Arial"/>
          <w:sz w:val="24"/>
          <w:szCs w:val="24"/>
        </w:rPr>
        <w:t>X, Y</w:t>
      </w:r>
      <w:r w:rsidRPr="00920306">
        <w:rPr>
          <w:rFonts w:ascii="Arial" w:hAnsi="Arial" w:cs="Arial"/>
          <w:sz w:val="24"/>
          <w:szCs w:val="24"/>
        </w:rPr>
        <w:t>} and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A52D89" w:rsidRPr="00920306" w14:paraId="0D81B1E9" w14:textId="77777777" w:rsidTr="00BB4C1A">
        <w:trPr>
          <w:trHeight w:val="567"/>
        </w:trPr>
        <w:tc>
          <w:tcPr>
            <w:tcW w:w="8500" w:type="dxa"/>
            <w:vAlign w:val="center"/>
          </w:tcPr>
          <w:p w14:paraId="598E129F" w14:textId="77777777" w:rsidR="00A52D89" w:rsidRPr="00920306" w:rsidRDefault="00A52D89" w:rsidP="00BB4C1A">
            <w:pPr>
              <w:jc w:val="center"/>
              <w:rPr>
                <w:sz w:val="24"/>
                <w:szCs w:val="24"/>
              </w:rPr>
            </w:pPr>
            <w:r w:rsidRPr="00920306">
              <w:rPr>
                <w:i/>
                <w:iCs/>
                <w:sz w:val="24"/>
                <w:szCs w:val="24"/>
              </w:rPr>
              <w:t>I</w:t>
            </w:r>
            <w:r w:rsidRPr="00920306">
              <w:rPr>
                <w:sz w:val="24"/>
                <w:szCs w:val="24"/>
              </w:rPr>
              <w:t xml:space="preserve">(X,Y;Z) = </w:t>
            </w:r>
            <m:oMath>
              <m:nary>
                <m:naryPr>
                  <m:chr m:val="∑"/>
                  <m:limLoc m:val="undOvr"/>
                  <m:subHide m:val="1"/>
                  <m:supHide m:val="1"/>
                  <m:ctrlPr>
                    <w:ins w:id="194" w:author="Li, Bonan" w:date="2023-08-03T15:15:00Z">
                      <w:rPr>
                        <w:rFonts w:ascii="Cambria Math" w:hAnsi="Cambria Math"/>
                        <w:iCs/>
                        <w:sz w:val="24"/>
                        <w:szCs w:val="24"/>
                      </w:rPr>
                    </w:ins>
                  </m:ctrlPr>
                </m:naryPr>
                <m:sub/>
                <m:sup/>
                <m:e>
                  <m:r>
                    <m:rPr>
                      <m:nor/>
                    </m:rPr>
                    <w:rPr>
                      <w:i/>
                      <w:sz w:val="24"/>
                      <w:szCs w:val="24"/>
                    </w:rPr>
                    <m:t>p</m:t>
                  </m:r>
                  <m:d>
                    <m:dPr>
                      <m:ctrlPr>
                        <w:ins w:id="195" w:author="Li, Bonan" w:date="2023-08-03T15:15:00Z">
                          <w:rPr>
                            <w:rFonts w:ascii="Cambria Math" w:hAnsi="Cambria Math"/>
                            <w:iCs/>
                            <w:sz w:val="24"/>
                            <w:szCs w:val="24"/>
                          </w:rPr>
                        </w:ins>
                      </m:ctrlPr>
                    </m:dPr>
                    <m:e>
                      <m:r>
                        <m:rPr>
                          <m:nor/>
                        </m:rPr>
                        <w:rPr>
                          <w:iCs/>
                          <w:sz w:val="24"/>
                          <w:szCs w:val="24"/>
                        </w:rPr>
                        <m:t>x, y, z</m:t>
                      </m:r>
                    </m:e>
                  </m:d>
                </m:e>
              </m:nary>
              <m:sSub>
                <m:sSubPr>
                  <m:ctrlPr>
                    <w:ins w:id="196" w:author="Li, Bonan" w:date="2023-08-03T15:15:00Z">
                      <w:rPr>
                        <w:rFonts w:ascii="Cambria Math" w:hAnsi="Cambria Math"/>
                        <w:i/>
                        <w:sz w:val="24"/>
                        <w:szCs w:val="24"/>
                      </w:rPr>
                    </w:ins>
                  </m:ctrlPr>
                </m:sSubPr>
                <m:e>
                  <m:r>
                    <m:rPr>
                      <m:nor/>
                    </m:rPr>
                    <w:rPr>
                      <w:sz w:val="24"/>
                      <w:szCs w:val="24"/>
                    </w:rPr>
                    <m:t>log</m:t>
                  </m:r>
                </m:e>
                <m:sub>
                  <m:r>
                    <m:rPr>
                      <m:nor/>
                    </m:rPr>
                    <w:rPr>
                      <w:sz w:val="24"/>
                      <w:szCs w:val="24"/>
                    </w:rPr>
                    <m:t>2</m:t>
                  </m:r>
                </m:sub>
              </m:sSub>
              <m:d>
                <m:dPr>
                  <m:ctrlPr>
                    <w:ins w:id="197" w:author="Li, Bonan" w:date="2023-08-03T15:15:00Z">
                      <w:rPr>
                        <w:rFonts w:ascii="Cambria Math" w:hAnsi="Cambria Math"/>
                        <w:iCs/>
                        <w:sz w:val="24"/>
                        <w:szCs w:val="24"/>
                      </w:rPr>
                    </w:ins>
                  </m:ctrlPr>
                </m:dPr>
                <m:e>
                  <m:f>
                    <m:fPr>
                      <m:ctrlPr>
                        <w:ins w:id="198" w:author="Li, Bonan" w:date="2023-08-03T15:15:00Z">
                          <w:rPr>
                            <w:rFonts w:ascii="Cambria Math" w:hAnsi="Cambria Math"/>
                            <w:iCs/>
                            <w:sz w:val="24"/>
                            <w:szCs w:val="24"/>
                          </w:rPr>
                        </w:ins>
                      </m:ctrlPr>
                    </m:fPr>
                    <m:num>
                      <m:r>
                        <m:rPr>
                          <m:nor/>
                        </m:rPr>
                        <w:rPr>
                          <w:i/>
                          <w:sz w:val="24"/>
                          <w:szCs w:val="24"/>
                        </w:rPr>
                        <m:t>p</m:t>
                      </m:r>
                      <m:d>
                        <m:dPr>
                          <m:ctrlPr>
                            <w:ins w:id="199" w:author="Li, Bonan" w:date="2023-08-03T15:15:00Z">
                              <w:rPr>
                                <w:rFonts w:ascii="Cambria Math" w:hAnsi="Cambria Math"/>
                                <w:iCs/>
                                <w:sz w:val="24"/>
                                <w:szCs w:val="24"/>
                              </w:rPr>
                            </w:ins>
                          </m:ctrlPr>
                        </m:dPr>
                        <m:e>
                          <m:r>
                            <m:rPr>
                              <m:nor/>
                            </m:rPr>
                            <w:rPr>
                              <w:iCs/>
                              <w:sz w:val="24"/>
                              <w:szCs w:val="24"/>
                            </w:rPr>
                            <m:t>x, y, z</m:t>
                          </m:r>
                        </m:e>
                      </m:d>
                    </m:num>
                    <m:den>
                      <m:r>
                        <m:rPr>
                          <m:nor/>
                        </m:rPr>
                        <w:rPr>
                          <w:iCs/>
                          <w:sz w:val="24"/>
                          <w:szCs w:val="24"/>
                        </w:rPr>
                        <m:t>p</m:t>
                      </m:r>
                      <m:d>
                        <m:dPr>
                          <m:ctrlPr>
                            <w:ins w:id="200" w:author="Li, Bonan" w:date="2023-08-03T15:15:00Z">
                              <w:rPr>
                                <w:rFonts w:ascii="Cambria Math" w:hAnsi="Cambria Math"/>
                                <w:iCs/>
                                <w:sz w:val="24"/>
                                <w:szCs w:val="24"/>
                              </w:rPr>
                            </w:ins>
                          </m:ctrlPr>
                        </m:dPr>
                        <m:e>
                          <m:r>
                            <m:rPr>
                              <m:nor/>
                            </m:rPr>
                            <w:rPr>
                              <w:iCs/>
                              <w:sz w:val="24"/>
                              <w:szCs w:val="24"/>
                            </w:rPr>
                            <m:t>x, y</m:t>
                          </m:r>
                        </m:e>
                      </m:d>
                      <m:r>
                        <m:rPr>
                          <m:nor/>
                        </m:rPr>
                        <w:rPr>
                          <w:i/>
                          <w:sz w:val="24"/>
                          <w:szCs w:val="24"/>
                        </w:rPr>
                        <m:t>p</m:t>
                      </m:r>
                      <m:d>
                        <m:dPr>
                          <m:ctrlPr>
                            <w:ins w:id="201" w:author="Li, Bonan" w:date="2023-08-03T15:15:00Z">
                              <w:rPr>
                                <w:rFonts w:ascii="Cambria Math" w:hAnsi="Cambria Math"/>
                                <w:iCs/>
                                <w:sz w:val="24"/>
                                <w:szCs w:val="24"/>
                              </w:rPr>
                            </w:ins>
                          </m:ctrlPr>
                        </m:dPr>
                        <m:e>
                          <m:r>
                            <m:rPr>
                              <m:sty m:val="p"/>
                            </m:rPr>
                            <w:rPr>
                              <w:rFonts w:ascii="Cambria Math" w:hAnsi="Cambria Math"/>
                              <w:sz w:val="24"/>
                              <w:szCs w:val="24"/>
                            </w:rPr>
                            <m:t>z</m:t>
                          </m:r>
                        </m:e>
                      </m:d>
                    </m:den>
                  </m:f>
                </m:e>
              </m:d>
            </m:oMath>
          </w:p>
        </w:tc>
        <w:tc>
          <w:tcPr>
            <w:tcW w:w="850" w:type="dxa"/>
            <w:vAlign w:val="center"/>
          </w:tcPr>
          <w:p w14:paraId="3A6D4876" w14:textId="77777777" w:rsidR="00A52D89" w:rsidRPr="00920306" w:rsidRDefault="00A52D89" w:rsidP="00BB4C1A">
            <w:pPr>
              <w:jc w:val="right"/>
              <w:rPr>
                <w:sz w:val="24"/>
                <w:szCs w:val="24"/>
              </w:rPr>
            </w:pPr>
            <w:r w:rsidRPr="00920306">
              <w:rPr>
                <w:sz w:val="24"/>
                <w:szCs w:val="24"/>
              </w:rPr>
              <w:t xml:space="preserve">    (2)</w:t>
            </w:r>
          </w:p>
        </w:tc>
      </w:tr>
    </w:tbl>
    <w:p w14:paraId="4392DF5B" w14:textId="4EF3280B" w:rsidR="00A52D89" w:rsidRPr="00920306" w:rsidRDefault="00A52D89" w:rsidP="004C7F17">
      <w:pPr>
        <w:jc w:val="both"/>
        <w:rPr>
          <w:rFonts w:ascii="Arial" w:hAnsi="Arial" w:cs="Arial"/>
          <w:sz w:val="24"/>
          <w:szCs w:val="24"/>
        </w:rPr>
      </w:pPr>
      <w:r w:rsidRPr="00920306">
        <w:rPr>
          <w:rFonts w:ascii="Arial" w:hAnsi="Arial" w:cs="Arial"/>
          <w:sz w:val="24"/>
          <w:szCs w:val="24"/>
        </w:rPr>
        <w:t xml:space="preserve">where </w:t>
      </w:r>
      <w:r w:rsidRPr="00920306">
        <w:rPr>
          <w:rFonts w:ascii="Arial" w:hAnsi="Arial" w:cs="Arial"/>
          <w:i/>
          <w:iCs/>
          <w:sz w:val="24"/>
          <w:szCs w:val="24"/>
        </w:rPr>
        <w:t>p</w:t>
      </w:r>
      <w:r w:rsidRPr="00920306">
        <w:rPr>
          <w:rFonts w:ascii="Arial" w:hAnsi="Arial" w:cs="Arial"/>
          <w:sz w:val="24"/>
          <w:szCs w:val="24"/>
        </w:rPr>
        <w:t xml:space="preserve">(z), </w:t>
      </w:r>
      <w:r w:rsidRPr="00920306">
        <w:rPr>
          <w:rFonts w:ascii="Arial" w:hAnsi="Arial" w:cs="Arial"/>
          <w:i/>
          <w:iCs/>
          <w:sz w:val="24"/>
          <w:szCs w:val="24"/>
        </w:rPr>
        <w:t>p</w:t>
      </w:r>
      <w:r w:rsidRPr="00920306">
        <w:rPr>
          <w:rFonts w:ascii="Arial" w:hAnsi="Arial" w:cs="Arial"/>
          <w:sz w:val="24"/>
          <w:szCs w:val="24"/>
        </w:rPr>
        <w:t xml:space="preserve">(x,y), and </w:t>
      </w:r>
      <w:r w:rsidRPr="00920306">
        <w:rPr>
          <w:rFonts w:ascii="Arial" w:hAnsi="Arial" w:cs="Arial"/>
          <w:i/>
          <w:iCs/>
          <w:sz w:val="24"/>
          <w:szCs w:val="24"/>
        </w:rPr>
        <w:t>p</w:t>
      </w:r>
      <w:r w:rsidRPr="00920306">
        <w:rPr>
          <w:rFonts w:ascii="Arial" w:hAnsi="Arial" w:cs="Arial"/>
          <w:sz w:val="24"/>
          <w:szCs w:val="24"/>
        </w:rPr>
        <w:t xml:space="preserve">(x,y,z) are the probability density functions of variables </w:t>
      </w:r>
      <w:r w:rsidRPr="0098723E">
        <w:rPr>
          <w:rFonts w:ascii="Arial" w:hAnsi="Arial" w:cs="Arial"/>
          <w:sz w:val="24"/>
          <w:szCs w:val="24"/>
        </w:rPr>
        <w:t>Z</w:t>
      </w:r>
      <w:r w:rsidRPr="00920306">
        <w:rPr>
          <w:rFonts w:ascii="Arial" w:hAnsi="Arial" w:cs="Arial"/>
          <w:sz w:val="24"/>
          <w:szCs w:val="24"/>
        </w:rPr>
        <w:t>, {X,Y}, and {X,Y,Z}, respectively and were estimated using a kernel density estimation (</w:t>
      </w:r>
      <w:r w:rsidRPr="000A62D7">
        <w:rPr>
          <w:rFonts w:ascii="Arial" w:hAnsi="Arial" w:cs="Arial"/>
          <w:sz w:val="24"/>
          <w:szCs w:val="24"/>
        </w:rPr>
        <w:t>KDE</w:t>
      </w:r>
      <w:r w:rsidRPr="00920306">
        <w:rPr>
          <w:rFonts w:ascii="Arial" w:hAnsi="Arial" w:cs="Arial"/>
          <w:sz w:val="24"/>
          <w:szCs w:val="24"/>
        </w:rPr>
        <w:t>) method with a gaussian kernel</w:t>
      </w:r>
      <w:r>
        <w:rPr>
          <w:rFonts w:ascii="Arial" w:hAnsi="Arial" w:cs="Arial"/>
          <w:sz w:val="24"/>
          <w:szCs w:val="24"/>
        </w:rPr>
        <w:t xml:space="preserve"> and Silverman bandwidth selection </w:t>
      </w:r>
      <w:r w:rsidRPr="0007526A">
        <w:rPr>
          <w:rFonts w:ascii="Arial" w:hAnsi="Arial" w:cs="Arial"/>
          <w:sz w:val="24"/>
          <w:szCs w:val="24"/>
        </w:rPr>
        <w:t>method</w:t>
      </w:r>
      <w:r w:rsidR="0007526A" w:rsidRPr="0007526A">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"/>
          <w:id w:val="-1264386845"/>
          <w:placeholder>
            <w:docPart w:val="DefaultPlaceholder_-1854013440"/>
          </w:placeholder>
        </w:sdtPr>
        <w:sdtContent>
          <w:ins w:id="202" w:author="Li, Bonan" w:date="2023-08-03T14:20:00Z">
            <w:r w:rsidR="00B00C0E" w:rsidRPr="00B00C0E">
              <w:rPr>
                <w:rFonts w:ascii="Arial" w:hAnsi="Arial" w:cs="Arial"/>
                <w:color w:val="000000"/>
                <w:sz w:val="24"/>
                <w:szCs w:val="24"/>
              </w:rPr>
              <w:t>(Silverman 2018)</w:t>
            </w:r>
          </w:ins>
          <w:del w:id="203" w:author="Li, Bonan" w:date="2023-08-03T13:43:00Z">
            <w:r w:rsidR="00196AD0" w:rsidRPr="00B00C0E" w:rsidDel="00ED5829">
              <w:rPr>
                <w:rFonts w:ascii="Arial" w:hAnsi="Arial" w:cs="Arial"/>
                <w:color w:val="000000"/>
                <w:sz w:val="24"/>
                <w:szCs w:val="24"/>
              </w:rPr>
              <w:delText>[31]</w:delText>
            </w:r>
          </w:del>
        </w:sdtContent>
      </w:sdt>
      <w:r w:rsidRPr="0007526A">
        <w:rPr>
          <w:rFonts w:ascii="Arial" w:hAnsi="Arial" w:cs="Arial"/>
          <w:sz w:val="24"/>
          <w:szCs w:val="24"/>
        </w:rPr>
        <w:t>.</w:t>
      </w:r>
      <w:r w:rsidRPr="00920306">
        <w:rPr>
          <w:rFonts w:ascii="Arial" w:hAnsi="Arial" w:cs="Arial"/>
          <w:sz w:val="24"/>
          <w:szCs w:val="24"/>
        </w:rPr>
        <w:t xml:space="preserve"> </w:t>
      </w:r>
      <w:ins w:id="204" w:author="Li, Bonan" w:date="2023-08-03T10:01:00Z">
        <w:r w:rsidR="00487C2D" w:rsidRPr="000E2DC0">
          <w:rPr>
            <w:rFonts w:ascii="Arial" w:hAnsi="Arial" w:cs="Arial"/>
            <w:sz w:val="24"/>
            <w:szCs w:val="24"/>
          </w:rPr>
          <w:t>To evaluate the above information metrics</w:t>
        </w:r>
        <w:r w:rsidR="00487C2D">
          <w:rPr>
            <w:rFonts w:ascii="Arial" w:hAnsi="Arial" w:cs="Arial"/>
            <w:sz w:val="24"/>
            <w:szCs w:val="24"/>
          </w:rPr>
          <w:t xml:space="preserve">, </w:t>
        </w:r>
      </w:ins>
      <w:del w:id="205" w:author="Li, Bonan" w:date="2023-08-03T10:01:00Z">
        <w:r w:rsidRPr="00920306" w:rsidDel="00487C2D">
          <w:rPr>
            <w:rFonts w:ascii="Arial" w:hAnsi="Arial" w:cs="Arial"/>
            <w:sz w:val="24"/>
            <w:szCs w:val="24"/>
          </w:rPr>
          <w:delText>We rescaled</w:delText>
        </w:r>
      </w:del>
      <w:ins w:id="206" w:author="Li, Bonan" w:date="2023-08-03T10:01:00Z">
        <w:r w:rsidR="00487C2D" w:rsidRPr="00920306">
          <w:rPr>
            <w:rFonts w:ascii="Arial" w:hAnsi="Arial" w:cs="Arial"/>
            <w:sz w:val="24"/>
            <w:szCs w:val="24"/>
          </w:rPr>
          <w:t>we rescaled</w:t>
        </w:r>
      </w:ins>
      <w:r w:rsidRPr="00920306">
        <w:rPr>
          <w:rFonts w:ascii="Arial" w:hAnsi="Arial" w:cs="Arial"/>
          <w:sz w:val="24"/>
          <w:szCs w:val="24"/>
        </w:rPr>
        <w:t xml:space="preserve"> each data point to a common range of [0, 1] before using KDE. We then evaluate the probability density functions from 0</w:t>
      </w:r>
      <w:r>
        <w:rPr>
          <w:rFonts w:ascii="Arial" w:hAnsi="Arial" w:cs="Arial"/>
          <w:sz w:val="24"/>
          <w:szCs w:val="24"/>
        </w:rPr>
        <w:t xml:space="preserve"> to</w:t>
      </w:r>
      <w:r w:rsidRPr="00920306">
        <w:rPr>
          <w:rFonts w:ascii="Arial" w:hAnsi="Arial" w:cs="Arial"/>
          <w:sz w:val="24"/>
          <w:szCs w:val="24"/>
        </w:rPr>
        <w:t xml:space="preserve"> 1 with a step size of 0.05. </w:t>
      </w:r>
    </w:p>
    <w:p w14:paraId="748F8A3C" w14:textId="7B0B7560" w:rsidR="00A52D89" w:rsidRPr="00920306" w:rsidRDefault="00A52D89" w:rsidP="004C7F17">
      <w:pPr>
        <w:jc w:val="both"/>
        <w:rPr>
          <w:rFonts w:ascii="Arial" w:hAnsi="Arial" w:cs="Arial"/>
          <w:sz w:val="24"/>
          <w:szCs w:val="24"/>
        </w:rPr>
      </w:pPr>
      <w:r w:rsidRPr="00920306">
        <w:rPr>
          <w:rFonts w:ascii="Arial" w:hAnsi="Arial" w:cs="Arial"/>
          <w:sz w:val="24"/>
          <w:szCs w:val="24"/>
        </w:rPr>
        <w:t>We computed the</w:t>
      </w:r>
      <w:r>
        <w:rPr>
          <w:rFonts w:ascii="Arial" w:hAnsi="Arial" w:cs="Arial"/>
          <w:sz w:val="24"/>
          <w:szCs w:val="24"/>
        </w:rPr>
        <w:t xml:space="preserve"> pairwise</w:t>
      </w:r>
      <w:r w:rsidRPr="00920306">
        <w:rPr>
          <w:rFonts w:ascii="Arial" w:hAnsi="Arial" w:cs="Arial"/>
          <w:sz w:val="24"/>
          <w:szCs w:val="24"/>
        </w:rPr>
        <w:t xml:space="preserve"> mutual information</w:t>
      </w:r>
      <w:r>
        <w:rPr>
          <w:rFonts w:ascii="Arial" w:hAnsi="Arial" w:cs="Arial"/>
          <w:sz w:val="24"/>
          <w:szCs w:val="24"/>
        </w:rPr>
        <w:t xml:space="preserve"> </w:t>
      </w:r>
      <w:ins w:id="207" w:author="Li, Bonan" w:date="2023-08-03T10:01:00Z">
        <w:r w:rsidR="00487C2D">
          <w:rPr>
            <w:rFonts w:ascii="Arial" w:hAnsi="Arial" w:cs="Arial"/>
            <w:sz w:val="24"/>
            <w:szCs w:val="24"/>
          </w:rPr>
          <w:t>(</w:t>
        </w:r>
      </w:ins>
      <w:del w:id="208" w:author="Li, Bonan" w:date="2023-08-03T10:01:00Z">
        <w:r w:rsidDel="00487C2D">
          <w:rPr>
            <w:rFonts w:ascii="Arial" w:hAnsi="Arial" w:cs="Arial"/>
            <w:sz w:val="24"/>
            <w:szCs w:val="24"/>
          </w:rPr>
          <w:delText>[</w:delText>
        </w:r>
      </w:del>
      <w:r>
        <w:rPr>
          <w:rFonts w:ascii="Arial" w:hAnsi="Arial" w:cs="Arial"/>
          <w:sz w:val="24"/>
          <w:szCs w:val="24"/>
        </w:rPr>
        <w:t xml:space="preserve">e.g., </w:t>
      </w:r>
      <w:r w:rsidRPr="00DB2A02">
        <w:rPr>
          <w:rFonts w:ascii="Arial" w:hAnsi="Arial" w:cs="Arial"/>
          <w:i/>
          <w:iCs/>
          <w:sz w:val="24"/>
          <w:szCs w:val="24"/>
        </w:rPr>
        <w:t>I</w:t>
      </w:r>
      <w:r>
        <w:rPr>
          <w:rFonts w:ascii="Arial" w:hAnsi="Arial" w:cs="Arial"/>
          <w:sz w:val="24"/>
          <w:szCs w:val="24"/>
        </w:rPr>
        <w:t>(</w:t>
      </w:r>
      <w:r w:rsidRPr="00DB2A02">
        <w:rPr>
          <w:rFonts w:ascii="Arial" w:hAnsi="Arial" w:cs="Arial"/>
          <w:i/>
          <w:iCs/>
          <w:sz w:val="24"/>
          <w:szCs w:val="24"/>
        </w:rPr>
        <w:t>NEE</w:t>
      </w:r>
      <w:r>
        <w:rPr>
          <w:rFonts w:ascii="Arial" w:hAnsi="Arial" w:cs="Arial"/>
          <w:sz w:val="24"/>
          <w:szCs w:val="24"/>
        </w:rPr>
        <w:t>;</w:t>
      </w:r>
      <w:r w:rsidRPr="00DB2A02">
        <w:rPr>
          <w:rFonts w:ascii="Arial" w:hAnsi="Arial" w:cs="Arial"/>
          <w:i/>
          <w:iCs/>
          <w:sz w:val="24"/>
          <w:szCs w:val="24"/>
        </w:rPr>
        <w:t>VPD</w:t>
      </w:r>
      <w:r>
        <w:rPr>
          <w:rFonts w:ascii="Arial" w:hAnsi="Arial" w:cs="Arial"/>
          <w:sz w:val="24"/>
          <w:szCs w:val="24"/>
        </w:rPr>
        <w:t xml:space="preserve">), </w:t>
      </w:r>
      <w:r w:rsidRPr="00DB2A02">
        <w:rPr>
          <w:rFonts w:ascii="Arial" w:hAnsi="Arial" w:cs="Arial"/>
          <w:i/>
          <w:iCs/>
          <w:sz w:val="24"/>
          <w:szCs w:val="24"/>
        </w:rPr>
        <w:t>I</w:t>
      </w:r>
      <w:r>
        <w:rPr>
          <w:rFonts w:ascii="Arial" w:hAnsi="Arial" w:cs="Arial"/>
          <w:sz w:val="24"/>
          <w:szCs w:val="24"/>
        </w:rPr>
        <w:t>(</w:t>
      </w:r>
      <w:r w:rsidRPr="00DB2A02">
        <w:rPr>
          <w:rFonts w:ascii="Arial" w:hAnsi="Arial" w:cs="Arial"/>
          <w:i/>
          <w:iCs/>
          <w:sz w:val="24"/>
          <w:szCs w:val="24"/>
        </w:rPr>
        <w:t>LH</w:t>
      </w:r>
      <w:r>
        <w:rPr>
          <w:rFonts w:ascii="Arial" w:hAnsi="Arial" w:cs="Arial"/>
          <w:sz w:val="24"/>
          <w:szCs w:val="24"/>
        </w:rPr>
        <w:t>;</w:t>
      </w:r>
      <w:r w:rsidRPr="00DB2A02">
        <w:rPr>
          <w:rFonts w:ascii="Arial" w:hAnsi="Arial" w:cs="Arial"/>
          <w:i/>
          <w:iCs/>
          <w:sz w:val="24"/>
          <w:szCs w:val="24"/>
        </w:rPr>
        <w:t>VPD</w:t>
      </w:r>
      <w:r>
        <w:rPr>
          <w:rFonts w:ascii="Arial" w:hAnsi="Arial" w:cs="Arial"/>
          <w:sz w:val="24"/>
          <w:szCs w:val="24"/>
        </w:rPr>
        <w:t>)</w:t>
      </w:r>
      <w:ins w:id="209" w:author="Li, Bonan" w:date="2023-08-03T10:02:00Z">
        <w:r w:rsidR="00487C2D">
          <w:rPr>
            <w:rFonts w:ascii="Arial" w:hAnsi="Arial" w:cs="Arial"/>
            <w:sz w:val="24"/>
            <w:szCs w:val="24"/>
          </w:rPr>
          <w:t xml:space="preserve">, </w:t>
        </w:r>
      </w:ins>
      <w:del w:id="210" w:author="Li, Bonan" w:date="2023-08-03T10:02:00Z">
        <w:r w:rsidDel="00487C2D">
          <w:rPr>
            <w:rFonts w:ascii="Arial" w:hAnsi="Arial" w:cs="Arial"/>
            <w:sz w:val="24"/>
            <w:szCs w:val="24"/>
          </w:rPr>
          <w:delText xml:space="preserve"> .</w:delText>
        </w:r>
      </w:del>
      <w:r>
        <w:rPr>
          <w:rFonts w:ascii="Arial" w:hAnsi="Arial" w:cs="Arial"/>
          <w:sz w:val="24"/>
          <w:szCs w:val="24"/>
        </w:rPr>
        <w:t>etc</w:t>
      </w:r>
      <w:ins w:id="211" w:author="Li, Bonan" w:date="2023-08-03T10:02:00Z">
        <w:r w:rsidR="00487C2D">
          <w:rPr>
            <w:rFonts w:ascii="Arial" w:hAnsi="Arial" w:cs="Arial"/>
            <w:sz w:val="24"/>
            <w:szCs w:val="24"/>
          </w:rPr>
          <w:t>)</w:t>
        </w:r>
      </w:ins>
      <w:del w:id="212" w:author="Li, Bonan" w:date="2023-08-03T10:02:00Z">
        <w:r w:rsidDel="00487C2D">
          <w:rPr>
            <w:rFonts w:ascii="Arial" w:hAnsi="Arial" w:cs="Arial"/>
            <w:sz w:val="24"/>
            <w:szCs w:val="24"/>
          </w:rPr>
          <w:delText>]</w:delText>
        </w:r>
      </w:del>
      <w:r>
        <w:rPr>
          <w:rFonts w:ascii="Arial" w:hAnsi="Arial" w:cs="Arial"/>
          <w:sz w:val="24"/>
          <w:szCs w:val="24"/>
        </w:rPr>
        <w:t xml:space="preserve"> </w:t>
      </w:r>
      <w:r w:rsidRPr="00920306">
        <w:rPr>
          <w:rFonts w:ascii="Arial" w:hAnsi="Arial" w:cs="Arial"/>
          <w:sz w:val="24"/>
          <w:szCs w:val="24"/>
        </w:rPr>
        <w:t xml:space="preserve">shared among </w:t>
      </w:r>
      <w:r w:rsidRPr="00920306">
        <w:rPr>
          <w:rFonts w:ascii="Arial" w:hAnsi="Arial" w:cs="Arial"/>
          <w:i/>
          <w:iCs/>
          <w:sz w:val="24"/>
          <w:szCs w:val="24"/>
        </w:rPr>
        <w:t>VPD</w:t>
      </w:r>
      <w:r w:rsidRPr="00920306">
        <w:rPr>
          <w:rFonts w:ascii="Arial" w:hAnsi="Arial" w:cs="Arial"/>
          <w:sz w:val="24"/>
          <w:szCs w:val="24"/>
        </w:rPr>
        <w:t xml:space="preserve">, </w:t>
      </w:r>
      <w:r w:rsidRPr="00920306">
        <w:rPr>
          <w:rFonts w:ascii="Arial" w:hAnsi="Arial" w:cs="Arial"/>
          <w:i/>
          <w:iCs/>
          <w:sz w:val="24"/>
          <w:szCs w:val="24"/>
        </w:rPr>
        <w:t>T</w:t>
      </w:r>
      <w:r w:rsidRPr="00920306">
        <w:rPr>
          <w:rFonts w:ascii="Arial" w:hAnsi="Arial" w:cs="Arial"/>
          <w:sz w:val="24"/>
          <w:szCs w:val="24"/>
        </w:rPr>
        <w:t xml:space="preserve">, </w:t>
      </w:r>
      <w:r w:rsidRPr="00920306">
        <w:rPr>
          <w:rFonts w:ascii="Arial" w:hAnsi="Arial" w:cs="Arial"/>
          <w:i/>
          <w:iCs/>
          <w:sz w:val="24"/>
          <w:szCs w:val="24"/>
        </w:rPr>
        <w:t>R</w:t>
      </w:r>
      <w:r>
        <w:rPr>
          <w:rFonts w:ascii="Arial" w:hAnsi="Arial" w:cs="Arial"/>
          <w:i/>
          <w:iCs/>
          <w:sz w:val="24"/>
          <w:szCs w:val="24"/>
          <w:vertAlign w:val="subscript"/>
        </w:rPr>
        <w:t>g</w:t>
      </w:r>
      <w:r w:rsidRPr="00920306">
        <w:rPr>
          <w:rFonts w:ascii="Arial" w:hAnsi="Arial" w:cs="Arial"/>
          <w:sz w:val="24"/>
          <w:szCs w:val="24"/>
        </w:rPr>
        <w:t xml:space="preserve">, </w:t>
      </w:r>
      <w:r w:rsidRPr="00920306">
        <w:rPr>
          <w:rFonts w:ascii="Arial" w:hAnsi="Arial" w:cs="Arial"/>
          <w:i/>
          <w:iCs/>
          <w:sz w:val="24"/>
          <w:szCs w:val="24"/>
        </w:rPr>
        <w:t>u</w:t>
      </w:r>
      <w:r w:rsidRPr="00920306">
        <w:rPr>
          <w:rFonts w:ascii="Arial" w:hAnsi="Arial" w:cs="Arial"/>
          <w:sz w:val="24"/>
          <w:szCs w:val="24"/>
        </w:rPr>
        <w:t xml:space="preserve">, </w:t>
      </w:r>
      <w:r w:rsidRPr="00920306">
        <w:rPr>
          <w:rFonts w:ascii="Arial" w:hAnsi="Arial" w:cs="Arial"/>
          <w:i/>
          <w:iCs/>
          <w:sz w:val="24"/>
          <w:szCs w:val="24"/>
        </w:rPr>
        <w:t>δ</w:t>
      </w:r>
      <w:r w:rsidRPr="00920306">
        <w:rPr>
          <w:rFonts w:ascii="Arial" w:hAnsi="Arial" w:cs="Arial"/>
          <w:i/>
          <w:iCs/>
          <w:sz w:val="24"/>
          <w:szCs w:val="24"/>
          <w:vertAlign w:val="superscript"/>
        </w:rPr>
        <w:t>13</w:t>
      </w:r>
      <w:r w:rsidRPr="00920306">
        <w:rPr>
          <w:rFonts w:ascii="Arial" w:hAnsi="Arial" w:cs="Arial"/>
          <w:i/>
          <w:iCs/>
          <w:sz w:val="24"/>
          <w:szCs w:val="24"/>
        </w:rPr>
        <w:t>C</w:t>
      </w:r>
      <w:r w:rsidRPr="00920306">
        <w:rPr>
          <w:rFonts w:ascii="Arial" w:hAnsi="Arial" w:cs="Arial"/>
          <w:sz w:val="24"/>
          <w:szCs w:val="24"/>
        </w:rPr>
        <w:t xml:space="preserve">, </w:t>
      </w:r>
      <w:r w:rsidRPr="00920306">
        <w:rPr>
          <w:rFonts w:ascii="Arial" w:hAnsi="Arial" w:cs="Arial"/>
          <w:i/>
          <w:iCs/>
          <w:sz w:val="24"/>
          <w:szCs w:val="24"/>
        </w:rPr>
        <w:t>δ</w:t>
      </w:r>
      <w:r w:rsidRPr="00920306">
        <w:rPr>
          <w:rFonts w:ascii="Arial" w:hAnsi="Arial" w:cs="Arial"/>
          <w:i/>
          <w:iCs/>
          <w:sz w:val="24"/>
          <w:szCs w:val="24"/>
          <w:vertAlign w:val="superscript"/>
        </w:rPr>
        <w:t>2</w:t>
      </w:r>
      <w:r w:rsidRPr="00920306">
        <w:rPr>
          <w:rFonts w:ascii="Arial" w:hAnsi="Arial" w:cs="Arial"/>
          <w:i/>
          <w:iCs/>
          <w:sz w:val="24"/>
          <w:szCs w:val="24"/>
        </w:rPr>
        <w:t>H</w:t>
      </w:r>
      <w:r w:rsidRPr="00920306">
        <w:rPr>
          <w:rFonts w:ascii="Arial" w:hAnsi="Arial" w:cs="Arial"/>
          <w:sz w:val="24"/>
          <w:szCs w:val="24"/>
        </w:rPr>
        <w:t xml:space="preserve">, and </w:t>
      </w:r>
      <w:r w:rsidRPr="00920306">
        <w:rPr>
          <w:rFonts w:ascii="Arial" w:hAnsi="Arial" w:cs="Arial"/>
          <w:i/>
          <w:iCs/>
          <w:sz w:val="24"/>
          <w:szCs w:val="24"/>
        </w:rPr>
        <w:t>d</w:t>
      </w:r>
      <w:r w:rsidRPr="00920306">
        <w:rPr>
          <w:rFonts w:ascii="Arial" w:hAnsi="Arial" w:cs="Arial"/>
          <w:sz w:val="24"/>
          <w:szCs w:val="24"/>
        </w:rPr>
        <w:t xml:space="preserve"> about </w:t>
      </w:r>
      <w:r w:rsidRPr="00920306">
        <w:rPr>
          <w:rFonts w:ascii="Arial" w:hAnsi="Arial" w:cs="Arial"/>
          <w:i/>
          <w:iCs/>
          <w:sz w:val="24"/>
          <w:szCs w:val="24"/>
        </w:rPr>
        <w:t>NEE</w:t>
      </w:r>
      <w:r w:rsidRPr="00920306">
        <w:rPr>
          <w:rFonts w:ascii="Arial" w:hAnsi="Arial" w:cs="Arial"/>
          <w:sz w:val="24"/>
          <w:szCs w:val="24"/>
        </w:rPr>
        <w:t xml:space="preserve"> and </w:t>
      </w:r>
      <w:r w:rsidRPr="00920306">
        <w:rPr>
          <w:rFonts w:ascii="Arial" w:hAnsi="Arial" w:cs="Arial"/>
          <w:i/>
          <w:iCs/>
          <w:sz w:val="24"/>
          <w:szCs w:val="24"/>
        </w:rPr>
        <w:t>LH</w:t>
      </w:r>
      <w:r w:rsidRPr="00920306">
        <w:rPr>
          <w:rFonts w:ascii="Arial" w:hAnsi="Arial" w:cs="Arial"/>
          <w:sz w:val="24"/>
          <w:szCs w:val="24"/>
        </w:rPr>
        <w:t xml:space="preserve"> iteratively. Due to the limitation of isotope datasets, we computed the mutual information of each variable with the </w:t>
      </w:r>
      <w:r w:rsidRPr="00920306">
        <w:rPr>
          <w:rFonts w:ascii="Arial" w:hAnsi="Arial" w:cs="Arial"/>
          <w:i/>
          <w:iCs/>
          <w:sz w:val="24"/>
          <w:szCs w:val="24"/>
        </w:rPr>
        <w:t>NEE</w:t>
      </w:r>
      <w:r w:rsidRPr="00920306">
        <w:rPr>
          <w:rFonts w:ascii="Arial" w:hAnsi="Arial" w:cs="Arial"/>
          <w:sz w:val="24"/>
          <w:szCs w:val="24"/>
        </w:rPr>
        <w:t xml:space="preserve"> and </w:t>
      </w:r>
      <w:r w:rsidRPr="00920306">
        <w:rPr>
          <w:rFonts w:ascii="Arial" w:hAnsi="Arial" w:cs="Arial"/>
          <w:i/>
          <w:iCs/>
          <w:sz w:val="24"/>
          <w:szCs w:val="24"/>
        </w:rPr>
        <w:t>LH</w:t>
      </w:r>
      <w:r w:rsidRPr="00920306">
        <w:rPr>
          <w:rFonts w:ascii="Arial" w:hAnsi="Arial" w:cs="Arial"/>
          <w:sz w:val="24"/>
          <w:szCs w:val="24"/>
        </w:rPr>
        <w:t xml:space="preserve"> by subsampling 100 data points without replacement 500 times</w:t>
      </w:r>
      <w:r>
        <w:rPr>
          <w:rFonts w:ascii="Arial" w:hAnsi="Arial" w:cs="Arial"/>
          <w:sz w:val="24"/>
          <w:szCs w:val="24"/>
        </w:rPr>
        <w:t xml:space="preserve"> to ensure constituent data counts in mutual information calculations</w:t>
      </w:r>
      <w:r w:rsidRPr="00920306">
        <w:rPr>
          <w:rFonts w:ascii="Arial" w:hAnsi="Arial" w:cs="Arial"/>
          <w:sz w:val="24"/>
          <w:szCs w:val="24"/>
        </w:rPr>
        <w:t xml:space="preserve">. </w:t>
      </w:r>
      <w:r>
        <w:rPr>
          <w:rFonts w:ascii="Arial" w:hAnsi="Arial" w:cs="Arial"/>
          <w:sz w:val="24"/>
          <w:szCs w:val="24"/>
        </w:rPr>
        <w:t>Then, the mutual information of the variable of interest and the flux is computed as t</w:t>
      </w:r>
      <w:r w:rsidRPr="00920306">
        <w:rPr>
          <w:rFonts w:ascii="Arial" w:hAnsi="Arial" w:cs="Arial"/>
          <w:sz w:val="24"/>
          <w:szCs w:val="24"/>
        </w:rPr>
        <w:t>he average</w:t>
      </w:r>
      <w:r>
        <w:rPr>
          <w:rFonts w:ascii="Arial" w:hAnsi="Arial" w:cs="Arial"/>
          <w:sz w:val="24"/>
          <w:szCs w:val="24"/>
        </w:rPr>
        <w:t xml:space="preserve"> mutual information across 500 resamplings</w:t>
      </w:r>
      <w:r w:rsidRPr="00920306">
        <w:rPr>
          <w:rFonts w:ascii="Arial" w:hAnsi="Arial" w:cs="Arial"/>
          <w:sz w:val="24"/>
          <w:szCs w:val="24"/>
        </w:rPr>
        <w:t xml:space="preserve">. The mutual information </w:t>
      </w:r>
      <w:r>
        <w:rPr>
          <w:rFonts w:ascii="Arial" w:hAnsi="Arial" w:cs="Arial"/>
          <w:sz w:val="24"/>
          <w:szCs w:val="24"/>
        </w:rPr>
        <w:t xml:space="preserve">contents </w:t>
      </w:r>
      <w:r w:rsidRPr="00920306">
        <w:rPr>
          <w:rFonts w:ascii="Arial" w:hAnsi="Arial" w:cs="Arial"/>
          <w:sz w:val="24"/>
          <w:szCs w:val="24"/>
        </w:rPr>
        <w:t xml:space="preserve">computed above are </w:t>
      </w:r>
      <w:del w:id="213" w:author="Li, Bonan" w:date="2023-08-03T10:03:00Z">
        <w:r w:rsidRPr="00920306" w:rsidDel="00487C2D">
          <w:rPr>
            <w:rFonts w:ascii="Arial" w:hAnsi="Arial" w:cs="Arial"/>
            <w:sz w:val="24"/>
            <w:szCs w:val="24"/>
          </w:rPr>
          <w:delText>test</w:delText>
        </w:r>
        <w:r w:rsidDel="00487C2D">
          <w:rPr>
            <w:rFonts w:ascii="Arial" w:hAnsi="Arial" w:cs="Arial"/>
            <w:sz w:val="24"/>
            <w:szCs w:val="24"/>
          </w:rPr>
          <w:delText>ed</w:delText>
        </w:r>
      </w:del>
      <w:ins w:id="214" w:author="Li, Bonan" w:date="2023-08-03T10:03:00Z">
        <w:r w:rsidR="00487C2D" w:rsidRPr="00920306">
          <w:rPr>
            <w:rFonts w:ascii="Arial" w:hAnsi="Arial" w:cs="Arial"/>
            <w:sz w:val="24"/>
            <w:szCs w:val="24"/>
          </w:rPr>
          <w:t>evaluated</w:t>
        </w:r>
      </w:ins>
      <w:r w:rsidRPr="00920306">
        <w:rPr>
          <w:rFonts w:ascii="Arial" w:hAnsi="Arial" w:cs="Arial"/>
          <w:sz w:val="24"/>
          <w:szCs w:val="24"/>
        </w:rPr>
        <w:t xml:space="preserve"> for statistical significance</w:t>
      </w:r>
      <w:r>
        <w:rPr>
          <w:rFonts w:ascii="Arial" w:hAnsi="Arial" w:cs="Arial"/>
          <w:sz w:val="24"/>
          <w:szCs w:val="24"/>
        </w:rPr>
        <w:t xml:space="preserve"> (refer to Supplemental information for details)</w:t>
      </w:r>
      <w:r w:rsidRPr="00920306">
        <w:rPr>
          <w:rFonts w:ascii="Arial" w:hAnsi="Arial" w:cs="Arial"/>
          <w:sz w:val="24"/>
          <w:szCs w:val="24"/>
        </w:rPr>
        <w:t xml:space="preserve">. </w:t>
      </w:r>
    </w:p>
    <w:p w14:paraId="41B71A61" w14:textId="77777777" w:rsidR="00A52D89" w:rsidRDefault="00A52D89" w:rsidP="004C7F17">
      <w:pPr>
        <w:spacing w:after="0"/>
        <w:jc w:val="both"/>
        <w:rPr>
          <w:rFonts w:ascii="Arial" w:hAnsi="Arial" w:cs="Arial"/>
          <w:b/>
          <w:bCs/>
          <w:iCs/>
          <w:sz w:val="24"/>
          <w:szCs w:val="24"/>
        </w:rPr>
      </w:pPr>
      <w:r>
        <w:rPr>
          <w:rFonts w:ascii="Arial" w:hAnsi="Arial" w:cs="Arial"/>
          <w:b/>
          <w:bCs/>
          <w:iCs/>
          <w:sz w:val="24"/>
          <w:szCs w:val="24"/>
        </w:rPr>
        <w:lastRenderedPageBreak/>
        <w:t>2.3 Partial information decomposition</w:t>
      </w:r>
    </w:p>
    <w:p w14:paraId="287BDB5F" w14:textId="0D7F6979" w:rsidR="00A52D89" w:rsidRPr="00F917E4" w:rsidRDefault="00A52D89" w:rsidP="004C7F17">
      <w:pPr>
        <w:spacing w:after="0"/>
        <w:jc w:val="both"/>
        <w:rPr>
          <w:rFonts w:ascii="Arial" w:hAnsi="Arial" w:cs="Arial"/>
          <w:b/>
          <w:bCs/>
          <w:iCs/>
          <w:sz w:val="24"/>
          <w:szCs w:val="24"/>
        </w:rPr>
      </w:pPr>
      <w:r w:rsidRPr="00F917E4">
        <w:rPr>
          <w:rFonts w:ascii="Arial" w:hAnsi="Arial" w:cs="Arial"/>
          <w:sz w:val="24"/>
          <w:szCs w:val="24"/>
        </w:rPr>
        <w:t>The multivariate mutual information can be decomposed into different informational components via a partial information decomposition framework (PID)</w:t>
      </w:r>
      <w:r w:rsidR="0026279F" w:rsidRPr="00F917E4">
        <w:rPr>
          <w:rFonts w:ascii="Arial" w:eastAsia="Times New Roman" w:hAnsi="Arial" w:cs="Arial"/>
          <w:color w:val="000000"/>
          <w:sz w:val="24"/>
          <w:szCs w:val="24"/>
          <w:rPrChange w:id="215" w:author="Li, Bonan" w:date="2023-08-03T14:31:00Z">
            <w:rPr>
              <w:rFonts w:eastAsia="Times New Roman"/>
              <w:color w:val="000000"/>
            </w:rPr>
          </w:rPrChange>
        </w:rPr>
        <w:t xml:space="preserve"> </w:t>
      </w:r>
      <w:sdt>
        <w:sdtPr>
          <w:rPr>
            <w:rFonts w:ascii="Arial" w:eastAsia="Times New Roman" w:hAnsi="Arial" w:cs="Arial"/>
            <w:color w:val="000000"/>
            <w:sz w:val="24"/>
            <w:szCs w:val="24"/>
          </w:rPr>
          <w:tag w:val="MENDELEY_CITATION_v3_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"/>
          <w:id w:val="-1268851166"/>
          <w:placeholder>
            <w:docPart w:val="DefaultPlaceholder_-1854013440"/>
          </w:placeholder>
        </w:sdtPr>
        <w:sdtContent>
          <w:ins w:id="216" w:author="Li, Bonan" w:date="2023-08-03T14:20:00Z">
            <w:r w:rsidR="00B00C0E" w:rsidRPr="00F917E4">
              <w:rPr>
                <w:rFonts w:ascii="Arial" w:eastAsia="Times New Roman" w:hAnsi="Arial" w:cs="Arial"/>
                <w:sz w:val="24"/>
                <w:szCs w:val="24"/>
                <w:rPrChange w:id="217" w:author="Li, Bonan" w:date="2023-08-03T14:31:00Z">
                  <w:rPr>
                    <w:rFonts w:eastAsia="Times New Roman"/>
                  </w:rPr>
                </w:rPrChange>
              </w:rPr>
              <w:t xml:space="preserve">(Goodwell and Kumar 2017a, Goodwell </w:t>
            </w:r>
            <w:r w:rsidR="00B00C0E" w:rsidRPr="00F917E4">
              <w:rPr>
                <w:rFonts w:ascii="Arial" w:eastAsia="Times New Roman" w:hAnsi="Arial" w:cs="Arial"/>
                <w:i/>
                <w:iCs/>
                <w:sz w:val="24"/>
                <w:szCs w:val="24"/>
                <w:rPrChange w:id="218" w:author="Li, Bonan" w:date="2023-08-03T14:31:00Z">
                  <w:rPr>
                    <w:rFonts w:eastAsia="Times New Roman"/>
                    <w:i/>
                    <w:iCs/>
                  </w:rPr>
                </w:rPrChange>
              </w:rPr>
              <w:t>et al</w:t>
            </w:r>
            <w:r w:rsidR="00B00C0E" w:rsidRPr="00F917E4">
              <w:rPr>
                <w:rFonts w:ascii="Arial" w:eastAsia="Times New Roman" w:hAnsi="Arial" w:cs="Arial"/>
                <w:sz w:val="24"/>
                <w:szCs w:val="24"/>
                <w:rPrChange w:id="219" w:author="Li, Bonan" w:date="2023-08-03T14:31:00Z">
                  <w:rPr>
                    <w:rFonts w:eastAsia="Times New Roman"/>
                  </w:rPr>
                </w:rPrChange>
              </w:rPr>
              <w:t xml:space="preserve"> 2018, Williams and Beer 2010)</w:t>
            </w:r>
          </w:ins>
          <w:del w:id="220" w:author="Li, Bonan" w:date="2023-08-03T13:43:00Z">
            <w:r w:rsidR="00196AD0" w:rsidRPr="00F917E4" w:rsidDel="00ED5829">
              <w:rPr>
                <w:rFonts w:ascii="Arial" w:eastAsia="Times New Roman" w:hAnsi="Arial" w:cs="Arial"/>
                <w:color w:val="000000"/>
                <w:sz w:val="24"/>
                <w:szCs w:val="24"/>
              </w:rPr>
              <w:delText>[25,26,32]</w:delText>
            </w:r>
          </w:del>
        </w:sdtContent>
      </w:sdt>
      <w:r w:rsidRPr="00F917E4">
        <w:rPr>
          <w:rFonts w:ascii="Arial" w:hAnsi="Arial" w:cs="Arial"/>
          <w:sz w:val="24"/>
          <w:szCs w:val="24"/>
        </w:rPr>
        <w:t xml:space="preserve">. </w:t>
      </w:r>
      <w:bookmarkStart w:id="221" w:name="_Hlk141177941"/>
      <w:bookmarkStart w:id="222" w:name="_Hlk141792055"/>
      <w:ins w:id="223" w:author="Li, Bonan" w:date="2023-08-03T10:04:00Z">
        <w:r w:rsidR="00487C2D" w:rsidRPr="00F917E4">
          <w:rPr>
            <w:rFonts w:ascii="Arial" w:hAnsi="Arial" w:cs="Arial"/>
            <w:sz w:val="24"/>
            <w:szCs w:val="24"/>
          </w:rPr>
          <w:t>This framework captures how the different source variables interactively influence a target variable of interest, which can possibly reveal the process that relates source variables and a target without any modeling assumptions.</w:t>
        </w:r>
        <w:bookmarkEnd w:id="221"/>
        <w:r w:rsidR="00487C2D" w:rsidRPr="00F917E4">
          <w:rPr>
            <w:rFonts w:ascii="Arial" w:hAnsi="Arial" w:cs="Arial"/>
            <w:sz w:val="24"/>
            <w:szCs w:val="24"/>
          </w:rPr>
          <w:t xml:space="preserve"> </w:t>
        </w:r>
      </w:ins>
      <w:bookmarkEnd w:id="222"/>
      <w:r w:rsidRPr="00F917E4">
        <w:rPr>
          <w:rFonts w:ascii="Arial" w:hAnsi="Arial" w:cs="Arial"/>
          <w:sz w:val="24"/>
          <w:szCs w:val="24"/>
        </w:rPr>
        <w:t xml:space="preserve">The PID can decompose </w:t>
      </w:r>
      <w:r w:rsidRPr="00F917E4">
        <w:rPr>
          <w:rFonts w:ascii="Arial" w:hAnsi="Arial" w:cs="Arial"/>
          <w:i/>
          <w:iCs/>
          <w:sz w:val="24"/>
          <w:szCs w:val="24"/>
        </w:rPr>
        <w:t>I</w:t>
      </w:r>
      <w:r w:rsidRPr="00F917E4">
        <w:rPr>
          <w:rFonts w:ascii="Arial" w:hAnsi="Arial" w:cs="Arial"/>
          <w:sz w:val="24"/>
          <w:szCs w:val="24"/>
        </w:rPr>
        <w:t>(X,Y;Z) into: (1) unique information (U) that is only provided by</w:t>
      </w:r>
      <w:r w:rsidRPr="00F917E4">
        <w:rPr>
          <w:rFonts w:ascii="Arial" w:hAnsi="Arial" w:cs="Arial"/>
          <w:i/>
          <w:iCs/>
          <w:sz w:val="24"/>
          <w:szCs w:val="24"/>
        </w:rPr>
        <w:t xml:space="preserve"> </w:t>
      </w:r>
      <w:r w:rsidRPr="00F917E4">
        <w:rPr>
          <w:rFonts w:ascii="Arial" w:hAnsi="Arial" w:cs="Arial"/>
          <w:sz w:val="24"/>
          <w:szCs w:val="24"/>
        </w:rPr>
        <w:t>X or Y solely to the Z; (2) synergistic information (S) that is the information provide</w:t>
      </w:r>
      <w:ins w:id="224" w:author="Li, Bonan" w:date="2023-08-03T10:05:00Z">
        <w:r w:rsidR="00F315F8" w:rsidRPr="00F917E4">
          <w:rPr>
            <w:rFonts w:ascii="Arial" w:hAnsi="Arial" w:cs="Arial"/>
            <w:sz w:val="24"/>
            <w:szCs w:val="24"/>
          </w:rPr>
          <w:t>d</w:t>
        </w:r>
      </w:ins>
      <w:r w:rsidRPr="00F917E4">
        <w:rPr>
          <w:rFonts w:ascii="Arial" w:hAnsi="Arial" w:cs="Arial"/>
          <w:sz w:val="24"/>
          <w:szCs w:val="24"/>
        </w:rPr>
        <w:t xml:space="preserve"> to the Z when X and Y act jointly; (3) redundant information (R) that is the overlapping information provided both by X and Y to the Z</w:t>
      </w:r>
      <w:sdt>
        <w:sdtPr>
          <w:rPr>
            <w:rFonts w:ascii="Arial" w:hAnsi="Arial" w:cs="Arial"/>
            <w:color w:val="000000"/>
            <w:sz w:val="24"/>
            <w:szCs w:val="24"/>
          </w:rPr>
          <w:tag w:val="MENDELEY_CITATION_v3_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"/>
          <w:id w:val="1740286602"/>
          <w:placeholder>
            <w:docPart w:val="DefaultPlaceholder_-1854013440"/>
          </w:placeholder>
        </w:sdtPr>
        <w:sdtContent>
          <w:ins w:id="225" w:author="Li, Bonan" w:date="2023-08-03T14:20:00Z">
            <w:r w:rsidR="00B00C0E" w:rsidRPr="00F917E4">
              <w:rPr>
                <w:rFonts w:ascii="Arial" w:hAnsi="Arial" w:cs="Arial"/>
                <w:color w:val="000000"/>
                <w:sz w:val="24"/>
                <w:szCs w:val="24"/>
                <w:rPrChange w:id="226" w:author="Li, Bonan" w:date="2023-08-03T14:31:00Z">
                  <w:rPr>
                    <w:rFonts w:ascii="Arial" w:hAnsi="Arial" w:cs="Arial"/>
                    <w:color w:val="000000"/>
                    <w:sz w:val="28"/>
                    <w:szCs w:val="28"/>
                  </w:rPr>
                </w:rPrChange>
              </w:rPr>
              <w:t>(Goodwell and Kumar 2017</w:t>
            </w:r>
          </w:ins>
          <w:del w:id="227" w:author="Li, Bonan" w:date="2023-08-03T13:43:00Z">
            <w:r w:rsidR="00656FC2" w:rsidRPr="00F917E4" w:rsidDel="00ED5829">
              <w:rPr>
                <w:rFonts w:ascii="Arial" w:hAnsi="Arial" w:cs="Arial"/>
                <w:color w:val="000000"/>
                <w:sz w:val="24"/>
                <w:szCs w:val="24"/>
                <w:rPrChange w:id="228" w:author="Li, Bonan" w:date="2023-08-03T14:31:00Z">
                  <w:rPr>
                    <w:rFonts w:ascii="Arial" w:hAnsi="Arial" w:cs="Arial"/>
                    <w:color w:val="000000"/>
                    <w:sz w:val="28"/>
                    <w:szCs w:val="28"/>
                  </w:rPr>
                </w:rPrChange>
              </w:rPr>
              <w:delText xml:space="preserve"> </w:delText>
            </w:r>
            <w:r w:rsidR="00196AD0" w:rsidRPr="00F917E4" w:rsidDel="00ED5829">
              <w:rPr>
                <w:rFonts w:ascii="Arial" w:hAnsi="Arial" w:cs="Arial"/>
                <w:color w:val="000000"/>
                <w:sz w:val="24"/>
                <w:szCs w:val="24"/>
              </w:rPr>
              <w:delText>[33]</w:delText>
            </w:r>
          </w:del>
        </w:sdtContent>
      </w:sdt>
      <w:r w:rsidRPr="00F917E4">
        <w:rPr>
          <w:rFonts w:ascii="Arial" w:hAnsi="Arial" w:cs="Arial"/>
          <w:sz w:val="24"/>
          <w:szCs w:val="24"/>
        </w:rPr>
        <w:t xml:space="preserve">. The PID framework can be formulated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A52D89" w:rsidRPr="00920306" w14:paraId="03965607" w14:textId="77777777" w:rsidTr="00BB4C1A">
        <w:trPr>
          <w:trHeight w:val="567"/>
        </w:trPr>
        <w:tc>
          <w:tcPr>
            <w:tcW w:w="8500" w:type="dxa"/>
            <w:vAlign w:val="center"/>
          </w:tcPr>
          <w:p w14:paraId="329BA713" w14:textId="77777777" w:rsidR="00A52D89" w:rsidRPr="00F447FF" w:rsidRDefault="00A52D89" w:rsidP="00BB4C1A">
            <w:pPr>
              <w:jc w:val="center"/>
              <w:rPr>
                <w:sz w:val="24"/>
                <w:szCs w:val="24"/>
              </w:rPr>
            </w:pPr>
            <w:r w:rsidRPr="00F447FF">
              <w:rPr>
                <w:i/>
                <w:iCs/>
                <w:sz w:val="24"/>
                <w:szCs w:val="24"/>
              </w:rPr>
              <w:t>I</w:t>
            </w:r>
            <w:r w:rsidRPr="00F447FF">
              <w:rPr>
                <w:sz w:val="24"/>
                <w:szCs w:val="24"/>
              </w:rPr>
              <w:t xml:space="preserve">(X,Y; Z) = </w:t>
            </w:r>
            <m:oMath>
              <m:sSub>
                <m:sSubPr>
                  <m:ctrlPr>
                    <w:ins w:id="229" w:author="Li, Bonan" w:date="2023-08-03T15:15:00Z">
                      <w:rPr>
                        <w:rFonts w:ascii="Cambria Math" w:hAnsi="Cambria Math"/>
                        <w:sz w:val="24"/>
                        <w:szCs w:val="24"/>
                      </w:rPr>
                    </w:ins>
                  </m:ctrlPr>
                </m:sSubPr>
                <m:e>
                  <m:r>
                    <m:rPr>
                      <m:sty m:val="p"/>
                    </m:rPr>
                    <w:rPr>
                      <w:rFonts w:ascii="Cambria Math" w:hAnsi="Cambria Math"/>
                      <w:sz w:val="24"/>
                      <w:szCs w:val="24"/>
                    </w:rPr>
                    <m:t>U</m:t>
                  </m:r>
                </m:e>
                <m:sub>
                  <m:r>
                    <m:rPr>
                      <m:sty m:val="p"/>
                    </m:rPr>
                    <w:rPr>
                      <w:rFonts w:ascii="Cambria Math" w:hAnsi="Cambria Math"/>
                      <w:sz w:val="24"/>
                      <w:szCs w:val="24"/>
                    </w:rPr>
                    <m:t>X</m:t>
                  </m:r>
                </m:sub>
              </m:sSub>
            </m:oMath>
            <w:r w:rsidRPr="00F447FF">
              <w:rPr>
                <w:sz w:val="24"/>
                <w:szCs w:val="24"/>
              </w:rPr>
              <w:t xml:space="preserve">+ </w:t>
            </w:r>
            <m:oMath>
              <m:sSub>
                <m:sSubPr>
                  <m:ctrlPr>
                    <w:ins w:id="230" w:author="Li, Bonan" w:date="2023-08-03T15:15:00Z">
                      <w:rPr>
                        <w:rFonts w:ascii="Cambria Math" w:hAnsi="Cambria Math"/>
                        <w:sz w:val="24"/>
                        <w:szCs w:val="24"/>
                      </w:rPr>
                    </w:ins>
                  </m:ctrlPr>
                </m:sSubPr>
                <m:e>
                  <m:r>
                    <m:rPr>
                      <m:sty m:val="p"/>
                    </m:rPr>
                    <w:rPr>
                      <w:rFonts w:ascii="Cambria Math" w:hAnsi="Cambria Math"/>
                      <w:sz w:val="24"/>
                      <w:szCs w:val="24"/>
                    </w:rPr>
                    <m:t>U</m:t>
                  </m:r>
                </m:e>
                <m:sub>
                  <m:r>
                    <m:rPr>
                      <m:sty m:val="p"/>
                    </m:rPr>
                    <w:rPr>
                      <w:rFonts w:ascii="Cambria Math" w:hAnsi="Cambria Math"/>
                      <w:sz w:val="24"/>
                      <w:szCs w:val="24"/>
                    </w:rPr>
                    <m:t>Y</m:t>
                  </m:r>
                </m:sub>
              </m:sSub>
            </m:oMath>
            <w:r w:rsidRPr="00F447FF">
              <w:rPr>
                <w:sz w:val="24"/>
                <w:szCs w:val="24"/>
              </w:rPr>
              <w:t>+ R + S</w:t>
            </w:r>
          </w:p>
        </w:tc>
        <w:tc>
          <w:tcPr>
            <w:tcW w:w="850" w:type="dxa"/>
            <w:vAlign w:val="center"/>
          </w:tcPr>
          <w:p w14:paraId="18655C65" w14:textId="77777777" w:rsidR="00A52D89" w:rsidRPr="00920306" w:rsidRDefault="00A52D89" w:rsidP="00BB4C1A">
            <w:pPr>
              <w:jc w:val="right"/>
              <w:rPr>
                <w:sz w:val="24"/>
                <w:szCs w:val="24"/>
              </w:rPr>
            </w:pPr>
            <w:r w:rsidRPr="00920306">
              <w:rPr>
                <w:sz w:val="24"/>
                <w:szCs w:val="24"/>
              </w:rPr>
              <w:t xml:space="preserve">      (3)</w:t>
            </w:r>
          </w:p>
        </w:tc>
      </w:tr>
      <w:tr w:rsidR="00A52D89" w:rsidRPr="00920306" w14:paraId="433E242C" w14:textId="77777777" w:rsidTr="00BB4C1A">
        <w:trPr>
          <w:trHeight w:val="567"/>
        </w:trPr>
        <w:tc>
          <w:tcPr>
            <w:tcW w:w="8500" w:type="dxa"/>
            <w:vAlign w:val="center"/>
          </w:tcPr>
          <w:p w14:paraId="396EFB06" w14:textId="77777777" w:rsidR="00A52D89" w:rsidRPr="00F447FF" w:rsidRDefault="00A52D89" w:rsidP="00BB4C1A">
            <w:pPr>
              <w:jc w:val="center"/>
              <w:rPr>
                <w:sz w:val="24"/>
                <w:szCs w:val="24"/>
              </w:rPr>
            </w:pPr>
            <w:r w:rsidRPr="00F447FF">
              <w:rPr>
                <w:i/>
                <w:iCs/>
                <w:sz w:val="24"/>
                <w:szCs w:val="24"/>
              </w:rPr>
              <w:t>I</w:t>
            </w:r>
            <w:r w:rsidRPr="00F447FF">
              <w:rPr>
                <w:sz w:val="24"/>
                <w:szCs w:val="24"/>
              </w:rPr>
              <w:t xml:space="preserve">(X; Z) =  </w:t>
            </w:r>
            <m:oMath>
              <m:sSub>
                <m:sSubPr>
                  <m:ctrlPr>
                    <w:ins w:id="231" w:author="Li, Bonan" w:date="2023-08-03T15:15:00Z">
                      <w:rPr>
                        <w:rFonts w:ascii="Cambria Math" w:hAnsi="Cambria Math"/>
                        <w:sz w:val="24"/>
                        <w:szCs w:val="24"/>
                      </w:rPr>
                    </w:ins>
                  </m:ctrlPr>
                </m:sSubPr>
                <m:e>
                  <m:r>
                    <m:rPr>
                      <m:sty m:val="p"/>
                    </m:rPr>
                    <w:rPr>
                      <w:rFonts w:ascii="Cambria Math" w:hAnsi="Cambria Math"/>
                      <w:sz w:val="24"/>
                      <w:szCs w:val="24"/>
                    </w:rPr>
                    <m:t>U</m:t>
                  </m:r>
                </m:e>
                <m:sub>
                  <m:r>
                    <m:rPr>
                      <m:sty m:val="p"/>
                    </m:rPr>
                    <w:rPr>
                      <w:rFonts w:ascii="Cambria Math" w:hAnsi="Cambria Math"/>
                      <w:sz w:val="24"/>
                      <w:szCs w:val="24"/>
                    </w:rPr>
                    <m:t>X</m:t>
                  </m:r>
                </m:sub>
              </m:sSub>
            </m:oMath>
            <w:r w:rsidRPr="00F447FF">
              <w:rPr>
                <w:sz w:val="24"/>
                <w:szCs w:val="24"/>
              </w:rPr>
              <w:t xml:space="preserve"> + R</w:t>
            </w:r>
          </w:p>
        </w:tc>
        <w:tc>
          <w:tcPr>
            <w:tcW w:w="850" w:type="dxa"/>
            <w:vAlign w:val="center"/>
          </w:tcPr>
          <w:p w14:paraId="71A0DCA9" w14:textId="77777777" w:rsidR="00A52D89" w:rsidRPr="00920306" w:rsidRDefault="00A52D89" w:rsidP="00BB4C1A">
            <w:pPr>
              <w:jc w:val="right"/>
              <w:rPr>
                <w:sz w:val="24"/>
                <w:szCs w:val="24"/>
              </w:rPr>
            </w:pPr>
            <w:r w:rsidRPr="00920306">
              <w:rPr>
                <w:sz w:val="24"/>
                <w:szCs w:val="24"/>
              </w:rPr>
              <w:t>(4)</w:t>
            </w:r>
          </w:p>
        </w:tc>
      </w:tr>
      <w:tr w:rsidR="00A52D89" w:rsidRPr="00920306" w14:paraId="165AC145" w14:textId="77777777" w:rsidTr="00BB4C1A">
        <w:trPr>
          <w:trHeight w:val="567"/>
        </w:trPr>
        <w:tc>
          <w:tcPr>
            <w:tcW w:w="8500" w:type="dxa"/>
            <w:vAlign w:val="center"/>
          </w:tcPr>
          <w:p w14:paraId="41FE91AA" w14:textId="77777777" w:rsidR="00A52D89" w:rsidRPr="00F447FF" w:rsidRDefault="00A52D89" w:rsidP="00BB4C1A">
            <w:pPr>
              <w:jc w:val="center"/>
              <w:rPr>
                <w:sz w:val="24"/>
                <w:szCs w:val="24"/>
              </w:rPr>
            </w:pPr>
            <w:r w:rsidRPr="00F447FF">
              <w:rPr>
                <w:i/>
                <w:iCs/>
                <w:sz w:val="24"/>
                <w:szCs w:val="24"/>
              </w:rPr>
              <w:t>I</w:t>
            </w:r>
            <w:r w:rsidRPr="00F447FF">
              <w:rPr>
                <w:sz w:val="24"/>
                <w:szCs w:val="24"/>
              </w:rPr>
              <w:t xml:space="preserve">(Y; Z) =  </w:t>
            </w:r>
            <m:oMath>
              <m:sSub>
                <m:sSubPr>
                  <m:ctrlPr>
                    <w:ins w:id="232" w:author="Li, Bonan" w:date="2023-08-03T15:15:00Z">
                      <w:rPr>
                        <w:rFonts w:ascii="Cambria Math" w:hAnsi="Cambria Math"/>
                        <w:sz w:val="24"/>
                        <w:szCs w:val="24"/>
                      </w:rPr>
                    </w:ins>
                  </m:ctrlPr>
                </m:sSubPr>
                <m:e>
                  <m:r>
                    <m:rPr>
                      <m:sty m:val="p"/>
                    </m:rPr>
                    <w:rPr>
                      <w:rFonts w:ascii="Cambria Math" w:hAnsi="Cambria Math"/>
                      <w:sz w:val="24"/>
                      <w:szCs w:val="24"/>
                    </w:rPr>
                    <m:t>U</m:t>
                  </m:r>
                </m:e>
                <m:sub>
                  <m:r>
                    <m:rPr>
                      <m:sty m:val="p"/>
                    </m:rPr>
                    <w:rPr>
                      <w:rFonts w:ascii="Cambria Math" w:hAnsi="Cambria Math"/>
                      <w:sz w:val="24"/>
                      <w:szCs w:val="24"/>
                    </w:rPr>
                    <m:t>Y</m:t>
                  </m:r>
                </m:sub>
              </m:sSub>
            </m:oMath>
            <w:r w:rsidRPr="00F447FF">
              <w:rPr>
                <w:sz w:val="24"/>
                <w:szCs w:val="24"/>
              </w:rPr>
              <w:t xml:space="preserve"> + R</w:t>
            </w:r>
          </w:p>
        </w:tc>
        <w:tc>
          <w:tcPr>
            <w:tcW w:w="850" w:type="dxa"/>
            <w:vAlign w:val="center"/>
          </w:tcPr>
          <w:p w14:paraId="5E26ECE4" w14:textId="77777777" w:rsidR="00A52D89" w:rsidRPr="00920306" w:rsidRDefault="00A52D89" w:rsidP="00BB4C1A">
            <w:pPr>
              <w:jc w:val="right"/>
              <w:rPr>
                <w:sz w:val="24"/>
                <w:szCs w:val="24"/>
              </w:rPr>
            </w:pPr>
            <w:r w:rsidRPr="00920306">
              <w:rPr>
                <w:sz w:val="24"/>
                <w:szCs w:val="24"/>
              </w:rPr>
              <w:t>(5)</w:t>
            </w:r>
          </w:p>
        </w:tc>
      </w:tr>
    </w:tbl>
    <w:p w14:paraId="32B530C2" w14:textId="6F097F92" w:rsidR="00A52D89" w:rsidRPr="00F917E4" w:rsidRDefault="00A52D89" w:rsidP="004C7F17">
      <w:pPr>
        <w:jc w:val="both"/>
        <w:rPr>
          <w:rFonts w:ascii="Arial" w:hAnsi="Arial" w:cs="Arial"/>
          <w:sz w:val="24"/>
          <w:szCs w:val="24"/>
        </w:rPr>
      </w:pPr>
      <w:r w:rsidRPr="00F917E4">
        <w:rPr>
          <w:rFonts w:ascii="Arial" w:hAnsi="Arial" w:cs="Arial"/>
          <w:sz w:val="24"/>
          <w:szCs w:val="24"/>
        </w:rPr>
        <w:t>Where</w:t>
      </w:r>
      <m:oMath>
        <m:sSub>
          <m:sSubPr>
            <m:ctrlPr>
              <w:ins w:id="233" w:author="Li, Bonan" w:date="2023-08-03T15:15:00Z">
                <w:rPr>
                  <w:rFonts w:ascii="Cambria Math" w:hAnsi="Cambria Math" w:cs="Arial"/>
                  <w:sz w:val="24"/>
                  <w:szCs w:val="24"/>
                </w:rPr>
              </w:ins>
            </m:ctrlPr>
          </m:sSubPr>
          <m:e>
            <m:r>
              <m:rPr>
                <m:sty m:val="p"/>
              </m:rPr>
              <w:rPr>
                <w:rFonts w:ascii="Cambria Math" w:hAnsi="Cambria Math" w:cs="Arial"/>
                <w:sz w:val="24"/>
                <w:szCs w:val="24"/>
              </w:rPr>
              <m:t xml:space="preserve"> U</m:t>
            </m:r>
          </m:e>
          <m:sub>
            <m:r>
              <m:rPr>
                <m:sty m:val="p"/>
              </m:rPr>
              <w:rPr>
                <w:rFonts w:ascii="Cambria Math" w:hAnsi="Cambria Math" w:cs="Arial"/>
                <w:sz w:val="24"/>
                <w:szCs w:val="24"/>
              </w:rPr>
              <m:t>X</m:t>
            </m:r>
          </m:sub>
        </m:sSub>
        <m:r>
          <m:rPr>
            <m:sty m:val="p"/>
          </m:rPr>
          <w:rPr>
            <w:rFonts w:ascii="Cambria Math" w:hAnsi="Cambria Math" w:cs="Arial"/>
            <w:sz w:val="24"/>
            <w:szCs w:val="24"/>
          </w:rPr>
          <m:t xml:space="preserve"> </m:t>
        </m:r>
      </m:oMath>
      <w:r w:rsidRPr="00F917E4">
        <w:rPr>
          <w:rFonts w:ascii="Arial" w:hAnsi="Arial" w:cs="Arial"/>
          <w:sz w:val="24"/>
          <w:szCs w:val="24"/>
        </w:rPr>
        <w:t xml:space="preserve">and </w:t>
      </w:r>
      <m:oMath>
        <m:sSub>
          <m:sSubPr>
            <m:ctrlPr>
              <w:ins w:id="234" w:author="Li, Bonan" w:date="2023-08-03T15:15:00Z">
                <w:rPr>
                  <w:rFonts w:ascii="Cambria Math" w:hAnsi="Cambria Math" w:cs="Arial"/>
                  <w:sz w:val="24"/>
                  <w:szCs w:val="24"/>
                </w:rPr>
              </w:ins>
            </m:ctrlPr>
          </m:sSubPr>
          <m:e>
            <m:r>
              <m:rPr>
                <m:sty m:val="p"/>
              </m:rPr>
              <w:rPr>
                <w:rFonts w:ascii="Cambria Math" w:hAnsi="Cambria Math" w:cs="Arial"/>
                <w:sz w:val="24"/>
                <w:szCs w:val="24"/>
              </w:rPr>
              <m:t>U</m:t>
            </m:r>
          </m:e>
          <m:sub>
            <m:r>
              <m:rPr>
                <m:sty m:val="p"/>
              </m:rPr>
              <w:rPr>
                <w:rFonts w:ascii="Cambria Math" w:hAnsi="Cambria Math" w:cs="Arial"/>
                <w:sz w:val="24"/>
                <w:szCs w:val="24"/>
              </w:rPr>
              <m:t>Y</m:t>
            </m:r>
          </m:sub>
        </m:sSub>
      </m:oMath>
      <w:r w:rsidRPr="00F917E4">
        <w:rPr>
          <w:rFonts w:ascii="Arial" w:hAnsi="Arial" w:cs="Arial"/>
          <w:sz w:val="24"/>
          <w:szCs w:val="24"/>
        </w:rPr>
        <w:t xml:space="preserve"> are the unique information of X and Y to Z, respectively. R and S are the redundant and synergistic information of X and Y to Z, respectively. All PID components are non-negative real numbers in unit of bits</w:t>
      </w:r>
      <w:sdt>
        <w:sdtPr>
          <w:rPr>
            <w:rFonts w:ascii="Arial" w:hAnsi="Arial" w:cs="Arial"/>
            <w:color w:val="000000"/>
            <w:sz w:val="24"/>
            <w:szCs w:val="24"/>
          </w:rPr>
          <w:tag w:val="MENDELEY_CITATION_v3_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"/>
          <w:id w:val="1246305854"/>
          <w:placeholder>
            <w:docPart w:val="DefaultPlaceholder_-1854013440"/>
          </w:placeholder>
        </w:sdtPr>
        <w:sdtContent>
          <w:ins w:id="235" w:author="Li, Bonan" w:date="2023-08-03T14:20:00Z">
            <w:r w:rsidR="00B00C0E" w:rsidRPr="00F917E4">
              <w:rPr>
                <w:rFonts w:ascii="Arial" w:hAnsi="Arial" w:cs="Arial"/>
                <w:color w:val="000000"/>
                <w:sz w:val="24"/>
                <w:szCs w:val="24"/>
                <w:rPrChange w:id="236" w:author="Li, Bonan" w:date="2023-08-03T14:31:00Z">
                  <w:rPr/>
                </w:rPrChange>
              </w:rPr>
              <w:t>(Goodwell and Kumar 2017)</w:t>
            </w:r>
          </w:ins>
          <w:del w:id="237" w:author="Li, Bonan" w:date="2023-08-03T13:43:00Z">
            <w:r w:rsidR="00196AD0" w:rsidRPr="00F917E4" w:rsidDel="00ED5829">
              <w:rPr>
                <w:rFonts w:ascii="Arial" w:hAnsi="Arial" w:cs="Arial"/>
                <w:color w:val="000000"/>
                <w:sz w:val="24"/>
                <w:szCs w:val="24"/>
                <w:rPrChange w:id="238" w:author="Li, Bonan" w:date="2023-08-03T14:31:00Z">
                  <w:rPr>
                    <w:color w:val="000000"/>
                  </w:rPr>
                </w:rPrChange>
              </w:rPr>
              <w:delText>[33]</w:delText>
            </w:r>
          </w:del>
        </w:sdtContent>
      </w:sdt>
      <w:r w:rsidRPr="00F917E4">
        <w:rPr>
          <w:rFonts w:ascii="Arial" w:hAnsi="Arial" w:cs="Arial"/>
          <w:sz w:val="24"/>
          <w:szCs w:val="24"/>
        </w:rPr>
        <w:t xml:space="preserve">.  </w:t>
      </w:r>
    </w:p>
    <w:p w14:paraId="6C1C6142" w14:textId="7EFCE7F7" w:rsidR="00A52D89" w:rsidRPr="00F917E4" w:rsidRDefault="00A52D89" w:rsidP="009426B2">
      <w:pPr>
        <w:jc w:val="both"/>
        <w:rPr>
          <w:rFonts w:ascii="Arial" w:hAnsi="Arial" w:cs="Arial"/>
          <w:sz w:val="24"/>
          <w:szCs w:val="24"/>
        </w:rPr>
      </w:pPr>
      <w:r w:rsidRPr="00F917E4">
        <w:rPr>
          <w:rFonts w:ascii="Arial" w:hAnsi="Arial" w:cs="Arial"/>
          <w:sz w:val="24"/>
          <w:szCs w:val="24"/>
        </w:rPr>
        <w:t xml:space="preserve">In this study, we quantified the information flow between each flux and each isotope </w:t>
      </w:r>
      <w:del w:id="239" w:author="Li, Bonan" w:date="2023-08-03T10:07:00Z">
        <w:r w:rsidRPr="00F917E4" w:rsidDel="00F315F8">
          <w:rPr>
            <w:rFonts w:ascii="Arial" w:hAnsi="Arial" w:cs="Arial"/>
            <w:sz w:val="24"/>
            <w:szCs w:val="24"/>
          </w:rPr>
          <w:delText xml:space="preserve">flux </w:delText>
        </w:r>
      </w:del>
      <w:r w:rsidRPr="00F917E4">
        <w:rPr>
          <w:rFonts w:ascii="Arial" w:hAnsi="Arial" w:cs="Arial"/>
          <w:sz w:val="24"/>
          <w:szCs w:val="24"/>
        </w:rPr>
        <w:t>ratio by leveraging the PID framework</w:t>
      </w:r>
      <w:r w:rsidR="0026279F"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XSwiY29udGFpbmVyLXRpdGxlIjoiV2F0ZXIgUmVzb3VyY2VzIFJlc2VhcmNoIiwiY29udGFpbmVyLXRpdGxlLXNob3J0IjoiV2F0ZXIgUmVzb3VyIFJlcyIsIkRPSSI6IjEwLjEwMDIvMjAxNldSMDIwMjE2IiwiSVNTTiI6IjAwNDMtMTM5NyIsIlVSTCI6Imh0dHBzOi8vb25saW5lbGlicmFyeS53aWxleS5jb20vZG9pLzEwLjEwMDIvMjAxNldSMDIwMjE2IiwiaXNzdWVkIjp7ImRhdGUtcGFydHMiOltbMjAxNyw3LDI0XV19LCJwYWdlIjoiNTkyMC01OTQyIiwiaXNzdWUiOiI3Iiwidm9sdW1lIjoiNTMifSwiaXNUZW1wb3JhcnkiOmZhbHNlfV19"/>
          <w:id w:val="-576974758"/>
          <w:placeholder>
            <w:docPart w:val="DefaultPlaceholder_-1854013440"/>
          </w:placeholder>
        </w:sdtPr>
        <w:sdtContent>
          <w:ins w:id="240" w:author="Li, Bonan" w:date="2023-08-03T14:20:00Z">
            <w:r w:rsidR="00B00C0E" w:rsidRPr="00F917E4">
              <w:rPr>
                <w:rFonts w:ascii="Arial" w:hAnsi="Arial" w:cs="Arial"/>
                <w:color w:val="000000"/>
                <w:sz w:val="24"/>
                <w:szCs w:val="24"/>
              </w:rPr>
              <w:t>(Goodwell and Kumar 2017)</w:t>
            </w:r>
          </w:ins>
          <w:del w:id="241" w:author="Li, Bonan" w:date="2023-08-03T13:43:00Z">
            <w:r w:rsidR="00196AD0" w:rsidRPr="00F917E4" w:rsidDel="00ED5829">
              <w:rPr>
                <w:rFonts w:ascii="Arial" w:hAnsi="Arial" w:cs="Arial"/>
                <w:color w:val="000000"/>
                <w:sz w:val="24"/>
                <w:szCs w:val="24"/>
              </w:rPr>
              <w:delText>[25]</w:delText>
            </w:r>
          </w:del>
        </w:sdtContent>
      </w:sdt>
      <w:r w:rsidR="0086723C" w:rsidRPr="00F917E4">
        <w:rPr>
          <w:rFonts w:ascii="Arial" w:hAnsi="Arial" w:cs="Arial"/>
          <w:sz w:val="24"/>
          <w:szCs w:val="24"/>
        </w:rPr>
        <w:t xml:space="preserve">. </w:t>
      </w:r>
      <w:r w:rsidRPr="00F917E4">
        <w:rPr>
          <w:rFonts w:ascii="Arial" w:hAnsi="Arial" w:cs="Arial"/>
          <w:color w:val="000000" w:themeColor="text1"/>
          <w:sz w:val="24"/>
          <w:szCs w:val="24"/>
        </w:rPr>
        <w:t>We</w:t>
      </w:r>
      <w:r w:rsidRPr="00F917E4">
        <w:rPr>
          <w:rFonts w:ascii="Arial" w:hAnsi="Arial" w:cs="Arial"/>
          <w:color w:val="FF0000"/>
          <w:sz w:val="24"/>
          <w:szCs w:val="24"/>
        </w:rPr>
        <w:t xml:space="preserve"> </w:t>
      </w:r>
      <w:r w:rsidRPr="00F917E4">
        <w:rPr>
          <w:rFonts w:ascii="Arial" w:hAnsi="Arial" w:cs="Arial"/>
          <w:sz w:val="24"/>
          <w:szCs w:val="24"/>
        </w:rPr>
        <w:t>defined the decomposed information components that the isotope ratios provided to the bulk fluxes as the averaged unique information across all meteorological variables (</w:t>
      </w:r>
      <w:r w:rsidRPr="00F917E4">
        <w:rPr>
          <w:rFonts w:ascii="Arial" w:hAnsi="Arial" w:cs="Arial"/>
          <w:i/>
          <w:iCs/>
          <w:sz w:val="24"/>
          <w:szCs w:val="24"/>
        </w:rPr>
        <w:t>VPD</w:t>
      </w:r>
      <w:r w:rsidRPr="00F917E4">
        <w:rPr>
          <w:rFonts w:ascii="Arial" w:hAnsi="Arial" w:cs="Arial"/>
          <w:sz w:val="24"/>
          <w:szCs w:val="24"/>
        </w:rPr>
        <w:t xml:space="preserve">, </w:t>
      </w:r>
      <w:r w:rsidRPr="00F917E4">
        <w:rPr>
          <w:rFonts w:ascii="Arial" w:hAnsi="Arial" w:cs="Arial"/>
          <w:i/>
          <w:iCs/>
          <w:sz w:val="24"/>
          <w:szCs w:val="24"/>
        </w:rPr>
        <w:t>T</w:t>
      </w:r>
      <w:r w:rsidRPr="00F917E4">
        <w:rPr>
          <w:rFonts w:ascii="Arial" w:hAnsi="Arial" w:cs="Arial"/>
          <w:sz w:val="24"/>
          <w:szCs w:val="24"/>
        </w:rPr>
        <w:t xml:space="preserve">, </w:t>
      </w:r>
      <w:r w:rsidRPr="00F917E4">
        <w:rPr>
          <w:rFonts w:ascii="Arial" w:hAnsi="Arial" w:cs="Arial"/>
          <w:i/>
          <w:iCs/>
          <w:sz w:val="24"/>
          <w:szCs w:val="24"/>
        </w:rPr>
        <w:t>R</w:t>
      </w:r>
      <w:r w:rsidRPr="00F917E4">
        <w:rPr>
          <w:rFonts w:ascii="Arial" w:hAnsi="Arial" w:cs="Arial"/>
          <w:i/>
          <w:iCs/>
          <w:sz w:val="24"/>
          <w:szCs w:val="24"/>
          <w:vertAlign w:val="subscript"/>
        </w:rPr>
        <w:t>g</w:t>
      </w:r>
      <w:r w:rsidRPr="00F917E4">
        <w:rPr>
          <w:rFonts w:ascii="Arial" w:hAnsi="Arial" w:cs="Arial"/>
          <w:sz w:val="24"/>
          <w:szCs w:val="24"/>
        </w:rPr>
        <w:t xml:space="preserve">, and </w:t>
      </w:r>
      <w:r w:rsidRPr="00F917E4">
        <w:rPr>
          <w:rFonts w:ascii="Arial" w:hAnsi="Arial" w:cs="Arial"/>
          <w:i/>
          <w:iCs/>
          <w:sz w:val="24"/>
          <w:szCs w:val="24"/>
        </w:rPr>
        <w:t>u</w:t>
      </w:r>
      <w:r w:rsidRPr="00F917E4">
        <w:rPr>
          <w:rFonts w:ascii="Arial" w:hAnsi="Arial" w:cs="Arial"/>
          <w:sz w:val="24"/>
          <w:szCs w:val="24"/>
        </w:rPr>
        <w:t xml:space="preserve">). As with computing the individual mutual information, we also subsampled 100 data points from each dataset without replacement 500 times. The partial information components of the isotopes were then computed as the averaged information components from 500 iterations. The significance tests were performed similarly to mutual information (refer to Supplemental information for details). </w:t>
      </w:r>
    </w:p>
    <w:p w14:paraId="17CC1891" w14:textId="77777777" w:rsidR="00A52D89" w:rsidRDefault="00A52D89" w:rsidP="009426B2">
      <w:pPr>
        <w:jc w:val="both"/>
        <w:rPr>
          <w:rFonts w:ascii="Arial" w:hAnsi="Arial" w:cs="Arial"/>
          <w:b/>
          <w:sz w:val="28"/>
          <w:szCs w:val="28"/>
        </w:rPr>
      </w:pPr>
      <w:r>
        <w:rPr>
          <w:rFonts w:ascii="Arial" w:hAnsi="Arial" w:cs="Arial"/>
          <w:b/>
          <w:sz w:val="28"/>
          <w:szCs w:val="28"/>
        </w:rPr>
        <w:t xml:space="preserve">3. Results </w:t>
      </w:r>
    </w:p>
    <w:p w14:paraId="0BD72242" w14:textId="467BC7E4" w:rsidR="00A52D89" w:rsidRPr="00F917E4" w:rsidRDefault="00A52D89" w:rsidP="009426B2">
      <w:pPr>
        <w:jc w:val="both"/>
        <w:rPr>
          <w:rFonts w:ascii="Arial" w:hAnsi="Arial" w:cs="Arial"/>
          <w:sz w:val="24"/>
          <w:szCs w:val="24"/>
        </w:rPr>
      </w:pPr>
      <w:r w:rsidRPr="00F917E4">
        <w:rPr>
          <w:rFonts w:ascii="Arial" w:hAnsi="Arial" w:cs="Arial"/>
          <w:sz w:val="24"/>
          <w:szCs w:val="24"/>
        </w:rPr>
        <w:t>Informational analysis shows that isotope data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 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and </w:t>
      </w:r>
      <w:r w:rsidRPr="00F917E4">
        <w:rPr>
          <w:rFonts w:ascii="Arial" w:hAnsi="Arial" w:cs="Arial"/>
          <w:i/>
          <w:iCs/>
          <w:sz w:val="24"/>
          <w:szCs w:val="24"/>
        </w:rPr>
        <w:t>d</w:t>
      </w:r>
      <w:r w:rsidRPr="00F917E4">
        <w:rPr>
          <w:rFonts w:ascii="Arial" w:hAnsi="Arial" w:cs="Arial"/>
          <w:sz w:val="24"/>
          <w:szCs w:val="24"/>
        </w:rPr>
        <w:t>)</w:t>
      </w:r>
      <w:r w:rsidRPr="00F917E4">
        <w:rPr>
          <w:rFonts w:ascii="Arial" w:hAnsi="Arial" w:cs="Arial"/>
          <w:i/>
          <w:iCs/>
          <w:sz w:val="24"/>
          <w:szCs w:val="24"/>
        </w:rPr>
        <w:t xml:space="preserve"> </w:t>
      </w:r>
      <w:r w:rsidRPr="00F917E4">
        <w:rPr>
          <w:rFonts w:ascii="Arial" w:hAnsi="Arial" w:cs="Arial"/>
          <w:sz w:val="24"/>
          <w:szCs w:val="24"/>
        </w:rPr>
        <w:t>and traditional meteorological data (</w:t>
      </w:r>
      <w:r w:rsidRPr="00F917E4">
        <w:rPr>
          <w:rFonts w:ascii="Arial" w:hAnsi="Arial" w:cs="Arial"/>
          <w:i/>
          <w:iCs/>
          <w:sz w:val="24"/>
          <w:szCs w:val="24"/>
        </w:rPr>
        <w:t>R</w:t>
      </w:r>
      <w:r w:rsidRPr="00F917E4">
        <w:rPr>
          <w:rFonts w:ascii="Arial" w:hAnsi="Arial" w:cs="Arial"/>
          <w:i/>
          <w:iCs/>
          <w:sz w:val="24"/>
          <w:szCs w:val="24"/>
          <w:vertAlign w:val="subscript"/>
        </w:rPr>
        <w:t>g</w:t>
      </w:r>
      <w:r w:rsidRPr="00F917E4">
        <w:rPr>
          <w:rFonts w:ascii="Arial" w:hAnsi="Arial" w:cs="Arial"/>
          <w:sz w:val="24"/>
          <w:szCs w:val="24"/>
        </w:rPr>
        <w:t xml:space="preserve">, </w:t>
      </w:r>
      <w:r w:rsidRPr="00F917E4">
        <w:rPr>
          <w:rFonts w:ascii="Arial" w:hAnsi="Arial" w:cs="Arial"/>
          <w:i/>
          <w:iCs/>
          <w:sz w:val="24"/>
          <w:szCs w:val="24"/>
        </w:rPr>
        <w:t>T</w:t>
      </w:r>
      <w:r w:rsidRPr="00F917E4">
        <w:rPr>
          <w:rFonts w:ascii="Arial" w:hAnsi="Arial" w:cs="Arial"/>
          <w:sz w:val="24"/>
          <w:szCs w:val="24"/>
        </w:rPr>
        <w:t xml:space="preserve">, </w:t>
      </w:r>
      <w:r w:rsidRPr="00F917E4">
        <w:rPr>
          <w:rFonts w:ascii="Arial" w:hAnsi="Arial" w:cs="Arial"/>
          <w:i/>
          <w:iCs/>
          <w:sz w:val="24"/>
          <w:szCs w:val="24"/>
        </w:rPr>
        <w:t>VPD</w:t>
      </w:r>
      <w:r w:rsidRPr="00F917E4">
        <w:rPr>
          <w:rFonts w:ascii="Arial" w:hAnsi="Arial" w:cs="Arial"/>
          <w:sz w:val="24"/>
          <w:szCs w:val="24"/>
        </w:rPr>
        <w:t xml:space="preserve">, </w:t>
      </w:r>
      <w:r w:rsidRPr="00F917E4">
        <w:rPr>
          <w:rFonts w:ascii="Arial" w:hAnsi="Arial" w:cs="Arial"/>
          <w:i/>
          <w:iCs/>
          <w:sz w:val="24"/>
          <w:szCs w:val="24"/>
        </w:rPr>
        <w:t>u</w:t>
      </w:r>
      <w:r w:rsidRPr="00F917E4">
        <w:rPr>
          <w:rFonts w:ascii="Arial" w:hAnsi="Arial" w:cs="Arial"/>
          <w:sz w:val="24"/>
          <w:szCs w:val="24"/>
        </w:rPr>
        <w:t xml:space="preserve">) each contain significant information about temporal variation in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 xml:space="preserve">LH </w:t>
      </w:r>
      <w:r w:rsidRPr="00F917E4">
        <w:rPr>
          <w:rFonts w:ascii="Arial" w:hAnsi="Arial" w:cs="Arial"/>
          <w:sz w:val="24"/>
          <w:szCs w:val="24"/>
        </w:rPr>
        <w:t>fluxes (Fig. 1)</w:t>
      </w:r>
      <w:del w:id="242" w:author="Li, Bonan" w:date="2023-08-03T10:08:00Z">
        <w:r w:rsidRPr="00F917E4" w:rsidDel="008D2422">
          <w:rPr>
            <w:rFonts w:ascii="Arial" w:hAnsi="Arial" w:cs="Arial"/>
            <w:sz w:val="24"/>
            <w:szCs w:val="24"/>
          </w:rPr>
          <w:delText xml:space="preserve"> throughout the NEON sites</w:delText>
        </w:r>
      </w:del>
      <w:r w:rsidRPr="00F917E4">
        <w:rPr>
          <w:rFonts w:ascii="Arial" w:hAnsi="Arial" w:cs="Arial"/>
          <w:sz w:val="24"/>
          <w:szCs w:val="24"/>
        </w:rPr>
        <w:t xml:space="preserve">. </w:t>
      </w:r>
      <w:ins w:id="243" w:author="Li, Bonan" w:date="2023-08-03T10:09:00Z">
        <w:r w:rsidR="008D2422" w:rsidRPr="00F917E4">
          <w:rPr>
            <w:rFonts w:ascii="Arial" w:hAnsi="Arial" w:cs="Arial"/>
            <w:sz w:val="24"/>
            <w:szCs w:val="24"/>
          </w:rPr>
          <w:t>This formally demonstrates that</w:t>
        </w:r>
        <w:bookmarkStart w:id="244" w:name="_Hlk141359561"/>
        <w:r w:rsidR="008D2422" w:rsidRPr="00F917E4">
          <w:rPr>
            <w:rFonts w:ascii="Arial" w:hAnsi="Arial" w:cs="Arial"/>
            <w:sz w:val="24"/>
            <w:szCs w:val="24"/>
          </w:rPr>
          <w:t xml:space="preserve"> </w:t>
        </w:r>
        <w:r w:rsidR="008D2422" w:rsidRPr="00F917E4">
          <w:rPr>
            <w:rFonts w:ascii="Arial" w:hAnsi="Arial" w:cs="Arial"/>
            <w:i/>
            <w:iCs/>
            <w:sz w:val="24"/>
            <w:szCs w:val="24"/>
          </w:rPr>
          <w:t>NEE</w:t>
        </w:r>
        <w:r w:rsidR="008D2422" w:rsidRPr="00F917E4">
          <w:rPr>
            <w:rFonts w:ascii="Arial" w:hAnsi="Arial" w:cs="Arial"/>
            <w:sz w:val="24"/>
            <w:szCs w:val="24"/>
          </w:rPr>
          <w:t xml:space="preserve"> and </w:t>
        </w:r>
        <w:r w:rsidR="008D2422" w:rsidRPr="00F917E4">
          <w:rPr>
            <w:rFonts w:ascii="Arial" w:hAnsi="Arial" w:cs="Arial"/>
            <w:i/>
            <w:iCs/>
            <w:sz w:val="24"/>
            <w:szCs w:val="24"/>
          </w:rPr>
          <w:t xml:space="preserve">LH </w:t>
        </w:r>
        <w:r w:rsidR="008D2422" w:rsidRPr="00F917E4">
          <w:rPr>
            <w:rFonts w:ascii="Arial" w:hAnsi="Arial" w:cs="Arial"/>
            <w:sz w:val="24"/>
            <w:szCs w:val="24"/>
          </w:rPr>
          <w:t xml:space="preserve">become less uncertain given the knowledge of isotope data or meteorological data </w:t>
        </w:r>
        <w:bookmarkEnd w:id="244"/>
        <w:r w:rsidR="008D2422" w:rsidRPr="00F917E4">
          <w:rPr>
            <w:rFonts w:ascii="Arial" w:hAnsi="Arial" w:cs="Arial"/>
            <w:sz w:val="24"/>
            <w:szCs w:val="24"/>
          </w:rPr>
          <w:t xml:space="preserve">throughout the NEON sites. </w:t>
        </w:r>
      </w:ins>
      <w:r w:rsidRPr="00F917E4">
        <w:rPr>
          <w:rFonts w:ascii="Arial" w:hAnsi="Arial" w:cs="Arial"/>
          <w:sz w:val="24"/>
          <w:szCs w:val="24"/>
        </w:rPr>
        <w:t xml:space="preserve">We find that </w:t>
      </w:r>
      <w:r w:rsidRPr="00F917E4">
        <w:rPr>
          <w:rFonts w:ascii="Arial" w:hAnsi="Arial" w:cs="Arial"/>
          <w:i/>
          <w:iCs/>
          <w:sz w:val="24"/>
          <w:szCs w:val="24"/>
        </w:rPr>
        <w:t>R</w:t>
      </w:r>
      <w:r w:rsidRPr="00F917E4">
        <w:rPr>
          <w:rFonts w:ascii="Arial" w:hAnsi="Arial" w:cs="Arial"/>
          <w:i/>
          <w:iCs/>
          <w:sz w:val="24"/>
          <w:szCs w:val="24"/>
          <w:vertAlign w:val="subscript"/>
        </w:rPr>
        <w:t>g</w:t>
      </w:r>
      <w:r w:rsidRPr="00F917E4">
        <w:rPr>
          <w:rFonts w:ascii="Arial" w:hAnsi="Arial" w:cs="Arial"/>
          <w:sz w:val="24"/>
          <w:szCs w:val="24"/>
        </w:rPr>
        <w:t xml:space="preserve">, </w:t>
      </w:r>
      <w:r w:rsidRPr="00F917E4">
        <w:rPr>
          <w:rFonts w:ascii="Arial" w:hAnsi="Arial" w:cs="Arial"/>
          <w:i/>
          <w:iCs/>
          <w:sz w:val="24"/>
          <w:szCs w:val="24"/>
        </w:rPr>
        <w:t>T</w:t>
      </w:r>
      <w:r w:rsidRPr="00F917E4">
        <w:rPr>
          <w:rFonts w:ascii="Arial" w:hAnsi="Arial" w:cs="Arial"/>
          <w:sz w:val="24"/>
          <w:szCs w:val="24"/>
        </w:rPr>
        <w:t xml:space="preserve">, and </w:t>
      </w:r>
      <w:r w:rsidRPr="00F917E4">
        <w:rPr>
          <w:rFonts w:ascii="Arial" w:hAnsi="Arial" w:cs="Arial"/>
          <w:i/>
          <w:iCs/>
          <w:sz w:val="24"/>
          <w:szCs w:val="24"/>
        </w:rPr>
        <w:t>VPD</w:t>
      </w:r>
      <w:r w:rsidRPr="00F917E4">
        <w:rPr>
          <w:rFonts w:ascii="Arial" w:hAnsi="Arial" w:cs="Arial"/>
          <w:sz w:val="24"/>
          <w:szCs w:val="24"/>
        </w:rPr>
        <w:t xml:space="preserve"> observations consistently contain more information about</w:t>
      </w:r>
      <w:r w:rsidRPr="00F917E4">
        <w:rPr>
          <w:rFonts w:ascii="Arial" w:hAnsi="Arial" w:cs="Arial"/>
          <w:i/>
          <w:iCs/>
          <w:sz w:val="24"/>
          <w:szCs w:val="24"/>
        </w:rPr>
        <w:t xml:space="preserve"> </w:t>
      </w:r>
      <w:r w:rsidRPr="00F917E4">
        <w:rPr>
          <w:rFonts w:ascii="Arial" w:hAnsi="Arial" w:cs="Arial"/>
          <w:sz w:val="24"/>
          <w:szCs w:val="24"/>
        </w:rPr>
        <w:t>environmental fluxes</w:t>
      </w:r>
      <w:r w:rsidRPr="00F917E4">
        <w:rPr>
          <w:rFonts w:ascii="Arial" w:hAnsi="Arial" w:cs="Arial"/>
          <w:i/>
          <w:iCs/>
          <w:sz w:val="24"/>
          <w:szCs w:val="24"/>
        </w:rPr>
        <w:t xml:space="preserve"> </w:t>
      </w:r>
      <w:r w:rsidRPr="00F917E4">
        <w:rPr>
          <w:rFonts w:ascii="Arial" w:hAnsi="Arial" w:cs="Arial"/>
          <w:sz w:val="24"/>
          <w:szCs w:val="24"/>
        </w:rPr>
        <w:t>than either isotope data or wind speed (</w:t>
      </w:r>
      <w:r w:rsidRPr="00F917E4">
        <w:rPr>
          <w:rFonts w:ascii="Arial" w:hAnsi="Arial" w:cs="Arial"/>
          <w:i/>
          <w:iCs/>
          <w:sz w:val="24"/>
          <w:szCs w:val="24"/>
        </w:rPr>
        <w:t>u</w:t>
      </w:r>
      <w:r w:rsidRPr="00F917E4">
        <w:rPr>
          <w:rFonts w:ascii="Arial" w:hAnsi="Arial" w:cs="Arial"/>
          <w:sz w:val="24"/>
          <w:szCs w:val="24"/>
        </w:rPr>
        <w:t>)</w:t>
      </w:r>
      <w:r w:rsidR="00255492" w:rsidRPr="00F917E4">
        <w:rPr>
          <w:rFonts w:ascii="Arial" w:hAnsi="Arial" w:cs="Arial"/>
          <w:sz w:val="24"/>
          <w:szCs w:val="24"/>
        </w:rPr>
        <w:t xml:space="preserve">, which provides comparable amount information about </w:t>
      </w:r>
      <w:r w:rsidR="00255492" w:rsidRPr="00F917E4">
        <w:rPr>
          <w:rFonts w:ascii="Arial" w:hAnsi="Arial" w:cs="Arial"/>
          <w:i/>
          <w:iCs/>
          <w:sz w:val="24"/>
          <w:szCs w:val="24"/>
        </w:rPr>
        <w:t>NEE</w:t>
      </w:r>
      <w:r w:rsidR="00255492" w:rsidRPr="00F917E4">
        <w:rPr>
          <w:rFonts w:ascii="Arial" w:hAnsi="Arial" w:cs="Arial"/>
          <w:sz w:val="24"/>
          <w:szCs w:val="24"/>
        </w:rPr>
        <w:t xml:space="preserve"> and </w:t>
      </w:r>
      <w:r w:rsidR="00255492" w:rsidRPr="00F917E4">
        <w:rPr>
          <w:rFonts w:ascii="Arial" w:hAnsi="Arial" w:cs="Arial"/>
          <w:i/>
          <w:iCs/>
          <w:sz w:val="24"/>
          <w:szCs w:val="24"/>
        </w:rPr>
        <w:t>LH</w:t>
      </w:r>
      <w:r w:rsidR="00255492" w:rsidRPr="00F917E4">
        <w:rPr>
          <w:rFonts w:ascii="Arial" w:hAnsi="Arial" w:cs="Arial"/>
          <w:sz w:val="24"/>
          <w:szCs w:val="24"/>
        </w:rPr>
        <w:t xml:space="preserve"> fluxes</w:t>
      </w:r>
      <w:r w:rsidRPr="00F917E4">
        <w:rPr>
          <w:rFonts w:ascii="Arial" w:hAnsi="Arial" w:cs="Arial"/>
          <w:i/>
          <w:iCs/>
          <w:sz w:val="24"/>
          <w:szCs w:val="24"/>
        </w:rPr>
        <w:t xml:space="preserve"> </w:t>
      </w:r>
      <w:r w:rsidRPr="00F917E4">
        <w:rPr>
          <w:rFonts w:ascii="Arial" w:hAnsi="Arial" w:cs="Arial"/>
          <w:sz w:val="24"/>
          <w:szCs w:val="24"/>
        </w:rPr>
        <w:t xml:space="preserve">(Fig. 1). Though the information provided by </w:t>
      </w:r>
      <w:r w:rsidRPr="00F917E4">
        <w:rPr>
          <w:rFonts w:ascii="Arial" w:hAnsi="Arial" w:cs="Arial"/>
          <w:i/>
          <w:iCs/>
          <w:sz w:val="24"/>
          <w:szCs w:val="24"/>
        </w:rPr>
        <w:t>R</w:t>
      </w:r>
      <w:r w:rsidRPr="00F917E4">
        <w:rPr>
          <w:rFonts w:ascii="Arial" w:hAnsi="Arial" w:cs="Arial"/>
          <w:i/>
          <w:iCs/>
          <w:sz w:val="24"/>
          <w:szCs w:val="24"/>
          <w:vertAlign w:val="subscript"/>
        </w:rPr>
        <w:t>g</w:t>
      </w:r>
      <w:r w:rsidRPr="00F917E4">
        <w:rPr>
          <w:rFonts w:ascii="Arial" w:hAnsi="Arial" w:cs="Arial"/>
          <w:sz w:val="24"/>
          <w:szCs w:val="24"/>
        </w:rPr>
        <w:t xml:space="preserve"> is larger than the information from </w:t>
      </w:r>
      <w:r w:rsidRPr="00F917E4">
        <w:rPr>
          <w:rFonts w:ascii="Arial" w:hAnsi="Arial" w:cs="Arial"/>
          <w:i/>
          <w:iCs/>
          <w:sz w:val="24"/>
          <w:szCs w:val="24"/>
        </w:rPr>
        <w:t>u</w:t>
      </w:r>
      <w:r w:rsidRPr="00F917E4">
        <w:rPr>
          <w:rFonts w:ascii="Arial" w:hAnsi="Arial" w:cs="Arial"/>
          <w:sz w:val="24"/>
          <w:szCs w:val="24"/>
        </w:rPr>
        <w:t xml:space="preserve"> and the isotopes, </w:t>
      </w:r>
      <w:r w:rsidRPr="00F917E4">
        <w:rPr>
          <w:rFonts w:ascii="Arial" w:hAnsi="Arial" w:cs="Arial"/>
          <w:i/>
          <w:iCs/>
          <w:sz w:val="24"/>
          <w:szCs w:val="24"/>
        </w:rPr>
        <w:t>u</w:t>
      </w:r>
      <w:r w:rsidRPr="00F917E4">
        <w:rPr>
          <w:rFonts w:ascii="Arial" w:hAnsi="Arial" w:cs="Arial"/>
          <w:sz w:val="24"/>
          <w:szCs w:val="24"/>
        </w:rPr>
        <w:t xml:space="preserve"> is nevertheless one of the well-established drivers of surface-atmosphere water and carbon exchange and is commonly measured at meteorological stations worldwide</w:t>
      </w:r>
      <w:r w:rsidR="0026279F"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"/>
          <w:id w:val="-1941373810"/>
          <w:placeholder>
            <w:docPart w:val="DefaultPlaceholder_-1854013440"/>
          </w:placeholder>
        </w:sdtPr>
        <w:sdtContent>
          <w:ins w:id="245" w:author="Li, Bonan" w:date="2023-08-03T14:20:00Z">
            <w:r w:rsidR="00B00C0E" w:rsidRPr="00F917E4">
              <w:rPr>
                <w:rFonts w:ascii="Arial" w:hAnsi="Arial" w:cs="Arial"/>
                <w:color w:val="000000"/>
                <w:sz w:val="24"/>
                <w:szCs w:val="24"/>
              </w:rPr>
              <w:t>(Yusup and Liu 2020)</w:t>
            </w:r>
          </w:ins>
          <w:del w:id="246" w:author="Li, Bonan" w:date="2023-08-03T13:43:00Z">
            <w:r w:rsidR="00196AD0" w:rsidRPr="00F917E4" w:rsidDel="00ED5829">
              <w:rPr>
                <w:rFonts w:ascii="Arial" w:hAnsi="Arial" w:cs="Arial"/>
                <w:color w:val="000000"/>
                <w:sz w:val="24"/>
                <w:szCs w:val="24"/>
              </w:rPr>
              <w:delText>[34]</w:delText>
            </w:r>
          </w:del>
        </w:sdtContent>
      </w:sdt>
      <w:r w:rsidRPr="00F917E4">
        <w:rPr>
          <w:rFonts w:ascii="Arial" w:hAnsi="Arial" w:cs="Arial"/>
          <w:sz w:val="24"/>
          <w:szCs w:val="24"/>
        </w:rPr>
        <w:t xml:space="preserve">. </w:t>
      </w:r>
    </w:p>
    <w:p w14:paraId="5749FE90" w14:textId="5AD8C4B5" w:rsidR="00A52D89" w:rsidRPr="00F917E4" w:rsidRDefault="00A52D89" w:rsidP="007812DD">
      <w:pPr>
        <w:jc w:val="both"/>
        <w:rPr>
          <w:rFonts w:ascii="Arial" w:hAnsi="Arial" w:cs="Arial"/>
          <w:sz w:val="24"/>
          <w:szCs w:val="24"/>
        </w:rPr>
      </w:pPr>
      <w:r w:rsidRPr="00F917E4">
        <w:rPr>
          <w:rFonts w:ascii="Arial" w:hAnsi="Arial" w:cs="Arial"/>
          <w:color w:val="000000" w:themeColor="text1"/>
          <w:sz w:val="24"/>
          <w:szCs w:val="24"/>
        </w:rPr>
        <w:lastRenderedPageBreak/>
        <w:t xml:space="preserve">In general, individual </w:t>
      </w:r>
      <w:r w:rsidR="006754FA" w:rsidRPr="00F917E4">
        <w:rPr>
          <w:rFonts w:ascii="Arial" w:hAnsi="Arial" w:cs="Arial"/>
          <w:color w:val="000000" w:themeColor="text1"/>
          <w:sz w:val="24"/>
          <w:szCs w:val="24"/>
        </w:rPr>
        <w:t xml:space="preserve">variables tend </w:t>
      </w:r>
      <w:r w:rsidRPr="00F917E4">
        <w:rPr>
          <w:rFonts w:ascii="Arial" w:hAnsi="Arial" w:cs="Arial"/>
          <w:color w:val="000000" w:themeColor="text1"/>
          <w:sz w:val="24"/>
          <w:szCs w:val="24"/>
        </w:rPr>
        <w:t xml:space="preserve">to share more information with </w:t>
      </w:r>
      <w:r w:rsidRPr="00F917E4">
        <w:rPr>
          <w:rFonts w:ascii="Arial" w:hAnsi="Arial" w:cs="Arial"/>
          <w:i/>
          <w:iCs/>
          <w:color w:val="000000" w:themeColor="text1"/>
          <w:sz w:val="24"/>
          <w:szCs w:val="24"/>
        </w:rPr>
        <w:t>LH</w:t>
      </w:r>
      <w:r w:rsidRPr="00F917E4">
        <w:rPr>
          <w:rFonts w:ascii="Arial" w:hAnsi="Arial" w:cs="Arial"/>
          <w:color w:val="000000" w:themeColor="text1"/>
          <w:sz w:val="24"/>
          <w:szCs w:val="24"/>
        </w:rPr>
        <w:t xml:space="preserve"> than </w:t>
      </w:r>
      <w:r w:rsidRPr="00F917E4">
        <w:rPr>
          <w:rFonts w:ascii="Arial" w:hAnsi="Arial" w:cs="Arial"/>
          <w:i/>
          <w:iCs/>
          <w:color w:val="000000" w:themeColor="text1"/>
          <w:sz w:val="24"/>
          <w:szCs w:val="24"/>
        </w:rPr>
        <w:t xml:space="preserve">NEE </w:t>
      </w:r>
      <w:r w:rsidRPr="00F917E4">
        <w:rPr>
          <w:rFonts w:ascii="Arial" w:hAnsi="Arial" w:cs="Arial"/>
          <w:color w:val="000000" w:themeColor="text1"/>
          <w:sz w:val="24"/>
          <w:szCs w:val="24"/>
        </w:rPr>
        <w:t xml:space="preserve">(Fig. 1). This indicates that </w:t>
      </w:r>
      <w:r w:rsidRPr="00F917E4">
        <w:rPr>
          <w:rFonts w:ascii="Arial" w:hAnsi="Arial" w:cs="Arial"/>
          <w:i/>
          <w:iCs/>
          <w:color w:val="000000" w:themeColor="text1"/>
          <w:sz w:val="24"/>
          <w:szCs w:val="24"/>
        </w:rPr>
        <w:t>LH</w:t>
      </w:r>
      <w:r w:rsidRPr="00F917E4">
        <w:rPr>
          <w:rFonts w:ascii="Arial" w:hAnsi="Arial" w:cs="Arial"/>
          <w:color w:val="000000" w:themeColor="text1"/>
          <w:sz w:val="24"/>
          <w:szCs w:val="24"/>
        </w:rPr>
        <w:t xml:space="preserve"> is generally more easily constrained and predicted based on these environmental observations, possibly because it more strongly captures isotopic differences in the contributing one-way flux compared to </w:t>
      </w:r>
      <w:r w:rsidRPr="00F917E4">
        <w:rPr>
          <w:rFonts w:ascii="Arial" w:hAnsi="Arial" w:cs="Arial"/>
          <w:i/>
          <w:iCs/>
          <w:color w:val="000000" w:themeColor="text1"/>
          <w:sz w:val="24"/>
          <w:szCs w:val="24"/>
        </w:rPr>
        <w:t>NEE</w:t>
      </w:r>
      <w:r w:rsidRPr="00F917E4">
        <w:rPr>
          <w:rFonts w:ascii="Arial" w:hAnsi="Arial" w:cs="Arial"/>
          <w:color w:val="000000" w:themeColor="text1"/>
          <w:sz w:val="24"/>
          <w:szCs w:val="24"/>
        </w:rPr>
        <w:t xml:space="preserve"> which is the net sum of two opposing fluxes with less distinct isotope ratios. </w:t>
      </w:r>
      <w:r w:rsidRPr="00F917E4">
        <w:rPr>
          <w:rFonts w:ascii="Arial" w:hAnsi="Arial" w:cs="Arial"/>
          <w:sz w:val="24"/>
          <w:szCs w:val="24"/>
        </w:rPr>
        <w:t xml:space="preserve">Instead of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values best constraining </w:t>
      </w:r>
      <w:r w:rsidRPr="00F917E4">
        <w:rPr>
          <w:rFonts w:ascii="Arial" w:hAnsi="Arial" w:cs="Arial"/>
          <w:i/>
          <w:iCs/>
          <w:sz w:val="24"/>
          <w:szCs w:val="24"/>
        </w:rPr>
        <w:t xml:space="preserve">NEE </w:t>
      </w:r>
      <w:r w:rsidRPr="00F917E4">
        <w:rPr>
          <w:rFonts w:ascii="Arial" w:hAnsi="Arial" w:cs="Arial"/>
          <w:sz w:val="24"/>
          <w:szCs w:val="24"/>
        </w:rPr>
        <w:t xml:space="preserve">and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or </w:t>
      </w:r>
      <w:r w:rsidRPr="00F917E4">
        <w:rPr>
          <w:rFonts w:ascii="Arial" w:hAnsi="Arial" w:cs="Arial"/>
          <w:i/>
          <w:iCs/>
          <w:sz w:val="24"/>
          <w:szCs w:val="24"/>
        </w:rPr>
        <w:t>d</w:t>
      </w:r>
      <w:r w:rsidRPr="00F917E4">
        <w:rPr>
          <w:rFonts w:ascii="Arial" w:hAnsi="Arial" w:cs="Arial"/>
          <w:sz w:val="24"/>
          <w:szCs w:val="24"/>
        </w:rPr>
        <w:t xml:space="preserve"> values best constraining </w:t>
      </w:r>
      <w:r w:rsidRPr="00F917E4">
        <w:rPr>
          <w:rFonts w:ascii="Arial" w:hAnsi="Arial" w:cs="Arial"/>
          <w:i/>
          <w:iCs/>
          <w:sz w:val="24"/>
          <w:szCs w:val="24"/>
        </w:rPr>
        <w:t xml:space="preserve">LH, </w:t>
      </w:r>
      <w:r w:rsidRPr="00F917E4">
        <w:rPr>
          <w:rFonts w:ascii="Arial" w:hAnsi="Arial" w:cs="Arial"/>
          <w:sz w:val="24"/>
          <w:szCs w:val="24"/>
        </w:rPr>
        <w:t xml:space="preserve">we find that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values on average provide slightly more mutual information than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values for both </w:t>
      </w:r>
      <w:r w:rsidRPr="00F917E4">
        <w:rPr>
          <w:rFonts w:ascii="Arial" w:hAnsi="Arial" w:cs="Arial"/>
          <w:i/>
          <w:iCs/>
          <w:sz w:val="24"/>
          <w:szCs w:val="24"/>
        </w:rPr>
        <w:t xml:space="preserve">NEE </w:t>
      </w:r>
      <w:r w:rsidRPr="00F917E4">
        <w:rPr>
          <w:rFonts w:ascii="Arial" w:hAnsi="Arial" w:cs="Arial"/>
          <w:sz w:val="24"/>
          <w:szCs w:val="24"/>
        </w:rPr>
        <w:t xml:space="preserve">and </w:t>
      </w:r>
      <w:r w:rsidRPr="00F917E4">
        <w:rPr>
          <w:rFonts w:ascii="Arial" w:hAnsi="Arial" w:cs="Arial"/>
          <w:i/>
          <w:iCs/>
          <w:sz w:val="24"/>
          <w:szCs w:val="24"/>
        </w:rPr>
        <w:t xml:space="preserve">LH </w:t>
      </w:r>
      <w:r w:rsidRPr="00F917E4">
        <w:rPr>
          <w:rFonts w:ascii="Arial" w:hAnsi="Arial" w:cs="Arial"/>
          <w:sz w:val="24"/>
          <w:szCs w:val="24"/>
        </w:rPr>
        <w:t>fluxes</w:t>
      </w:r>
      <w:r w:rsidRPr="00F917E4">
        <w:rPr>
          <w:rFonts w:ascii="Arial" w:hAnsi="Arial" w:cs="Arial"/>
          <w:i/>
          <w:iCs/>
          <w:sz w:val="24"/>
          <w:szCs w:val="24"/>
        </w:rPr>
        <w:t xml:space="preserve">; </w:t>
      </w:r>
      <w:r w:rsidRPr="00F917E4">
        <w:rPr>
          <w:rFonts w:ascii="Arial" w:hAnsi="Arial" w:cs="Arial"/>
          <w:sz w:val="24"/>
          <w:szCs w:val="24"/>
        </w:rPr>
        <w:t xml:space="preserve">however, both these (i.e.,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are more informative than </w:t>
      </w:r>
      <w:r w:rsidRPr="00F917E4">
        <w:rPr>
          <w:rFonts w:ascii="Arial" w:hAnsi="Arial" w:cs="Arial"/>
          <w:i/>
          <w:iCs/>
          <w:sz w:val="24"/>
          <w:szCs w:val="24"/>
        </w:rPr>
        <w:t xml:space="preserve">d. </w:t>
      </w:r>
      <w:ins w:id="247" w:author="Li, Bonan" w:date="2023-08-03T11:06:00Z">
        <w:r w:rsidR="00F80EDC" w:rsidRPr="00F917E4">
          <w:rPr>
            <w:rFonts w:ascii="Arial" w:hAnsi="Arial" w:cs="Arial"/>
            <w:i/>
            <w:iCs/>
            <w:sz w:val="24"/>
            <w:szCs w:val="24"/>
          </w:rPr>
          <w:t>NEE</w:t>
        </w:r>
        <w:r w:rsidR="00F80EDC" w:rsidRPr="00F917E4">
          <w:rPr>
            <w:rFonts w:ascii="Arial" w:hAnsi="Arial" w:cs="Arial"/>
            <w:sz w:val="24"/>
            <w:szCs w:val="24"/>
          </w:rPr>
          <w:t xml:space="preserve"> is a quantity that encompasses downward carbon uptake via plant photosynthesis and carbon release upward through respiration </w:t>
        </w:r>
      </w:ins>
      <w:customXmlInsRangeStart w:id="248" w:author="Li, Bonan" w:date="2023-08-03T11:06:00Z"/>
      <w:sdt>
        <w:sdtPr>
          <w:rPr>
            <w:rFonts w:ascii="Arial" w:hAnsi="Arial" w:cs="Arial"/>
            <w:color w:val="000000"/>
            <w:sz w:val="24"/>
            <w:szCs w:val="24"/>
          </w:rPr>
          <w:tag w:val="MENDELEY_CITATION_v3_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"/>
          <w:id w:val="-492409867"/>
          <w:placeholder>
            <w:docPart w:val="3CB2A8BDE13C456983CDADAD2BEDA941"/>
          </w:placeholder>
        </w:sdtPr>
        <w:sdtContent>
          <w:customXmlInsRangeEnd w:id="248"/>
          <w:ins w:id="249" w:author="Li, Bonan" w:date="2023-08-03T14:20:00Z">
            <w:r w:rsidR="00B00C0E" w:rsidRPr="00F917E4">
              <w:rPr>
                <w:rFonts w:ascii="Arial" w:eastAsia="Times New Roman" w:hAnsi="Arial" w:cs="Arial"/>
                <w:sz w:val="24"/>
                <w:szCs w:val="24"/>
                <w:rPrChange w:id="250" w:author="Li, Bonan" w:date="2023-08-03T14:31:00Z">
                  <w:rPr>
                    <w:rFonts w:eastAsia="Times New Roman"/>
                  </w:rPr>
                </w:rPrChange>
              </w:rPr>
              <w:t xml:space="preserve">(Reichstein </w:t>
            </w:r>
            <w:r w:rsidR="00B00C0E" w:rsidRPr="00F917E4">
              <w:rPr>
                <w:rFonts w:ascii="Arial" w:eastAsia="Times New Roman" w:hAnsi="Arial" w:cs="Arial"/>
                <w:i/>
                <w:iCs/>
                <w:sz w:val="24"/>
                <w:szCs w:val="24"/>
                <w:rPrChange w:id="251" w:author="Li, Bonan" w:date="2023-08-03T14:31:00Z">
                  <w:rPr>
                    <w:rFonts w:eastAsia="Times New Roman"/>
                    <w:i/>
                    <w:iCs/>
                  </w:rPr>
                </w:rPrChange>
              </w:rPr>
              <w:t>et al</w:t>
            </w:r>
            <w:r w:rsidR="00B00C0E" w:rsidRPr="00F917E4">
              <w:rPr>
                <w:rFonts w:ascii="Arial" w:eastAsia="Times New Roman" w:hAnsi="Arial" w:cs="Arial"/>
                <w:sz w:val="24"/>
                <w:szCs w:val="24"/>
                <w:rPrChange w:id="252" w:author="Li, Bonan" w:date="2023-08-03T14:31:00Z">
                  <w:rPr>
                    <w:rFonts w:eastAsia="Times New Roman"/>
                  </w:rPr>
                </w:rPrChange>
              </w:rPr>
              <w:t xml:space="preserve"> 2005)</w:t>
            </w:r>
          </w:ins>
          <w:customXmlInsRangeStart w:id="253" w:author="Li, Bonan" w:date="2023-08-03T11:06:00Z"/>
        </w:sdtContent>
      </w:sdt>
      <w:customXmlInsRangeEnd w:id="253"/>
      <w:ins w:id="254" w:author="Li, Bonan" w:date="2023-08-03T11:06:00Z">
        <w:r w:rsidR="00F80EDC" w:rsidRPr="00F917E4">
          <w:rPr>
            <w:rFonts w:ascii="Arial" w:hAnsi="Arial" w:cs="Arial"/>
            <w:sz w:val="24"/>
            <w:szCs w:val="24"/>
          </w:rPr>
          <w:t xml:space="preserve"> while water, as represented by </w:t>
        </w:r>
        <w:r w:rsidR="00F80EDC" w:rsidRPr="00F917E4">
          <w:rPr>
            <w:rFonts w:ascii="Arial" w:hAnsi="Arial" w:cs="Arial"/>
            <w:i/>
            <w:iCs/>
            <w:sz w:val="24"/>
            <w:szCs w:val="24"/>
          </w:rPr>
          <w:t>LH</w:t>
        </w:r>
        <w:r w:rsidR="00F80EDC" w:rsidRPr="00F917E4">
          <w:rPr>
            <w:rFonts w:ascii="Arial" w:hAnsi="Arial" w:cs="Arial"/>
            <w:sz w:val="24"/>
            <w:szCs w:val="24"/>
          </w:rPr>
          <w:t xml:space="preserve">, is evaporated upward during evapotranspiration. </w:t>
        </w:r>
        <w:r w:rsidR="00F80EDC" w:rsidRPr="00F917E4">
          <w:rPr>
            <w:rFonts w:ascii="Arial" w:hAnsi="Arial" w:cs="Arial"/>
            <w:i/>
            <w:iCs/>
            <w:sz w:val="24"/>
            <w:szCs w:val="24"/>
          </w:rPr>
          <w:t>δ</w:t>
        </w:r>
        <w:r w:rsidR="00F80EDC" w:rsidRPr="00F917E4">
          <w:rPr>
            <w:rFonts w:ascii="Arial" w:hAnsi="Arial" w:cs="Arial"/>
            <w:i/>
            <w:iCs/>
            <w:sz w:val="24"/>
            <w:szCs w:val="24"/>
            <w:vertAlign w:val="superscript"/>
          </w:rPr>
          <w:t>2</w:t>
        </w:r>
        <w:r w:rsidR="00F80EDC" w:rsidRPr="00F917E4">
          <w:rPr>
            <w:rFonts w:ascii="Arial" w:hAnsi="Arial" w:cs="Arial"/>
            <w:i/>
            <w:iCs/>
            <w:sz w:val="24"/>
            <w:szCs w:val="24"/>
          </w:rPr>
          <w:t>H</w:t>
        </w:r>
        <w:r w:rsidR="00F80EDC" w:rsidRPr="00F917E4">
          <w:rPr>
            <w:rFonts w:ascii="Arial" w:hAnsi="Arial" w:cs="Arial"/>
            <w:sz w:val="24"/>
            <w:szCs w:val="24"/>
          </w:rPr>
          <w:t xml:space="preserve"> links with the phase transformation of water that is strongly temperature dependent </w:t>
        </w:r>
      </w:ins>
      <w:customXmlInsRangeStart w:id="255" w:author="Li, Bonan" w:date="2023-08-03T11:06:00Z"/>
      <w:sdt>
        <w:sdtPr>
          <w:rPr>
            <w:rFonts w:ascii="Arial" w:hAnsi="Arial" w:cs="Arial"/>
            <w:color w:val="000000"/>
            <w:sz w:val="24"/>
            <w:szCs w:val="24"/>
          </w:rPr>
          <w:tag w:val="MENDELEY_CITATION_v3_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"/>
          <w:id w:val="1157893596"/>
          <w:placeholder>
            <w:docPart w:val="3CB2A8BDE13C456983CDADAD2BEDA941"/>
          </w:placeholder>
        </w:sdtPr>
        <w:sdtContent>
          <w:customXmlInsRangeEnd w:id="255"/>
          <w:ins w:id="256" w:author="Li, Bonan" w:date="2023-08-03T14:20:00Z">
            <w:r w:rsidR="00B00C0E" w:rsidRPr="00F917E4">
              <w:rPr>
                <w:rFonts w:ascii="Arial" w:eastAsia="Times New Roman" w:hAnsi="Arial" w:cs="Arial"/>
                <w:sz w:val="24"/>
                <w:szCs w:val="24"/>
                <w:rPrChange w:id="257" w:author="Li, Bonan" w:date="2023-08-03T14:31:00Z">
                  <w:rPr>
                    <w:rFonts w:eastAsia="Times New Roman"/>
                  </w:rPr>
                </w:rPrChange>
              </w:rPr>
              <w:t xml:space="preserve">(Xiao </w:t>
            </w:r>
            <w:r w:rsidR="00B00C0E" w:rsidRPr="00F917E4">
              <w:rPr>
                <w:rFonts w:ascii="Arial" w:eastAsia="Times New Roman" w:hAnsi="Arial" w:cs="Arial"/>
                <w:i/>
                <w:iCs/>
                <w:sz w:val="24"/>
                <w:szCs w:val="24"/>
                <w:rPrChange w:id="258" w:author="Li, Bonan" w:date="2023-08-03T14:31:00Z">
                  <w:rPr>
                    <w:rFonts w:eastAsia="Times New Roman"/>
                    <w:i/>
                    <w:iCs/>
                  </w:rPr>
                </w:rPrChange>
              </w:rPr>
              <w:t>et al</w:t>
            </w:r>
            <w:r w:rsidR="00B00C0E" w:rsidRPr="00F917E4">
              <w:rPr>
                <w:rFonts w:ascii="Arial" w:eastAsia="Times New Roman" w:hAnsi="Arial" w:cs="Arial"/>
                <w:sz w:val="24"/>
                <w:szCs w:val="24"/>
                <w:rPrChange w:id="259" w:author="Li, Bonan" w:date="2023-08-03T14:31:00Z">
                  <w:rPr>
                    <w:rFonts w:eastAsia="Times New Roman"/>
                  </w:rPr>
                </w:rPrChange>
              </w:rPr>
              <w:t xml:space="preserve"> 2018)</w:t>
            </w:r>
          </w:ins>
          <w:customXmlInsRangeStart w:id="260" w:author="Li, Bonan" w:date="2023-08-03T11:06:00Z"/>
        </w:sdtContent>
      </w:sdt>
      <w:customXmlInsRangeEnd w:id="260"/>
      <w:ins w:id="261" w:author="Li, Bonan" w:date="2023-08-03T11:06:00Z">
        <w:r w:rsidR="00F80EDC" w:rsidRPr="00F917E4">
          <w:rPr>
            <w:rFonts w:ascii="Arial" w:hAnsi="Arial" w:cs="Arial"/>
            <w:sz w:val="24"/>
            <w:szCs w:val="24"/>
          </w:rPr>
          <w:t xml:space="preserve">. Therefore, </w:t>
        </w:r>
        <w:r w:rsidR="00F80EDC" w:rsidRPr="00F917E4">
          <w:rPr>
            <w:rFonts w:ascii="Arial" w:hAnsi="Arial" w:cs="Arial"/>
            <w:i/>
            <w:iCs/>
            <w:sz w:val="24"/>
            <w:szCs w:val="24"/>
          </w:rPr>
          <w:t>δ</w:t>
        </w:r>
        <w:r w:rsidR="00F80EDC" w:rsidRPr="00F917E4">
          <w:rPr>
            <w:rFonts w:ascii="Arial" w:hAnsi="Arial" w:cs="Arial"/>
            <w:i/>
            <w:iCs/>
            <w:sz w:val="24"/>
            <w:szCs w:val="24"/>
            <w:vertAlign w:val="superscript"/>
          </w:rPr>
          <w:t>2</w:t>
        </w:r>
        <w:r w:rsidR="00F80EDC" w:rsidRPr="00F917E4">
          <w:rPr>
            <w:rFonts w:ascii="Arial" w:hAnsi="Arial" w:cs="Arial"/>
            <w:i/>
            <w:iCs/>
            <w:sz w:val="24"/>
            <w:szCs w:val="24"/>
          </w:rPr>
          <w:t>H</w:t>
        </w:r>
        <w:r w:rsidR="00F80EDC" w:rsidRPr="00F917E4">
          <w:rPr>
            <w:rFonts w:ascii="Arial" w:hAnsi="Arial" w:cs="Arial"/>
            <w:sz w:val="24"/>
            <w:szCs w:val="24"/>
          </w:rPr>
          <w:t xml:space="preserve"> is more likely to carry slightly more information about </w:t>
        </w:r>
        <w:r w:rsidR="00F80EDC" w:rsidRPr="00F917E4">
          <w:rPr>
            <w:rFonts w:ascii="Arial" w:hAnsi="Arial" w:cs="Arial"/>
            <w:i/>
            <w:iCs/>
            <w:sz w:val="24"/>
            <w:szCs w:val="24"/>
          </w:rPr>
          <w:t>LE</w:t>
        </w:r>
        <w:r w:rsidR="00F80EDC" w:rsidRPr="00F917E4">
          <w:rPr>
            <w:rFonts w:ascii="Arial" w:hAnsi="Arial" w:cs="Arial"/>
            <w:sz w:val="24"/>
            <w:szCs w:val="24"/>
          </w:rPr>
          <w:t xml:space="preserve"> and </w:t>
        </w:r>
        <w:r w:rsidR="00F80EDC" w:rsidRPr="00F917E4">
          <w:rPr>
            <w:rFonts w:ascii="Arial" w:hAnsi="Arial" w:cs="Arial"/>
            <w:i/>
            <w:iCs/>
            <w:sz w:val="24"/>
            <w:szCs w:val="24"/>
          </w:rPr>
          <w:t>NEE</w:t>
        </w:r>
      </w:ins>
      <w:ins w:id="262" w:author="Li, Bonan" w:date="2023-08-03T11:07:00Z">
        <w:r w:rsidR="00F80EDC" w:rsidRPr="00F917E4">
          <w:rPr>
            <w:rFonts w:ascii="Arial" w:hAnsi="Arial" w:cs="Arial"/>
            <w:sz w:val="24"/>
            <w:szCs w:val="24"/>
          </w:rPr>
          <w:t xml:space="preserve"> </w:t>
        </w:r>
      </w:ins>
      <w:ins w:id="263" w:author="Li, Bonan" w:date="2023-08-03T11:13:00Z">
        <w:r w:rsidR="00F80EDC" w:rsidRPr="00F917E4">
          <w:rPr>
            <w:rFonts w:ascii="Arial" w:hAnsi="Arial" w:cs="Arial"/>
            <w:sz w:val="24"/>
            <w:szCs w:val="24"/>
          </w:rPr>
          <w:t>than</w:t>
        </w:r>
      </w:ins>
      <w:ins w:id="264" w:author="Li, Bonan" w:date="2023-08-03T11:07:00Z">
        <w:r w:rsidR="00F80EDC" w:rsidRPr="00F917E4">
          <w:rPr>
            <w:rFonts w:ascii="Arial" w:hAnsi="Arial" w:cs="Arial"/>
            <w:sz w:val="24"/>
            <w:szCs w:val="24"/>
          </w:rPr>
          <w:t xml:space="preserve"> </w:t>
        </w:r>
        <w:r w:rsidR="00F80EDC" w:rsidRPr="00F917E4">
          <w:rPr>
            <w:rFonts w:ascii="Arial" w:hAnsi="Arial" w:cs="Arial"/>
            <w:i/>
            <w:iCs/>
            <w:sz w:val="24"/>
            <w:szCs w:val="24"/>
          </w:rPr>
          <w:t>δ</w:t>
        </w:r>
        <w:r w:rsidR="00F80EDC" w:rsidRPr="00F917E4">
          <w:rPr>
            <w:rFonts w:ascii="Arial" w:hAnsi="Arial" w:cs="Arial"/>
            <w:i/>
            <w:iCs/>
            <w:sz w:val="24"/>
            <w:szCs w:val="24"/>
            <w:vertAlign w:val="superscript"/>
          </w:rPr>
          <w:t>13</w:t>
        </w:r>
        <w:r w:rsidR="00F80EDC" w:rsidRPr="00F917E4">
          <w:rPr>
            <w:rFonts w:ascii="Arial" w:hAnsi="Arial" w:cs="Arial"/>
            <w:i/>
            <w:iCs/>
            <w:sz w:val="24"/>
            <w:szCs w:val="24"/>
          </w:rPr>
          <w:t>C</w:t>
        </w:r>
        <w:r w:rsidR="00F80EDC" w:rsidRPr="00F917E4">
          <w:rPr>
            <w:rFonts w:ascii="Arial" w:hAnsi="Arial" w:cs="Arial"/>
            <w:sz w:val="24"/>
            <w:szCs w:val="24"/>
          </w:rPr>
          <w:t>.</w:t>
        </w:r>
      </w:ins>
      <w:ins w:id="265" w:author="Li, Bonan" w:date="2023-08-03T11:06:00Z">
        <w:r w:rsidR="00F80EDC" w:rsidRPr="00F917E4">
          <w:rPr>
            <w:rFonts w:ascii="Arial" w:hAnsi="Arial" w:cs="Arial"/>
            <w:i/>
            <w:iCs/>
            <w:sz w:val="24"/>
            <w:szCs w:val="24"/>
          </w:rPr>
          <w:t xml:space="preserve"> </w:t>
        </w:r>
      </w:ins>
      <w:r w:rsidRPr="00F917E4">
        <w:rPr>
          <w:rFonts w:ascii="Arial" w:hAnsi="Arial" w:cs="Arial"/>
          <w:sz w:val="24"/>
          <w:szCs w:val="24"/>
        </w:rPr>
        <w:t xml:space="preserve">The amount of information that can be inferred from isotopes (and other variables) about </w:t>
      </w:r>
      <w:r w:rsidRPr="00F917E4">
        <w:rPr>
          <w:rFonts w:ascii="Arial" w:hAnsi="Arial" w:cs="Arial"/>
          <w:i/>
          <w:iCs/>
          <w:sz w:val="24"/>
          <w:szCs w:val="24"/>
        </w:rPr>
        <w:t xml:space="preserve">NEE </w:t>
      </w:r>
      <w:r w:rsidRPr="00F917E4">
        <w:rPr>
          <w:rFonts w:ascii="Arial" w:hAnsi="Arial" w:cs="Arial"/>
          <w:sz w:val="24"/>
          <w:szCs w:val="24"/>
        </w:rPr>
        <w:t xml:space="preserve">and </w:t>
      </w:r>
      <w:r w:rsidRPr="00F917E4">
        <w:rPr>
          <w:rFonts w:ascii="Arial" w:hAnsi="Arial" w:cs="Arial"/>
          <w:i/>
          <w:iCs/>
          <w:sz w:val="24"/>
          <w:szCs w:val="24"/>
        </w:rPr>
        <w:t>LH</w:t>
      </w:r>
      <w:r w:rsidRPr="00F917E4">
        <w:rPr>
          <w:rFonts w:ascii="Arial" w:hAnsi="Arial" w:cs="Arial"/>
          <w:sz w:val="24"/>
          <w:szCs w:val="24"/>
        </w:rPr>
        <w:t xml:space="preserve"> is highly unlikely to be obtained by random processes (</w:t>
      </w:r>
      <w:r w:rsidRPr="00F917E4">
        <w:rPr>
          <w:rFonts w:ascii="Arial" w:hAnsi="Arial" w:cs="Arial"/>
          <w:i/>
          <w:iCs/>
          <w:color w:val="000000" w:themeColor="text1"/>
          <w:sz w:val="24"/>
          <w:szCs w:val="24"/>
        </w:rPr>
        <w:t>p</w:t>
      </w:r>
      <w:r w:rsidRPr="00F917E4">
        <w:rPr>
          <w:rFonts w:ascii="Arial" w:hAnsi="Arial" w:cs="Arial"/>
          <w:color w:val="000000" w:themeColor="text1"/>
          <w:sz w:val="24"/>
          <w:szCs w:val="24"/>
        </w:rPr>
        <w:t xml:space="preserve"> &lt; 0.01</w:t>
      </w:r>
      <w:r w:rsidRPr="00F917E4">
        <w:rPr>
          <w:rFonts w:ascii="Arial" w:hAnsi="Arial" w:cs="Arial"/>
          <w:sz w:val="24"/>
          <w:szCs w:val="24"/>
        </w:rPr>
        <w:t xml:space="preserve">). </w:t>
      </w:r>
    </w:p>
    <w:p w14:paraId="4CB7CA2E" w14:textId="5E435962" w:rsidR="00A52D89" w:rsidRPr="00F917E4" w:rsidRDefault="00A52D89" w:rsidP="009426B2">
      <w:pPr>
        <w:jc w:val="both"/>
        <w:rPr>
          <w:rFonts w:ascii="Arial" w:hAnsi="Arial" w:cs="Arial"/>
          <w:sz w:val="24"/>
          <w:szCs w:val="24"/>
        </w:rPr>
      </w:pPr>
      <w:bookmarkStart w:id="266" w:name="_Hlk79442648"/>
      <w:r w:rsidRPr="00F917E4">
        <w:rPr>
          <w:rFonts w:ascii="Arial" w:hAnsi="Arial" w:cs="Arial"/>
          <w:sz w:val="24"/>
          <w:szCs w:val="24"/>
        </w:rPr>
        <w:t>We decomposed and evaluated the multivariate mutual information between</w:t>
      </w:r>
      <w:r w:rsidRPr="00F917E4">
        <w:rPr>
          <w:rFonts w:ascii="Arial" w:hAnsi="Arial" w:cs="Arial"/>
          <w:i/>
          <w:iCs/>
          <w:sz w:val="24"/>
          <w:szCs w:val="24"/>
        </w:rPr>
        <w:t xml:space="preserve"> </w:t>
      </w:r>
      <w:r w:rsidRPr="00F917E4">
        <w:rPr>
          <w:rFonts w:ascii="Arial" w:hAnsi="Arial" w:cs="Arial"/>
          <w:sz w:val="24"/>
          <w:szCs w:val="24"/>
        </w:rPr>
        <w:t>environmental fluxes, isotope ratios, and other variables</w:t>
      </w:r>
      <w:bookmarkEnd w:id="266"/>
      <w:r w:rsidRPr="00F917E4">
        <w:rPr>
          <w:rFonts w:ascii="Arial" w:hAnsi="Arial" w:cs="Arial"/>
          <w:sz w:val="24"/>
          <w:szCs w:val="24"/>
        </w:rPr>
        <w:t xml:space="preserve"> (Fig. 2). These results demonstrate that most of the information provided by the isotopes about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 xml:space="preserve">LH </w:t>
      </w:r>
      <w:r w:rsidRPr="00F917E4">
        <w:rPr>
          <w:rFonts w:ascii="Arial" w:hAnsi="Arial" w:cs="Arial"/>
          <w:sz w:val="24"/>
          <w:szCs w:val="24"/>
        </w:rPr>
        <w:t>is unique to these measurements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This unique information </w:t>
      </w:r>
      <w:bookmarkStart w:id="267" w:name="_Hlk141359776"/>
      <w:ins w:id="268" w:author="Li, Bonan" w:date="2023-08-03T11:15:00Z">
        <w:r w:rsidR="00F80EDC" w:rsidRPr="00F917E4">
          <w:rPr>
            <w:rFonts w:ascii="Arial" w:hAnsi="Arial" w:cs="Arial"/>
            <w:sz w:val="24"/>
            <w:szCs w:val="24"/>
          </w:rPr>
          <w:t>(i.e., the information contribution that is contributed only by one variable to the target variable)</w:t>
        </w:r>
        <w:bookmarkEnd w:id="267"/>
        <w:r w:rsidR="00F80EDC" w:rsidRPr="00F917E4">
          <w:rPr>
            <w:rFonts w:ascii="Arial" w:hAnsi="Arial" w:cs="Arial"/>
            <w:sz w:val="24"/>
            <w:szCs w:val="24"/>
          </w:rPr>
          <w:t xml:space="preserve"> </w:t>
        </w:r>
      </w:ins>
      <w:r w:rsidRPr="00F917E4">
        <w:rPr>
          <w:rFonts w:ascii="Arial" w:hAnsi="Arial" w:cs="Arial"/>
          <w:sz w:val="24"/>
          <w:szCs w:val="24"/>
        </w:rPr>
        <w:t xml:space="preserve">provided by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values about </w:t>
      </w:r>
      <w:r w:rsidRPr="00F917E4">
        <w:rPr>
          <w:rFonts w:ascii="Arial" w:hAnsi="Arial" w:cs="Arial"/>
          <w:i/>
          <w:iCs/>
          <w:sz w:val="24"/>
          <w:szCs w:val="24"/>
        </w:rPr>
        <w:t>LH</w:t>
      </w:r>
      <w:r w:rsidRPr="00F917E4">
        <w:rPr>
          <w:rFonts w:ascii="Arial" w:hAnsi="Arial" w:cs="Arial"/>
          <w:sz w:val="24"/>
          <w:szCs w:val="24"/>
        </w:rPr>
        <w:t xml:space="preserve"> is generally higher than the unique information provided about</w:t>
      </w:r>
      <w:r w:rsidRPr="00F917E4">
        <w:rPr>
          <w:rFonts w:ascii="Arial" w:hAnsi="Arial" w:cs="Arial"/>
          <w:i/>
          <w:iCs/>
          <w:sz w:val="24"/>
          <w:szCs w:val="24"/>
        </w:rPr>
        <w:t xml:space="preserve"> NEE.</w:t>
      </w:r>
      <w:r w:rsidRPr="00F917E4">
        <w:rPr>
          <w:rFonts w:ascii="Arial" w:hAnsi="Arial" w:cs="Arial"/>
          <w:sz w:val="24"/>
          <w:szCs w:val="24"/>
        </w:rPr>
        <w:t xml:space="preserve"> The unique information provided by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values is</w:t>
      </w:r>
      <w:r w:rsidR="006754FA" w:rsidRPr="00F917E4">
        <w:rPr>
          <w:rFonts w:ascii="Arial" w:hAnsi="Arial" w:cs="Arial"/>
          <w:sz w:val="24"/>
          <w:szCs w:val="24"/>
        </w:rPr>
        <w:t xml:space="preserve"> </w:t>
      </w:r>
      <w:r w:rsidRPr="00F917E4">
        <w:rPr>
          <w:rFonts w:ascii="Arial" w:hAnsi="Arial" w:cs="Arial"/>
          <w:sz w:val="24"/>
          <w:szCs w:val="24"/>
        </w:rPr>
        <w:t xml:space="preserve">higher than that contained within </w:t>
      </w:r>
      <w:r w:rsidRPr="00F917E4">
        <w:rPr>
          <w:rFonts w:ascii="Arial" w:hAnsi="Arial" w:cs="Arial"/>
          <w:i/>
          <w:iCs/>
          <w:sz w:val="24"/>
          <w:szCs w:val="24"/>
        </w:rPr>
        <w:t>d</w:t>
      </w:r>
      <w:r w:rsidRPr="00F917E4">
        <w:rPr>
          <w:rFonts w:ascii="Arial" w:hAnsi="Arial" w:cs="Arial"/>
          <w:sz w:val="24"/>
          <w:szCs w:val="24"/>
        </w:rPr>
        <w:t xml:space="preserve"> values for both</w:t>
      </w:r>
      <w:r w:rsidRPr="00F917E4">
        <w:rPr>
          <w:rFonts w:ascii="Arial" w:hAnsi="Arial" w:cs="Arial"/>
          <w:i/>
          <w:iCs/>
          <w:sz w:val="24"/>
          <w:szCs w:val="24"/>
        </w:rPr>
        <w:t xml:space="preserve"> LH </w:t>
      </w:r>
      <w:r w:rsidRPr="00F917E4">
        <w:rPr>
          <w:rFonts w:ascii="Arial" w:hAnsi="Arial" w:cs="Arial"/>
          <w:sz w:val="24"/>
          <w:szCs w:val="24"/>
        </w:rPr>
        <w:t xml:space="preserve">and </w:t>
      </w:r>
      <w:r w:rsidRPr="00F917E4">
        <w:rPr>
          <w:rFonts w:ascii="Arial" w:hAnsi="Arial" w:cs="Arial"/>
          <w:i/>
          <w:iCs/>
          <w:sz w:val="24"/>
          <w:szCs w:val="24"/>
        </w:rPr>
        <w:t xml:space="preserve">NEE </w:t>
      </w:r>
      <w:r w:rsidRPr="00F917E4">
        <w:rPr>
          <w:rFonts w:ascii="Arial" w:hAnsi="Arial" w:cs="Arial"/>
          <w:sz w:val="24"/>
          <w:szCs w:val="24"/>
        </w:rPr>
        <w:t xml:space="preserve">fluxes. The unique information is found to vary spatially across the NEON sites (Supplemental Fig. S1). All the unique information provided by the isotope ratios is statistically significant and highly unlikely to be obtained at random </w:t>
      </w:r>
      <w:r w:rsidRPr="00F917E4">
        <w:rPr>
          <w:rFonts w:ascii="Arial" w:hAnsi="Arial" w:cs="Arial"/>
          <w:color w:val="000000" w:themeColor="text1"/>
          <w:sz w:val="24"/>
          <w:szCs w:val="24"/>
        </w:rPr>
        <w:t>(</w:t>
      </w:r>
      <w:r w:rsidRPr="00F917E4">
        <w:rPr>
          <w:rFonts w:ascii="Arial" w:hAnsi="Arial" w:cs="Arial"/>
          <w:i/>
          <w:iCs/>
          <w:color w:val="000000" w:themeColor="text1"/>
          <w:sz w:val="24"/>
          <w:szCs w:val="24"/>
        </w:rPr>
        <w:t>p</w:t>
      </w:r>
      <w:r w:rsidRPr="00F917E4">
        <w:rPr>
          <w:rFonts w:ascii="Arial" w:hAnsi="Arial" w:cs="Arial"/>
          <w:color w:val="000000" w:themeColor="text1"/>
          <w:sz w:val="24"/>
          <w:szCs w:val="24"/>
        </w:rPr>
        <w:t xml:space="preserve"> &lt; 0.01). </w:t>
      </w:r>
      <w:bookmarkStart w:id="269" w:name="_Hlk79442770"/>
    </w:p>
    <w:p w14:paraId="41D427D1" w14:textId="14B49F1C" w:rsidR="00A52D89" w:rsidRPr="00F917E4" w:rsidRDefault="00A52D89" w:rsidP="009426B2">
      <w:pPr>
        <w:jc w:val="both"/>
        <w:rPr>
          <w:rFonts w:ascii="Arial" w:hAnsi="Arial" w:cs="Arial"/>
          <w:color w:val="000000" w:themeColor="text1"/>
          <w:sz w:val="24"/>
          <w:szCs w:val="24"/>
        </w:rPr>
      </w:pPr>
      <w:r w:rsidRPr="00F917E4">
        <w:rPr>
          <w:rFonts w:ascii="Arial" w:hAnsi="Arial" w:cs="Arial"/>
          <w:sz w:val="24"/>
          <w:szCs w:val="24"/>
        </w:rPr>
        <w:t xml:space="preserve">In addition to the unique information that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and </w:t>
      </w:r>
      <w:r w:rsidRPr="00F917E4">
        <w:rPr>
          <w:rFonts w:ascii="Arial" w:hAnsi="Arial" w:cs="Arial"/>
          <w:i/>
          <w:iCs/>
          <w:sz w:val="24"/>
          <w:szCs w:val="24"/>
        </w:rPr>
        <w:t>d</w:t>
      </w:r>
      <w:r w:rsidRPr="00F917E4">
        <w:rPr>
          <w:rFonts w:ascii="Arial" w:hAnsi="Arial" w:cs="Arial"/>
          <w:sz w:val="24"/>
          <w:szCs w:val="24"/>
        </w:rPr>
        <w:t xml:space="preserve"> values contain about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 xml:space="preserve"> fluxes, a smaller amount of synergistic</w:t>
      </w:r>
      <w:ins w:id="270" w:author="Li, Bonan" w:date="2023-08-03T11:20:00Z">
        <w:r w:rsidR="00CA4D69" w:rsidRPr="00F917E4">
          <w:rPr>
            <w:rFonts w:ascii="Arial" w:hAnsi="Arial" w:cs="Arial"/>
            <w:sz w:val="24"/>
            <w:szCs w:val="24"/>
          </w:rPr>
          <w:t xml:space="preserve"> </w:t>
        </w:r>
        <w:bookmarkStart w:id="271" w:name="_Hlk141360795"/>
        <w:r w:rsidR="00CA4D69" w:rsidRPr="00F917E4">
          <w:rPr>
            <w:rFonts w:ascii="Arial" w:hAnsi="Arial" w:cs="Arial"/>
            <w:sz w:val="24"/>
            <w:szCs w:val="24"/>
          </w:rPr>
          <w:t xml:space="preserve">(i.e., the information component when isotope and other variables act jointly to provide information about ecosystem fluxes) </w:t>
        </w:r>
      </w:ins>
      <w:bookmarkEnd w:id="271"/>
      <w:del w:id="272" w:author="Li, Bonan" w:date="2023-08-03T11:20:00Z">
        <w:r w:rsidRPr="00F917E4" w:rsidDel="00CA4D69">
          <w:rPr>
            <w:rFonts w:ascii="Arial" w:hAnsi="Arial" w:cs="Arial"/>
            <w:sz w:val="24"/>
            <w:szCs w:val="24"/>
          </w:rPr>
          <w:delText xml:space="preserve"> </w:delText>
        </w:r>
      </w:del>
      <w:r w:rsidRPr="00F917E4">
        <w:rPr>
          <w:rFonts w:ascii="Arial" w:hAnsi="Arial" w:cs="Arial"/>
          <w:sz w:val="24"/>
          <w:szCs w:val="24"/>
        </w:rPr>
        <w:t xml:space="preserve">and redundant information </w:t>
      </w:r>
      <w:bookmarkStart w:id="273" w:name="_Hlk141360917"/>
      <w:ins w:id="274" w:author="Li, Bonan" w:date="2023-08-03T11:21:00Z">
        <w:r w:rsidR="00CA4D69" w:rsidRPr="00F917E4">
          <w:rPr>
            <w:rFonts w:ascii="Arial" w:hAnsi="Arial" w:cs="Arial"/>
            <w:sz w:val="24"/>
            <w:szCs w:val="24"/>
          </w:rPr>
          <w:t xml:space="preserve">(i.e., the overlapping information that isotope or other variables contribute to ecosystem </w:t>
        </w:r>
        <w:bookmarkEnd w:id="273"/>
        <w:r w:rsidR="00CA4D69" w:rsidRPr="00F917E4">
          <w:rPr>
            <w:rFonts w:ascii="Arial" w:hAnsi="Arial" w:cs="Arial"/>
            <w:sz w:val="24"/>
            <w:szCs w:val="24"/>
          </w:rPr>
          <w:t xml:space="preserve">fluxes) </w:t>
        </w:r>
      </w:ins>
      <w:r w:rsidRPr="00F917E4">
        <w:rPr>
          <w:rFonts w:ascii="Arial" w:hAnsi="Arial" w:cs="Arial"/>
          <w:sz w:val="24"/>
          <w:szCs w:val="24"/>
        </w:rPr>
        <w:t xml:space="preserve">is also presented (Supplemental Fig. S2 and S3). Among all the isotopes, the synergistic </w:t>
      </w:r>
      <w:r w:rsidRPr="00F917E4">
        <w:rPr>
          <w:rFonts w:ascii="Arial" w:hAnsi="Arial" w:cs="Arial"/>
          <w:color w:val="000000" w:themeColor="text1"/>
          <w:sz w:val="24"/>
          <w:szCs w:val="24"/>
        </w:rPr>
        <w:t xml:space="preserve">component of </w:t>
      </w:r>
      <w:r w:rsidRPr="00F917E4">
        <w:rPr>
          <w:rFonts w:ascii="Arial" w:hAnsi="Arial" w:cs="Arial"/>
          <w:i/>
          <w:iCs/>
          <w:color w:val="000000" w:themeColor="text1"/>
          <w:sz w:val="24"/>
          <w:szCs w:val="24"/>
        </w:rPr>
        <w:t>d</w:t>
      </w:r>
      <w:r w:rsidRPr="00F917E4">
        <w:rPr>
          <w:rFonts w:ascii="Arial" w:hAnsi="Arial" w:cs="Arial"/>
          <w:color w:val="000000" w:themeColor="text1"/>
          <w:sz w:val="24"/>
          <w:szCs w:val="24"/>
        </w:rPr>
        <w:t xml:space="preserve"> values is slightly larger for </w:t>
      </w:r>
      <w:r w:rsidRPr="00F917E4">
        <w:rPr>
          <w:rFonts w:ascii="Arial" w:hAnsi="Arial" w:cs="Arial"/>
          <w:i/>
          <w:iCs/>
          <w:color w:val="000000" w:themeColor="text1"/>
          <w:sz w:val="24"/>
          <w:szCs w:val="24"/>
        </w:rPr>
        <w:t>NEE</w:t>
      </w:r>
      <w:del w:id="275" w:author="Li, Bonan" w:date="2023-08-03T11:27:00Z">
        <w:r w:rsidRPr="00F917E4" w:rsidDel="006770C3">
          <w:rPr>
            <w:rFonts w:ascii="Arial" w:hAnsi="Arial" w:cs="Arial"/>
            <w:color w:val="000000" w:themeColor="text1"/>
            <w:sz w:val="24"/>
            <w:szCs w:val="24"/>
          </w:rPr>
          <w:delText xml:space="preserve"> and</w:delText>
        </w:r>
        <w:r w:rsidRPr="00F917E4" w:rsidDel="006770C3">
          <w:rPr>
            <w:rFonts w:ascii="Arial" w:hAnsi="Arial" w:cs="Arial"/>
            <w:i/>
            <w:iCs/>
            <w:color w:val="000000" w:themeColor="text1"/>
            <w:sz w:val="24"/>
            <w:szCs w:val="24"/>
          </w:rPr>
          <w:delText xml:space="preserve"> δ</w:delText>
        </w:r>
        <w:r w:rsidRPr="00F917E4" w:rsidDel="006770C3">
          <w:rPr>
            <w:rFonts w:ascii="Arial" w:hAnsi="Arial" w:cs="Arial"/>
            <w:i/>
            <w:iCs/>
            <w:color w:val="000000" w:themeColor="text1"/>
            <w:sz w:val="24"/>
            <w:szCs w:val="24"/>
            <w:vertAlign w:val="superscript"/>
          </w:rPr>
          <w:delText>13</w:delText>
        </w:r>
        <w:r w:rsidRPr="00F917E4" w:rsidDel="006770C3">
          <w:rPr>
            <w:rFonts w:ascii="Arial" w:hAnsi="Arial" w:cs="Arial"/>
            <w:i/>
            <w:iCs/>
            <w:color w:val="000000" w:themeColor="text1"/>
            <w:sz w:val="24"/>
            <w:szCs w:val="24"/>
          </w:rPr>
          <w:delText xml:space="preserve">C </w:delText>
        </w:r>
        <w:r w:rsidRPr="00F917E4" w:rsidDel="006770C3">
          <w:rPr>
            <w:rFonts w:ascii="Arial" w:hAnsi="Arial" w:cs="Arial"/>
            <w:color w:val="000000" w:themeColor="text1"/>
            <w:sz w:val="24"/>
            <w:szCs w:val="24"/>
          </w:rPr>
          <w:delText xml:space="preserve">is marginally larger for </w:delText>
        </w:r>
        <w:r w:rsidRPr="00F917E4" w:rsidDel="006770C3">
          <w:rPr>
            <w:rFonts w:ascii="Arial" w:hAnsi="Arial" w:cs="Arial"/>
            <w:i/>
            <w:iCs/>
            <w:color w:val="000000" w:themeColor="text1"/>
            <w:sz w:val="24"/>
            <w:szCs w:val="24"/>
          </w:rPr>
          <w:delText>LH</w:delText>
        </w:r>
      </w:del>
      <w:r w:rsidRPr="00F917E4">
        <w:rPr>
          <w:rFonts w:ascii="Arial" w:hAnsi="Arial" w:cs="Arial"/>
          <w:color w:val="000000" w:themeColor="text1"/>
          <w:sz w:val="24"/>
          <w:szCs w:val="24"/>
        </w:rPr>
        <w:t xml:space="preserve">. </w:t>
      </w:r>
      <w:r w:rsidR="00894177" w:rsidRPr="00F917E4">
        <w:rPr>
          <w:rFonts w:ascii="Arial" w:hAnsi="Arial" w:cs="Arial"/>
          <w:color w:val="000000" w:themeColor="text1"/>
          <w:sz w:val="24"/>
          <w:szCs w:val="24"/>
        </w:rPr>
        <w:t xml:space="preserve">In general, </w:t>
      </w:r>
      <w:r w:rsidR="00894177" w:rsidRPr="00F917E4">
        <w:rPr>
          <w:rFonts w:ascii="Arial" w:hAnsi="Arial" w:cs="Arial"/>
          <w:sz w:val="24"/>
          <w:szCs w:val="24"/>
        </w:rPr>
        <w:t>redundant</w:t>
      </w:r>
      <w:r w:rsidRPr="00F917E4">
        <w:rPr>
          <w:rFonts w:ascii="Arial" w:hAnsi="Arial" w:cs="Arial"/>
          <w:sz w:val="24"/>
          <w:szCs w:val="24"/>
        </w:rPr>
        <w:t xml:space="preserve"> information tends to be smaller than the unique and synergistic components. The unique and redundant information linking isotopes with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 xml:space="preserve">LH </w:t>
      </w:r>
      <w:r w:rsidRPr="00F917E4">
        <w:rPr>
          <w:rFonts w:ascii="Arial" w:hAnsi="Arial" w:cs="Arial"/>
          <w:sz w:val="24"/>
          <w:szCs w:val="24"/>
        </w:rPr>
        <w:t>are statistically significant</w:t>
      </w:r>
      <w:r w:rsidRPr="00F917E4" w:rsidDel="00981C77">
        <w:rPr>
          <w:rFonts w:ascii="Arial" w:hAnsi="Arial" w:cs="Arial"/>
          <w:sz w:val="24"/>
          <w:szCs w:val="24"/>
        </w:rPr>
        <w:t xml:space="preserve"> </w:t>
      </w:r>
      <w:r w:rsidRPr="00F917E4">
        <w:rPr>
          <w:rFonts w:ascii="Arial" w:hAnsi="Arial" w:cs="Arial"/>
          <w:sz w:val="24"/>
          <w:szCs w:val="24"/>
        </w:rPr>
        <w:t>(</w:t>
      </w:r>
      <w:r w:rsidRPr="00F917E4">
        <w:rPr>
          <w:rFonts w:ascii="Arial" w:hAnsi="Arial" w:cs="Arial"/>
          <w:i/>
          <w:iCs/>
          <w:color w:val="000000" w:themeColor="text1"/>
          <w:sz w:val="24"/>
          <w:szCs w:val="24"/>
        </w:rPr>
        <w:t>p</w:t>
      </w:r>
      <w:r w:rsidRPr="00F917E4">
        <w:rPr>
          <w:rFonts w:ascii="Arial" w:hAnsi="Arial" w:cs="Arial"/>
          <w:color w:val="000000" w:themeColor="text1"/>
          <w:sz w:val="24"/>
          <w:szCs w:val="24"/>
        </w:rPr>
        <w:t xml:space="preserve"> &lt; 0.01).</w:t>
      </w:r>
    </w:p>
    <w:p w14:paraId="0308665B" w14:textId="52757C5C" w:rsidR="00A52D89" w:rsidRPr="00F917E4" w:rsidRDefault="00A52D89" w:rsidP="009426B2">
      <w:pPr>
        <w:jc w:val="both"/>
        <w:rPr>
          <w:rFonts w:ascii="Arial" w:hAnsi="Arial" w:cs="Arial"/>
          <w:sz w:val="24"/>
          <w:szCs w:val="24"/>
        </w:rPr>
      </w:pPr>
      <w:bookmarkStart w:id="276" w:name="_Hlk79443060"/>
      <w:bookmarkEnd w:id="269"/>
      <w:r w:rsidRPr="00F917E4">
        <w:rPr>
          <w:rFonts w:ascii="Arial" w:hAnsi="Arial" w:cs="Arial"/>
          <w:sz w:val="24"/>
          <w:szCs w:val="24"/>
        </w:rPr>
        <w:t>The total additional information, represented by the sum of the synergistic information and the unique information</w:t>
      </w:r>
      <w:ins w:id="277" w:author="Li, Bonan" w:date="2023-08-03T11:36:00Z">
        <w:r w:rsidR="006F3E8D" w:rsidRPr="00F917E4">
          <w:rPr>
            <w:rFonts w:ascii="Arial" w:hAnsi="Arial" w:cs="Arial"/>
            <w:sz w:val="24"/>
            <w:szCs w:val="24"/>
          </w:rPr>
          <w:t xml:space="preserve"> (</w:t>
        </w:r>
        <w:r w:rsidR="006F3E8D" w:rsidRPr="00F917E4">
          <w:rPr>
            <w:rFonts w:ascii="Arial" w:hAnsi="Arial" w:cs="Arial"/>
            <w:i/>
            <w:iCs/>
            <w:sz w:val="24"/>
            <w:szCs w:val="24"/>
            <w:rPrChange w:id="278" w:author="Li, Bonan" w:date="2023-08-03T14:31:00Z">
              <w:rPr>
                <w:rFonts w:ascii="Arial" w:hAnsi="Arial" w:cs="Arial"/>
                <w:sz w:val="24"/>
                <w:szCs w:val="24"/>
              </w:rPr>
            </w:rPrChange>
          </w:rPr>
          <w:t>U</w:t>
        </w:r>
        <w:r w:rsidR="006F3E8D" w:rsidRPr="00F917E4">
          <w:rPr>
            <w:rFonts w:ascii="Arial" w:hAnsi="Arial" w:cs="Arial"/>
            <w:sz w:val="24"/>
            <w:szCs w:val="24"/>
          </w:rPr>
          <w:t>+</w:t>
        </w:r>
        <w:r w:rsidR="006F3E8D" w:rsidRPr="00F917E4">
          <w:rPr>
            <w:rFonts w:ascii="Arial" w:hAnsi="Arial" w:cs="Arial"/>
            <w:i/>
            <w:iCs/>
            <w:sz w:val="24"/>
            <w:szCs w:val="24"/>
            <w:rPrChange w:id="279" w:author="Li, Bonan" w:date="2023-08-03T14:31:00Z">
              <w:rPr>
                <w:rFonts w:ascii="Arial" w:hAnsi="Arial" w:cs="Arial"/>
                <w:sz w:val="24"/>
                <w:szCs w:val="24"/>
              </w:rPr>
            </w:rPrChange>
          </w:rPr>
          <w:t>S</w:t>
        </w:r>
        <w:r w:rsidR="006F3E8D" w:rsidRPr="00F917E4">
          <w:rPr>
            <w:rFonts w:ascii="Arial" w:hAnsi="Arial" w:cs="Arial"/>
            <w:sz w:val="24"/>
            <w:szCs w:val="24"/>
          </w:rPr>
          <w:t>)</w:t>
        </w:r>
      </w:ins>
      <w:r w:rsidRPr="00F917E4">
        <w:rPr>
          <w:rFonts w:ascii="Arial" w:hAnsi="Arial" w:cs="Arial"/>
          <w:sz w:val="24"/>
          <w:szCs w:val="24"/>
        </w:rPr>
        <w:t xml:space="preserve">, provided by each flux isotope composition to </w:t>
      </w:r>
      <w:r w:rsidRPr="00F917E4">
        <w:rPr>
          <w:rFonts w:ascii="Arial" w:hAnsi="Arial" w:cs="Arial"/>
          <w:i/>
          <w:iCs/>
          <w:sz w:val="24"/>
          <w:szCs w:val="24"/>
        </w:rPr>
        <w:t>LH</w:t>
      </w:r>
      <w:r w:rsidRPr="00F917E4">
        <w:rPr>
          <w:rFonts w:ascii="Arial" w:hAnsi="Arial" w:cs="Arial"/>
          <w:sz w:val="24"/>
          <w:szCs w:val="24"/>
        </w:rPr>
        <w:t xml:space="preserve"> and </w:t>
      </w:r>
      <w:r w:rsidRPr="00F917E4">
        <w:rPr>
          <w:rFonts w:ascii="Arial" w:hAnsi="Arial" w:cs="Arial"/>
          <w:i/>
          <w:iCs/>
          <w:sz w:val="24"/>
          <w:szCs w:val="24"/>
        </w:rPr>
        <w:t>NEE</w:t>
      </w:r>
      <w:r w:rsidRPr="00F917E4">
        <w:rPr>
          <w:rFonts w:ascii="Arial" w:hAnsi="Arial" w:cs="Arial"/>
          <w:sz w:val="24"/>
          <w:szCs w:val="24"/>
        </w:rPr>
        <w:t xml:space="preserve"> varies spatially across NEON sites (Fig. 3) </w:t>
      </w:r>
      <w:ins w:id="280" w:author="Li, Bonan" w:date="2023-08-03T11:37:00Z">
        <w:r w:rsidR="006F3E8D" w:rsidRPr="00F917E4">
          <w:rPr>
            <w:rFonts w:ascii="Arial" w:hAnsi="Arial" w:cs="Arial"/>
            <w:i/>
            <w:iCs/>
            <w:sz w:val="24"/>
            <w:szCs w:val="24"/>
          </w:rPr>
          <w:t>δ</w:t>
        </w:r>
        <w:r w:rsidR="006F3E8D" w:rsidRPr="00F917E4">
          <w:rPr>
            <w:rFonts w:ascii="Arial" w:hAnsi="Arial" w:cs="Arial"/>
            <w:sz w:val="24"/>
            <w:szCs w:val="24"/>
            <w:vertAlign w:val="superscript"/>
          </w:rPr>
          <w:t>13</w:t>
        </w:r>
        <w:r w:rsidR="006F3E8D" w:rsidRPr="00F917E4">
          <w:rPr>
            <w:rFonts w:ascii="Arial" w:hAnsi="Arial" w:cs="Arial"/>
            <w:i/>
            <w:iCs/>
            <w:sz w:val="24"/>
            <w:szCs w:val="24"/>
          </w:rPr>
          <w:t>C</w:t>
        </w:r>
        <w:r w:rsidR="006F3E8D" w:rsidRPr="00F917E4">
          <w:rPr>
            <w:rFonts w:ascii="Arial" w:hAnsi="Arial" w:cs="Arial"/>
            <w:sz w:val="24"/>
            <w:szCs w:val="24"/>
          </w:rPr>
          <w:t xml:space="preserve"> contributes the most substantial information about </w:t>
        </w:r>
      </w:ins>
      <w:ins w:id="281" w:author="Li, Bonan" w:date="2023-08-03T12:02:00Z">
        <w:r w:rsidR="000D47F2" w:rsidRPr="00F917E4">
          <w:rPr>
            <w:rFonts w:ascii="Arial" w:hAnsi="Arial" w:cs="Arial"/>
            <w:i/>
            <w:iCs/>
            <w:sz w:val="24"/>
            <w:szCs w:val="24"/>
          </w:rPr>
          <w:t>NEE</w:t>
        </w:r>
      </w:ins>
      <w:ins w:id="282" w:author="Li, Bonan" w:date="2023-08-03T11:37:00Z">
        <w:r w:rsidR="006F3E8D" w:rsidRPr="00F917E4">
          <w:rPr>
            <w:rFonts w:ascii="Arial" w:hAnsi="Arial" w:cs="Arial"/>
            <w:sz w:val="24"/>
            <w:szCs w:val="24"/>
          </w:rPr>
          <w:t xml:space="preserve"> and </w:t>
        </w:r>
      </w:ins>
      <w:ins w:id="283" w:author="Li, Bonan" w:date="2023-08-03T12:02:00Z">
        <w:r w:rsidR="000D47F2" w:rsidRPr="00F917E4">
          <w:rPr>
            <w:rFonts w:ascii="Arial" w:hAnsi="Arial" w:cs="Arial"/>
            <w:i/>
            <w:iCs/>
            <w:sz w:val="24"/>
            <w:szCs w:val="24"/>
          </w:rPr>
          <w:t>LH</w:t>
        </w:r>
      </w:ins>
      <w:ins w:id="284" w:author="Li, Bonan" w:date="2023-08-03T11:37:00Z">
        <w:r w:rsidR="006F3E8D" w:rsidRPr="00F917E4">
          <w:rPr>
            <w:rFonts w:ascii="Arial" w:hAnsi="Arial" w:cs="Arial"/>
            <w:sz w:val="24"/>
            <w:szCs w:val="24"/>
          </w:rPr>
          <w:t xml:space="preserve"> in the </w:t>
        </w:r>
      </w:ins>
      <w:ins w:id="285" w:author="Li, Bonan" w:date="2023-08-03T12:05:00Z">
        <w:r w:rsidR="000D47F2" w:rsidRPr="00F917E4">
          <w:rPr>
            <w:rFonts w:ascii="Arial" w:hAnsi="Arial" w:cs="Arial"/>
            <w:sz w:val="24"/>
            <w:szCs w:val="24"/>
          </w:rPr>
          <w:t>Northeastern</w:t>
        </w:r>
      </w:ins>
      <w:ins w:id="286" w:author="Li, Bonan" w:date="2023-08-03T11:37:00Z">
        <w:r w:rsidR="006F3E8D" w:rsidRPr="00F917E4">
          <w:rPr>
            <w:rFonts w:ascii="Arial" w:hAnsi="Arial" w:cs="Arial"/>
            <w:sz w:val="24"/>
            <w:szCs w:val="24"/>
          </w:rPr>
          <w:t xml:space="preserve"> US (i.e., New Hampshire) and </w:t>
        </w:r>
      </w:ins>
      <w:ins w:id="287" w:author="Li, Bonan" w:date="2023-08-03T12:05:00Z">
        <w:r w:rsidR="000D47F2" w:rsidRPr="00F917E4">
          <w:rPr>
            <w:rFonts w:ascii="Arial" w:hAnsi="Arial" w:cs="Arial"/>
            <w:sz w:val="24"/>
            <w:szCs w:val="24"/>
          </w:rPr>
          <w:t>south</w:t>
        </w:r>
      </w:ins>
      <w:ins w:id="288" w:author="Li, Bonan" w:date="2023-08-03T12:06:00Z">
        <w:r w:rsidR="000D47F2" w:rsidRPr="00F917E4">
          <w:rPr>
            <w:rFonts w:ascii="Arial" w:hAnsi="Arial" w:cs="Arial"/>
            <w:sz w:val="24"/>
            <w:szCs w:val="24"/>
          </w:rPr>
          <w:t>wester</w:t>
        </w:r>
      </w:ins>
      <w:ins w:id="289" w:author="Li, Bonan" w:date="2023-08-03T12:23:00Z">
        <w:r w:rsidR="009D3116" w:rsidRPr="00F917E4">
          <w:rPr>
            <w:rFonts w:ascii="Arial" w:hAnsi="Arial" w:cs="Arial"/>
            <w:sz w:val="24"/>
            <w:szCs w:val="24"/>
          </w:rPr>
          <w:t>n</w:t>
        </w:r>
      </w:ins>
      <w:ins w:id="290" w:author="Li, Bonan" w:date="2023-08-03T11:37:00Z">
        <w:r w:rsidR="006F3E8D" w:rsidRPr="00F917E4">
          <w:rPr>
            <w:rFonts w:ascii="Arial" w:hAnsi="Arial" w:cs="Arial"/>
            <w:sz w:val="24"/>
            <w:szCs w:val="24"/>
          </w:rPr>
          <w:t xml:space="preserve"> US (i.e., New Mexico), respectively (Fig. 3a and Fig. 3d). </w:t>
        </w:r>
      </w:ins>
      <w:ins w:id="291" w:author="Li, Bonan" w:date="2023-08-03T12:06:00Z">
        <w:r w:rsidR="000D47F2" w:rsidRPr="00F917E4">
          <w:rPr>
            <w:rFonts w:ascii="Arial" w:hAnsi="Arial" w:cs="Arial"/>
            <w:sz w:val="24"/>
            <w:szCs w:val="24"/>
          </w:rPr>
          <w:t xml:space="preserve"> </w:t>
        </w:r>
      </w:ins>
      <w:ins w:id="292" w:author="Li, Bonan" w:date="2023-08-03T11:37:00Z">
        <w:r w:rsidR="006F3E8D" w:rsidRPr="00F917E4">
          <w:rPr>
            <w:rFonts w:ascii="Arial" w:hAnsi="Arial" w:cs="Arial"/>
            <w:sz w:val="24"/>
            <w:szCs w:val="24"/>
          </w:rPr>
          <w:t xml:space="preserve">In northern Alaska, </w:t>
        </w:r>
        <w:r w:rsidR="006F3E8D" w:rsidRPr="00F917E4">
          <w:rPr>
            <w:rFonts w:ascii="Arial" w:hAnsi="Arial" w:cs="Arial"/>
            <w:i/>
            <w:iCs/>
            <w:sz w:val="24"/>
            <w:szCs w:val="24"/>
          </w:rPr>
          <w:t>δ</w:t>
        </w:r>
        <w:r w:rsidR="006F3E8D" w:rsidRPr="00F917E4">
          <w:rPr>
            <w:rFonts w:ascii="Arial" w:hAnsi="Arial" w:cs="Arial"/>
            <w:sz w:val="24"/>
            <w:szCs w:val="24"/>
            <w:vertAlign w:val="superscript"/>
          </w:rPr>
          <w:t>2</w:t>
        </w:r>
        <w:r w:rsidR="006F3E8D" w:rsidRPr="00F917E4">
          <w:rPr>
            <w:rFonts w:ascii="Arial" w:hAnsi="Arial" w:cs="Arial"/>
            <w:i/>
            <w:iCs/>
            <w:sz w:val="24"/>
            <w:szCs w:val="24"/>
          </w:rPr>
          <w:t>H</w:t>
        </w:r>
        <w:r w:rsidR="006F3E8D" w:rsidRPr="00F917E4">
          <w:rPr>
            <w:rFonts w:ascii="Arial" w:hAnsi="Arial" w:cs="Arial"/>
            <w:sz w:val="24"/>
            <w:szCs w:val="24"/>
          </w:rPr>
          <w:t xml:space="preserve"> contributes the largest amount of additive information to </w:t>
        </w:r>
        <w:r w:rsidR="006F3E8D" w:rsidRPr="00F917E4">
          <w:rPr>
            <w:rFonts w:ascii="Arial" w:hAnsi="Arial" w:cs="Arial"/>
            <w:i/>
            <w:iCs/>
            <w:sz w:val="24"/>
            <w:szCs w:val="24"/>
          </w:rPr>
          <w:t>NEE</w:t>
        </w:r>
        <w:r w:rsidR="006F3E8D" w:rsidRPr="00F917E4">
          <w:rPr>
            <w:rFonts w:ascii="Arial" w:hAnsi="Arial" w:cs="Arial"/>
            <w:sz w:val="24"/>
            <w:szCs w:val="24"/>
          </w:rPr>
          <w:t xml:space="preserve"> (Fig. 3b). There is an </w:t>
        </w:r>
        <w:r w:rsidR="006F3E8D" w:rsidRPr="00F917E4">
          <w:rPr>
            <w:rFonts w:ascii="Arial" w:hAnsi="Arial" w:cs="Arial"/>
            <w:sz w:val="24"/>
            <w:szCs w:val="24"/>
          </w:rPr>
          <w:lastRenderedPageBreak/>
          <w:t xml:space="preserve">increased possibility of observing more additive information of </w:t>
        </w:r>
        <w:r w:rsidR="006F3E8D" w:rsidRPr="00F917E4">
          <w:rPr>
            <w:rFonts w:ascii="Arial" w:hAnsi="Arial" w:cs="Arial"/>
            <w:i/>
            <w:iCs/>
            <w:sz w:val="24"/>
            <w:szCs w:val="24"/>
          </w:rPr>
          <w:t>δ</w:t>
        </w:r>
        <w:r w:rsidR="006F3E8D" w:rsidRPr="00F917E4">
          <w:rPr>
            <w:rFonts w:ascii="Arial" w:hAnsi="Arial" w:cs="Arial"/>
            <w:sz w:val="24"/>
            <w:szCs w:val="24"/>
            <w:vertAlign w:val="superscript"/>
          </w:rPr>
          <w:t>2</w:t>
        </w:r>
        <w:r w:rsidR="006F3E8D" w:rsidRPr="00F917E4">
          <w:rPr>
            <w:rFonts w:ascii="Arial" w:hAnsi="Arial" w:cs="Arial"/>
            <w:i/>
            <w:iCs/>
            <w:sz w:val="24"/>
            <w:szCs w:val="24"/>
          </w:rPr>
          <w:t>H</w:t>
        </w:r>
        <w:r w:rsidR="006F3E8D" w:rsidRPr="00F917E4">
          <w:rPr>
            <w:rFonts w:ascii="Arial" w:hAnsi="Arial" w:cs="Arial"/>
            <w:sz w:val="24"/>
            <w:szCs w:val="24"/>
          </w:rPr>
          <w:t xml:space="preserve"> about </w:t>
        </w:r>
        <w:r w:rsidR="006F3E8D" w:rsidRPr="00F917E4">
          <w:rPr>
            <w:rFonts w:ascii="Arial" w:hAnsi="Arial" w:cs="Arial"/>
            <w:i/>
            <w:iCs/>
            <w:sz w:val="24"/>
            <w:szCs w:val="24"/>
          </w:rPr>
          <w:t>LH</w:t>
        </w:r>
        <w:r w:rsidR="006F3E8D" w:rsidRPr="00F917E4">
          <w:rPr>
            <w:rFonts w:ascii="Arial" w:hAnsi="Arial" w:cs="Arial"/>
            <w:sz w:val="24"/>
            <w:szCs w:val="24"/>
          </w:rPr>
          <w:t xml:space="preserve"> at site with higher latitude (Fig. 3e). The highest additional </w:t>
        </w:r>
      </w:ins>
      <w:ins w:id="293" w:author="Li, Bonan" w:date="2023-08-03T12:07:00Z">
        <w:r w:rsidR="000D47F2" w:rsidRPr="00F917E4">
          <w:rPr>
            <w:rFonts w:ascii="Arial" w:hAnsi="Arial" w:cs="Arial"/>
            <w:sz w:val="24"/>
            <w:szCs w:val="24"/>
          </w:rPr>
          <w:t xml:space="preserve">information </w:t>
        </w:r>
      </w:ins>
      <w:ins w:id="294" w:author="Li, Bonan" w:date="2023-08-03T11:37:00Z">
        <w:r w:rsidR="006F3E8D" w:rsidRPr="00F917E4">
          <w:rPr>
            <w:rFonts w:ascii="Arial" w:hAnsi="Arial" w:cs="Arial"/>
            <w:sz w:val="24"/>
            <w:szCs w:val="24"/>
          </w:rPr>
          <w:t xml:space="preserve">that </w:t>
        </w:r>
        <w:r w:rsidR="006F3E8D" w:rsidRPr="00F917E4">
          <w:rPr>
            <w:rFonts w:ascii="Arial" w:hAnsi="Arial" w:cs="Arial"/>
            <w:i/>
            <w:iCs/>
            <w:sz w:val="24"/>
            <w:szCs w:val="24"/>
          </w:rPr>
          <w:t>d</w:t>
        </w:r>
        <w:r w:rsidR="006F3E8D" w:rsidRPr="00F917E4">
          <w:rPr>
            <w:rFonts w:ascii="Arial" w:hAnsi="Arial" w:cs="Arial"/>
            <w:sz w:val="24"/>
            <w:szCs w:val="24"/>
          </w:rPr>
          <w:t xml:space="preserve"> provides to </w:t>
        </w:r>
        <w:r w:rsidR="006F3E8D" w:rsidRPr="00F917E4">
          <w:rPr>
            <w:rFonts w:ascii="Arial" w:hAnsi="Arial" w:cs="Arial"/>
            <w:i/>
            <w:iCs/>
            <w:sz w:val="24"/>
            <w:szCs w:val="24"/>
          </w:rPr>
          <w:t>NEE</w:t>
        </w:r>
        <w:r w:rsidR="006F3E8D" w:rsidRPr="00F917E4">
          <w:rPr>
            <w:rFonts w:ascii="Arial" w:hAnsi="Arial" w:cs="Arial"/>
            <w:sz w:val="24"/>
            <w:szCs w:val="24"/>
          </w:rPr>
          <w:t xml:space="preserve"> and </w:t>
        </w:r>
        <w:r w:rsidR="006F3E8D" w:rsidRPr="00F917E4">
          <w:rPr>
            <w:rFonts w:ascii="Arial" w:hAnsi="Arial" w:cs="Arial"/>
            <w:i/>
            <w:iCs/>
            <w:sz w:val="24"/>
            <w:szCs w:val="24"/>
          </w:rPr>
          <w:t>LH</w:t>
        </w:r>
        <w:r w:rsidR="006F3E8D" w:rsidRPr="00F917E4">
          <w:rPr>
            <w:rFonts w:ascii="Arial" w:hAnsi="Arial" w:cs="Arial"/>
            <w:sz w:val="24"/>
            <w:szCs w:val="24"/>
          </w:rPr>
          <w:t xml:space="preserve"> were observed in </w:t>
        </w:r>
      </w:ins>
      <w:ins w:id="295" w:author="Li, Bonan" w:date="2023-08-03T12:11:00Z">
        <w:r w:rsidR="000D47F2" w:rsidRPr="00F917E4">
          <w:rPr>
            <w:rFonts w:ascii="Arial" w:hAnsi="Arial" w:cs="Arial"/>
            <w:sz w:val="24"/>
            <w:szCs w:val="24"/>
          </w:rPr>
          <w:t>Virginia</w:t>
        </w:r>
      </w:ins>
      <w:ins w:id="296" w:author="Li, Bonan" w:date="2023-08-03T11:37:00Z">
        <w:r w:rsidR="006F3E8D" w:rsidRPr="00F917E4">
          <w:rPr>
            <w:rFonts w:ascii="Arial" w:hAnsi="Arial" w:cs="Arial"/>
            <w:sz w:val="24"/>
            <w:szCs w:val="24"/>
          </w:rPr>
          <w:t xml:space="preserve"> (Fig. 3c) and </w:t>
        </w:r>
      </w:ins>
      <w:ins w:id="297" w:author="Li, Bonan" w:date="2023-08-03T12:10:00Z">
        <w:r w:rsidR="000D47F2" w:rsidRPr="00F917E4">
          <w:rPr>
            <w:rFonts w:ascii="Arial" w:hAnsi="Arial" w:cs="Arial"/>
            <w:sz w:val="24"/>
            <w:szCs w:val="24"/>
          </w:rPr>
          <w:t xml:space="preserve">Wyoming </w:t>
        </w:r>
      </w:ins>
      <w:ins w:id="298" w:author="Li, Bonan" w:date="2023-08-03T11:37:00Z">
        <w:r w:rsidR="006F3E8D" w:rsidRPr="00F917E4">
          <w:rPr>
            <w:rFonts w:ascii="Arial" w:hAnsi="Arial" w:cs="Arial"/>
            <w:sz w:val="24"/>
            <w:szCs w:val="24"/>
          </w:rPr>
          <w:t>(Fig. 3f), respectively.</w:t>
        </w:r>
        <w:r w:rsidR="006F3E8D" w:rsidRPr="00F917E4">
          <w:rPr>
            <w:rFonts w:ascii="Arial" w:hAnsi="Arial" w:cs="Arial"/>
            <w:color w:val="000000" w:themeColor="text1"/>
            <w:sz w:val="24"/>
            <w:szCs w:val="24"/>
          </w:rPr>
          <w:t xml:space="preserve"> </w:t>
        </w:r>
      </w:ins>
      <w:r w:rsidRPr="00F917E4">
        <w:rPr>
          <w:rFonts w:ascii="Arial" w:hAnsi="Arial" w:cs="Arial"/>
          <w:color w:val="000000" w:themeColor="text1"/>
          <w:sz w:val="24"/>
          <w:szCs w:val="24"/>
        </w:rPr>
        <w:t xml:space="preserve">The fraction of information for isotopes about </w:t>
      </w:r>
      <w:r w:rsidRPr="00F917E4">
        <w:rPr>
          <w:rFonts w:ascii="Arial" w:hAnsi="Arial" w:cs="Arial"/>
          <w:i/>
          <w:iCs/>
          <w:color w:val="000000" w:themeColor="text1"/>
          <w:sz w:val="24"/>
          <w:szCs w:val="24"/>
        </w:rPr>
        <w:t>NEE</w:t>
      </w:r>
      <w:r w:rsidRPr="00F917E4">
        <w:rPr>
          <w:rFonts w:ascii="Arial" w:hAnsi="Arial" w:cs="Arial"/>
          <w:color w:val="000000" w:themeColor="text1"/>
          <w:sz w:val="24"/>
          <w:szCs w:val="24"/>
        </w:rPr>
        <w:t xml:space="preserve"> that is additive, i.e. (</w:t>
      </w:r>
      <w:r w:rsidRPr="00F917E4">
        <w:rPr>
          <w:rFonts w:ascii="Arial" w:hAnsi="Arial" w:cs="Arial"/>
          <w:i/>
          <w:iCs/>
          <w:color w:val="000000" w:themeColor="text1"/>
          <w:sz w:val="24"/>
          <w:szCs w:val="24"/>
        </w:rPr>
        <w:t>U+S</w:t>
      </w:r>
      <w:r w:rsidRPr="00F917E4">
        <w:rPr>
          <w:rFonts w:ascii="Arial" w:hAnsi="Arial" w:cs="Arial"/>
          <w:color w:val="000000" w:themeColor="text1"/>
          <w:sz w:val="24"/>
          <w:szCs w:val="24"/>
        </w:rPr>
        <w:t>)/(</w:t>
      </w:r>
      <w:r w:rsidRPr="00F917E4">
        <w:rPr>
          <w:rFonts w:ascii="Arial" w:hAnsi="Arial" w:cs="Arial"/>
          <w:i/>
          <w:iCs/>
          <w:color w:val="000000" w:themeColor="text1"/>
          <w:sz w:val="24"/>
          <w:szCs w:val="24"/>
        </w:rPr>
        <w:t>U+S+R</w:t>
      </w:r>
      <w:r w:rsidRPr="00F917E4">
        <w:rPr>
          <w:rFonts w:ascii="Arial" w:hAnsi="Arial" w:cs="Arial"/>
          <w:color w:val="000000" w:themeColor="text1"/>
          <w:sz w:val="24"/>
          <w:szCs w:val="24"/>
        </w:rPr>
        <w:t>), is 0.9</w:t>
      </w:r>
      <w:r w:rsidR="00894177" w:rsidRPr="00F917E4">
        <w:rPr>
          <w:rFonts w:ascii="Arial" w:hAnsi="Arial" w:cs="Arial"/>
          <w:color w:val="000000" w:themeColor="text1"/>
          <w:sz w:val="24"/>
          <w:szCs w:val="24"/>
        </w:rPr>
        <w:t>5</w:t>
      </w:r>
      <w:r w:rsidRPr="00F917E4">
        <w:rPr>
          <w:rFonts w:ascii="Arial" w:hAnsi="Arial" w:cs="Arial"/>
          <w:color w:val="000000" w:themeColor="text1"/>
          <w:sz w:val="24"/>
          <w:szCs w:val="24"/>
        </w:rPr>
        <w:t xml:space="preserve"> for </w:t>
      </w:r>
      <w:r w:rsidRPr="00F917E4">
        <w:rPr>
          <w:rFonts w:ascii="Arial" w:hAnsi="Arial" w:cs="Arial"/>
          <w:i/>
          <w:iCs/>
          <w:color w:val="000000" w:themeColor="text1"/>
          <w:sz w:val="24"/>
          <w:szCs w:val="24"/>
        </w:rPr>
        <w:t>δ</w:t>
      </w:r>
      <w:r w:rsidRPr="00F917E4">
        <w:rPr>
          <w:rFonts w:ascii="Arial" w:hAnsi="Arial" w:cs="Arial"/>
          <w:i/>
          <w:iCs/>
          <w:color w:val="000000" w:themeColor="text1"/>
          <w:sz w:val="24"/>
          <w:szCs w:val="24"/>
          <w:vertAlign w:val="superscript"/>
        </w:rPr>
        <w:t>13</w:t>
      </w:r>
      <w:r w:rsidRPr="00F917E4">
        <w:rPr>
          <w:rFonts w:ascii="Arial" w:hAnsi="Arial" w:cs="Arial"/>
          <w:i/>
          <w:iCs/>
          <w:color w:val="000000" w:themeColor="text1"/>
          <w:sz w:val="24"/>
          <w:szCs w:val="24"/>
        </w:rPr>
        <w:t>C</w:t>
      </w:r>
      <w:r w:rsidRPr="00F917E4">
        <w:rPr>
          <w:rFonts w:ascii="Arial" w:hAnsi="Arial" w:cs="Arial"/>
          <w:color w:val="000000" w:themeColor="text1"/>
          <w:sz w:val="24"/>
          <w:szCs w:val="24"/>
        </w:rPr>
        <w:t>, 0.9</w:t>
      </w:r>
      <w:r w:rsidR="00894177" w:rsidRPr="00F917E4">
        <w:rPr>
          <w:rFonts w:ascii="Arial" w:hAnsi="Arial" w:cs="Arial"/>
          <w:color w:val="000000" w:themeColor="text1"/>
          <w:sz w:val="24"/>
          <w:szCs w:val="24"/>
        </w:rPr>
        <w:t>2</w:t>
      </w:r>
      <w:r w:rsidRPr="00F917E4">
        <w:rPr>
          <w:rFonts w:ascii="Arial" w:hAnsi="Arial" w:cs="Arial"/>
          <w:color w:val="000000" w:themeColor="text1"/>
          <w:sz w:val="24"/>
          <w:szCs w:val="24"/>
        </w:rPr>
        <w:t xml:space="preserve"> for </w:t>
      </w:r>
      <w:r w:rsidRPr="00F917E4">
        <w:rPr>
          <w:rFonts w:ascii="Arial" w:hAnsi="Arial" w:cs="Arial"/>
          <w:i/>
          <w:iCs/>
          <w:color w:val="000000" w:themeColor="text1"/>
          <w:sz w:val="24"/>
          <w:szCs w:val="24"/>
        </w:rPr>
        <w:t>δ</w:t>
      </w:r>
      <w:r w:rsidRPr="00F917E4">
        <w:rPr>
          <w:rFonts w:ascii="Arial" w:hAnsi="Arial" w:cs="Arial"/>
          <w:i/>
          <w:iCs/>
          <w:color w:val="000000" w:themeColor="text1"/>
          <w:sz w:val="24"/>
          <w:szCs w:val="24"/>
          <w:vertAlign w:val="superscript"/>
        </w:rPr>
        <w:t>2</w:t>
      </w:r>
      <w:r w:rsidRPr="00F917E4">
        <w:rPr>
          <w:rFonts w:ascii="Arial" w:hAnsi="Arial" w:cs="Arial"/>
          <w:i/>
          <w:iCs/>
          <w:color w:val="000000" w:themeColor="text1"/>
          <w:sz w:val="24"/>
          <w:szCs w:val="24"/>
        </w:rPr>
        <w:t>H</w:t>
      </w:r>
      <w:r w:rsidRPr="00F917E4">
        <w:rPr>
          <w:rFonts w:ascii="Arial" w:hAnsi="Arial" w:cs="Arial"/>
          <w:color w:val="000000" w:themeColor="text1"/>
          <w:sz w:val="24"/>
          <w:szCs w:val="24"/>
        </w:rPr>
        <w:t xml:space="preserve">, and 0.99 for </w:t>
      </w:r>
      <w:r w:rsidRPr="00F917E4">
        <w:rPr>
          <w:rFonts w:ascii="Arial" w:hAnsi="Arial" w:cs="Arial"/>
          <w:i/>
          <w:iCs/>
          <w:color w:val="000000" w:themeColor="text1"/>
          <w:sz w:val="24"/>
          <w:szCs w:val="24"/>
        </w:rPr>
        <w:t>d</w:t>
      </w:r>
      <w:r w:rsidRPr="00F917E4">
        <w:rPr>
          <w:rFonts w:ascii="Arial" w:hAnsi="Arial" w:cs="Arial"/>
          <w:color w:val="000000" w:themeColor="text1"/>
          <w:sz w:val="24"/>
          <w:szCs w:val="24"/>
        </w:rPr>
        <w:t>, respectively).</w:t>
      </w:r>
      <w:r w:rsidRPr="00F917E4">
        <w:rPr>
          <w:rFonts w:ascii="Arial" w:hAnsi="Arial" w:cs="Arial"/>
          <w:sz w:val="24"/>
          <w:szCs w:val="24"/>
        </w:rPr>
        <w:t xml:space="preserve"> For </w:t>
      </w:r>
      <w:r w:rsidRPr="00F917E4">
        <w:rPr>
          <w:rFonts w:ascii="Arial" w:hAnsi="Arial" w:cs="Arial"/>
          <w:i/>
          <w:iCs/>
          <w:sz w:val="24"/>
          <w:szCs w:val="24"/>
        </w:rPr>
        <w:t>LH,</w:t>
      </w:r>
      <w:r w:rsidRPr="00F917E4">
        <w:rPr>
          <w:rFonts w:ascii="Arial" w:hAnsi="Arial" w:cs="Arial"/>
          <w:sz w:val="24"/>
          <w:szCs w:val="24"/>
        </w:rPr>
        <w:t xml:space="preserve">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and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provided more additive information than</w:t>
      </w:r>
      <w:r w:rsidRPr="00F917E4">
        <w:rPr>
          <w:rFonts w:ascii="Arial" w:hAnsi="Arial" w:cs="Arial"/>
          <w:i/>
          <w:iCs/>
          <w:sz w:val="24"/>
          <w:szCs w:val="24"/>
        </w:rPr>
        <w:t xml:space="preserve"> d</w:t>
      </w:r>
      <w:r w:rsidRPr="00F917E4">
        <w:rPr>
          <w:rFonts w:ascii="Arial" w:hAnsi="Arial" w:cs="Arial"/>
          <w:sz w:val="24"/>
          <w:szCs w:val="24"/>
        </w:rPr>
        <w:t xml:space="preserve"> (Fig. 3</w:t>
      </w:r>
      <w:ins w:id="299" w:author="Li, Bonan" w:date="2023-08-03T12:13:00Z">
        <w:r w:rsidR="005670C2" w:rsidRPr="00F917E4">
          <w:rPr>
            <w:rFonts w:ascii="Arial" w:hAnsi="Arial" w:cs="Arial"/>
            <w:sz w:val="24"/>
            <w:szCs w:val="24"/>
          </w:rPr>
          <w:t>a</w:t>
        </w:r>
      </w:ins>
      <w:del w:id="300" w:author="Li, Bonan" w:date="2023-08-03T12:13:00Z">
        <w:r w:rsidRPr="00F917E4" w:rsidDel="005670C2">
          <w:rPr>
            <w:rFonts w:ascii="Arial" w:hAnsi="Arial" w:cs="Arial"/>
            <w:sz w:val="24"/>
            <w:szCs w:val="24"/>
          </w:rPr>
          <w:delText>A</w:delText>
        </w:r>
      </w:del>
      <w:r w:rsidRPr="00F917E4">
        <w:rPr>
          <w:rFonts w:ascii="Arial" w:hAnsi="Arial" w:cs="Arial"/>
          <w:sz w:val="24"/>
          <w:szCs w:val="24"/>
        </w:rPr>
        <w:t xml:space="preserve">). The fraction of additive information about </w:t>
      </w:r>
      <w:r w:rsidRPr="00F917E4">
        <w:rPr>
          <w:rFonts w:ascii="Arial" w:hAnsi="Arial" w:cs="Arial"/>
          <w:i/>
          <w:iCs/>
          <w:sz w:val="24"/>
          <w:szCs w:val="24"/>
        </w:rPr>
        <w:t>LH</w:t>
      </w:r>
      <w:r w:rsidRPr="00F917E4">
        <w:rPr>
          <w:rFonts w:ascii="Arial" w:hAnsi="Arial" w:cs="Arial"/>
          <w:sz w:val="24"/>
          <w:szCs w:val="24"/>
        </w:rPr>
        <w:t xml:space="preserve"> is 0.89 for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0.84 for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and 0.9</w:t>
      </w:r>
      <w:r w:rsidR="002803B8" w:rsidRPr="00F917E4">
        <w:rPr>
          <w:rFonts w:ascii="Arial" w:hAnsi="Arial" w:cs="Arial"/>
          <w:sz w:val="24"/>
          <w:szCs w:val="24"/>
        </w:rPr>
        <w:t>4</w:t>
      </w:r>
      <w:r w:rsidRPr="00F917E4">
        <w:rPr>
          <w:rFonts w:ascii="Arial" w:hAnsi="Arial" w:cs="Arial"/>
          <w:sz w:val="24"/>
          <w:szCs w:val="24"/>
        </w:rPr>
        <w:t xml:space="preserve"> for </w:t>
      </w:r>
      <w:r w:rsidRPr="00F917E4">
        <w:rPr>
          <w:rFonts w:ascii="Arial" w:hAnsi="Arial" w:cs="Arial"/>
          <w:i/>
          <w:iCs/>
          <w:sz w:val="24"/>
          <w:szCs w:val="24"/>
        </w:rPr>
        <w:t>d</w:t>
      </w:r>
      <w:r w:rsidRPr="00F917E4">
        <w:rPr>
          <w:rFonts w:ascii="Arial" w:hAnsi="Arial" w:cs="Arial"/>
          <w:sz w:val="24"/>
          <w:szCs w:val="24"/>
        </w:rPr>
        <w:t xml:space="preserve">, respectively. The additive information of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ins w:id="301" w:author="Li, Bonan" w:date="2023-08-03T17:03:00Z">
        <w:r w:rsidR="009C3DCE">
          <w:rPr>
            <w:rFonts w:ascii="Arial" w:hAnsi="Arial" w:cs="Arial"/>
            <w:sz w:val="24"/>
            <w:szCs w:val="24"/>
          </w:rPr>
          <w:t>,</w:t>
        </w:r>
      </w:ins>
      <w:del w:id="302" w:author="Li, Bonan" w:date="2023-08-03T17:03:00Z">
        <w:r w:rsidRPr="00F917E4" w:rsidDel="009C3DCE">
          <w:rPr>
            <w:rFonts w:ascii="Arial" w:hAnsi="Arial" w:cs="Arial"/>
            <w:sz w:val="24"/>
            <w:szCs w:val="24"/>
          </w:rPr>
          <w:delText xml:space="preserve"> </w:delText>
        </w:r>
      </w:del>
      <w:ins w:id="303" w:author="Li, Bonan" w:date="2023-08-03T17:03:00Z">
        <w:r w:rsidR="009C3DCE">
          <w:rPr>
            <w:rFonts w:ascii="Arial" w:hAnsi="Arial" w:cs="Arial"/>
            <w:sz w:val="24"/>
            <w:szCs w:val="24"/>
          </w:rPr>
          <w:t xml:space="preserve"> </w:t>
        </w:r>
      </w:ins>
      <w:del w:id="304" w:author="Li, Bonan" w:date="2023-08-03T17:03:00Z">
        <w:r w:rsidRPr="00F917E4" w:rsidDel="009C3DCE">
          <w:rPr>
            <w:rFonts w:ascii="Arial" w:hAnsi="Arial" w:cs="Arial"/>
            <w:sz w:val="24"/>
            <w:szCs w:val="24"/>
          </w:rPr>
          <w:delText xml:space="preserve">and </w:delText>
        </w:r>
      </w:del>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w:t>
      </w:r>
      <w:ins w:id="305" w:author="Li, Bonan" w:date="2023-08-03T17:03:00Z">
        <w:r w:rsidR="009C3DCE">
          <w:rPr>
            <w:rFonts w:ascii="Arial" w:hAnsi="Arial" w:cs="Arial"/>
            <w:sz w:val="24"/>
            <w:szCs w:val="24"/>
          </w:rPr>
          <w:t xml:space="preserve"> and </w:t>
        </w:r>
        <w:r w:rsidR="009C3DCE" w:rsidRPr="009C3DCE">
          <w:rPr>
            <w:rFonts w:ascii="Arial" w:hAnsi="Arial" w:cs="Arial"/>
            <w:i/>
            <w:iCs/>
            <w:sz w:val="24"/>
            <w:szCs w:val="24"/>
            <w:rPrChange w:id="306" w:author="Li, Bonan" w:date="2023-08-03T17:03:00Z">
              <w:rPr>
                <w:rFonts w:ascii="Arial" w:hAnsi="Arial" w:cs="Arial"/>
                <w:sz w:val="24"/>
                <w:szCs w:val="24"/>
              </w:rPr>
            </w:rPrChange>
          </w:rPr>
          <w:t>d</w:t>
        </w:r>
        <w:r w:rsidR="009C3DCE">
          <w:rPr>
            <w:rFonts w:ascii="Arial" w:hAnsi="Arial" w:cs="Arial"/>
            <w:sz w:val="24"/>
            <w:szCs w:val="24"/>
          </w:rPr>
          <w:t xml:space="preserve"> </w:t>
        </w:r>
      </w:ins>
      <w:r w:rsidRPr="00F917E4">
        <w:rPr>
          <w:rFonts w:ascii="Arial" w:hAnsi="Arial" w:cs="Arial"/>
          <w:sz w:val="24"/>
          <w:szCs w:val="24"/>
        </w:rPr>
        <w:t xml:space="preserve">relating to </w:t>
      </w:r>
      <w:r w:rsidRPr="00F917E4">
        <w:rPr>
          <w:rFonts w:ascii="Arial" w:hAnsi="Arial" w:cs="Arial"/>
          <w:i/>
          <w:iCs/>
          <w:sz w:val="24"/>
          <w:szCs w:val="24"/>
        </w:rPr>
        <w:t>LH</w:t>
      </w:r>
      <w:r w:rsidRPr="00F917E4">
        <w:rPr>
          <w:rFonts w:ascii="Arial" w:hAnsi="Arial" w:cs="Arial"/>
          <w:sz w:val="24"/>
          <w:szCs w:val="24"/>
        </w:rPr>
        <w:t xml:space="preserve"> has larger variability among sites than that relating to </w:t>
      </w:r>
      <w:r w:rsidRPr="00F917E4">
        <w:rPr>
          <w:rFonts w:ascii="Arial" w:hAnsi="Arial" w:cs="Arial"/>
          <w:i/>
          <w:iCs/>
          <w:sz w:val="24"/>
          <w:szCs w:val="24"/>
        </w:rPr>
        <w:t>NEE</w:t>
      </w:r>
      <w:r w:rsidRPr="00F917E4">
        <w:rPr>
          <w:rFonts w:ascii="Arial" w:hAnsi="Arial" w:cs="Arial"/>
          <w:sz w:val="24"/>
          <w:szCs w:val="24"/>
        </w:rPr>
        <w:t xml:space="preserve"> (Fig. </w:t>
      </w:r>
      <w:del w:id="307" w:author="Li, Bonan" w:date="2023-08-03T17:03:00Z">
        <w:r w:rsidRPr="00F917E4" w:rsidDel="009C3DCE">
          <w:rPr>
            <w:rFonts w:ascii="Arial" w:hAnsi="Arial" w:cs="Arial"/>
            <w:sz w:val="24"/>
            <w:szCs w:val="24"/>
          </w:rPr>
          <w:delText>3a-3b and Fig. 3d-3e</w:delText>
        </w:r>
      </w:del>
      <w:ins w:id="308" w:author="Li, Bonan" w:date="2023-08-03T17:03:00Z">
        <w:r w:rsidR="009C3DCE">
          <w:rPr>
            <w:rFonts w:ascii="Arial" w:hAnsi="Arial" w:cs="Arial"/>
            <w:sz w:val="24"/>
            <w:szCs w:val="24"/>
          </w:rPr>
          <w:t>3</w:t>
        </w:r>
      </w:ins>
      <w:r w:rsidRPr="00F917E4">
        <w:rPr>
          <w:rFonts w:ascii="Arial" w:hAnsi="Arial" w:cs="Arial"/>
          <w:sz w:val="24"/>
          <w:szCs w:val="24"/>
        </w:rPr>
        <w:t>)</w:t>
      </w:r>
      <w:del w:id="309" w:author="Li, Bonan" w:date="2023-08-03T17:03:00Z">
        <w:r w:rsidRPr="00F917E4" w:rsidDel="009C3DCE">
          <w:rPr>
            <w:rFonts w:ascii="Arial" w:hAnsi="Arial" w:cs="Arial"/>
            <w:sz w:val="24"/>
            <w:szCs w:val="24"/>
          </w:rPr>
          <w:delText xml:space="preserve">, and there is less variability in the additive information of </w:delText>
        </w:r>
        <w:r w:rsidRPr="00F917E4" w:rsidDel="009C3DCE">
          <w:rPr>
            <w:rFonts w:ascii="Arial" w:hAnsi="Arial" w:cs="Arial"/>
            <w:i/>
            <w:iCs/>
            <w:sz w:val="24"/>
            <w:szCs w:val="24"/>
          </w:rPr>
          <w:delText>d</w:delText>
        </w:r>
        <w:r w:rsidRPr="00F917E4" w:rsidDel="009C3DCE">
          <w:rPr>
            <w:rFonts w:ascii="Arial" w:hAnsi="Arial" w:cs="Arial"/>
            <w:sz w:val="24"/>
            <w:szCs w:val="24"/>
          </w:rPr>
          <w:delText xml:space="preserve"> about </w:delText>
        </w:r>
        <w:r w:rsidRPr="00F917E4" w:rsidDel="009C3DCE">
          <w:rPr>
            <w:rFonts w:ascii="Arial" w:hAnsi="Arial" w:cs="Arial"/>
            <w:i/>
            <w:iCs/>
            <w:sz w:val="24"/>
            <w:szCs w:val="24"/>
          </w:rPr>
          <w:delText xml:space="preserve">NEE </w:delText>
        </w:r>
        <w:r w:rsidRPr="00F917E4" w:rsidDel="009C3DCE">
          <w:rPr>
            <w:rFonts w:ascii="Arial" w:hAnsi="Arial" w:cs="Arial"/>
            <w:sz w:val="24"/>
            <w:szCs w:val="24"/>
          </w:rPr>
          <w:delText xml:space="preserve">(Fig. 3c and Fig. 3f) than in </w:delText>
        </w:r>
        <w:r w:rsidRPr="00F917E4" w:rsidDel="009C3DCE">
          <w:rPr>
            <w:rFonts w:ascii="Arial" w:hAnsi="Arial" w:cs="Arial"/>
            <w:i/>
            <w:iCs/>
            <w:sz w:val="24"/>
            <w:szCs w:val="24"/>
          </w:rPr>
          <w:delText>LH</w:delText>
        </w:r>
      </w:del>
      <w:r w:rsidRPr="00F917E4">
        <w:rPr>
          <w:rFonts w:ascii="Arial" w:hAnsi="Arial" w:cs="Arial"/>
          <w:sz w:val="24"/>
          <w:szCs w:val="24"/>
        </w:rPr>
        <w:t xml:space="preserve">. All the additive information of these isotopes relating to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 xml:space="preserve"> is statistically significant (</w:t>
      </w:r>
      <w:r w:rsidRPr="00F917E4">
        <w:rPr>
          <w:rFonts w:ascii="Arial" w:hAnsi="Arial" w:cs="Arial"/>
          <w:i/>
          <w:iCs/>
          <w:sz w:val="24"/>
          <w:szCs w:val="24"/>
        </w:rPr>
        <w:t>p</w:t>
      </w:r>
      <w:r w:rsidRPr="00F917E4">
        <w:rPr>
          <w:rFonts w:ascii="Arial" w:hAnsi="Arial" w:cs="Arial"/>
          <w:sz w:val="24"/>
          <w:szCs w:val="24"/>
        </w:rPr>
        <w:t xml:space="preserve"> &lt; 0.01).</w:t>
      </w:r>
    </w:p>
    <w:bookmarkEnd w:id="276"/>
    <w:p w14:paraId="744B53F9" w14:textId="77777777" w:rsidR="00A52D89" w:rsidRDefault="00A52D89" w:rsidP="00231452">
      <w:pPr>
        <w:widowControl w:val="0"/>
        <w:pBdr>
          <w:top w:val="nil"/>
          <w:left w:val="nil"/>
          <w:bottom w:val="nil"/>
          <w:right w:val="nil"/>
          <w:between w:val="nil"/>
        </w:pBdr>
        <w:spacing w:afterLines="100" w:after="240"/>
        <w:jc w:val="both"/>
        <w:rPr>
          <w:rFonts w:ascii="Arial" w:hAnsi="Arial" w:cs="Arial"/>
          <w:b/>
          <w:bCs/>
          <w:sz w:val="28"/>
          <w:szCs w:val="28"/>
        </w:rPr>
      </w:pPr>
      <w:r>
        <w:rPr>
          <w:rFonts w:ascii="Arial" w:hAnsi="Arial" w:cs="Arial"/>
          <w:b/>
          <w:bCs/>
          <w:sz w:val="28"/>
          <w:szCs w:val="28"/>
        </w:rPr>
        <w:t>4. Discussion</w:t>
      </w:r>
    </w:p>
    <w:p w14:paraId="08E16A07" w14:textId="67E7B165" w:rsidR="00A52D89" w:rsidRPr="00F917E4" w:rsidRDefault="00A52D89" w:rsidP="00231452">
      <w:pPr>
        <w:widowControl w:val="0"/>
        <w:pBdr>
          <w:top w:val="nil"/>
          <w:left w:val="nil"/>
          <w:bottom w:val="nil"/>
          <w:right w:val="nil"/>
          <w:between w:val="nil"/>
        </w:pBdr>
        <w:spacing w:afterLines="100" w:after="240"/>
        <w:jc w:val="both"/>
        <w:rPr>
          <w:rFonts w:ascii="Arial" w:hAnsi="Arial" w:cs="Arial"/>
          <w:b/>
          <w:bCs/>
          <w:sz w:val="24"/>
          <w:szCs w:val="24"/>
          <w:rPrChange w:id="310" w:author="Li, Bonan" w:date="2023-08-03T14:31:00Z">
            <w:rPr>
              <w:rFonts w:ascii="Arial" w:hAnsi="Arial" w:cs="Arial"/>
              <w:b/>
              <w:bCs/>
              <w:sz w:val="28"/>
              <w:szCs w:val="28"/>
            </w:rPr>
          </w:rPrChange>
        </w:rPr>
      </w:pPr>
      <w:r w:rsidRPr="00F917E4">
        <w:rPr>
          <w:rFonts w:ascii="Arial" w:hAnsi="Arial" w:cs="Arial"/>
          <w:sz w:val="24"/>
          <w:szCs w:val="24"/>
        </w:rPr>
        <w:t>Our analysis provides a rigorous evaluation of the quantitative value of isotope ratios to provide useful information about carbon and water fluxes across continental scale gradients.</w:t>
      </w:r>
      <w:bookmarkStart w:id="311" w:name="_Hlk79443158"/>
      <w:r w:rsidRPr="00F917E4">
        <w:rPr>
          <w:rFonts w:ascii="Arial" w:hAnsi="Arial" w:cs="Arial"/>
          <w:sz w:val="24"/>
          <w:szCs w:val="24"/>
        </w:rPr>
        <w:t xml:space="preserve"> </w:t>
      </w:r>
      <w:bookmarkEnd w:id="311"/>
      <w:r w:rsidRPr="00F917E4">
        <w:rPr>
          <w:rFonts w:ascii="Arial" w:hAnsi="Arial" w:cs="Arial"/>
          <w:sz w:val="24"/>
          <w:szCs w:val="24"/>
        </w:rPr>
        <w:t xml:space="preserve">For these bulk fluxes, we showed that the information individually provided by these isotopes was similar to the amount of information provided by wind speed measurements, while providing less information than atmospheric vapor pressure deficit, air temperature, and radiation measurements. The meteorological observations evaluated here are </w:t>
      </w:r>
      <w:bookmarkStart w:id="312" w:name="_Hlk79443705"/>
      <w:r w:rsidRPr="00F917E4">
        <w:rPr>
          <w:rFonts w:ascii="Arial" w:hAnsi="Arial" w:cs="Arial"/>
          <w:sz w:val="24"/>
          <w:szCs w:val="24"/>
        </w:rPr>
        <w:t>commonly used to drive forecasts of environmental processes</w:t>
      </w:r>
      <w:r w:rsidR="0026279F"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"/>
          <w:id w:val="-1030106573"/>
          <w:placeholder>
            <w:docPart w:val="DefaultPlaceholder_-1854013440"/>
          </w:placeholder>
        </w:sdtPr>
        <w:sdtContent>
          <w:ins w:id="313" w:author="Li, Bonan" w:date="2023-08-03T14:20:00Z">
            <w:r w:rsidR="00B00C0E" w:rsidRPr="00F917E4">
              <w:rPr>
                <w:rFonts w:ascii="Arial" w:eastAsia="Times New Roman" w:hAnsi="Arial" w:cs="Arial"/>
                <w:sz w:val="24"/>
                <w:szCs w:val="24"/>
                <w:rPrChange w:id="314" w:author="Li, Bonan" w:date="2023-08-03T14:31:00Z">
                  <w:rPr>
                    <w:rFonts w:eastAsia="Times New Roman"/>
                  </w:rPr>
                </w:rPrChange>
              </w:rPr>
              <w:t xml:space="preserve">(Cosgrove </w:t>
            </w:r>
            <w:r w:rsidR="00B00C0E" w:rsidRPr="00F917E4">
              <w:rPr>
                <w:rFonts w:ascii="Arial" w:eastAsia="Times New Roman" w:hAnsi="Arial" w:cs="Arial"/>
                <w:i/>
                <w:iCs/>
                <w:sz w:val="24"/>
                <w:szCs w:val="24"/>
                <w:rPrChange w:id="315" w:author="Li, Bonan" w:date="2023-08-03T14:31:00Z">
                  <w:rPr>
                    <w:rFonts w:eastAsia="Times New Roman"/>
                    <w:i/>
                    <w:iCs/>
                  </w:rPr>
                </w:rPrChange>
              </w:rPr>
              <w:t>et al</w:t>
            </w:r>
            <w:r w:rsidR="00B00C0E" w:rsidRPr="00F917E4">
              <w:rPr>
                <w:rFonts w:ascii="Arial" w:eastAsia="Times New Roman" w:hAnsi="Arial" w:cs="Arial"/>
                <w:sz w:val="24"/>
                <w:szCs w:val="24"/>
                <w:rPrChange w:id="316" w:author="Li, Bonan" w:date="2023-08-03T14:31:00Z">
                  <w:rPr>
                    <w:rFonts w:eastAsia="Times New Roman"/>
                  </w:rPr>
                </w:rPrChange>
              </w:rPr>
              <w:t xml:space="preserve"> 2003, Rodell </w:t>
            </w:r>
            <w:r w:rsidR="00B00C0E" w:rsidRPr="00F917E4">
              <w:rPr>
                <w:rFonts w:ascii="Arial" w:eastAsia="Times New Roman" w:hAnsi="Arial" w:cs="Arial"/>
                <w:i/>
                <w:iCs/>
                <w:sz w:val="24"/>
                <w:szCs w:val="24"/>
                <w:rPrChange w:id="317" w:author="Li, Bonan" w:date="2023-08-03T14:31:00Z">
                  <w:rPr>
                    <w:rFonts w:eastAsia="Times New Roman"/>
                    <w:i/>
                    <w:iCs/>
                  </w:rPr>
                </w:rPrChange>
              </w:rPr>
              <w:t>et al</w:t>
            </w:r>
            <w:r w:rsidR="00B00C0E" w:rsidRPr="00F917E4">
              <w:rPr>
                <w:rFonts w:ascii="Arial" w:eastAsia="Times New Roman" w:hAnsi="Arial" w:cs="Arial"/>
                <w:sz w:val="24"/>
                <w:szCs w:val="24"/>
                <w:rPrChange w:id="318" w:author="Li, Bonan" w:date="2023-08-03T14:31:00Z">
                  <w:rPr>
                    <w:rFonts w:eastAsia="Times New Roman"/>
                  </w:rPr>
                </w:rPrChange>
              </w:rPr>
              <w:t xml:space="preserve"> 2004)</w:t>
            </w:r>
          </w:ins>
          <w:del w:id="319" w:author="Li, Bonan" w:date="2023-08-03T13:43:00Z">
            <w:r w:rsidR="00196AD0" w:rsidRPr="00F917E4" w:rsidDel="00ED5829">
              <w:rPr>
                <w:rFonts w:ascii="Arial" w:hAnsi="Arial" w:cs="Arial"/>
                <w:color w:val="000000"/>
                <w:sz w:val="24"/>
                <w:szCs w:val="24"/>
              </w:rPr>
              <w:delText>[35,36]</w:delText>
            </w:r>
          </w:del>
        </w:sdtContent>
      </w:sdt>
      <w:r w:rsidR="00BA7225" w:rsidRPr="00F917E4">
        <w:rPr>
          <w:rFonts w:ascii="Arial" w:hAnsi="Arial" w:cs="Arial"/>
          <w:color w:val="000000"/>
          <w:sz w:val="24"/>
          <w:szCs w:val="24"/>
        </w:rPr>
        <w:t xml:space="preserve"> and thus serve as a benchmark for environmental data</w:t>
      </w:r>
      <w:r w:rsidRPr="00F917E4">
        <w:rPr>
          <w:rFonts w:ascii="Arial" w:hAnsi="Arial" w:cs="Arial"/>
          <w:sz w:val="24"/>
          <w:szCs w:val="24"/>
        </w:rPr>
        <w:t xml:space="preserve">. A </w:t>
      </w:r>
      <w:r w:rsidR="0026279F" w:rsidRPr="00F917E4">
        <w:rPr>
          <w:rFonts w:ascii="Arial" w:hAnsi="Arial" w:cs="Arial"/>
          <w:sz w:val="24"/>
          <w:szCs w:val="24"/>
        </w:rPr>
        <w:t xml:space="preserve">prior </w:t>
      </w:r>
      <w:r w:rsidR="0026279F" w:rsidRPr="00F917E4">
        <w:rPr>
          <w:rFonts w:ascii="Arial" w:hAnsi="Arial" w:cs="Arial"/>
          <w:i/>
          <w:iCs/>
          <w:sz w:val="24"/>
          <w:szCs w:val="24"/>
        </w:rPr>
        <w:t>NEE</w:t>
      </w:r>
      <w:r w:rsidR="0026279F" w:rsidRPr="00F917E4">
        <w:rPr>
          <w:rFonts w:ascii="Arial" w:hAnsi="Arial" w:cs="Arial"/>
          <w:sz w:val="24"/>
          <w:szCs w:val="24"/>
        </w:rPr>
        <w:t xml:space="preserve"> simulation</w:t>
      </w:r>
      <w:r w:rsidRPr="00F917E4">
        <w:rPr>
          <w:rFonts w:ascii="Arial" w:hAnsi="Arial" w:cs="Arial"/>
          <w:sz w:val="24"/>
          <w:szCs w:val="24"/>
        </w:rPr>
        <w:t xml:space="preserve"> showed that radiation was consistently the most sensitive predictor for the simulation of </w:t>
      </w:r>
      <w:r w:rsidRPr="00F917E4">
        <w:rPr>
          <w:rFonts w:ascii="Arial" w:hAnsi="Arial" w:cs="Arial"/>
          <w:i/>
          <w:iCs/>
          <w:sz w:val="24"/>
          <w:szCs w:val="24"/>
        </w:rPr>
        <w:t xml:space="preserve">NEE </w:t>
      </w:r>
      <w:r w:rsidRPr="00F917E4">
        <w:rPr>
          <w:rFonts w:ascii="Arial" w:hAnsi="Arial" w:cs="Arial"/>
          <w:sz w:val="24"/>
          <w:szCs w:val="24"/>
        </w:rPr>
        <w:t xml:space="preserve">at </w:t>
      </w:r>
      <w:del w:id="320" w:author="Li, Bonan" w:date="2023-08-03T12:29:00Z">
        <w:r w:rsidRPr="00F917E4" w:rsidDel="009D3116">
          <w:rPr>
            <w:rFonts w:ascii="Arial" w:hAnsi="Arial" w:cs="Arial"/>
            <w:sz w:val="24"/>
            <w:szCs w:val="24"/>
          </w:rPr>
          <w:delText xml:space="preserve">maze </w:delText>
        </w:r>
      </w:del>
      <w:ins w:id="321" w:author="Li, Bonan" w:date="2023-08-03T12:29:00Z">
        <w:r w:rsidR="009D3116" w:rsidRPr="00F917E4">
          <w:rPr>
            <w:rFonts w:ascii="Arial" w:hAnsi="Arial" w:cs="Arial"/>
            <w:sz w:val="24"/>
            <w:szCs w:val="24"/>
          </w:rPr>
          <w:t xml:space="preserve">maize </w:t>
        </w:r>
      </w:ins>
      <w:r w:rsidRPr="00F917E4">
        <w:rPr>
          <w:rFonts w:ascii="Arial" w:hAnsi="Arial" w:cs="Arial"/>
          <w:sz w:val="24"/>
          <w:szCs w:val="24"/>
        </w:rPr>
        <w:t>fields with distinct irrigation practices</w:t>
      </w:r>
      <w:r w:rsidR="0026279F" w:rsidRPr="00F917E4">
        <w:rPr>
          <w:rFonts w:ascii="Arial" w:eastAsia="Times New Roman" w:hAnsi="Arial" w:cs="Arial"/>
          <w:color w:val="000000"/>
          <w:sz w:val="24"/>
          <w:szCs w:val="24"/>
          <w:rPrChange w:id="322" w:author="Li, Bonan" w:date="2023-08-03T14:31:00Z">
            <w:rPr>
              <w:rFonts w:eastAsia="Times New Roman"/>
              <w:color w:val="000000"/>
            </w:rPr>
          </w:rPrChange>
        </w:rPr>
        <w:t xml:space="preserve"> </w:t>
      </w:r>
      <w:sdt>
        <w:sdtPr>
          <w:rPr>
            <w:rFonts w:ascii="Arial" w:eastAsia="Times New Roman" w:hAnsi="Arial" w:cs="Arial"/>
            <w:color w:val="000000"/>
            <w:sz w:val="24"/>
            <w:szCs w:val="24"/>
          </w:rPr>
          <w:tag w:val="MENDELEY_CITATION_v3_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"/>
          <w:id w:val="-760293889"/>
          <w:placeholder>
            <w:docPart w:val="DefaultPlaceholder_-1854013440"/>
          </w:placeholder>
        </w:sdtPr>
        <w:sdtContent>
          <w:ins w:id="323" w:author="Li, Bonan" w:date="2023-08-03T14:20:00Z">
            <w:r w:rsidR="00B00C0E" w:rsidRPr="00F917E4">
              <w:rPr>
                <w:rFonts w:ascii="Arial" w:eastAsia="Times New Roman" w:hAnsi="Arial" w:cs="Arial"/>
                <w:sz w:val="24"/>
                <w:szCs w:val="24"/>
                <w:rPrChange w:id="324" w:author="Li, Bonan" w:date="2023-08-03T14:31:00Z">
                  <w:rPr>
                    <w:rFonts w:eastAsia="Times New Roman"/>
                  </w:rPr>
                </w:rPrChange>
              </w:rPr>
              <w:t xml:space="preserve">(Safa </w:t>
            </w:r>
            <w:r w:rsidR="00B00C0E" w:rsidRPr="00F917E4">
              <w:rPr>
                <w:rFonts w:ascii="Arial" w:eastAsia="Times New Roman" w:hAnsi="Arial" w:cs="Arial"/>
                <w:i/>
                <w:iCs/>
                <w:sz w:val="24"/>
                <w:szCs w:val="24"/>
                <w:rPrChange w:id="325" w:author="Li, Bonan" w:date="2023-08-03T14:31:00Z">
                  <w:rPr>
                    <w:rFonts w:eastAsia="Times New Roman"/>
                    <w:i/>
                    <w:iCs/>
                  </w:rPr>
                </w:rPrChange>
              </w:rPr>
              <w:t>et al</w:t>
            </w:r>
            <w:r w:rsidR="00B00C0E" w:rsidRPr="00F917E4">
              <w:rPr>
                <w:rFonts w:ascii="Arial" w:eastAsia="Times New Roman" w:hAnsi="Arial" w:cs="Arial"/>
                <w:sz w:val="24"/>
                <w:szCs w:val="24"/>
                <w:rPrChange w:id="326" w:author="Li, Bonan" w:date="2023-08-03T14:31:00Z">
                  <w:rPr>
                    <w:rFonts w:eastAsia="Times New Roman"/>
                  </w:rPr>
                </w:rPrChange>
              </w:rPr>
              <w:t xml:space="preserve"> 2019)</w:t>
            </w:r>
          </w:ins>
          <w:del w:id="327" w:author="Li, Bonan" w:date="2023-08-03T13:43:00Z">
            <w:r w:rsidR="00196AD0" w:rsidRPr="00F917E4" w:rsidDel="00ED5829">
              <w:rPr>
                <w:rFonts w:ascii="Arial" w:eastAsia="Times New Roman" w:hAnsi="Arial" w:cs="Arial"/>
                <w:color w:val="000000"/>
                <w:sz w:val="24"/>
                <w:szCs w:val="24"/>
                <w:rPrChange w:id="328" w:author="Li, Bonan" w:date="2023-08-03T14:31:00Z">
                  <w:rPr>
                    <w:rFonts w:ascii="Arial" w:eastAsia="Times New Roman" w:hAnsi="Arial" w:cs="Arial"/>
                    <w:color w:val="000000"/>
                  </w:rPr>
                </w:rPrChange>
              </w:rPr>
              <w:delText>[37]</w:delText>
            </w:r>
          </w:del>
        </w:sdtContent>
      </w:sdt>
      <w:r w:rsidRPr="00F917E4">
        <w:rPr>
          <w:rFonts w:ascii="Arial" w:hAnsi="Arial" w:cs="Arial"/>
          <w:color w:val="000000" w:themeColor="text1"/>
          <w:sz w:val="24"/>
          <w:szCs w:val="24"/>
        </w:rPr>
        <w:t xml:space="preserve">. Similarly, a sensitivity analysis on global evapotranspiration models indicated that net radiation was </w:t>
      </w:r>
      <w:del w:id="329" w:author="Li, Bonan" w:date="2023-08-03T12:29:00Z">
        <w:r w:rsidRPr="00F917E4" w:rsidDel="009D3116">
          <w:rPr>
            <w:rFonts w:ascii="Arial" w:hAnsi="Arial" w:cs="Arial"/>
            <w:color w:val="000000" w:themeColor="text1"/>
            <w:sz w:val="24"/>
            <w:szCs w:val="24"/>
          </w:rPr>
          <w:delText xml:space="preserve">found to be </w:delText>
        </w:r>
      </w:del>
      <w:r w:rsidRPr="00F917E4">
        <w:rPr>
          <w:rFonts w:ascii="Arial" w:hAnsi="Arial" w:cs="Arial"/>
          <w:color w:val="000000" w:themeColor="text1"/>
          <w:sz w:val="24"/>
          <w:szCs w:val="24"/>
        </w:rPr>
        <w:t>one of the influential input variables</w:t>
      </w:r>
      <w:r w:rsidR="0026279F"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"/>
          <w:id w:val="903333686"/>
          <w:placeholder>
            <w:docPart w:val="DefaultPlaceholder_-1854013440"/>
          </w:placeholder>
        </w:sdtPr>
        <w:sdtContent>
          <w:ins w:id="330" w:author="Li, Bonan" w:date="2023-08-03T14:20:00Z">
            <w:r w:rsidR="00B00C0E" w:rsidRPr="00F917E4">
              <w:rPr>
                <w:rFonts w:ascii="Arial" w:eastAsia="Times New Roman" w:hAnsi="Arial" w:cs="Arial"/>
                <w:sz w:val="24"/>
                <w:szCs w:val="24"/>
                <w:rPrChange w:id="331" w:author="Li, Bonan" w:date="2023-08-03T14:31:00Z">
                  <w:rPr>
                    <w:rFonts w:eastAsia="Times New Roman"/>
                  </w:rPr>
                </w:rPrChange>
              </w:rPr>
              <w:t xml:space="preserve">(Talsma </w:t>
            </w:r>
            <w:r w:rsidR="00B00C0E" w:rsidRPr="00F917E4">
              <w:rPr>
                <w:rFonts w:ascii="Arial" w:eastAsia="Times New Roman" w:hAnsi="Arial" w:cs="Arial"/>
                <w:i/>
                <w:iCs/>
                <w:sz w:val="24"/>
                <w:szCs w:val="24"/>
                <w:rPrChange w:id="332" w:author="Li, Bonan" w:date="2023-08-03T14:31:00Z">
                  <w:rPr>
                    <w:rFonts w:eastAsia="Times New Roman"/>
                    <w:i/>
                    <w:iCs/>
                  </w:rPr>
                </w:rPrChange>
              </w:rPr>
              <w:t>et al</w:t>
            </w:r>
            <w:r w:rsidR="00B00C0E" w:rsidRPr="00F917E4">
              <w:rPr>
                <w:rFonts w:ascii="Arial" w:eastAsia="Times New Roman" w:hAnsi="Arial" w:cs="Arial"/>
                <w:sz w:val="24"/>
                <w:szCs w:val="24"/>
                <w:rPrChange w:id="333" w:author="Li, Bonan" w:date="2023-08-03T14:31:00Z">
                  <w:rPr>
                    <w:rFonts w:eastAsia="Times New Roman"/>
                  </w:rPr>
                </w:rPrChange>
              </w:rPr>
              <w:t xml:space="preserve"> 2018)</w:t>
            </w:r>
          </w:ins>
          <w:del w:id="334" w:author="Li, Bonan" w:date="2023-08-03T13:43:00Z">
            <w:r w:rsidR="00196AD0" w:rsidRPr="00F917E4" w:rsidDel="00ED5829">
              <w:rPr>
                <w:rFonts w:ascii="Arial" w:hAnsi="Arial" w:cs="Arial"/>
                <w:color w:val="000000"/>
                <w:sz w:val="24"/>
                <w:szCs w:val="24"/>
              </w:rPr>
              <w:delText>[38]</w:delText>
            </w:r>
          </w:del>
        </w:sdtContent>
      </w:sdt>
      <w:r w:rsidRPr="00F917E4">
        <w:rPr>
          <w:rFonts w:ascii="Arial" w:hAnsi="Arial" w:cs="Arial"/>
          <w:color w:val="000000" w:themeColor="text1"/>
          <w:sz w:val="24"/>
          <w:szCs w:val="24"/>
        </w:rPr>
        <w:t xml:space="preserve">. </w:t>
      </w:r>
      <w:r w:rsidRPr="00F917E4">
        <w:rPr>
          <w:rFonts w:ascii="Arial" w:hAnsi="Arial" w:cs="Arial"/>
          <w:sz w:val="24"/>
          <w:szCs w:val="24"/>
        </w:rPr>
        <w:t>Our results are consistent with the fundamental notion that solar radiation is the basis for all ecosystem functions</w:t>
      </w:r>
      <w:r w:rsidR="0026279F"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"/>
          <w:id w:val="1958831379"/>
          <w:placeholder>
            <w:docPart w:val="DefaultPlaceholder_-1854013440"/>
          </w:placeholder>
        </w:sdtPr>
        <w:sdtContent>
          <w:ins w:id="335" w:author="Li, Bonan" w:date="2023-08-03T14:20:00Z">
            <w:r w:rsidR="00B00C0E" w:rsidRPr="00F917E4">
              <w:rPr>
                <w:rFonts w:ascii="Arial" w:eastAsia="Times New Roman" w:hAnsi="Arial" w:cs="Arial"/>
                <w:sz w:val="24"/>
                <w:szCs w:val="24"/>
                <w:rPrChange w:id="336" w:author="Li, Bonan" w:date="2023-08-03T14:31:00Z">
                  <w:rPr>
                    <w:rFonts w:eastAsia="Times New Roman"/>
                  </w:rPr>
                </w:rPrChange>
              </w:rPr>
              <w:t xml:space="preserve">(Yetemen </w:t>
            </w:r>
            <w:r w:rsidR="00B00C0E" w:rsidRPr="00F917E4">
              <w:rPr>
                <w:rFonts w:ascii="Arial" w:eastAsia="Times New Roman" w:hAnsi="Arial" w:cs="Arial"/>
                <w:i/>
                <w:iCs/>
                <w:sz w:val="24"/>
                <w:szCs w:val="24"/>
                <w:rPrChange w:id="337" w:author="Li, Bonan" w:date="2023-08-03T14:31:00Z">
                  <w:rPr>
                    <w:rFonts w:eastAsia="Times New Roman"/>
                    <w:i/>
                    <w:iCs/>
                  </w:rPr>
                </w:rPrChange>
              </w:rPr>
              <w:t>et al</w:t>
            </w:r>
            <w:r w:rsidR="00B00C0E" w:rsidRPr="00F917E4">
              <w:rPr>
                <w:rFonts w:ascii="Arial" w:eastAsia="Times New Roman" w:hAnsi="Arial" w:cs="Arial"/>
                <w:sz w:val="24"/>
                <w:szCs w:val="24"/>
                <w:rPrChange w:id="338" w:author="Li, Bonan" w:date="2023-08-03T14:31:00Z">
                  <w:rPr>
                    <w:rFonts w:eastAsia="Times New Roman"/>
                  </w:rPr>
                </w:rPrChange>
              </w:rPr>
              <w:t xml:space="preserve"> 2015)</w:t>
            </w:r>
          </w:ins>
          <w:del w:id="339" w:author="Li, Bonan" w:date="2023-08-03T13:43:00Z">
            <w:r w:rsidR="00196AD0" w:rsidRPr="00F917E4" w:rsidDel="00ED5829">
              <w:rPr>
                <w:rFonts w:ascii="Arial" w:hAnsi="Arial" w:cs="Arial"/>
                <w:color w:val="000000"/>
                <w:sz w:val="24"/>
                <w:szCs w:val="24"/>
              </w:rPr>
              <w:delText>[39]</w:delText>
            </w:r>
          </w:del>
        </w:sdtContent>
      </w:sdt>
      <w:r w:rsidRPr="00F917E4">
        <w:rPr>
          <w:rFonts w:ascii="Arial" w:hAnsi="Arial" w:cs="Arial"/>
          <w:sz w:val="24"/>
          <w:szCs w:val="24"/>
        </w:rPr>
        <w:t xml:space="preserve"> (excluding rare energy transformations) and drives most diurnal variation in air temperature and vapor pressure deficit and therefore is more likely to share higher amount of mutual information individually with </w:t>
      </w:r>
      <w:r w:rsidRPr="00F917E4">
        <w:rPr>
          <w:rFonts w:ascii="Arial" w:hAnsi="Arial" w:cs="Arial"/>
          <w:i/>
          <w:iCs/>
          <w:sz w:val="24"/>
          <w:szCs w:val="24"/>
        </w:rPr>
        <w:t xml:space="preserve">LH </w:t>
      </w:r>
      <w:r w:rsidRPr="00F917E4">
        <w:rPr>
          <w:rFonts w:ascii="Arial" w:hAnsi="Arial" w:cs="Arial"/>
          <w:sz w:val="24"/>
          <w:szCs w:val="24"/>
        </w:rPr>
        <w:t xml:space="preserve">and </w:t>
      </w:r>
      <w:r w:rsidRPr="00F917E4">
        <w:rPr>
          <w:rFonts w:ascii="Arial" w:hAnsi="Arial" w:cs="Arial"/>
          <w:i/>
          <w:iCs/>
          <w:sz w:val="24"/>
          <w:szCs w:val="24"/>
        </w:rPr>
        <w:t>NEE</w:t>
      </w:r>
      <w:r w:rsidRPr="00F917E4">
        <w:rPr>
          <w:rFonts w:ascii="Arial" w:hAnsi="Arial" w:cs="Arial"/>
          <w:sz w:val="24"/>
          <w:szCs w:val="24"/>
        </w:rPr>
        <w:t xml:space="preserve">, with temperature and moisture levels of secondary importance and isotope metrics and wind speed of tertiary importance. </w:t>
      </w:r>
    </w:p>
    <w:p w14:paraId="4AAD4E9B" w14:textId="0ECA3779" w:rsidR="00A52D89" w:rsidRPr="00F917E4" w:rsidRDefault="00A52D89" w:rsidP="00231452">
      <w:pPr>
        <w:widowControl w:val="0"/>
        <w:pBdr>
          <w:top w:val="nil"/>
          <w:left w:val="nil"/>
          <w:bottom w:val="nil"/>
          <w:right w:val="nil"/>
          <w:between w:val="nil"/>
        </w:pBdr>
        <w:spacing w:afterLines="100" w:after="240"/>
        <w:jc w:val="both"/>
        <w:rPr>
          <w:rFonts w:ascii="Arial" w:hAnsi="Arial" w:cs="Arial"/>
          <w:sz w:val="24"/>
          <w:szCs w:val="24"/>
        </w:rPr>
      </w:pPr>
      <w:r w:rsidRPr="00F917E4">
        <w:rPr>
          <w:rFonts w:ascii="Arial" w:hAnsi="Arial" w:cs="Arial"/>
          <w:sz w:val="24"/>
          <w:szCs w:val="24"/>
        </w:rPr>
        <w:t xml:space="preserve">The meteorological variables evaluated here are known to be inter-related to some extent. For instance, the vapor pressure deficit is strongly dependent </w:t>
      </w:r>
      <w:r w:rsidR="00BD57E7" w:rsidRPr="00F917E4">
        <w:rPr>
          <w:rFonts w:ascii="Arial" w:hAnsi="Arial" w:cs="Arial"/>
          <w:sz w:val="24"/>
          <w:szCs w:val="24"/>
        </w:rPr>
        <w:t>on air</w:t>
      </w:r>
      <w:r w:rsidRPr="00F917E4">
        <w:rPr>
          <w:rFonts w:ascii="Arial" w:hAnsi="Arial" w:cs="Arial"/>
          <w:sz w:val="24"/>
          <w:szCs w:val="24"/>
        </w:rPr>
        <w:t xml:space="preserve"> temperature due to the Clausius-Clapeyron relationship </w:t>
      </w:r>
      <w:sdt>
        <w:sdtPr>
          <w:rPr>
            <w:rFonts w:ascii="Arial" w:hAnsi="Arial" w:cs="Arial"/>
            <w:color w:val="000000"/>
            <w:sz w:val="24"/>
            <w:szCs w:val="24"/>
          </w:rPr>
          <w:tag w:val="MENDELEY_CITATION_v3_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"/>
          <w:id w:val="-1585917469"/>
          <w:placeholder>
            <w:docPart w:val="DefaultPlaceholder_-1854013440"/>
          </w:placeholder>
        </w:sdtPr>
        <w:sdtContent>
          <w:ins w:id="340" w:author="Li, Bonan" w:date="2023-08-03T14:20:00Z">
            <w:r w:rsidR="00B00C0E" w:rsidRPr="00F917E4">
              <w:rPr>
                <w:rFonts w:ascii="Arial" w:hAnsi="Arial" w:cs="Arial"/>
                <w:color w:val="000000"/>
                <w:sz w:val="24"/>
                <w:szCs w:val="24"/>
              </w:rPr>
              <w:t>(Clausius 1850)</w:t>
            </w:r>
          </w:ins>
          <w:del w:id="341" w:author="Li, Bonan" w:date="2023-08-03T13:43:00Z">
            <w:r w:rsidR="00196AD0" w:rsidRPr="00F917E4" w:rsidDel="00ED5829">
              <w:rPr>
                <w:rFonts w:ascii="Arial" w:hAnsi="Arial" w:cs="Arial"/>
                <w:color w:val="000000"/>
                <w:sz w:val="24"/>
                <w:szCs w:val="24"/>
              </w:rPr>
              <w:delText>[40]</w:delText>
            </w:r>
          </w:del>
        </w:sdtContent>
      </w:sdt>
      <w:r w:rsidR="00BA7225" w:rsidRPr="00F917E4">
        <w:rPr>
          <w:rFonts w:ascii="Arial" w:hAnsi="Arial" w:cs="Arial"/>
          <w:color w:val="000000"/>
          <w:sz w:val="24"/>
          <w:szCs w:val="24"/>
        </w:rPr>
        <w:t xml:space="preserve"> </w:t>
      </w:r>
      <w:r w:rsidRPr="00F917E4">
        <w:rPr>
          <w:rFonts w:ascii="Arial" w:hAnsi="Arial" w:cs="Arial"/>
          <w:sz w:val="24"/>
          <w:szCs w:val="24"/>
        </w:rPr>
        <w:t xml:space="preserve">and air temperature is tightly related to the amount of radiation as well as to sensible heat fluxes. Past studies have highlighted how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 xml:space="preserve"> respond to changes in vapor pressure deficit, air temperature and radiation across various scales, seasons, and ecosystems</w:t>
      </w:r>
      <w:bookmarkEnd w:id="312"/>
      <w:r w:rsidR="00BD57E7" w:rsidRPr="00F917E4">
        <w:rPr>
          <w:rFonts w:ascii="Arial" w:eastAsia="Times New Roman" w:hAnsi="Arial" w:cs="Arial"/>
          <w:color w:val="000000"/>
          <w:sz w:val="24"/>
          <w:szCs w:val="24"/>
          <w:rPrChange w:id="342" w:author="Li, Bonan" w:date="2023-08-03T14:31:00Z">
            <w:rPr>
              <w:rFonts w:eastAsia="Times New Roman"/>
              <w:color w:val="000000"/>
            </w:rPr>
          </w:rPrChange>
        </w:rPr>
        <w:t xml:space="preserve"> </w:t>
      </w:r>
      <w:sdt>
        <w:sdtPr>
          <w:rPr>
            <w:rFonts w:ascii="Arial" w:eastAsia="Times New Roman" w:hAnsi="Arial" w:cs="Arial"/>
            <w:color w:val="000000"/>
            <w:sz w:val="24"/>
            <w:szCs w:val="24"/>
          </w:rPr>
          <w:tag w:val="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"/>
          <w:id w:val="-1722973986"/>
          <w:placeholder>
            <w:docPart w:val="DefaultPlaceholder_-1854013440"/>
          </w:placeholder>
        </w:sdtPr>
        <w:sdtContent>
          <w:ins w:id="343" w:author="Li, Bonan" w:date="2023-08-03T14:20:00Z">
            <w:r w:rsidR="00B00C0E" w:rsidRPr="00F917E4">
              <w:rPr>
                <w:rFonts w:ascii="Arial" w:eastAsia="Times New Roman" w:hAnsi="Arial" w:cs="Arial"/>
                <w:sz w:val="24"/>
                <w:szCs w:val="24"/>
                <w:rPrChange w:id="344" w:author="Li, Bonan" w:date="2023-08-03T14:31:00Z">
                  <w:rPr>
                    <w:rFonts w:eastAsia="Times New Roman"/>
                  </w:rPr>
                </w:rPrChange>
              </w:rPr>
              <w:t xml:space="preserve">(Chen </w:t>
            </w:r>
            <w:r w:rsidR="00B00C0E" w:rsidRPr="00F917E4">
              <w:rPr>
                <w:rFonts w:ascii="Arial" w:eastAsia="Times New Roman" w:hAnsi="Arial" w:cs="Arial"/>
                <w:i/>
                <w:iCs/>
                <w:sz w:val="24"/>
                <w:szCs w:val="24"/>
                <w:rPrChange w:id="345" w:author="Li, Bonan" w:date="2023-08-03T14:31:00Z">
                  <w:rPr>
                    <w:rFonts w:eastAsia="Times New Roman"/>
                    <w:i/>
                    <w:iCs/>
                  </w:rPr>
                </w:rPrChange>
              </w:rPr>
              <w:t>et al</w:t>
            </w:r>
            <w:r w:rsidR="00B00C0E" w:rsidRPr="00F917E4">
              <w:rPr>
                <w:rFonts w:ascii="Arial" w:eastAsia="Times New Roman" w:hAnsi="Arial" w:cs="Arial"/>
                <w:sz w:val="24"/>
                <w:szCs w:val="24"/>
                <w:rPrChange w:id="346" w:author="Li, Bonan" w:date="2023-08-03T14:31:00Z">
                  <w:rPr>
                    <w:rFonts w:eastAsia="Times New Roman"/>
                  </w:rPr>
                </w:rPrChange>
              </w:rPr>
              <w:t xml:space="preserve"> 2020, Niu </w:t>
            </w:r>
            <w:r w:rsidR="00B00C0E" w:rsidRPr="00F917E4">
              <w:rPr>
                <w:rFonts w:ascii="Arial" w:eastAsia="Times New Roman" w:hAnsi="Arial" w:cs="Arial"/>
                <w:i/>
                <w:iCs/>
                <w:sz w:val="24"/>
                <w:szCs w:val="24"/>
                <w:rPrChange w:id="347" w:author="Li, Bonan" w:date="2023-08-03T14:31:00Z">
                  <w:rPr>
                    <w:rFonts w:eastAsia="Times New Roman"/>
                    <w:i/>
                    <w:iCs/>
                  </w:rPr>
                </w:rPrChange>
              </w:rPr>
              <w:t>et al</w:t>
            </w:r>
            <w:r w:rsidR="00B00C0E" w:rsidRPr="00F917E4">
              <w:rPr>
                <w:rFonts w:ascii="Arial" w:eastAsia="Times New Roman" w:hAnsi="Arial" w:cs="Arial"/>
                <w:sz w:val="24"/>
                <w:szCs w:val="24"/>
                <w:rPrChange w:id="348" w:author="Li, Bonan" w:date="2023-08-03T14:31:00Z">
                  <w:rPr>
                    <w:rFonts w:eastAsia="Times New Roman"/>
                  </w:rPr>
                </w:rPrChange>
              </w:rPr>
              <w:t xml:space="preserve"> 2012, Gu </w:t>
            </w:r>
            <w:r w:rsidR="00B00C0E" w:rsidRPr="00F917E4">
              <w:rPr>
                <w:rFonts w:ascii="Arial" w:eastAsia="Times New Roman" w:hAnsi="Arial" w:cs="Arial"/>
                <w:i/>
                <w:iCs/>
                <w:sz w:val="24"/>
                <w:szCs w:val="24"/>
                <w:rPrChange w:id="349" w:author="Li, Bonan" w:date="2023-08-03T14:31:00Z">
                  <w:rPr>
                    <w:rFonts w:eastAsia="Times New Roman"/>
                    <w:i/>
                    <w:iCs/>
                  </w:rPr>
                </w:rPrChange>
              </w:rPr>
              <w:t>et al</w:t>
            </w:r>
            <w:r w:rsidR="00B00C0E" w:rsidRPr="00F917E4">
              <w:rPr>
                <w:rFonts w:ascii="Arial" w:eastAsia="Times New Roman" w:hAnsi="Arial" w:cs="Arial"/>
                <w:sz w:val="24"/>
                <w:szCs w:val="24"/>
                <w:rPrChange w:id="350" w:author="Li, Bonan" w:date="2023-08-03T14:31:00Z">
                  <w:rPr>
                    <w:rFonts w:eastAsia="Times New Roman"/>
                  </w:rPr>
                </w:rPrChange>
              </w:rPr>
              <w:t xml:space="preserve"> 2006)</w:t>
            </w:r>
          </w:ins>
          <w:del w:id="351" w:author="Li, Bonan" w:date="2023-08-03T13:43:00Z">
            <w:r w:rsidR="00196AD0" w:rsidRPr="00F917E4" w:rsidDel="00ED5829">
              <w:rPr>
                <w:rFonts w:ascii="Arial" w:eastAsia="Times New Roman" w:hAnsi="Arial" w:cs="Arial"/>
                <w:color w:val="000000"/>
                <w:sz w:val="24"/>
                <w:szCs w:val="24"/>
              </w:rPr>
              <w:delText>[41–43]</w:delText>
            </w:r>
          </w:del>
        </w:sdtContent>
      </w:sdt>
      <w:r w:rsidRPr="00F917E4">
        <w:rPr>
          <w:rFonts w:ascii="Arial" w:hAnsi="Arial" w:cs="Arial"/>
          <w:sz w:val="24"/>
          <w:szCs w:val="24"/>
        </w:rPr>
        <w:t>. Vapor pressure deficit was found to have direct effect on surface energy partitioning as high vapor pressure deficit</w:t>
      </w:r>
      <w:r w:rsidRPr="00F917E4">
        <w:rPr>
          <w:rFonts w:ascii="Arial" w:hAnsi="Arial" w:cs="Arial"/>
          <w:i/>
          <w:iCs/>
          <w:sz w:val="24"/>
          <w:szCs w:val="24"/>
        </w:rPr>
        <w:t xml:space="preserve"> </w:t>
      </w:r>
      <w:r w:rsidRPr="00F917E4">
        <w:rPr>
          <w:rFonts w:ascii="Arial" w:hAnsi="Arial" w:cs="Arial"/>
          <w:sz w:val="24"/>
          <w:szCs w:val="24"/>
        </w:rPr>
        <w:t xml:space="preserve">represents high atmosphere demand and hence high </w:t>
      </w:r>
      <w:r w:rsidRPr="00F917E4">
        <w:rPr>
          <w:rFonts w:ascii="Arial" w:hAnsi="Arial" w:cs="Arial"/>
          <w:i/>
          <w:iCs/>
          <w:sz w:val="24"/>
          <w:szCs w:val="24"/>
        </w:rPr>
        <w:t>LH</w:t>
      </w:r>
      <w:r w:rsidRPr="00F917E4">
        <w:rPr>
          <w:rFonts w:ascii="Arial" w:hAnsi="Arial" w:cs="Arial"/>
          <w:sz w:val="24"/>
          <w:szCs w:val="24"/>
        </w:rPr>
        <w:t xml:space="preserve"> with constant surface conductance</w:t>
      </w:r>
      <w:r w:rsidR="003C7798" w:rsidRPr="00F917E4">
        <w:rPr>
          <w:rFonts w:ascii="Arial" w:eastAsia="Times New Roman" w:hAnsi="Arial" w:cs="Arial"/>
          <w:color w:val="000000"/>
          <w:sz w:val="24"/>
          <w:szCs w:val="24"/>
          <w:rPrChange w:id="352" w:author="Li, Bonan" w:date="2023-08-03T14:31:00Z">
            <w:rPr>
              <w:rFonts w:eastAsia="Times New Roman"/>
              <w:color w:val="000000"/>
            </w:rPr>
          </w:rPrChange>
        </w:rPr>
        <w:t xml:space="preserve"> </w:t>
      </w:r>
      <w:sdt>
        <w:sdtPr>
          <w:rPr>
            <w:rFonts w:ascii="Arial" w:eastAsia="Times New Roman" w:hAnsi="Arial" w:cs="Arial"/>
            <w:color w:val="000000"/>
            <w:sz w:val="24"/>
            <w:szCs w:val="24"/>
          </w:rPr>
          <w:tag w:val="MENDELEY_CITATION_v3_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"/>
          <w:id w:val="-671184492"/>
          <w:placeholder>
            <w:docPart w:val="DefaultPlaceholder_-1854013440"/>
          </w:placeholder>
        </w:sdtPr>
        <w:sdtContent>
          <w:ins w:id="353" w:author="Li, Bonan" w:date="2023-08-03T14:20:00Z">
            <w:r w:rsidR="00B00C0E" w:rsidRPr="00F917E4">
              <w:rPr>
                <w:rFonts w:ascii="Arial" w:eastAsia="Times New Roman" w:hAnsi="Arial" w:cs="Arial"/>
                <w:sz w:val="24"/>
                <w:szCs w:val="24"/>
                <w:rPrChange w:id="354" w:author="Li, Bonan" w:date="2023-08-03T14:31:00Z">
                  <w:rPr>
                    <w:rFonts w:eastAsia="Times New Roman"/>
                  </w:rPr>
                </w:rPrChange>
              </w:rPr>
              <w:t xml:space="preserve">(Tong </w:t>
            </w:r>
            <w:r w:rsidR="00B00C0E" w:rsidRPr="00F917E4">
              <w:rPr>
                <w:rFonts w:ascii="Arial" w:eastAsia="Times New Roman" w:hAnsi="Arial" w:cs="Arial"/>
                <w:i/>
                <w:iCs/>
                <w:sz w:val="24"/>
                <w:szCs w:val="24"/>
                <w:rPrChange w:id="355" w:author="Li, Bonan" w:date="2023-08-03T14:31:00Z">
                  <w:rPr>
                    <w:rFonts w:eastAsia="Times New Roman"/>
                    <w:i/>
                    <w:iCs/>
                  </w:rPr>
                </w:rPrChange>
              </w:rPr>
              <w:t>et al</w:t>
            </w:r>
            <w:r w:rsidR="00B00C0E" w:rsidRPr="00F917E4">
              <w:rPr>
                <w:rFonts w:ascii="Arial" w:eastAsia="Times New Roman" w:hAnsi="Arial" w:cs="Arial"/>
                <w:sz w:val="24"/>
                <w:szCs w:val="24"/>
                <w:rPrChange w:id="356" w:author="Li, Bonan" w:date="2023-08-03T14:31:00Z">
                  <w:rPr>
                    <w:rFonts w:eastAsia="Times New Roman"/>
                  </w:rPr>
                </w:rPrChange>
              </w:rPr>
              <w:t xml:space="preserve"> 2022, Wang </w:t>
            </w:r>
            <w:r w:rsidR="00B00C0E" w:rsidRPr="00F917E4">
              <w:rPr>
                <w:rFonts w:ascii="Arial" w:eastAsia="Times New Roman" w:hAnsi="Arial" w:cs="Arial"/>
                <w:i/>
                <w:iCs/>
                <w:sz w:val="24"/>
                <w:szCs w:val="24"/>
                <w:rPrChange w:id="357" w:author="Li, Bonan" w:date="2023-08-03T14:31:00Z">
                  <w:rPr>
                    <w:rFonts w:eastAsia="Times New Roman"/>
                    <w:i/>
                    <w:iCs/>
                  </w:rPr>
                </w:rPrChange>
              </w:rPr>
              <w:t>et al</w:t>
            </w:r>
            <w:r w:rsidR="00B00C0E" w:rsidRPr="00F917E4">
              <w:rPr>
                <w:rFonts w:ascii="Arial" w:eastAsia="Times New Roman" w:hAnsi="Arial" w:cs="Arial"/>
                <w:sz w:val="24"/>
                <w:szCs w:val="24"/>
                <w:rPrChange w:id="358" w:author="Li, Bonan" w:date="2023-08-03T14:31:00Z">
                  <w:rPr>
                    <w:rFonts w:eastAsia="Times New Roman"/>
                  </w:rPr>
                </w:rPrChange>
              </w:rPr>
              <w:t xml:space="preserve"> 2019)</w:t>
            </w:r>
          </w:ins>
          <w:del w:id="359" w:author="Li, Bonan" w:date="2023-08-03T13:43:00Z">
            <w:r w:rsidR="00196AD0" w:rsidRPr="00F917E4" w:rsidDel="00ED5829">
              <w:rPr>
                <w:rFonts w:ascii="Arial" w:eastAsia="Times New Roman" w:hAnsi="Arial" w:cs="Arial"/>
                <w:color w:val="000000"/>
                <w:sz w:val="24"/>
                <w:szCs w:val="24"/>
              </w:rPr>
              <w:delText>[44,45]</w:delText>
            </w:r>
          </w:del>
        </w:sdtContent>
      </w:sdt>
      <w:r w:rsidRPr="00F917E4">
        <w:rPr>
          <w:rFonts w:ascii="Arial" w:hAnsi="Arial" w:cs="Arial"/>
          <w:sz w:val="24"/>
          <w:szCs w:val="24"/>
        </w:rPr>
        <w:t xml:space="preserve">. Yet, high vapor pressure deficit can reduce stomatal </w:t>
      </w:r>
      <w:r w:rsidRPr="00F917E4">
        <w:rPr>
          <w:rFonts w:ascii="Arial" w:hAnsi="Arial" w:cs="Arial"/>
          <w:sz w:val="24"/>
          <w:szCs w:val="24"/>
        </w:rPr>
        <w:lastRenderedPageBreak/>
        <w:t>conductance and thereby reduce plant photosynthesi</w:t>
      </w:r>
      <w:r w:rsidR="009119F4" w:rsidRPr="00F917E4">
        <w:rPr>
          <w:rFonts w:ascii="Arial" w:hAnsi="Arial" w:cs="Arial"/>
          <w:sz w:val="24"/>
          <w:szCs w:val="24"/>
        </w:rPr>
        <w:t>s</w:t>
      </w:r>
      <w:r w:rsidR="009119F4" w:rsidRPr="00F917E4">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"/>
          <w:id w:val="1613620596"/>
          <w:placeholder>
            <w:docPart w:val="DefaultPlaceholder_-1854013440"/>
          </w:placeholder>
        </w:sdtPr>
        <w:sdtContent>
          <w:ins w:id="360" w:author="Li, Bonan" w:date="2023-08-03T14:20:00Z">
            <w:r w:rsidR="00B00C0E" w:rsidRPr="00F917E4">
              <w:rPr>
                <w:rFonts w:ascii="Arial" w:eastAsia="Times New Roman" w:hAnsi="Arial" w:cs="Arial"/>
                <w:sz w:val="24"/>
                <w:szCs w:val="24"/>
                <w:rPrChange w:id="361" w:author="Li, Bonan" w:date="2023-08-03T14:31:00Z">
                  <w:rPr>
                    <w:rFonts w:eastAsia="Times New Roman"/>
                  </w:rPr>
                </w:rPrChange>
              </w:rPr>
              <w:t xml:space="preserve">(Grossiord </w:t>
            </w:r>
            <w:r w:rsidR="00B00C0E" w:rsidRPr="00F917E4">
              <w:rPr>
                <w:rFonts w:ascii="Arial" w:eastAsia="Times New Roman" w:hAnsi="Arial" w:cs="Arial"/>
                <w:i/>
                <w:iCs/>
                <w:sz w:val="24"/>
                <w:szCs w:val="24"/>
                <w:rPrChange w:id="362" w:author="Li, Bonan" w:date="2023-08-03T14:31:00Z">
                  <w:rPr>
                    <w:rFonts w:eastAsia="Times New Roman"/>
                    <w:i/>
                    <w:iCs/>
                  </w:rPr>
                </w:rPrChange>
              </w:rPr>
              <w:t>et al</w:t>
            </w:r>
            <w:r w:rsidR="00B00C0E" w:rsidRPr="00F917E4">
              <w:rPr>
                <w:rFonts w:ascii="Arial" w:eastAsia="Times New Roman" w:hAnsi="Arial" w:cs="Arial"/>
                <w:sz w:val="24"/>
                <w:szCs w:val="24"/>
                <w:rPrChange w:id="363" w:author="Li, Bonan" w:date="2023-08-03T14:31:00Z">
                  <w:rPr>
                    <w:rFonts w:eastAsia="Times New Roman"/>
                  </w:rPr>
                </w:rPrChange>
              </w:rPr>
              <w:t xml:space="preserve"> 2020)</w:t>
            </w:r>
          </w:ins>
          <w:del w:id="364" w:author="Li, Bonan" w:date="2023-08-03T13:43:00Z">
            <w:r w:rsidR="00196AD0" w:rsidRPr="00F917E4" w:rsidDel="00ED5829">
              <w:rPr>
                <w:rFonts w:ascii="Arial" w:eastAsia="Times New Roman" w:hAnsi="Arial" w:cs="Arial"/>
                <w:color w:val="000000"/>
                <w:sz w:val="24"/>
                <w:szCs w:val="24"/>
              </w:rPr>
              <w:delText>[46]</w:delText>
            </w:r>
          </w:del>
        </w:sdtContent>
      </w:sdt>
      <w:r w:rsidRPr="00F917E4">
        <w:rPr>
          <w:rFonts w:ascii="Arial" w:hAnsi="Arial" w:cs="Arial"/>
          <w:sz w:val="24"/>
          <w:szCs w:val="24"/>
        </w:rPr>
        <w:t xml:space="preserve">. </w:t>
      </w:r>
      <w:bookmarkStart w:id="365" w:name="_Hlk79445002"/>
      <w:r w:rsidRPr="00F917E4">
        <w:rPr>
          <w:rFonts w:ascii="Arial" w:hAnsi="Arial" w:cs="Arial"/>
          <w:sz w:val="24"/>
          <w:szCs w:val="24"/>
        </w:rPr>
        <w:t xml:space="preserve">Wind speed can modulate the rate of evapotranspiration and thereby </w:t>
      </w:r>
      <w:r w:rsidRPr="00F917E4">
        <w:rPr>
          <w:rFonts w:ascii="Arial" w:hAnsi="Arial" w:cs="Arial"/>
          <w:i/>
          <w:iCs/>
          <w:sz w:val="24"/>
          <w:szCs w:val="24"/>
        </w:rPr>
        <w:t>LH</w:t>
      </w:r>
      <w:bookmarkEnd w:id="365"/>
      <w:r w:rsidR="009119F4" w:rsidRPr="00F917E4">
        <w:rPr>
          <w:rFonts w:ascii="Arial" w:hAnsi="Arial" w:cs="Arial"/>
          <w:iCs/>
          <w:color w:val="000000"/>
          <w:sz w:val="24"/>
          <w:szCs w:val="24"/>
        </w:rPr>
        <w:t xml:space="preserve"> </w:t>
      </w:r>
      <w:sdt>
        <w:sdtPr>
          <w:rPr>
            <w:rFonts w:ascii="Arial" w:hAnsi="Arial" w:cs="Arial"/>
            <w:iCs/>
            <w:color w:val="000000"/>
            <w:sz w:val="24"/>
            <w:szCs w:val="24"/>
          </w:rPr>
          <w:tag w:val="MENDELEY_CITATION_v3_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"/>
          <w:id w:val="-230777197"/>
          <w:placeholder>
            <w:docPart w:val="DefaultPlaceholder_-1854013440"/>
          </w:placeholder>
        </w:sdtPr>
        <w:sdtContent>
          <w:ins w:id="366" w:author="Li, Bonan" w:date="2023-08-03T14:20:00Z">
            <w:r w:rsidR="00B00C0E" w:rsidRPr="00F917E4">
              <w:rPr>
                <w:rFonts w:ascii="Arial" w:eastAsia="Times New Roman" w:hAnsi="Arial" w:cs="Arial"/>
                <w:sz w:val="24"/>
                <w:szCs w:val="24"/>
                <w:rPrChange w:id="367" w:author="Li, Bonan" w:date="2023-08-03T14:31:00Z">
                  <w:rPr>
                    <w:rFonts w:eastAsia="Times New Roman"/>
                  </w:rPr>
                </w:rPrChange>
              </w:rPr>
              <w:t xml:space="preserve">(Yang </w:t>
            </w:r>
            <w:r w:rsidR="00B00C0E" w:rsidRPr="00F917E4">
              <w:rPr>
                <w:rFonts w:ascii="Arial" w:eastAsia="Times New Roman" w:hAnsi="Arial" w:cs="Arial"/>
                <w:i/>
                <w:iCs/>
                <w:sz w:val="24"/>
                <w:szCs w:val="24"/>
                <w:rPrChange w:id="368" w:author="Li, Bonan" w:date="2023-08-03T14:31:00Z">
                  <w:rPr>
                    <w:rFonts w:eastAsia="Times New Roman"/>
                    <w:i/>
                    <w:iCs/>
                  </w:rPr>
                </w:rPrChange>
              </w:rPr>
              <w:t>et al</w:t>
            </w:r>
            <w:r w:rsidR="00B00C0E" w:rsidRPr="00F917E4">
              <w:rPr>
                <w:rFonts w:ascii="Arial" w:eastAsia="Times New Roman" w:hAnsi="Arial" w:cs="Arial"/>
                <w:sz w:val="24"/>
                <w:szCs w:val="24"/>
                <w:rPrChange w:id="369" w:author="Li, Bonan" w:date="2023-08-03T14:31:00Z">
                  <w:rPr>
                    <w:rFonts w:eastAsia="Times New Roman"/>
                  </w:rPr>
                </w:rPrChange>
              </w:rPr>
              <w:t xml:space="preserve"> 2019, Liu and Zhang 2013)</w:t>
            </w:r>
          </w:ins>
          <w:del w:id="370" w:author="Li, Bonan" w:date="2023-08-03T13:43:00Z">
            <w:r w:rsidR="00196AD0" w:rsidRPr="00F917E4" w:rsidDel="00ED5829">
              <w:rPr>
                <w:rFonts w:ascii="Arial" w:hAnsi="Arial" w:cs="Arial"/>
                <w:iCs/>
                <w:color w:val="000000"/>
                <w:sz w:val="24"/>
                <w:szCs w:val="24"/>
              </w:rPr>
              <w:delText>[47,48]</w:delText>
            </w:r>
          </w:del>
        </w:sdtContent>
      </w:sdt>
      <w:r w:rsidRPr="00F917E4">
        <w:rPr>
          <w:rFonts w:ascii="Arial" w:hAnsi="Arial" w:cs="Arial"/>
          <w:sz w:val="24"/>
          <w:szCs w:val="24"/>
        </w:rPr>
        <w:t xml:space="preserve">. The different effect of vapor pressure deficit and wind speed on </w:t>
      </w:r>
      <w:r w:rsidRPr="00F917E4">
        <w:rPr>
          <w:rFonts w:ascii="Arial" w:hAnsi="Arial" w:cs="Arial"/>
          <w:i/>
          <w:iCs/>
          <w:sz w:val="24"/>
          <w:szCs w:val="24"/>
        </w:rPr>
        <w:t>LH</w:t>
      </w:r>
      <w:r w:rsidRPr="00F917E4">
        <w:rPr>
          <w:rFonts w:ascii="Arial" w:hAnsi="Arial" w:cs="Arial"/>
          <w:sz w:val="24"/>
          <w:szCs w:val="24"/>
        </w:rPr>
        <w:t xml:space="preserve"> may be underrepresented by other metrics but can be captured if evaluated using information theory-based metrics like those explored here</w:t>
      </w:r>
      <w:r w:rsidRPr="00F917E4">
        <w:rPr>
          <w:rFonts w:ascii="Arial" w:eastAsia="Arial" w:hAnsi="Arial" w:cs="Arial"/>
          <w:color w:val="000000"/>
          <w:sz w:val="24"/>
          <w:szCs w:val="24"/>
        </w:rPr>
        <w:t xml:space="preserve">. </w:t>
      </w:r>
    </w:p>
    <w:p w14:paraId="75AD75C2" w14:textId="28D01CF9" w:rsidR="00A52D89" w:rsidRPr="00F917E4" w:rsidRDefault="00A52D89" w:rsidP="00231452">
      <w:pPr>
        <w:jc w:val="both"/>
        <w:rPr>
          <w:rFonts w:ascii="Arial" w:eastAsia="Arial" w:hAnsi="Arial" w:cs="Arial"/>
          <w:sz w:val="24"/>
          <w:szCs w:val="24"/>
        </w:rPr>
      </w:pPr>
      <w:bookmarkStart w:id="371" w:name="_Hlk79445090"/>
      <w:r w:rsidRPr="00F917E4">
        <w:rPr>
          <w:rFonts w:ascii="Arial" w:eastAsia="Arial" w:hAnsi="Arial" w:cs="Arial"/>
          <w:sz w:val="24"/>
          <w:szCs w:val="24"/>
        </w:rPr>
        <w:t xml:space="preserve">Information carried by these isotope ratios was found to be </w:t>
      </w:r>
      <w:ins w:id="372" w:author="Li, Bonan" w:date="2023-08-03T12:34:00Z">
        <w:r w:rsidR="00942729" w:rsidRPr="00F917E4">
          <w:rPr>
            <w:rFonts w:ascii="Arial" w:eastAsia="Arial" w:hAnsi="Arial" w:cs="Arial"/>
            <w:sz w:val="24"/>
            <w:szCs w:val="24"/>
          </w:rPr>
          <w:t>distinct from the traditional meteorological variables examined here</w:t>
        </w:r>
      </w:ins>
      <w:del w:id="373" w:author="Li, Bonan" w:date="2023-08-03T12:34:00Z">
        <w:r w:rsidRPr="00F917E4" w:rsidDel="00942729">
          <w:rPr>
            <w:rFonts w:ascii="Arial" w:eastAsia="Arial" w:hAnsi="Arial" w:cs="Arial"/>
            <w:sz w:val="24"/>
            <w:szCs w:val="24"/>
          </w:rPr>
          <w:delText>unique</w:delText>
        </w:r>
      </w:del>
      <w:r w:rsidRPr="00F917E4">
        <w:rPr>
          <w:rFonts w:ascii="Arial" w:eastAsia="Arial" w:hAnsi="Arial" w:cs="Arial"/>
          <w:sz w:val="24"/>
          <w:szCs w:val="24"/>
        </w:rPr>
        <w:t>.</w:t>
      </w:r>
      <w:r w:rsidRPr="00F917E4">
        <w:rPr>
          <w:rFonts w:ascii="Arial" w:hAnsi="Arial" w:cs="Arial"/>
          <w:sz w:val="24"/>
          <w:szCs w:val="24"/>
        </w:rPr>
        <w:t xml:space="preserve"> It is also crucial to understand how different variables interactively provide information to a target of interest because knowledge of the </w:t>
      </w:r>
      <w:ins w:id="374" w:author="Li, Bonan" w:date="2023-08-03T12:36:00Z">
        <w:r w:rsidR="00942729" w:rsidRPr="00F917E4">
          <w:rPr>
            <w:rFonts w:ascii="Arial" w:hAnsi="Arial" w:cs="Arial"/>
            <w:sz w:val="24"/>
            <w:szCs w:val="24"/>
          </w:rPr>
          <w:t xml:space="preserve">interdependencies </w:t>
        </w:r>
      </w:ins>
      <w:del w:id="375" w:author="Li, Bonan" w:date="2023-08-03T12:36:00Z">
        <w:r w:rsidRPr="00F917E4" w:rsidDel="00942729">
          <w:rPr>
            <w:rFonts w:ascii="Arial" w:hAnsi="Arial" w:cs="Arial"/>
            <w:sz w:val="24"/>
            <w:szCs w:val="24"/>
          </w:rPr>
          <w:delText xml:space="preserve">interactive dependencies </w:delText>
        </w:r>
      </w:del>
      <w:r w:rsidRPr="00F917E4">
        <w:rPr>
          <w:rFonts w:ascii="Arial" w:hAnsi="Arial" w:cs="Arial"/>
          <w:sz w:val="24"/>
          <w:szCs w:val="24"/>
        </w:rPr>
        <w:t>between the inputs and outputs of a studied system is fundamental for model uncertainty characterization</w:t>
      </w:r>
      <w:r w:rsidR="00497F3E"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"/>
          <w:id w:val="-1185738066"/>
          <w:placeholder>
            <w:docPart w:val="DefaultPlaceholder_-1854013440"/>
          </w:placeholder>
        </w:sdtPr>
        <w:sdtContent>
          <w:ins w:id="376" w:author="Li, Bonan" w:date="2023-08-03T14:20:00Z">
            <w:r w:rsidR="00B00C0E" w:rsidRPr="00F917E4">
              <w:rPr>
                <w:rFonts w:ascii="Arial" w:eastAsia="Times New Roman" w:hAnsi="Arial" w:cs="Arial"/>
                <w:sz w:val="24"/>
                <w:szCs w:val="24"/>
                <w:rPrChange w:id="377" w:author="Li, Bonan" w:date="2023-08-03T14:31:00Z">
                  <w:rPr>
                    <w:rFonts w:eastAsia="Times New Roman"/>
                  </w:rPr>
                </w:rPrChange>
              </w:rPr>
              <w:t xml:space="preserve">(Ruddell </w:t>
            </w:r>
            <w:r w:rsidR="00B00C0E" w:rsidRPr="00F917E4">
              <w:rPr>
                <w:rFonts w:ascii="Arial" w:eastAsia="Times New Roman" w:hAnsi="Arial" w:cs="Arial"/>
                <w:i/>
                <w:iCs/>
                <w:sz w:val="24"/>
                <w:szCs w:val="24"/>
                <w:rPrChange w:id="378" w:author="Li, Bonan" w:date="2023-08-03T14:31:00Z">
                  <w:rPr>
                    <w:rFonts w:eastAsia="Times New Roman"/>
                    <w:i/>
                    <w:iCs/>
                  </w:rPr>
                </w:rPrChange>
              </w:rPr>
              <w:t>et al</w:t>
            </w:r>
            <w:r w:rsidR="00B00C0E" w:rsidRPr="00F917E4">
              <w:rPr>
                <w:rFonts w:ascii="Arial" w:eastAsia="Times New Roman" w:hAnsi="Arial" w:cs="Arial"/>
                <w:sz w:val="24"/>
                <w:szCs w:val="24"/>
                <w:rPrChange w:id="379" w:author="Li, Bonan" w:date="2023-08-03T14:31:00Z">
                  <w:rPr>
                    <w:rFonts w:eastAsia="Times New Roman"/>
                  </w:rPr>
                </w:rPrChange>
              </w:rPr>
              <w:t xml:space="preserve"> 2019, Li and Good 2021, Gong </w:t>
            </w:r>
            <w:r w:rsidR="00B00C0E" w:rsidRPr="00F917E4">
              <w:rPr>
                <w:rFonts w:ascii="Arial" w:eastAsia="Times New Roman" w:hAnsi="Arial" w:cs="Arial"/>
                <w:i/>
                <w:iCs/>
                <w:sz w:val="24"/>
                <w:szCs w:val="24"/>
                <w:rPrChange w:id="380" w:author="Li, Bonan" w:date="2023-08-03T14:31:00Z">
                  <w:rPr>
                    <w:rFonts w:eastAsia="Times New Roman"/>
                    <w:i/>
                    <w:iCs/>
                  </w:rPr>
                </w:rPrChange>
              </w:rPr>
              <w:t>et al</w:t>
            </w:r>
            <w:r w:rsidR="00B00C0E" w:rsidRPr="00F917E4">
              <w:rPr>
                <w:rFonts w:ascii="Arial" w:eastAsia="Times New Roman" w:hAnsi="Arial" w:cs="Arial"/>
                <w:sz w:val="24"/>
                <w:szCs w:val="24"/>
                <w:rPrChange w:id="381" w:author="Li, Bonan" w:date="2023-08-03T14:31:00Z">
                  <w:rPr>
                    <w:rFonts w:eastAsia="Times New Roman"/>
                  </w:rPr>
                </w:rPrChange>
              </w:rPr>
              <w:t xml:space="preserve"> 2013)</w:t>
            </w:r>
          </w:ins>
          <w:del w:id="382" w:author="Li, Bonan" w:date="2023-08-03T13:43:00Z">
            <w:r w:rsidR="00196AD0" w:rsidRPr="00F917E4" w:rsidDel="00ED5829">
              <w:rPr>
                <w:rFonts w:ascii="Arial" w:hAnsi="Arial" w:cs="Arial"/>
                <w:color w:val="000000"/>
                <w:sz w:val="24"/>
                <w:szCs w:val="24"/>
              </w:rPr>
              <w:delText>[49–51]</w:delText>
            </w:r>
          </w:del>
        </w:sdtContent>
      </w:sdt>
      <w:r w:rsidRPr="00F917E4">
        <w:rPr>
          <w:rFonts w:ascii="Arial" w:hAnsi="Arial" w:cs="Arial"/>
          <w:sz w:val="24"/>
          <w:szCs w:val="24"/>
        </w:rPr>
        <w:t>. In fact, one of the challenges for land surface models is increasing process complexity with the integration of a set of sub-models with the expansion of input dimensions</w:t>
      </w:r>
      <w:r w:rsidR="00497F3E"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1dLCJjb250YWluZXItdGl0bGUiOiJKb3VybmFsIG9mIEFkdmFuY2VzIGluIE1vZGVsaW5nIEVhcnRoIFN5c3RlbXMiLCJjb250YWluZXItdGl0bGUtc2hvcnQiOiJKIEFkdiBNb2RlbCBFYXJ0aCBTeXN0IiwiRE9JIjoiMTAuMTAyOS8yMDE4TVMwMDE0NTMiLCJJU1NOIjoiMTk0Mi0yNDY2IiwiVVJMIjoiaHR0cHM6Ly9vbmxpbmVsaWJyYXJ5LndpbGV5LmNvbS9kb2kvMTAuMTAyOS8yMDE4TVMwMDE0NTMiLCJpc3N1ZWQiOnsiZGF0ZS1wYXJ0cyI6W1syMDIwLDQsMjBdXX0sImlzc3VlIjoiNCIsInZvbHVtZSI6IjEyIn0sImlzVGVtcG9yYXJ5IjpmYWxzZX1dfQ=="/>
          <w:id w:val="-1879930315"/>
          <w:placeholder>
            <w:docPart w:val="DefaultPlaceholder_-1854013440"/>
          </w:placeholder>
        </w:sdtPr>
        <w:sdtContent>
          <w:ins w:id="383" w:author="Li, Bonan" w:date="2023-08-03T14:20:00Z">
            <w:r w:rsidR="00B00C0E" w:rsidRPr="00F917E4">
              <w:rPr>
                <w:rFonts w:ascii="Arial" w:hAnsi="Arial" w:cs="Arial"/>
                <w:color w:val="000000"/>
                <w:sz w:val="24"/>
                <w:szCs w:val="24"/>
              </w:rPr>
              <w:t>(Fisher and Koven 2020)</w:t>
            </w:r>
          </w:ins>
          <w:del w:id="384" w:author="Li, Bonan" w:date="2023-08-03T13:43:00Z">
            <w:r w:rsidR="00196AD0" w:rsidRPr="00F917E4" w:rsidDel="00ED5829">
              <w:rPr>
                <w:rFonts w:ascii="Arial" w:hAnsi="Arial" w:cs="Arial"/>
                <w:color w:val="000000"/>
                <w:sz w:val="24"/>
                <w:szCs w:val="24"/>
              </w:rPr>
              <w:delText>[52]</w:delText>
            </w:r>
          </w:del>
        </w:sdtContent>
      </w:sdt>
      <w:r w:rsidRPr="00F917E4">
        <w:rPr>
          <w:rFonts w:ascii="Arial" w:hAnsi="Arial" w:cs="Arial"/>
          <w:sz w:val="24"/>
          <w:szCs w:val="24"/>
        </w:rPr>
        <w:t xml:space="preserve">, which </w:t>
      </w:r>
      <w:r w:rsidR="009119F4" w:rsidRPr="00F917E4">
        <w:rPr>
          <w:rFonts w:ascii="Arial" w:hAnsi="Arial" w:cs="Arial"/>
          <w:sz w:val="24"/>
          <w:szCs w:val="24"/>
        </w:rPr>
        <w:t>can increase</w:t>
      </w:r>
      <w:r w:rsidRPr="00F917E4">
        <w:rPr>
          <w:rFonts w:ascii="Arial" w:hAnsi="Arial" w:cs="Arial"/>
          <w:sz w:val="24"/>
          <w:szCs w:val="24"/>
        </w:rPr>
        <w:t xml:space="preserve"> the risk of model “equifinality”. Moreover, numerous models </w:t>
      </w:r>
      <w:r w:rsidR="009119F4" w:rsidRPr="00F917E4">
        <w:rPr>
          <w:rFonts w:ascii="Arial" w:hAnsi="Arial" w:cs="Arial"/>
          <w:sz w:val="24"/>
          <w:szCs w:val="24"/>
        </w:rPr>
        <w:t>have</w:t>
      </w:r>
      <w:r w:rsidRPr="00F917E4">
        <w:rPr>
          <w:rFonts w:ascii="Arial" w:hAnsi="Arial" w:cs="Arial"/>
          <w:sz w:val="24"/>
          <w:szCs w:val="24"/>
        </w:rPr>
        <w:t xml:space="preserve"> been developed to estimate</w:t>
      </w:r>
      <w:r w:rsidR="000D6D11" w:rsidRPr="00F917E4">
        <w:rPr>
          <w:rFonts w:ascii="Arial" w:hAnsi="Arial" w:cs="Arial"/>
          <w:sz w:val="24"/>
          <w:szCs w:val="24"/>
        </w:rPr>
        <w:t xml:space="preserve"> ecosystem fluxes </w:t>
      </w:r>
      <w:sdt>
        <w:sdtPr>
          <w:rPr>
            <w:rFonts w:ascii="Arial" w:hAnsi="Arial" w:cs="Arial"/>
            <w:color w:val="000000"/>
            <w:sz w:val="24"/>
            <w:szCs w:val="24"/>
          </w:rPr>
          <w:tag w:val="MENDELEY_CITATION_v3_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"/>
          <w:id w:val="-730381599"/>
          <w:placeholder>
            <w:docPart w:val="DefaultPlaceholder_-1854013440"/>
          </w:placeholder>
        </w:sdtPr>
        <w:sdtContent>
          <w:ins w:id="385" w:author="Li, Bonan" w:date="2023-08-03T14:20:00Z">
            <w:r w:rsidR="00B00C0E" w:rsidRPr="00F917E4">
              <w:rPr>
                <w:rFonts w:ascii="Arial" w:eastAsia="Times New Roman" w:hAnsi="Arial" w:cs="Arial"/>
                <w:sz w:val="24"/>
                <w:szCs w:val="24"/>
                <w:rPrChange w:id="386" w:author="Li, Bonan" w:date="2023-08-03T14:31:00Z">
                  <w:rPr>
                    <w:rFonts w:eastAsia="Times New Roman"/>
                  </w:rPr>
                </w:rPrChange>
              </w:rPr>
              <w:t xml:space="preserve">(Wood 2021, Su 2002, Veroustraete </w:t>
            </w:r>
            <w:r w:rsidR="00B00C0E" w:rsidRPr="00F917E4">
              <w:rPr>
                <w:rFonts w:ascii="Arial" w:eastAsia="Times New Roman" w:hAnsi="Arial" w:cs="Arial"/>
                <w:i/>
                <w:iCs/>
                <w:sz w:val="24"/>
                <w:szCs w:val="24"/>
                <w:rPrChange w:id="387" w:author="Li, Bonan" w:date="2023-08-03T14:31:00Z">
                  <w:rPr>
                    <w:rFonts w:eastAsia="Times New Roman"/>
                    <w:i/>
                    <w:iCs/>
                  </w:rPr>
                </w:rPrChange>
              </w:rPr>
              <w:t>et al</w:t>
            </w:r>
            <w:r w:rsidR="00B00C0E" w:rsidRPr="00F917E4">
              <w:rPr>
                <w:rFonts w:ascii="Arial" w:eastAsia="Times New Roman" w:hAnsi="Arial" w:cs="Arial"/>
                <w:sz w:val="24"/>
                <w:szCs w:val="24"/>
                <w:rPrChange w:id="388" w:author="Li, Bonan" w:date="2023-08-03T14:31:00Z">
                  <w:rPr>
                    <w:rFonts w:eastAsia="Times New Roman"/>
                  </w:rPr>
                </w:rPrChange>
              </w:rPr>
              <w:t xml:space="preserve"> 1996)</w:t>
            </w:r>
          </w:ins>
          <w:del w:id="389" w:author="Li, Bonan" w:date="2023-08-03T13:43:00Z">
            <w:r w:rsidR="00196AD0" w:rsidRPr="00F917E4" w:rsidDel="00ED5829">
              <w:rPr>
                <w:rFonts w:ascii="Arial" w:hAnsi="Arial" w:cs="Arial"/>
                <w:color w:val="000000"/>
                <w:sz w:val="24"/>
                <w:szCs w:val="24"/>
              </w:rPr>
              <w:delText>[53–55]</w:delText>
            </w:r>
          </w:del>
        </w:sdtContent>
      </w:sdt>
      <w:r w:rsidRPr="00F917E4">
        <w:rPr>
          <w:rFonts w:ascii="Arial" w:hAnsi="Arial" w:cs="Arial"/>
          <w:sz w:val="24"/>
          <w:szCs w:val="24"/>
        </w:rPr>
        <w:t>.</w:t>
      </w:r>
      <w:ins w:id="390" w:author="Li, Bonan" w:date="2023-08-03T12:38:00Z">
        <w:r w:rsidR="001E40E5" w:rsidRPr="00F917E4">
          <w:rPr>
            <w:rFonts w:ascii="Arial" w:hAnsi="Arial" w:cs="Arial"/>
            <w:sz w:val="24"/>
            <w:szCs w:val="24"/>
          </w:rPr>
          <w:t xml:space="preserve"> </w:t>
        </w:r>
      </w:ins>
      <w:del w:id="391" w:author="Li, Bonan" w:date="2023-08-03T12:37:00Z">
        <w:r w:rsidR="000D6D11" w:rsidRPr="00F917E4" w:rsidDel="001E40E5">
          <w:rPr>
            <w:rFonts w:ascii="Arial" w:hAnsi="Arial" w:cs="Arial"/>
            <w:sz w:val="24"/>
            <w:szCs w:val="24"/>
          </w:rPr>
          <w:delText xml:space="preserve"> </w:delText>
        </w:r>
        <w:r w:rsidRPr="00F917E4" w:rsidDel="001E40E5">
          <w:rPr>
            <w:rFonts w:ascii="Arial" w:hAnsi="Arial" w:cs="Arial"/>
            <w:sz w:val="24"/>
            <w:szCs w:val="24"/>
          </w:rPr>
          <w:delText xml:space="preserve"> </w:delText>
        </w:r>
      </w:del>
      <w:bookmarkStart w:id="392" w:name="_Hlk79445194"/>
      <w:r w:rsidRPr="00F917E4">
        <w:rPr>
          <w:rFonts w:ascii="Arial" w:hAnsi="Arial" w:cs="Arial"/>
          <w:sz w:val="24"/>
          <w:szCs w:val="24"/>
        </w:rPr>
        <w:t xml:space="preserve">However, these methods </w:t>
      </w:r>
      <w:r w:rsidR="000D6D11" w:rsidRPr="00F917E4">
        <w:rPr>
          <w:rFonts w:ascii="Arial" w:hAnsi="Arial" w:cs="Arial"/>
          <w:sz w:val="24"/>
          <w:szCs w:val="24"/>
        </w:rPr>
        <w:t xml:space="preserve">often require some </w:t>
      </w:r>
      <w:r w:rsidRPr="00F917E4">
        <w:rPr>
          <w:rFonts w:ascii="Arial" w:hAnsi="Arial" w:cs="Arial"/>
          <w:sz w:val="24"/>
          <w:szCs w:val="24"/>
        </w:rPr>
        <w:t>assumptions or simplifications, which can be subject to significant uncertainty</w:t>
      </w:r>
      <w:bookmarkEnd w:id="392"/>
      <w:r w:rsidR="00F93CEB"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"/>
          <w:id w:val="-486174912"/>
          <w:placeholder>
            <w:docPart w:val="DefaultPlaceholder_-1854013440"/>
          </w:placeholder>
        </w:sdtPr>
        <w:sdtContent>
          <w:ins w:id="393" w:author="Li, Bonan" w:date="2023-08-03T14:20:00Z">
            <w:r w:rsidR="00B00C0E" w:rsidRPr="00F917E4">
              <w:rPr>
                <w:rFonts w:ascii="Arial" w:eastAsia="Times New Roman" w:hAnsi="Arial" w:cs="Arial"/>
                <w:sz w:val="24"/>
                <w:szCs w:val="24"/>
                <w:rPrChange w:id="394" w:author="Li, Bonan" w:date="2023-08-03T14:31:00Z">
                  <w:rPr>
                    <w:rFonts w:eastAsia="Times New Roman"/>
                  </w:rPr>
                </w:rPrChange>
              </w:rPr>
              <w:t xml:space="preserve">(Papale </w:t>
            </w:r>
            <w:r w:rsidR="00B00C0E" w:rsidRPr="00F917E4">
              <w:rPr>
                <w:rFonts w:ascii="Arial" w:eastAsia="Times New Roman" w:hAnsi="Arial" w:cs="Arial"/>
                <w:i/>
                <w:iCs/>
                <w:sz w:val="24"/>
                <w:szCs w:val="24"/>
                <w:rPrChange w:id="395" w:author="Li, Bonan" w:date="2023-08-03T14:31:00Z">
                  <w:rPr>
                    <w:rFonts w:eastAsia="Times New Roman"/>
                    <w:i/>
                    <w:iCs/>
                  </w:rPr>
                </w:rPrChange>
              </w:rPr>
              <w:t>et al</w:t>
            </w:r>
            <w:r w:rsidR="00B00C0E" w:rsidRPr="00F917E4">
              <w:rPr>
                <w:rFonts w:ascii="Arial" w:eastAsia="Times New Roman" w:hAnsi="Arial" w:cs="Arial"/>
                <w:sz w:val="24"/>
                <w:szCs w:val="24"/>
                <w:rPrChange w:id="396" w:author="Li, Bonan" w:date="2023-08-03T14:31:00Z">
                  <w:rPr>
                    <w:rFonts w:eastAsia="Times New Roman"/>
                  </w:rPr>
                </w:rPrChange>
              </w:rPr>
              <w:t xml:space="preserve"> 2006, Zhao </w:t>
            </w:r>
            <w:r w:rsidR="00B00C0E" w:rsidRPr="00F917E4">
              <w:rPr>
                <w:rFonts w:ascii="Arial" w:eastAsia="Times New Roman" w:hAnsi="Arial" w:cs="Arial"/>
                <w:i/>
                <w:iCs/>
                <w:sz w:val="24"/>
                <w:szCs w:val="24"/>
                <w:rPrChange w:id="397" w:author="Li, Bonan" w:date="2023-08-03T14:31:00Z">
                  <w:rPr>
                    <w:rFonts w:eastAsia="Times New Roman"/>
                    <w:i/>
                    <w:iCs/>
                  </w:rPr>
                </w:rPrChange>
              </w:rPr>
              <w:t>et al</w:t>
            </w:r>
            <w:r w:rsidR="00B00C0E" w:rsidRPr="00F917E4">
              <w:rPr>
                <w:rFonts w:ascii="Arial" w:eastAsia="Times New Roman" w:hAnsi="Arial" w:cs="Arial"/>
                <w:sz w:val="24"/>
                <w:szCs w:val="24"/>
                <w:rPrChange w:id="398" w:author="Li, Bonan" w:date="2023-08-03T14:31:00Z">
                  <w:rPr>
                    <w:rFonts w:eastAsia="Times New Roman"/>
                  </w:rPr>
                </w:rPrChange>
              </w:rPr>
              <w:t xml:space="preserve"> 2020)</w:t>
            </w:r>
          </w:ins>
          <w:del w:id="399" w:author="Li, Bonan" w:date="2023-08-03T13:43:00Z">
            <w:r w:rsidR="00196AD0" w:rsidRPr="00F917E4" w:rsidDel="00ED5829">
              <w:rPr>
                <w:rFonts w:ascii="Arial" w:hAnsi="Arial" w:cs="Arial"/>
                <w:color w:val="000000"/>
                <w:sz w:val="24"/>
                <w:szCs w:val="24"/>
              </w:rPr>
              <w:delText>[56,57]</w:delText>
            </w:r>
          </w:del>
        </w:sdtContent>
      </w:sdt>
      <w:r w:rsidRPr="00F917E4">
        <w:rPr>
          <w:rFonts w:ascii="Arial" w:hAnsi="Arial" w:cs="Arial"/>
          <w:sz w:val="24"/>
          <w:szCs w:val="24"/>
        </w:rPr>
        <w:t xml:space="preserve">. In general, it </w:t>
      </w:r>
      <w:r w:rsidR="00F93CEB" w:rsidRPr="00F917E4">
        <w:rPr>
          <w:rFonts w:ascii="Arial" w:hAnsi="Arial" w:cs="Arial"/>
          <w:sz w:val="24"/>
          <w:szCs w:val="24"/>
        </w:rPr>
        <w:t>may be</w:t>
      </w:r>
      <w:r w:rsidRPr="00F917E4">
        <w:rPr>
          <w:rFonts w:ascii="Arial" w:hAnsi="Arial" w:cs="Arial"/>
          <w:sz w:val="24"/>
          <w:szCs w:val="24"/>
        </w:rPr>
        <w:t xml:space="preserve"> more desirable for </w:t>
      </w:r>
      <w:ins w:id="400" w:author="Li, Bonan" w:date="2023-08-03T12:38:00Z">
        <w:r w:rsidR="001E40E5" w:rsidRPr="00F917E4">
          <w:rPr>
            <w:rFonts w:ascii="Arial" w:hAnsi="Arial" w:cs="Arial"/>
            <w:sz w:val="24"/>
            <w:szCs w:val="24"/>
          </w:rPr>
          <w:t>each of</w:t>
        </w:r>
      </w:ins>
      <w:del w:id="401" w:author="Li, Bonan" w:date="2023-08-03T12:38:00Z">
        <w:r w:rsidRPr="00F917E4" w:rsidDel="001E40E5">
          <w:rPr>
            <w:rFonts w:ascii="Arial" w:hAnsi="Arial" w:cs="Arial"/>
            <w:sz w:val="24"/>
            <w:szCs w:val="24"/>
          </w:rPr>
          <w:delText>most of</w:delText>
        </w:r>
      </w:del>
      <w:r w:rsidRPr="00F917E4">
        <w:rPr>
          <w:rFonts w:ascii="Arial" w:hAnsi="Arial" w:cs="Arial"/>
          <w:sz w:val="24"/>
          <w:szCs w:val="24"/>
        </w:rPr>
        <w:t xml:space="preserve"> the inputs in a model to provide unique or synergistic pieces of information</w:t>
      </w:r>
      <w:r w:rsidR="00F93CEB"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"/>
          <w:id w:val="434094564"/>
          <w:placeholder>
            <w:docPart w:val="DefaultPlaceholder_-1854013440"/>
          </w:placeholder>
        </w:sdtPr>
        <w:sdtContent>
          <w:ins w:id="402" w:author="Li, Bonan" w:date="2023-08-03T14:20:00Z">
            <w:r w:rsidR="00B00C0E" w:rsidRPr="00F917E4">
              <w:rPr>
                <w:rFonts w:ascii="Arial" w:eastAsia="Times New Roman" w:hAnsi="Arial" w:cs="Arial"/>
                <w:sz w:val="24"/>
                <w:szCs w:val="24"/>
                <w:rPrChange w:id="403" w:author="Li, Bonan" w:date="2023-08-03T14:31:00Z">
                  <w:rPr>
                    <w:rFonts w:eastAsia="Times New Roman"/>
                  </w:rPr>
                </w:rPrChange>
              </w:rPr>
              <w:t xml:space="preserve">(Wibral </w:t>
            </w:r>
            <w:r w:rsidR="00B00C0E" w:rsidRPr="00F917E4">
              <w:rPr>
                <w:rFonts w:ascii="Arial" w:eastAsia="Times New Roman" w:hAnsi="Arial" w:cs="Arial"/>
                <w:i/>
                <w:iCs/>
                <w:sz w:val="24"/>
                <w:szCs w:val="24"/>
                <w:rPrChange w:id="404" w:author="Li, Bonan" w:date="2023-08-03T14:31:00Z">
                  <w:rPr>
                    <w:rFonts w:eastAsia="Times New Roman"/>
                    <w:i/>
                    <w:iCs/>
                  </w:rPr>
                </w:rPrChange>
              </w:rPr>
              <w:t>et al</w:t>
            </w:r>
            <w:r w:rsidR="00B00C0E" w:rsidRPr="00F917E4">
              <w:rPr>
                <w:rFonts w:ascii="Arial" w:eastAsia="Times New Roman" w:hAnsi="Arial" w:cs="Arial"/>
                <w:sz w:val="24"/>
                <w:szCs w:val="24"/>
                <w:rPrChange w:id="405" w:author="Li, Bonan" w:date="2023-08-03T14:31:00Z">
                  <w:rPr>
                    <w:rFonts w:eastAsia="Times New Roman"/>
                  </w:rPr>
                </w:rPrChange>
              </w:rPr>
              <w:t xml:space="preserve"> 2017)</w:t>
            </w:r>
          </w:ins>
          <w:del w:id="406" w:author="Li, Bonan" w:date="2023-08-03T13:43:00Z">
            <w:r w:rsidR="00196AD0" w:rsidRPr="00F917E4" w:rsidDel="00ED5829">
              <w:rPr>
                <w:rFonts w:ascii="Arial" w:hAnsi="Arial" w:cs="Arial"/>
                <w:color w:val="000000"/>
                <w:sz w:val="24"/>
                <w:szCs w:val="24"/>
              </w:rPr>
              <w:delText>[58]</w:delText>
            </w:r>
          </w:del>
        </w:sdtContent>
      </w:sdt>
      <w:r w:rsidRPr="00F917E4">
        <w:rPr>
          <w:rFonts w:ascii="Arial" w:hAnsi="Arial" w:cs="Arial"/>
          <w:sz w:val="24"/>
          <w:szCs w:val="24"/>
        </w:rPr>
        <w:t>, which can potentially capture different processes relating to the target</w:t>
      </w:r>
      <w:r w:rsidR="00F93CEB" w:rsidRPr="00F917E4">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"/>
          <w:id w:val="-1514449514"/>
          <w:placeholder>
            <w:docPart w:val="DefaultPlaceholder_-1854013440"/>
          </w:placeholder>
        </w:sdtPr>
        <w:sdtContent>
          <w:ins w:id="407" w:author="Li, Bonan" w:date="2023-08-03T14:20:00Z">
            <w:r w:rsidR="00B00C0E" w:rsidRPr="00F917E4">
              <w:rPr>
                <w:rFonts w:ascii="Arial" w:eastAsia="Times New Roman" w:hAnsi="Arial" w:cs="Arial"/>
                <w:sz w:val="24"/>
                <w:szCs w:val="24"/>
                <w:rPrChange w:id="408" w:author="Li, Bonan" w:date="2023-08-03T14:31:00Z">
                  <w:rPr>
                    <w:rFonts w:eastAsia="Times New Roman"/>
                  </w:rPr>
                </w:rPrChange>
              </w:rPr>
              <w:t xml:space="preserve">(Goodwell </w:t>
            </w:r>
            <w:r w:rsidR="00B00C0E" w:rsidRPr="00F917E4">
              <w:rPr>
                <w:rFonts w:ascii="Arial" w:eastAsia="Times New Roman" w:hAnsi="Arial" w:cs="Arial"/>
                <w:i/>
                <w:iCs/>
                <w:sz w:val="24"/>
                <w:szCs w:val="24"/>
                <w:rPrChange w:id="409" w:author="Li, Bonan" w:date="2023-08-03T14:31:00Z">
                  <w:rPr>
                    <w:rFonts w:eastAsia="Times New Roman"/>
                    <w:i/>
                    <w:iCs/>
                  </w:rPr>
                </w:rPrChange>
              </w:rPr>
              <w:t>et al</w:t>
            </w:r>
            <w:r w:rsidR="00B00C0E" w:rsidRPr="00F917E4">
              <w:rPr>
                <w:rFonts w:ascii="Arial" w:eastAsia="Times New Roman" w:hAnsi="Arial" w:cs="Arial"/>
                <w:sz w:val="24"/>
                <w:szCs w:val="24"/>
                <w:rPrChange w:id="410" w:author="Li, Bonan" w:date="2023-08-03T14:31:00Z">
                  <w:rPr>
                    <w:rFonts w:eastAsia="Times New Roman"/>
                  </w:rPr>
                </w:rPrChange>
              </w:rPr>
              <w:t xml:space="preserve"> 2018)</w:t>
            </w:r>
          </w:ins>
          <w:del w:id="411" w:author="Li, Bonan" w:date="2023-08-03T13:43:00Z">
            <w:r w:rsidR="00196AD0" w:rsidRPr="00F917E4" w:rsidDel="00ED5829">
              <w:rPr>
                <w:rFonts w:ascii="Arial" w:eastAsia="Times New Roman" w:hAnsi="Arial" w:cs="Arial"/>
                <w:color w:val="000000"/>
                <w:sz w:val="24"/>
                <w:szCs w:val="24"/>
              </w:rPr>
              <w:delText>[32]</w:delText>
            </w:r>
          </w:del>
        </w:sdtContent>
      </w:sdt>
      <w:r w:rsidRPr="00F917E4">
        <w:rPr>
          <w:rFonts w:ascii="Arial" w:hAnsi="Arial" w:cs="Arial"/>
          <w:sz w:val="24"/>
          <w:szCs w:val="24"/>
        </w:rPr>
        <w:t xml:space="preserve">. </w:t>
      </w:r>
      <w:r w:rsidRPr="00F917E4">
        <w:rPr>
          <w:rFonts w:ascii="Arial" w:hAnsi="Arial" w:cs="Arial"/>
          <w:color w:val="000000" w:themeColor="text1"/>
          <w:sz w:val="24"/>
          <w:szCs w:val="24"/>
        </w:rPr>
        <w:t xml:space="preserve">Therefore, the construction and simplification of ecosystem models should </w:t>
      </w:r>
      <w:ins w:id="412" w:author="Li, Bonan" w:date="2023-08-03T12:40:00Z">
        <w:r w:rsidR="001E40E5" w:rsidRPr="00F917E4">
          <w:rPr>
            <w:rFonts w:ascii="Arial" w:hAnsi="Arial" w:cs="Arial"/>
            <w:color w:val="000000" w:themeColor="text1"/>
            <w:sz w:val="24"/>
            <w:szCs w:val="24"/>
          </w:rPr>
          <w:t xml:space="preserve">move </w:t>
        </w:r>
      </w:ins>
      <w:del w:id="413" w:author="Li, Bonan" w:date="2023-08-03T12:40:00Z">
        <w:r w:rsidR="00BA7225" w:rsidRPr="00F917E4" w:rsidDel="001E40E5">
          <w:rPr>
            <w:rFonts w:ascii="Arial" w:hAnsi="Arial" w:cs="Arial"/>
            <w:color w:val="000000" w:themeColor="text1"/>
            <w:sz w:val="24"/>
            <w:szCs w:val="24"/>
          </w:rPr>
          <w:delText xml:space="preserve">be </w:delText>
        </w:r>
      </w:del>
      <w:r w:rsidRPr="00F917E4">
        <w:rPr>
          <w:rFonts w:ascii="Arial" w:hAnsi="Arial" w:cs="Arial"/>
          <w:color w:val="000000" w:themeColor="text1"/>
          <w:sz w:val="24"/>
          <w:szCs w:val="24"/>
        </w:rPr>
        <w:t xml:space="preserve">towards a direction </w:t>
      </w:r>
      <w:r w:rsidR="001E6B3D" w:rsidRPr="00F917E4">
        <w:rPr>
          <w:rFonts w:ascii="Arial" w:hAnsi="Arial" w:cs="Arial"/>
          <w:color w:val="000000" w:themeColor="text1"/>
          <w:sz w:val="24"/>
          <w:szCs w:val="24"/>
        </w:rPr>
        <w:t>that</w:t>
      </w:r>
      <w:r w:rsidR="00BA7225" w:rsidRPr="00F917E4">
        <w:rPr>
          <w:rFonts w:ascii="Arial" w:hAnsi="Arial" w:cs="Arial"/>
          <w:color w:val="000000" w:themeColor="text1"/>
          <w:sz w:val="24"/>
          <w:szCs w:val="24"/>
        </w:rPr>
        <w:t xml:space="preserve"> </w:t>
      </w:r>
      <w:r w:rsidRPr="00F917E4">
        <w:rPr>
          <w:rFonts w:ascii="Arial" w:hAnsi="Arial" w:cs="Arial"/>
          <w:color w:val="000000" w:themeColor="text1"/>
          <w:sz w:val="24"/>
          <w:szCs w:val="24"/>
        </w:rPr>
        <w:t>maximize</w:t>
      </w:r>
      <w:r w:rsidR="001E6B3D" w:rsidRPr="00F917E4">
        <w:rPr>
          <w:rFonts w:ascii="Arial" w:hAnsi="Arial" w:cs="Arial"/>
          <w:color w:val="000000" w:themeColor="text1"/>
          <w:sz w:val="24"/>
          <w:szCs w:val="24"/>
        </w:rPr>
        <w:t>s</w:t>
      </w:r>
      <w:r w:rsidRPr="00F917E4">
        <w:rPr>
          <w:rFonts w:ascii="Arial" w:hAnsi="Arial" w:cs="Arial"/>
          <w:color w:val="000000" w:themeColor="text1"/>
          <w:sz w:val="24"/>
          <w:szCs w:val="24"/>
        </w:rPr>
        <w:t xml:space="preserve"> unique information of each input.</w:t>
      </w:r>
    </w:p>
    <w:p w14:paraId="1A8B916F" w14:textId="248F5A37" w:rsidR="00A52D89" w:rsidRPr="00F917E4" w:rsidRDefault="00A52D89" w:rsidP="00231452">
      <w:pPr>
        <w:tabs>
          <w:tab w:val="left" w:pos="2860"/>
        </w:tabs>
        <w:jc w:val="both"/>
        <w:rPr>
          <w:rFonts w:ascii="Arial" w:hAnsi="Arial" w:cs="Arial"/>
          <w:sz w:val="24"/>
          <w:szCs w:val="24"/>
        </w:rPr>
      </w:pPr>
      <w:r w:rsidRPr="00F917E4">
        <w:rPr>
          <w:rFonts w:ascii="Arial" w:hAnsi="Arial" w:cs="Arial"/>
          <w:sz w:val="24"/>
          <w:szCs w:val="24"/>
        </w:rPr>
        <w:t>The decomposition of the multivariate mutual information between isotopes, other meteorological variables, and the bulk fluxes offers an opportunity to elucidate how much of the information from isotopes is transferred to the bulk fluxes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 In this study, the portion of unique information from isotopes measurements for carbon and water isotopes was statistically significant</w:t>
      </w:r>
      <w:ins w:id="414" w:author="Li, Bonan" w:date="2023-08-03T12:41:00Z">
        <w:r w:rsidR="001E40E5" w:rsidRPr="00F917E4">
          <w:rPr>
            <w:rFonts w:ascii="Arial" w:hAnsi="Arial" w:cs="Arial"/>
            <w:sz w:val="24"/>
            <w:szCs w:val="24"/>
          </w:rPr>
          <w:t xml:space="preserve">. </w:t>
        </w:r>
      </w:ins>
      <w:ins w:id="415" w:author="Li, Bonan" w:date="2023-08-03T12:42:00Z">
        <w:r w:rsidR="001E40E5" w:rsidRPr="00F917E4">
          <w:rPr>
            <w:rFonts w:ascii="Arial" w:hAnsi="Arial" w:cs="Arial"/>
            <w:sz w:val="24"/>
            <w:szCs w:val="24"/>
          </w:rPr>
          <w:t xml:space="preserve">This </w:t>
        </w:r>
        <w:r w:rsidR="001E40E5" w:rsidRPr="00F917E4">
          <w:rPr>
            <w:rFonts w:ascii="Arial" w:hAnsi="Arial" w:cs="Arial"/>
            <w:color w:val="000000" w:themeColor="text1"/>
            <w:sz w:val="24"/>
            <w:szCs w:val="24"/>
          </w:rPr>
          <w:t xml:space="preserve">suggests that processes driving variation in isotope ratios may influence these fluxes via distinct pathways. </w:t>
        </w:r>
      </w:ins>
      <w:del w:id="416" w:author="Li, Bonan" w:date="2023-08-03T12:41:00Z">
        <w:r w:rsidRPr="00F917E4" w:rsidDel="001E40E5">
          <w:rPr>
            <w:rFonts w:ascii="Arial" w:hAnsi="Arial" w:cs="Arial"/>
            <w:sz w:val="24"/>
            <w:szCs w:val="24"/>
          </w:rPr>
          <w:delText xml:space="preserve"> </w:delText>
        </w:r>
      </w:del>
      <w:del w:id="417" w:author="Li, Bonan" w:date="2023-08-03T12:42:00Z">
        <w:r w:rsidRPr="00F917E4" w:rsidDel="001E40E5">
          <w:rPr>
            <w:rFonts w:ascii="Arial" w:hAnsi="Arial" w:cs="Arial"/>
            <w:color w:val="000000" w:themeColor="text1"/>
            <w:sz w:val="24"/>
            <w:szCs w:val="24"/>
          </w:rPr>
          <w:delText>suggest</w:delText>
        </w:r>
      </w:del>
      <w:del w:id="418" w:author="Li, Bonan" w:date="2023-08-03T12:41:00Z">
        <w:r w:rsidRPr="00F917E4" w:rsidDel="001E40E5">
          <w:rPr>
            <w:rFonts w:ascii="Arial" w:hAnsi="Arial" w:cs="Arial"/>
            <w:color w:val="000000" w:themeColor="text1"/>
            <w:sz w:val="24"/>
            <w:szCs w:val="24"/>
          </w:rPr>
          <w:delText>ing</w:delText>
        </w:r>
      </w:del>
      <w:del w:id="419" w:author="Li, Bonan" w:date="2023-08-03T12:42:00Z">
        <w:r w:rsidRPr="00F917E4" w:rsidDel="001E40E5">
          <w:rPr>
            <w:rFonts w:ascii="Arial" w:hAnsi="Arial" w:cs="Arial"/>
            <w:color w:val="000000" w:themeColor="text1"/>
            <w:sz w:val="24"/>
            <w:szCs w:val="24"/>
          </w:rPr>
          <w:delText xml:space="preserve"> that isotope ratios of the fluxes may influence these fluxes via distinct pathways.</w:delText>
        </w:r>
      </w:del>
      <w:r w:rsidRPr="00F917E4">
        <w:rPr>
          <w:rFonts w:ascii="Arial" w:hAnsi="Arial" w:cs="Arial"/>
          <w:color w:val="000000" w:themeColor="text1"/>
          <w:sz w:val="24"/>
          <w:szCs w:val="24"/>
        </w:rPr>
        <w:t xml:space="preserve"> </w:t>
      </w:r>
      <w:r w:rsidRPr="00F917E4">
        <w:rPr>
          <w:rFonts w:ascii="Arial" w:hAnsi="Arial" w:cs="Arial"/>
          <w:sz w:val="24"/>
          <w:szCs w:val="24"/>
        </w:rPr>
        <w:t xml:space="preserve">We observed inter-site variations in the unique information provided by the isotopes, indicating that the unique information may be dependent on site-specific conditions </w:t>
      </w:r>
      <w:del w:id="420" w:author="Li, Bonan" w:date="2023-08-03T15:16:00Z">
        <w:r w:rsidRPr="00F917E4" w:rsidDel="00947328">
          <w:rPr>
            <w:rFonts w:ascii="Arial" w:hAnsi="Arial" w:cs="Arial"/>
            <w:sz w:val="24"/>
            <w:szCs w:val="24"/>
          </w:rPr>
          <w:delText>(e.g.,</w:delText>
        </w:r>
      </w:del>
      <w:ins w:id="421" w:author="Li, Bonan" w:date="2023-08-03T15:16:00Z">
        <w:r w:rsidR="00947328">
          <w:rPr>
            <w:rFonts w:ascii="Arial" w:hAnsi="Arial" w:cs="Arial"/>
            <w:sz w:val="24"/>
            <w:szCs w:val="24"/>
          </w:rPr>
          <w:t>such as</w:t>
        </w:r>
      </w:ins>
      <w:r w:rsidRPr="00F917E4">
        <w:rPr>
          <w:rFonts w:ascii="Arial" w:hAnsi="Arial" w:cs="Arial"/>
          <w:sz w:val="24"/>
          <w:szCs w:val="24"/>
        </w:rPr>
        <w:t xml:space="preserve"> aridity</w:t>
      </w:r>
      <w:ins w:id="422" w:author="Li, Bonan" w:date="2023-08-03T15:16:00Z">
        <w:r w:rsidR="00947328">
          <w:rPr>
            <w:rFonts w:ascii="Arial" w:hAnsi="Arial" w:cs="Arial"/>
            <w:sz w:val="24"/>
            <w:szCs w:val="24"/>
          </w:rPr>
          <w:t xml:space="preserve"> and</w:t>
        </w:r>
      </w:ins>
      <w:del w:id="423" w:author="Li, Bonan" w:date="2023-08-03T15:16:00Z">
        <w:r w:rsidRPr="00F917E4" w:rsidDel="00947328">
          <w:rPr>
            <w:rFonts w:ascii="Arial" w:hAnsi="Arial" w:cs="Arial"/>
            <w:sz w:val="24"/>
            <w:szCs w:val="24"/>
          </w:rPr>
          <w:delText>,</w:delText>
        </w:r>
      </w:del>
      <w:r w:rsidRPr="00F917E4">
        <w:rPr>
          <w:rFonts w:ascii="Arial" w:hAnsi="Arial" w:cs="Arial"/>
          <w:sz w:val="24"/>
          <w:szCs w:val="24"/>
        </w:rPr>
        <w:t xml:space="preserve"> precipitation</w:t>
      </w:r>
      <w:del w:id="424" w:author="Li, Bonan" w:date="2023-08-03T15:16:00Z">
        <w:r w:rsidRPr="00F917E4" w:rsidDel="00947328">
          <w:rPr>
            <w:rFonts w:ascii="Arial" w:hAnsi="Arial" w:cs="Arial"/>
            <w:sz w:val="24"/>
            <w:szCs w:val="24"/>
          </w:rPr>
          <w:delText>)</w:delText>
        </w:r>
      </w:del>
      <w:r w:rsidRPr="00F917E4">
        <w:rPr>
          <w:rFonts w:ascii="Arial" w:hAnsi="Arial" w:cs="Arial"/>
          <w:sz w:val="24"/>
          <w:szCs w:val="24"/>
        </w:rPr>
        <w:t>.</w:t>
      </w:r>
      <w:ins w:id="425" w:author="Li, Bonan" w:date="2023-08-03T15:16:00Z">
        <w:r w:rsidR="00947328">
          <w:rPr>
            <w:rFonts w:ascii="Arial" w:hAnsi="Arial" w:cs="Arial"/>
            <w:sz w:val="24"/>
            <w:szCs w:val="24"/>
          </w:rPr>
          <w:t xml:space="preserve"> </w:t>
        </w:r>
        <w:r w:rsidR="00947328" w:rsidRPr="000E2DC0">
          <w:rPr>
            <w:rFonts w:ascii="Arial" w:hAnsi="Arial" w:cs="Arial"/>
            <w:sz w:val="24"/>
            <w:szCs w:val="24"/>
          </w:rPr>
          <w:t xml:space="preserve">There is a higher chance that </w:t>
        </w:r>
        <w:r w:rsidR="00947328" w:rsidRPr="000E2DC0">
          <w:rPr>
            <w:rFonts w:ascii="Arial" w:hAnsi="Arial" w:cs="Arial"/>
            <w:i/>
            <w:iCs/>
            <w:sz w:val="24"/>
            <w:szCs w:val="24"/>
          </w:rPr>
          <w:t>δ</w:t>
        </w:r>
        <w:r w:rsidR="00947328" w:rsidRPr="000E2DC0">
          <w:rPr>
            <w:rFonts w:ascii="Arial" w:hAnsi="Arial" w:cs="Arial"/>
            <w:i/>
            <w:iCs/>
            <w:sz w:val="24"/>
            <w:szCs w:val="24"/>
            <w:vertAlign w:val="superscript"/>
          </w:rPr>
          <w:t>13</w:t>
        </w:r>
        <w:r w:rsidR="00947328" w:rsidRPr="000E2DC0">
          <w:rPr>
            <w:rFonts w:ascii="Arial" w:hAnsi="Arial" w:cs="Arial"/>
            <w:i/>
            <w:iCs/>
            <w:sz w:val="24"/>
            <w:szCs w:val="24"/>
          </w:rPr>
          <w:t>C</w:t>
        </w:r>
        <w:r w:rsidR="00947328" w:rsidRPr="000E2DC0">
          <w:rPr>
            <w:rFonts w:ascii="Arial" w:hAnsi="Arial" w:cs="Arial"/>
            <w:sz w:val="24"/>
            <w:szCs w:val="24"/>
          </w:rPr>
          <w:t xml:space="preserve"> contributes more information about </w:t>
        </w:r>
        <w:r w:rsidR="00947328" w:rsidRPr="000E2DC0">
          <w:rPr>
            <w:rFonts w:ascii="Arial" w:hAnsi="Arial" w:cs="Arial"/>
            <w:i/>
            <w:iCs/>
            <w:sz w:val="24"/>
            <w:szCs w:val="24"/>
          </w:rPr>
          <w:t>LH</w:t>
        </w:r>
        <w:r w:rsidR="00947328" w:rsidRPr="000E2DC0">
          <w:rPr>
            <w:rFonts w:ascii="Arial" w:hAnsi="Arial" w:cs="Arial"/>
            <w:sz w:val="24"/>
            <w:szCs w:val="24"/>
          </w:rPr>
          <w:t xml:space="preserve"> under drier or lower precipitation conditions (Supplemental Fig. S4).</w:t>
        </w:r>
      </w:ins>
      <w:ins w:id="426" w:author="Li, Bonan" w:date="2023-08-03T15:17:00Z">
        <w:r w:rsidR="00947328" w:rsidRPr="00947328">
          <w:rPr>
            <w:rFonts w:ascii="Arial" w:hAnsi="Arial" w:cs="Arial"/>
            <w:sz w:val="24"/>
            <w:szCs w:val="24"/>
          </w:rPr>
          <w:t xml:space="preserve"> </w:t>
        </w:r>
        <w:r w:rsidR="00947328" w:rsidRPr="000E2DC0">
          <w:rPr>
            <w:rFonts w:ascii="Arial" w:hAnsi="Arial" w:cs="Arial"/>
            <w:sz w:val="24"/>
            <w:szCs w:val="24"/>
          </w:rPr>
          <w:t xml:space="preserve">Additionally, both </w:t>
        </w:r>
        <w:r w:rsidR="00947328" w:rsidRPr="000E2DC0">
          <w:rPr>
            <w:rFonts w:ascii="Arial" w:hAnsi="Arial" w:cs="Arial"/>
            <w:i/>
            <w:iCs/>
            <w:sz w:val="24"/>
            <w:szCs w:val="24"/>
          </w:rPr>
          <w:t>δ</w:t>
        </w:r>
        <w:r w:rsidR="00947328" w:rsidRPr="000E2DC0">
          <w:rPr>
            <w:rFonts w:ascii="Arial" w:hAnsi="Arial" w:cs="Arial"/>
            <w:i/>
            <w:iCs/>
            <w:sz w:val="24"/>
            <w:szCs w:val="24"/>
            <w:vertAlign w:val="superscript"/>
          </w:rPr>
          <w:t>13</w:t>
        </w:r>
        <w:r w:rsidR="00947328" w:rsidRPr="000E2DC0">
          <w:rPr>
            <w:rFonts w:ascii="Arial" w:hAnsi="Arial" w:cs="Arial"/>
            <w:i/>
            <w:iCs/>
            <w:sz w:val="24"/>
            <w:szCs w:val="24"/>
          </w:rPr>
          <w:t>C</w:t>
        </w:r>
        <w:r w:rsidR="00947328" w:rsidRPr="000E2DC0">
          <w:rPr>
            <w:rFonts w:ascii="Arial" w:hAnsi="Arial" w:cs="Arial"/>
            <w:sz w:val="24"/>
            <w:szCs w:val="24"/>
          </w:rPr>
          <w:t xml:space="preserve"> and </w:t>
        </w:r>
        <w:r w:rsidR="00947328" w:rsidRPr="000E2DC0">
          <w:rPr>
            <w:rFonts w:ascii="Arial" w:hAnsi="Arial" w:cs="Arial"/>
            <w:i/>
            <w:iCs/>
            <w:sz w:val="24"/>
            <w:szCs w:val="24"/>
          </w:rPr>
          <w:t>δ</w:t>
        </w:r>
        <w:r w:rsidR="00947328" w:rsidRPr="000E2DC0">
          <w:rPr>
            <w:rFonts w:ascii="Arial" w:hAnsi="Arial" w:cs="Arial"/>
            <w:i/>
            <w:iCs/>
            <w:sz w:val="24"/>
            <w:szCs w:val="24"/>
            <w:vertAlign w:val="superscript"/>
          </w:rPr>
          <w:t>2</w:t>
        </w:r>
        <w:r w:rsidR="00947328" w:rsidRPr="000E2DC0">
          <w:rPr>
            <w:rFonts w:ascii="Arial" w:hAnsi="Arial" w:cs="Arial"/>
            <w:i/>
            <w:iCs/>
            <w:sz w:val="24"/>
            <w:szCs w:val="24"/>
          </w:rPr>
          <w:t>H</w:t>
        </w:r>
        <w:r w:rsidR="00947328" w:rsidRPr="000E2DC0">
          <w:rPr>
            <w:rFonts w:ascii="Arial" w:hAnsi="Arial" w:cs="Arial"/>
            <w:sz w:val="24"/>
            <w:szCs w:val="24"/>
          </w:rPr>
          <w:t xml:space="preserve"> tend to provide more distinct insights into </w:t>
        </w:r>
        <w:r w:rsidR="00947328" w:rsidRPr="000E2DC0">
          <w:rPr>
            <w:rFonts w:ascii="Arial" w:hAnsi="Arial" w:cs="Arial"/>
            <w:i/>
            <w:iCs/>
            <w:sz w:val="24"/>
            <w:szCs w:val="24"/>
          </w:rPr>
          <w:t>NEE</w:t>
        </w:r>
        <w:r w:rsidR="00947328" w:rsidRPr="000E2DC0">
          <w:rPr>
            <w:rFonts w:ascii="Arial" w:hAnsi="Arial" w:cs="Arial"/>
            <w:sz w:val="24"/>
            <w:szCs w:val="24"/>
          </w:rPr>
          <w:t xml:space="preserve"> and </w:t>
        </w:r>
        <w:r w:rsidR="00947328" w:rsidRPr="000E2DC0">
          <w:rPr>
            <w:rFonts w:ascii="Arial" w:hAnsi="Arial" w:cs="Arial"/>
            <w:i/>
            <w:iCs/>
            <w:sz w:val="24"/>
            <w:szCs w:val="24"/>
          </w:rPr>
          <w:t>LH</w:t>
        </w:r>
        <w:r w:rsidR="00947328" w:rsidRPr="000E2DC0">
          <w:rPr>
            <w:rFonts w:ascii="Arial" w:hAnsi="Arial" w:cs="Arial"/>
            <w:sz w:val="24"/>
            <w:szCs w:val="24"/>
          </w:rPr>
          <w:t xml:space="preserve"> in cooler or lower precipitation conditions.</w:t>
        </w:r>
        <w:r w:rsidR="00947328">
          <w:rPr>
            <w:rFonts w:ascii="Arial" w:hAnsi="Arial" w:cs="Arial"/>
            <w:sz w:val="24"/>
            <w:szCs w:val="24"/>
          </w:rPr>
          <w:t xml:space="preserve"> </w:t>
        </w:r>
      </w:ins>
      <w:del w:id="427" w:author="Li, Bonan" w:date="2023-08-03T15:17:00Z">
        <w:r w:rsidRPr="00F917E4" w:rsidDel="00947328">
          <w:rPr>
            <w:rFonts w:ascii="Arial" w:hAnsi="Arial" w:cs="Arial"/>
            <w:sz w:val="24"/>
            <w:szCs w:val="24"/>
          </w:rPr>
          <w:delText xml:space="preserve"> </w:delText>
        </w:r>
      </w:del>
      <w:r w:rsidRPr="00F917E4">
        <w:rPr>
          <w:rFonts w:ascii="Arial" w:hAnsi="Arial" w:cs="Arial"/>
          <w:sz w:val="24"/>
          <w:szCs w:val="24"/>
        </w:rPr>
        <w:t>This suggests that the patterns of bulk fluxes can potentially be better characterized and predicted with the isotopes included as an additional constraint.</w:t>
      </w:r>
      <w:bookmarkEnd w:id="371"/>
      <w:r w:rsidRPr="00F917E4">
        <w:rPr>
          <w:rFonts w:ascii="Arial" w:hAnsi="Arial" w:cs="Arial"/>
          <w:sz w:val="24"/>
          <w:szCs w:val="24"/>
        </w:rPr>
        <w:t xml:space="preserve"> </w:t>
      </w:r>
    </w:p>
    <w:p w14:paraId="77570FD6" w14:textId="1B021419" w:rsidR="00A52D89" w:rsidRPr="00F917E4" w:rsidRDefault="00A52D89" w:rsidP="00DF5135">
      <w:pPr>
        <w:jc w:val="both"/>
        <w:rPr>
          <w:rFonts w:ascii="Arial" w:hAnsi="Arial" w:cs="Arial"/>
          <w:sz w:val="24"/>
          <w:szCs w:val="24"/>
        </w:rPr>
      </w:pPr>
      <w:r w:rsidRPr="00F917E4">
        <w:rPr>
          <w:rFonts w:ascii="Arial" w:hAnsi="Arial" w:cs="Arial"/>
          <w:sz w:val="24"/>
          <w:szCs w:val="24"/>
        </w:rPr>
        <w:t xml:space="preserve">The additional information provided by isotopes to these bulk fluxes are described by the sum of unique information and synergistic information. Our analysis demonstrate that fusing isotope data products can potentially lead to better monitoring and prediction of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 xml:space="preserve"> in a process modeling framework, as these isotope datasets provide </w:t>
      </w:r>
      <w:r w:rsidRPr="00F917E4">
        <w:rPr>
          <w:rFonts w:ascii="Arial" w:hAnsi="Arial" w:cs="Arial"/>
          <w:sz w:val="24"/>
          <w:szCs w:val="24"/>
        </w:rPr>
        <w:lastRenderedPageBreak/>
        <w:t>additional information beyond traditional meteorological variables and are associated with known physical mechanisms.</w:t>
      </w:r>
      <w:ins w:id="428" w:author="Li, Bonan" w:date="2023-08-03T12:43:00Z">
        <w:r w:rsidR="00D90403" w:rsidRPr="00F917E4">
          <w:rPr>
            <w:rFonts w:ascii="Arial" w:hAnsi="Arial" w:cs="Arial"/>
            <w:sz w:val="24"/>
            <w:szCs w:val="24"/>
          </w:rPr>
          <w:t xml:space="preserve"> </w:t>
        </w:r>
      </w:ins>
      <w:del w:id="429" w:author="Li, Bonan" w:date="2023-08-03T12:43:00Z">
        <w:r w:rsidRPr="00F917E4" w:rsidDel="00D90403">
          <w:rPr>
            <w:rFonts w:ascii="Arial" w:hAnsi="Arial" w:cs="Arial"/>
            <w:sz w:val="24"/>
            <w:szCs w:val="24"/>
          </w:rPr>
          <w:delText xml:space="preserve"> </w:delText>
        </w:r>
      </w:del>
      <w:ins w:id="430" w:author="Li, Bonan" w:date="2023-08-03T12:43:00Z">
        <w:r w:rsidR="00D90403" w:rsidRPr="00F917E4">
          <w:rPr>
            <w:rFonts w:ascii="Arial" w:hAnsi="Arial" w:cs="Arial"/>
            <w:sz w:val="24"/>
            <w:szCs w:val="24"/>
          </w:rPr>
          <w:t xml:space="preserve">The incorporation of isotope datasets into artificial intelligence (AI) and machine learning (ML) models, especially explainable AI models, can potentially improve predictive accuracies and enhance our understanding of ecosystem fluxes. Nevertheless, uncertainties can be introduced when incorporating isotope dataset to models with larger spatial scale. It is challenging to include isotope datasets to models that require larger spatial scale isotope datasets, as they are often hard to acquire. Researchers might also consider different incorporation strategies in different ecoclimate regions. </w:t>
        </w:r>
      </w:ins>
      <w:del w:id="431" w:author="Li, Bonan" w:date="2023-08-03T12:44:00Z">
        <w:r w:rsidRPr="00F917E4" w:rsidDel="00D90403">
          <w:rPr>
            <w:rFonts w:ascii="Arial" w:hAnsi="Arial" w:cs="Arial"/>
            <w:sz w:val="24"/>
            <w:szCs w:val="24"/>
          </w:rPr>
          <w:delText>However</w:delText>
        </w:r>
      </w:del>
      <w:ins w:id="432" w:author="Li, Bonan" w:date="2023-08-03T12:44:00Z">
        <w:r w:rsidR="00D90403" w:rsidRPr="00F917E4">
          <w:rPr>
            <w:rFonts w:ascii="Arial" w:hAnsi="Arial" w:cs="Arial"/>
            <w:sz w:val="24"/>
            <w:szCs w:val="24"/>
          </w:rPr>
          <w:t>In addition</w:t>
        </w:r>
      </w:ins>
      <w:r w:rsidRPr="00F917E4">
        <w:rPr>
          <w:rFonts w:ascii="Arial" w:hAnsi="Arial" w:cs="Arial"/>
          <w:sz w:val="24"/>
          <w:szCs w:val="24"/>
        </w:rPr>
        <w:t>, the amount of added information of the isotope datasets is likely to vary across sites, climate, and ecosystems. To assess this, we evaluated the additive information of isotopes based on NEON site conditions via a simple linear regression</w:t>
      </w:r>
      <w:r w:rsidR="00BA7225" w:rsidRPr="00F917E4">
        <w:rPr>
          <w:rFonts w:ascii="Arial" w:hAnsi="Arial" w:cs="Arial"/>
          <w:sz w:val="24"/>
          <w:szCs w:val="24"/>
        </w:rPr>
        <w:t xml:space="preserve"> analysis</w:t>
      </w:r>
      <w:r w:rsidRPr="00F917E4">
        <w:rPr>
          <w:rFonts w:ascii="Arial" w:hAnsi="Arial" w:cs="Arial"/>
          <w:sz w:val="24"/>
          <w:szCs w:val="24"/>
        </w:rPr>
        <w:t xml:space="preserve"> (Fig. 4). </w:t>
      </w:r>
      <w:bookmarkStart w:id="433" w:name="_Hlk79445321"/>
      <w:r w:rsidRPr="00F917E4">
        <w:rPr>
          <w:rFonts w:ascii="Arial" w:hAnsi="Arial" w:cs="Arial"/>
          <w:sz w:val="24"/>
          <w:szCs w:val="24"/>
        </w:rPr>
        <w:t xml:space="preserve">We showed that the additive information that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provides about </w:t>
      </w:r>
      <w:r w:rsidRPr="00F917E4">
        <w:rPr>
          <w:rFonts w:ascii="Arial" w:hAnsi="Arial" w:cs="Arial"/>
          <w:i/>
          <w:iCs/>
          <w:sz w:val="24"/>
          <w:szCs w:val="24"/>
        </w:rPr>
        <w:t>LH</w:t>
      </w:r>
      <w:r w:rsidRPr="00F917E4">
        <w:rPr>
          <w:rFonts w:ascii="Arial" w:hAnsi="Arial" w:cs="Arial"/>
          <w:sz w:val="24"/>
          <w:szCs w:val="24"/>
        </w:rPr>
        <w:t xml:space="preserve"> </w:t>
      </w:r>
      <w:bookmarkEnd w:id="433"/>
      <w:r w:rsidRPr="00F917E4">
        <w:rPr>
          <w:rFonts w:ascii="Arial" w:hAnsi="Arial" w:cs="Arial"/>
          <w:sz w:val="24"/>
          <w:szCs w:val="24"/>
        </w:rPr>
        <w:t xml:space="preserve">is influenced by mean annual precipitation, aridity, and site elevation (Fig. 4d), as indicated by a significant slope value from the linear regression. </w:t>
      </w:r>
      <w:r w:rsidRPr="00F917E4">
        <w:rPr>
          <w:rFonts w:ascii="Arial" w:hAnsi="Arial" w:cs="Arial"/>
          <w:i/>
          <w:iCs/>
          <w:sz w:val="24"/>
          <w:szCs w:val="24"/>
        </w:rPr>
        <w:t>δ</w:t>
      </w:r>
      <w:r w:rsidRPr="00F917E4">
        <w:rPr>
          <w:rFonts w:ascii="Arial" w:hAnsi="Arial" w:cs="Arial"/>
          <w:i/>
          <w:iCs/>
          <w:sz w:val="24"/>
          <w:szCs w:val="24"/>
          <w:vertAlign w:val="superscript"/>
        </w:rPr>
        <w:t>13</w:t>
      </w:r>
      <w:r w:rsidRPr="00F917E4">
        <w:rPr>
          <w:rFonts w:ascii="Arial" w:hAnsi="Arial" w:cs="Arial"/>
          <w:i/>
          <w:iCs/>
          <w:sz w:val="24"/>
          <w:szCs w:val="24"/>
        </w:rPr>
        <w:t>C</w:t>
      </w:r>
      <w:r w:rsidRPr="00F917E4">
        <w:rPr>
          <w:rFonts w:ascii="Arial" w:hAnsi="Arial" w:cs="Arial"/>
          <w:sz w:val="24"/>
          <w:szCs w:val="24"/>
        </w:rPr>
        <w:t xml:space="preserve"> is likely to provide more useful information about </w:t>
      </w:r>
      <w:r w:rsidRPr="00F917E4">
        <w:rPr>
          <w:rFonts w:ascii="Arial" w:hAnsi="Arial" w:cs="Arial"/>
          <w:i/>
          <w:iCs/>
          <w:sz w:val="24"/>
          <w:szCs w:val="24"/>
        </w:rPr>
        <w:t>LH</w:t>
      </w:r>
      <w:r w:rsidRPr="00F917E4">
        <w:rPr>
          <w:rFonts w:ascii="Arial" w:hAnsi="Arial" w:cs="Arial"/>
          <w:sz w:val="24"/>
          <w:szCs w:val="24"/>
        </w:rPr>
        <w:t xml:space="preserve"> in locations with higher atmospheric evaporative demand relative to precipitation or in locations with less annual precipitation or with higher altitude. The additive information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provides about </w:t>
      </w:r>
      <w:r w:rsidRPr="00F917E4">
        <w:rPr>
          <w:rFonts w:ascii="Arial" w:hAnsi="Arial" w:cs="Arial"/>
          <w:i/>
          <w:iCs/>
          <w:sz w:val="24"/>
          <w:szCs w:val="24"/>
        </w:rPr>
        <w:t>NEE</w:t>
      </w:r>
      <w:r w:rsidRPr="00F917E4">
        <w:rPr>
          <w:rFonts w:ascii="Arial" w:hAnsi="Arial" w:cs="Arial"/>
          <w:sz w:val="24"/>
          <w:szCs w:val="24"/>
        </w:rPr>
        <w:t xml:space="preserve"> was shown to be mainly influenced by the site mean annual temperature (Fig. 4b).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tends to be more informative about </w:t>
      </w:r>
      <w:r w:rsidRPr="00F917E4">
        <w:rPr>
          <w:rFonts w:ascii="Arial" w:hAnsi="Arial" w:cs="Arial"/>
          <w:i/>
          <w:iCs/>
          <w:sz w:val="24"/>
          <w:szCs w:val="24"/>
        </w:rPr>
        <w:t>NEE</w:t>
      </w:r>
      <w:r w:rsidRPr="00F917E4">
        <w:rPr>
          <w:rFonts w:ascii="Arial" w:hAnsi="Arial" w:cs="Arial"/>
          <w:sz w:val="24"/>
          <w:szCs w:val="24"/>
        </w:rPr>
        <w:t xml:space="preserve"> in locations with cooler climates</w:t>
      </w:r>
      <w:bookmarkStart w:id="434" w:name="_Hlk79445417"/>
      <w:r w:rsidRPr="00F917E4">
        <w:rPr>
          <w:rFonts w:ascii="Arial" w:hAnsi="Arial" w:cs="Arial"/>
          <w:sz w:val="24"/>
          <w:szCs w:val="24"/>
        </w:rPr>
        <w:t xml:space="preserve">. Similarly, there is more opportunity for </w:t>
      </w:r>
      <w:r w:rsidRPr="00F917E4">
        <w:rPr>
          <w:rFonts w:ascii="Arial" w:hAnsi="Arial" w:cs="Arial"/>
          <w:i/>
          <w:iCs/>
          <w:sz w:val="24"/>
          <w:szCs w:val="24"/>
        </w:rPr>
        <w:t>δ</w:t>
      </w:r>
      <w:r w:rsidRPr="00F917E4">
        <w:rPr>
          <w:rFonts w:ascii="Arial" w:hAnsi="Arial" w:cs="Arial"/>
          <w:i/>
          <w:iCs/>
          <w:sz w:val="24"/>
          <w:szCs w:val="24"/>
          <w:vertAlign w:val="superscript"/>
        </w:rPr>
        <w:t>2</w:t>
      </w:r>
      <w:r w:rsidRPr="00F917E4">
        <w:rPr>
          <w:rFonts w:ascii="Arial" w:hAnsi="Arial" w:cs="Arial"/>
          <w:i/>
          <w:iCs/>
          <w:sz w:val="24"/>
          <w:szCs w:val="24"/>
        </w:rPr>
        <w:t>H</w:t>
      </w:r>
      <w:r w:rsidRPr="00F917E4">
        <w:rPr>
          <w:rFonts w:ascii="Arial" w:hAnsi="Arial" w:cs="Arial"/>
          <w:sz w:val="24"/>
          <w:szCs w:val="24"/>
        </w:rPr>
        <w:t xml:space="preserve"> to provide additional knowledge about </w:t>
      </w:r>
      <w:r w:rsidRPr="00F917E4">
        <w:rPr>
          <w:rFonts w:ascii="Arial" w:hAnsi="Arial" w:cs="Arial"/>
          <w:i/>
          <w:iCs/>
          <w:sz w:val="24"/>
          <w:szCs w:val="24"/>
        </w:rPr>
        <w:t>LH</w:t>
      </w:r>
      <w:r w:rsidRPr="00F917E4">
        <w:rPr>
          <w:rFonts w:ascii="Arial" w:hAnsi="Arial" w:cs="Arial"/>
          <w:sz w:val="24"/>
          <w:szCs w:val="24"/>
        </w:rPr>
        <w:t xml:space="preserve"> </w:t>
      </w:r>
      <w:bookmarkEnd w:id="434"/>
      <w:r w:rsidRPr="00F917E4">
        <w:rPr>
          <w:rFonts w:ascii="Arial" w:hAnsi="Arial" w:cs="Arial"/>
          <w:sz w:val="24"/>
          <w:szCs w:val="24"/>
        </w:rPr>
        <w:t xml:space="preserve">at locations with cooler climates or less mean annual precipitation (Fig. 4e). No significant relationship was found between the additional information of the </w:t>
      </w:r>
      <w:r w:rsidRPr="00F917E4">
        <w:rPr>
          <w:rFonts w:ascii="Arial" w:hAnsi="Arial" w:cs="Arial"/>
          <w:i/>
          <w:iCs/>
          <w:sz w:val="24"/>
          <w:szCs w:val="24"/>
        </w:rPr>
        <w:t>d</w:t>
      </w:r>
      <w:r w:rsidRPr="00F917E4">
        <w:rPr>
          <w:rFonts w:ascii="Arial" w:hAnsi="Arial" w:cs="Arial"/>
          <w:sz w:val="24"/>
          <w:szCs w:val="24"/>
        </w:rPr>
        <w:t xml:space="preserve"> provided to either </w:t>
      </w:r>
      <w:r w:rsidRPr="00F917E4">
        <w:rPr>
          <w:rFonts w:ascii="Arial" w:hAnsi="Arial" w:cs="Arial"/>
          <w:i/>
          <w:iCs/>
          <w:sz w:val="24"/>
          <w:szCs w:val="24"/>
        </w:rPr>
        <w:t>NEE</w:t>
      </w:r>
      <w:r w:rsidRPr="00F917E4">
        <w:rPr>
          <w:rFonts w:ascii="Arial" w:hAnsi="Arial" w:cs="Arial"/>
          <w:sz w:val="24"/>
          <w:szCs w:val="24"/>
        </w:rPr>
        <w:t xml:space="preserve"> or </w:t>
      </w:r>
      <w:r w:rsidRPr="00F917E4">
        <w:rPr>
          <w:rFonts w:ascii="Arial" w:hAnsi="Arial" w:cs="Arial"/>
          <w:i/>
          <w:iCs/>
          <w:sz w:val="24"/>
          <w:szCs w:val="24"/>
        </w:rPr>
        <w:t>LH</w:t>
      </w:r>
      <w:r w:rsidRPr="00F917E4">
        <w:rPr>
          <w:rFonts w:ascii="Arial" w:hAnsi="Arial" w:cs="Arial"/>
          <w:sz w:val="24"/>
          <w:szCs w:val="24"/>
        </w:rPr>
        <w:t xml:space="preserve">. </w:t>
      </w:r>
    </w:p>
    <w:p w14:paraId="32C25287" w14:textId="5EDE6B97" w:rsidR="00D90403" w:rsidRPr="00F917E4" w:rsidRDefault="00D90403" w:rsidP="00DF5135">
      <w:pPr>
        <w:jc w:val="both"/>
        <w:rPr>
          <w:ins w:id="435" w:author="Li, Bonan" w:date="2023-08-03T12:47:00Z"/>
          <w:rFonts w:ascii="Arial" w:hAnsi="Arial" w:cs="Arial"/>
          <w:sz w:val="24"/>
          <w:szCs w:val="24"/>
        </w:rPr>
      </w:pPr>
      <w:bookmarkStart w:id="436" w:name="_Hlk141370976"/>
      <w:ins w:id="437" w:author="Li, Bonan" w:date="2023-08-03T12:47:00Z">
        <w:r w:rsidRPr="00F917E4">
          <w:rPr>
            <w:rFonts w:ascii="Arial" w:hAnsi="Arial" w:cs="Arial"/>
            <w:sz w:val="24"/>
            <w:szCs w:val="24"/>
          </w:rPr>
          <w:t xml:space="preserve">Variations in additional information across NEON sites indicate differences in conditional dependencies of ecosystem fluxes on processes related to isotope fluxes. Changes in ecosystem structure and climate affect the ecosystem's adaptability to environmental changes </w:t>
        </w:r>
      </w:ins>
      <w:customXmlInsRangeStart w:id="438" w:author="Li, Bonan" w:date="2023-08-03T12:47:00Z"/>
      <w:sdt>
        <w:sdtPr>
          <w:rPr>
            <w:rFonts w:ascii="Arial" w:hAnsi="Arial" w:cs="Arial"/>
            <w:color w:val="000000"/>
            <w:sz w:val="24"/>
            <w:szCs w:val="24"/>
          </w:rPr>
          <w:tag w:val="MENDELEY_CITATION_v3_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"/>
          <w:id w:val="328344012"/>
          <w:placeholder>
            <w:docPart w:val="7AAE52D63C2B45F09461B408F697A37F"/>
          </w:placeholder>
        </w:sdtPr>
        <w:sdtContent>
          <w:customXmlInsRangeEnd w:id="438"/>
          <w:ins w:id="439" w:author="Li, Bonan" w:date="2023-08-03T14:20:00Z">
            <w:r w:rsidR="00B00C0E" w:rsidRPr="00F917E4">
              <w:rPr>
                <w:rFonts w:ascii="Arial" w:eastAsia="Times New Roman" w:hAnsi="Arial" w:cs="Arial"/>
                <w:sz w:val="24"/>
                <w:szCs w:val="24"/>
                <w:rPrChange w:id="440" w:author="Li, Bonan" w:date="2023-08-03T14:31:00Z">
                  <w:rPr>
                    <w:rFonts w:eastAsia="Times New Roman"/>
                  </w:rPr>
                </w:rPrChange>
              </w:rPr>
              <w:t xml:space="preserve">(Weiskopf </w:t>
            </w:r>
            <w:r w:rsidR="00B00C0E" w:rsidRPr="00F917E4">
              <w:rPr>
                <w:rFonts w:ascii="Arial" w:eastAsia="Times New Roman" w:hAnsi="Arial" w:cs="Arial"/>
                <w:i/>
                <w:iCs/>
                <w:sz w:val="24"/>
                <w:szCs w:val="24"/>
                <w:rPrChange w:id="441" w:author="Li, Bonan" w:date="2023-08-03T14:31:00Z">
                  <w:rPr>
                    <w:rFonts w:eastAsia="Times New Roman"/>
                    <w:i/>
                    <w:iCs/>
                  </w:rPr>
                </w:rPrChange>
              </w:rPr>
              <w:t>et al</w:t>
            </w:r>
            <w:r w:rsidR="00B00C0E" w:rsidRPr="00F917E4">
              <w:rPr>
                <w:rFonts w:ascii="Arial" w:eastAsia="Times New Roman" w:hAnsi="Arial" w:cs="Arial"/>
                <w:sz w:val="24"/>
                <w:szCs w:val="24"/>
                <w:rPrChange w:id="442" w:author="Li, Bonan" w:date="2023-08-03T14:31:00Z">
                  <w:rPr>
                    <w:rFonts w:eastAsia="Times New Roman"/>
                  </w:rPr>
                </w:rPrChange>
              </w:rPr>
              <w:t xml:space="preserve"> 2020)</w:t>
            </w:r>
          </w:ins>
          <w:customXmlInsRangeStart w:id="443" w:author="Li, Bonan" w:date="2023-08-03T12:47:00Z"/>
        </w:sdtContent>
      </w:sdt>
      <w:customXmlInsRangeEnd w:id="443"/>
      <w:ins w:id="444" w:author="Li, Bonan" w:date="2023-08-03T12:47:00Z">
        <w:r w:rsidRPr="00F917E4">
          <w:rPr>
            <w:rFonts w:ascii="Arial" w:hAnsi="Arial" w:cs="Arial"/>
            <w:sz w:val="24"/>
            <w:szCs w:val="24"/>
          </w:rPr>
          <w:t xml:space="preserve"> that influences the biochemical processes responsible for isotope fractionation, which can intensify or weaken these conditional dependencies. </w:t>
        </w:r>
        <w:bookmarkEnd w:id="436"/>
        <w:r w:rsidRPr="00F917E4">
          <w:rPr>
            <w:rFonts w:ascii="Arial" w:hAnsi="Arial" w:cs="Arial"/>
            <w:sz w:val="24"/>
            <w:szCs w:val="24"/>
          </w:rPr>
          <w:t xml:space="preserve">It’s worth noting that this study primarily examined how each isotope contributes additional information to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 xml:space="preserve"> with an emphasis on atmospheric centric conditions. However, it is crucial to acknowledge that ecosystems broadly have a wide range of inherent complexities, such as geomorphology (e.g., slope, aspect) subsurface dynamics (e.g., depth to water table), vegetation species and traits (e.g. plant hydraulic traits), and soil physics (e.g., soil texture), which might play a role in shaping the way of how isotope observations provide extra information about </w:t>
        </w:r>
        <w:r w:rsidRPr="00F917E4">
          <w:rPr>
            <w:rFonts w:ascii="Arial" w:hAnsi="Arial" w:cs="Arial"/>
            <w:i/>
            <w:iCs/>
            <w:sz w:val="24"/>
            <w:szCs w:val="24"/>
          </w:rPr>
          <w:t>NEE</w:t>
        </w:r>
        <w:r w:rsidRPr="00F917E4">
          <w:rPr>
            <w:rFonts w:ascii="Arial" w:hAnsi="Arial" w:cs="Arial"/>
            <w:sz w:val="24"/>
            <w:szCs w:val="24"/>
          </w:rPr>
          <w:t xml:space="preserve"> and </w:t>
        </w:r>
        <w:r w:rsidRPr="00F917E4">
          <w:rPr>
            <w:rFonts w:ascii="Arial" w:hAnsi="Arial" w:cs="Arial"/>
            <w:i/>
            <w:iCs/>
            <w:sz w:val="24"/>
            <w:szCs w:val="24"/>
          </w:rPr>
          <w:t>LH</w:t>
        </w:r>
        <w:r w:rsidRPr="00F917E4">
          <w:rPr>
            <w:rFonts w:ascii="Arial" w:hAnsi="Arial" w:cs="Arial"/>
            <w:sz w:val="24"/>
            <w:szCs w:val="24"/>
          </w:rPr>
          <w:t>.</w:t>
        </w:r>
      </w:ins>
    </w:p>
    <w:p w14:paraId="62076DA4" w14:textId="351590C5" w:rsidR="00A52D89" w:rsidRPr="00F917E4" w:rsidRDefault="00D90403" w:rsidP="00DF5135">
      <w:pPr>
        <w:jc w:val="both"/>
        <w:rPr>
          <w:rFonts w:ascii="Arial" w:hAnsi="Arial" w:cs="Arial"/>
          <w:sz w:val="24"/>
          <w:szCs w:val="24"/>
        </w:rPr>
      </w:pPr>
      <w:ins w:id="445" w:author="Li, Bonan" w:date="2023-08-03T12:52:00Z">
        <w:r w:rsidRPr="00F917E4">
          <w:rPr>
            <w:rFonts w:ascii="Arial" w:hAnsi="Arial" w:cs="Arial"/>
            <w:sz w:val="24"/>
            <w:szCs w:val="24"/>
          </w:rPr>
          <w:t xml:space="preserve">One of key motivations for measuring stable isotopes of water and carbon fluxes is that they may provide unique </w:t>
        </w:r>
      </w:ins>
      <w:ins w:id="446" w:author="Li, Bonan" w:date="2023-08-03T12:57:00Z">
        <w:r w:rsidR="00B8437C" w:rsidRPr="00F917E4">
          <w:rPr>
            <w:rFonts w:ascii="Arial" w:hAnsi="Arial" w:cs="Arial"/>
            <w:sz w:val="24"/>
            <w:szCs w:val="24"/>
          </w:rPr>
          <w:t xml:space="preserve">and </w:t>
        </w:r>
      </w:ins>
      <w:ins w:id="447" w:author="Li, Bonan" w:date="2023-08-03T12:58:00Z">
        <w:r w:rsidR="00B8437C" w:rsidRPr="00F917E4">
          <w:rPr>
            <w:rFonts w:ascii="Arial" w:hAnsi="Arial" w:cs="Arial"/>
            <w:sz w:val="24"/>
            <w:szCs w:val="24"/>
          </w:rPr>
          <w:t xml:space="preserve">novel knowledge about key mechanisms </w:t>
        </w:r>
      </w:ins>
      <w:ins w:id="448" w:author="Li, Bonan" w:date="2023-08-03T12:52:00Z">
        <w:r w:rsidRPr="00F917E4">
          <w:rPr>
            <w:rFonts w:ascii="Arial" w:hAnsi="Arial" w:cs="Arial"/>
            <w:sz w:val="24"/>
            <w:szCs w:val="24"/>
          </w:rPr>
          <w:t>across ecosystems</w:t>
        </w:r>
        <w:r w:rsidRPr="00F917E4">
          <w:rPr>
            <w:rFonts w:ascii="Arial" w:eastAsia="Times New Roman" w:hAnsi="Arial" w:cs="Arial"/>
            <w:sz w:val="24"/>
            <w:szCs w:val="24"/>
          </w:rPr>
          <w:t xml:space="preserve"> (Good </w:t>
        </w:r>
        <w:r w:rsidRPr="00F917E4">
          <w:rPr>
            <w:rFonts w:ascii="Arial" w:eastAsia="Times New Roman" w:hAnsi="Arial" w:cs="Arial"/>
            <w:i/>
            <w:iCs/>
            <w:sz w:val="24"/>
            <w:szCs w:val="24"/>
          </w:rPr>
          <w:t>et al</w:t>
        </w:r>
        <w:r w:rsidRPr="00F917E4">
          <w:rPr>
            <w:rFonts w:ascii="Arial" w:eastAsia="Times New Roman" w:hAnsi="Arial" w:cs="Arial"/>
            <w:sz w:val="24"/>
            <w:szCs w:val="24"/>
          </w:rPr>
          <w:t xml:space="preserve"> 2014, Conrad </w:t>
        </w:r>
        <w:r w:rsidRPr="00F917E4">
          <w:rPr>
            <w:rFonts w:ascii="Arial" w:eastAsia="Times New Roman" w:hAnsi="Arial" w:cs="Arial"/>
            <w:i/>
            <w:iCs/>
            <w:sz w:val="24"/>
            <w:szCs w:val="24"/>
          </w:rPr>
          <w:t>et al</w:t>
        </w:r>
        <w:r w:rsidRPr="00F917E4">
          <w:rPr>
            <w:rFonts w:ascii="Arial" w:eastAsia="Times New Roman" w:hAnsi="Arial" w:cs="Arial"/>
            <w:sz w:val="24"/>
            <w:szCs w:val="24"/>
          </w:rPr>
          <w:t xml:space="preserve"> 2012, Wang </w:t>
        </w:r>
        <w:r w:rsidRPr="00F917E4">
          <w:rPr>
            <w:rFonts w:ascii="Arial" w:eastAsia="Times New Roman" w:hAnsi="Arial" w:cs="Arial"/>
            <w:i/>
            <w:iCs/>
            <w:sz w:val="24"/>
            <w:szCs w:val="24"/>
          </w:rPr>
          <w:t>et al</w:t>
        </w:r>
        <w:r w:rsidRPr="00F917E4">
          <w:rPr>
            <w:rFonts w:ascii="Arial" w:eastAsia="Times New Roman" w:hAnsi="Arial" w:cs="Arial"/>
            <w:sz w:val="24"/>
            <w:szCs w:val="24"/>
          </w:rPr>
          <w:t xml:space="preserve"> 2010)</w:t>
        </w:r>
        <w:r w:rsidRPr="00F917E4">
          <w:rPr>
            <w:rFonts w:ascii="Arial" w:hAnsi="Arial" w:cs="Arial"/>
            <w:sz w:val="24"/>
            <w:szCs w:val="24"/>
          </w:rPr>
          <w:t xml:space="preserve">. Such hypothesis has not been formally tested until this study. </w:t>
        </w:r>
      </w:ins>
      <w:del w:id="449" w:author="Li, Bonan" w:date="2023-08-03T12:52:00Z">
        <w:r w:rsidR="00A52D89" w:rsidRPr="00F917E4" w:rsidDel="00D90403">
          <w:rPr>
            <w:rFonts w:ascii="Arial" w:hAnsi="Arial" w:cs="Arial"/>
            <w:sz w:val="24"/>
            <w:szCs w:val="24"/>
          </w:rPr>
          <w:delText>One of key motivations for measuring stable isotopes of water and carbon fluxes is that they may provide a unique constraint</w:delText>
        </w:r>
        <w:r w:rsidR="00BA7225" w:rsidRPr="00F917E4" w:rsidDel="00D90403">
          <w:rPr>
            <w:rFonts w:ascii="Arial" w:hAnsi="Arial" w:cs="Arial"/>
            <w:sz w:val="24"/>
            <w:szCs w:val="24"/>
          </w:rPr>
          <w:delText xml:space="preserve"> across ecosystems</w:delText>
        </w:r>
      </w:del>
      <w:del w:id="450" w:author="Li, Bonan" w:date="2023-08-03T12:51:00Z">
        <w:r w:rsidR="00A52D89" w:rsidRPr="00F917E4" w:rsidDel="00D90403">
          <w:rPr>
            <w:rFonts w:ascii="Arial" w:hAnsi="Arial" w:cs="Arial"/>
            <w:sz w:val="24"/>
            <w:szCs w:val="24"/>
          </w:rPr>
          <w:delText>,</w:delText>
        </w:r>
      </w:del>
      <w:del w:id="451" w:author="Li, Bonan" w:date="2023-08-03T12:52:00Z">
        <w:r w:rsidR="00A52D89" w:rsidRPr="00F917E4" w:rsidDel="00D90403">
          <w:rPr>
            <w:rFonts w:ascii="Arial" w:hAnsi="Arial" w:cs="Arial"/>
            <w:sz w:val="24"/>
            <w:szCs w:val="24"/>
          </w:rPr>
          <w:delText xml:space="preserve"> which has not been formally tested until this study, which allow for the partition</w:delText>
        </w:r>
        <w:r w:rsidR="00BA7225" w:rsidRPr="00F917E4" w:rsidDel="00D90403">
          <w:rPr>
            <w:rFonts w:ascii="Arial" w:hAnsi="Arial" w:cs="Arial"/>
            <w:sz w:val="24"/>
            <w:szCs w:val="24"/>
          </w:rPr>
          <w:delText>ing</w:delText>
        </w:r>
        <w:r w:rsidR="00A52D89" w:rsidRPr="00F917E4" w:rsidDel="00D90403">
          <w:rPr>
            <w:rFonts w:ascii="Arial" w:hAnsi="Arial" w:cs="Arial"/>
            <w:sz w:val="24"/>
            <w:szCs w:val="24"/>
          </w:rPr>
          <w:delText xml:space="preserve"> of bulk fluxes into their respective constituents</w:delText>
        </w:r>
        <w:r w:rsidR="00F93CEB" w:rsidRPr="00F917E4" w:rsidDel="00D90403">
          <w:rPr>
            <w:rFonts w:ascii="Arial" w:hAnsi="Arial" w:cs="Arial"/>
            <w:color w:val="000000"/>
            <w:sz w:val="24"/>
            <w:szCs w:val="24"/>
          </w:rPr>
          <w:delText xml:space="preserve"> </w:delText>
        </w:r>
      </w:del>
      <w:customXmlDelRangeStart w:id="452" w:author="Li, Bonan" w:date="2023-08-03T12:52:00Z"/>
      <w:sdt>
        <w:sdtPr>
          <w:rPr>
            <w:rFonts w:ascii="Arial" w:hAnsi="Arial" w:cs="Arial"/>
            <w:color w:val="000000"/>
            <w:sz w:val="24"/>
            <w:szCs w:val="24"/>
          </w:rPr>
          <w:tag w:val="MENDELEY_CITATION_v3_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"/>
          <w:id w:val="-1267459631"/>
          <w:placeholder>
            <w:docPart w:val="DefaultPlaceholder_-1854013440"/>
          </w:placeholder>
        </w:sdtPr>
        <w:sdtContent>
          <w:customXmlDelRangeEnd w:id="452"/>
          <w:ins w:id="453" w:author="Li, Bonan" w:date="2023-08-03T14:20:00Z">
            <w:r w:rsidR="00B00C0E" w:rsidRPr="00F917E4">
              <w:rPr>
                <w:rFonts w:ascii="Arial" w:eastAsia="Times New Roman" w:hAnsi="Arial" w:cs="Arial"/>
                <w:sz w:val="24"/>
                <w:szCs w:val="24"/>
                <w:rPrChange w:id="454" w:author="Li, Bonan" w:date="2023-08-03T14:31:00Z">
                  <w:rPr>
                    <w:rFonts w:eastAsia="Times New Roman"/>
                  </w:rPr>
                </w:rPrChange>
              </w:rPr>
              <w:t xml:space="preserve">(Good </w:t>
            </w:r>
            <w:r w:rsidR="00B00C0E" w:rsidRPr="00F917E4">
              <w:rPr>
                <w:rFonts w:ascii="Arial" w:eastAsia="Times New Roman" w:hAnsi="Arial" w:cs="Arial"/>
                <w:i/>
                <w:iCs/>
                <w:sz w:val="24"/>
                <w:szCs w:val="24"/>
                <w:rPrChange w:id="455" w:author="Li, Bonan" w:date="2023-08-03T14:31:00Z">
                  <w:rPr>
                    <w:rFonts w:eastAsia="Times New Roman"/>
                    <w:i/>
                    <w:iCs/>
                  </w:rPr>
                </w:rPrChange>
              </w:rPr>
              <w:t>et al</w:t>
            </w:r>
            <w:r w:rsidR="00B00C0E" w:rsidRPr="00F917E4">
              <w:rPr>
                <w:rFonts w:ascii="Arial" w:eastAsia="Times New Roman" w:hAnsi="Arial" w:cs="Arial"/>
                <w:sz w:val="24"/>
                <w:szCs w:val="24"/>
                <w:rPrChange w:id="456" w:author="Li, Bonan" w:date="2023-08-03T14:31:00Z">
                  <w:rPr>
                    <w:rFonts w:eastAsia="Times New Roman"/>
                  </w:rPr>
                </w:rPrChange>
              </w:rPr>
              <w:t xml:space="preserve"> 2014, Conrad </w:t>
            </w:r>
            <w:r w:rsidR="00B00C0E" w:rsidRPr="00F917E4">
              <w:rPr>
                <w:rFonts w:ascii="Arial" w:eastAsia="Times New Roman" w:hAnsi="Arial" w:cs="Arial"/>
                <w:i/>
                <w:iCs/>
                <w:sz w:val="24"/>
                <w:szCs w:val="24"/>
                <w:rPrChange w:id="457" w:author="Li, Bonan" w:date="2023-08-03T14:31:00Z">
                  <w:rPr>
                    <w:rFonts w:eastAsia="Times New Roman"/>
                    <w:i/>
                    <w:iCs/>
                  </w:rPr>
                </w:rPrChange>
              </w:rPr>
              <w:t>et al</w:t>
            </w:r>
            <w:r w:rsidR="00B00C0E" w:rsidRPr="00F917E4">
              <w:rPr>
                <w:rFonts w:ascii="Arial" w:eastAsia="Times New Roman" w:hAnsi="Arial" w:cs="Arial"/>
                <w:sz w:val="24"/>
                <w:szCs w:val="24"/>
                <w:rPrChange w:id="458" w:author="Li, Bonan" w:date="2023-08-03T14:31:00Z">
                  <w:rPr>
                    <w:rFonts w:eastAsia="Times New Roman"/>
                  </w:rPr>
                </w:rPrChange>
              </w:rPr>
              <w:t xml:space="preserve"> 2012, Wang </w:t>
            </w:r>
            <w:r w:rsidR="00B00C0E" w:rsidRPr="00F917E4">
              <w:rPr>
                <w:rFonts w:ascii="Arial" w:eastAsia="Times New Roman" w:hAnsi="Arial" w:cs="Arial"/>
                <w:i/>
                <w:iCs/>
                <w:sz w:val="24"/>
                <w:szCs w:val="24"/>
                <w:rPrChange w:id="459" w:author="Li, Bonan" w:date="2023-08-03T14:31:00Z">
                  <w:rPr>
                    <w:rFonts w:eastAsia="Times New Roman"/>
                    <w:i/>
                    <w:iCs/>
                  </w:rPr>
                </w:rPrChange>
              </w:rPr>
              <w:t>et al</w:t>
            </w:r>
            <w:r w:rsidR="00B00C0E" w:rsidRPr="00F917E4">
              <w:rPr>
                <w:rFonts w:ascii="Arial" w:eastAsia="Times New Roman" w:hAnsi="Arial" w:cs="Arial"/>
                <w:sz w:val="24"/>
                <w:szCs w:val="24"/>
                <w:rPrChange w:id="460" w:author="Li, Bonan" w:date="2023-08-03T14:31:00Z">
                  <w:rPr>
                    <w:rFonts w:eastAsia="Times New Roman"/>
                  </w:rPr>
                </w:rPrChange>
              </w:rPr>
              <w:t xml:space="preserve"> 2010)</w:t>
            </w:r>
          </w:ins>
          <w:del w:id="461" w:author="Li, Bonan" w:date="2023-08-03T12:52:00Z">
            <w:r w:rsidR="00196AD0" w:rsidRPr="00F917E4" w:rsidDel="00D90403">
              <w:rPr>
                <w:rFonts w:ascii="Arial" w:hAnsi="Arial" w:cs="Arial"/>
                <w:color w:val="000000"/>
                <w:sz w:val="24"/>
                <w:szCs w:val="24"/>
              </w:rPr>
              <w:delText>[59–61]</w:delText>
            </w:r>
          </w:del>
          <w:customXmlDelRangeStart w:id="462" w:author="Li, Bonan" w:date="2023-08-03T12:52:00Z"/>
        </w:sdtContent>
      </w:sdt>
      <w:customXmlDelRangeEnd w:id="462"/>
      <w:del w:id="463" w:author="Li, Bonan" w:date="2023-08-03T12:52:00Z">
        <w:r w:rsidR="00A52D89" w:rsidRPr="00F917E4" w:rsidDel="00D90403">
          <w:rPr>
            <w:rFonts w:ascii="Arial" w:hAnsi="Arial" w:cs="Arial"/>
            <w:sz w:val="24"/>
            <w:szCs w:val="24"/>
          </w:rPr>
          <w:delText xml:space="preserve">. </w:delText>
        </w:r>
      </w:del>
      <w:r w:rsidR="00A52D89" w:rsidRPr="00F917E4">
        <w:rPr>
          <w:rFonts w:ascii="Arial" w:hAnsi="Arial" w:cs="Arial"/>
          <w:sz w:val="24"/>
          <w:szCs w:val="24"/>
        </w:rPr>
        <w:t xml:space="preserve">This is because the flux isotope ratios are influenced by </w:t>
      </w:r>
      <w:r w:rsidR="00A52D89" w:rsidRPr="00F917E4">
        <w:rPr>
          <w:rFonts w:ascii="Arial" w:hAnsi="Arial" w:cs="Arial"/>
          <w:sz w:val="24"/>
          <w:szCs w:val="24"/>
        </w:rPr>
        <w:lastRenderedPageBreak/>
        <w:t>distinct biophysical processes,</w:t>
      </w:r>
      <w:r w:rsidR="00A52D89" w:rsidRPr="00F917E4">
        <w:rPr>
          <w:rFonts w:ascii="Arial" w:hAnsi="Arial" w:cs="Arial"/>
          <w:sz w:val="24"/>
          <w:szCs w:val="24"/>
          <w:rPrChange w:id="464" w:author="Li, Bonan" w:date="2023-08-03T14:31:00Z">
            <w:rPr>
              <w:sz w:val="28"/>
              <w:szCs w:val="28"/>
            </w:rPr>
          </w:rPrChange>
        </w:rPr>
        <w:t xml:space="preserve"> </w:t>
      </w:r>
      <w:r w:rsidR="00A52D89" w:rsidRPr="00F917E4">
        <w:rPr>
          <w:rFonts w:ascii="Arial" w:hAnsi="Arial" w:cs="Arial"/>
          <w:sz w:val="24"/>
          <w:szCs w:val="24"/>
        </w:rPr>
        <w:t xml:space="preserve">and thus larger amounts of new mutual information between isotopes and environmental fluxes quantifies the conditions under which these processes are more </w:t>
      </w:r>
      <w:ins w:id="465" w:author="Li, Bonan" w:date="2023-08-03T12:54:00Z">
        <w:r w:rsidR="00B8437C" w:rsidRPr="00F917E4">
          <w:rPr>
            <w:rFonts w:ascii="Arial" w:hAnsi="Arial" w:cs="Arial"/>
            <w:sz w:val="24"/>
            <w:szCs w:val="24"/>
          </w:rPr>
          <w:t xml:space="preserve">dominant </w:t>
        </w:r>
      </w:ins>
      <w:del w:id="466" w:author="Li, Bonan" w:date="2023-08-03T12:54:00Z">
        <w:r w:rsidR="00A52D89" w:rsidRPr="00F917E4" w:rsidDel="00B8437C">
          <w:rPr>
            <w:rFonts w:ascii="Arial" w:hAnsi="Arial" w:cs="Arial"/>
            <w:sz w:val="24"/>
            <w:szCs w:val="24"/>
          </w:rPr>
          <w:delText xml:space="preserve">dominate </w:delText>
        </w:r>
      </w:del>
      <w:r w:rsidR="00A52D89" w:rsidRPr="00F917E4">
        <w:rPr>
          <w:rFonts w:ascii="Arial" w:hAnsi="Arial" w:cs="Arial"/>
          <w:sz w:val="24"/>
          <w:szCs w:val="24"/>
        </w:rPr>
        <w:t>components of overall bulk fluxes. In this light</w:t>
      </w:r>
      <w:r w:rsidR="00BA7225" w:rsidRPr="00F917E4">
        <w:rPr>
          <w:rFonts w:ascii="Arial" w:hAnsi="Arial" w:cs="Arial"/>
          <w:sz w:val="24"/>
          <w:szCs w:val="24"/>
        </w:rPr>
        <w:t>,</w:t>
      </w:r>
      <w:r w:rsidR="00A52D89" w:rsidRPr="00F917E4">
        <w:rPr>
          <w:rFonts w:ascii="Arial" w:hAnsi="Arial" w:cs="Arial"/>
          <w:sz w:val="24"/>
          <w:szCs w:val="24"/>
        </w:rPr>
        <w:t xml:space="preserve"> the trends described above (and in Fig 4) are consistent with prior knowledge of isotope geophysics. For instance, equilibrium fractionation factors are sensitive to temperature, particularly at low values</w:t>
      </w:r>
      <w:r w:rsidR="00F93CEB"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"/>
          <w:id w:val="701981920"/>
          <w:placeholder>
            <w:docPart w:val="DefaultPlaceholder_-1854013440"/>
          </w:placeholder>
        </w:sdtPr>
        <w:sdtContent>
          <w:ins w:id="467" w:author="Li, Bonan" w:date="2023-08-03T14:20:00Z">
            <w:r w:rsidR="00B00C0E" w:rsidRPr="00F917E4">
              <w:rPr>
                <w:rFonts w:ascii="Arial" w:hAnsi="Arial" w:cs="Arial"/>
                <w:color w:val="000000"/>
                <w:sz w:val="24"/>
                <w:szCs w:val="24"/>
              </w:rPr>
              <w:t>(Bowen and Good 2015)</w:t>
            </w:r>
          </w:ins>
          <w:del w:id="468" w:author="Li, Bonan" w:date="2023-08-03T13:43:00Z">
            <w:r w:rsidR="00196AD0" w:rsidRPr="00F917E4" w:rsidDel="00ED5829">
              <w:rPr>
                <w:rFonts w:ascii="Arial" w:hAnsi="Arial" w:cs="Arial"/>
                <w:color w:val="000000"/>
                <w:sz w:val="24"/>
                <w:szCs w:val="24"/>
              </w:rPr>
              <w:delText>[16]</w:delText>
            </w:r>
          </w:del>
        </w:sdtContent>
      </w:sdt>
      <w:r w:rsidR="00A52D89" w:rsidRPr="00F917E4">
        <w:rPr>
          <w:rFonts w:ascii="Arial" w:hAnsi="Arial" w:cs="Arial"/>
          <w:sz w:val="24"/>
          <w:szCs w:val="24"/>
        </w:rPr>
        <w:t xml:space="preserve">, with broad decreases in vapor </w:t>
      </w:r>
      <w:r w:rsidR="00A52D89" w:rsidRPr="00F917E4">
        <w:rPr>
          <w:rFonts w:ascii="Arial" w:hAnsi="Arial" w:cs="Arial"/>
          <w:i/>
          <w:iCs/>
          <w:sz w:val="24"/>
          <w:szCs w:val="24"/>
        </w:rPr>
        <w:t>δ</w:t>
      </w:r>
      <w:r w:rsidR="00A52D89" w:rsidRPr="00F917E4">
        <w:rPr>
          <w:rFonts w:ascii="Arial" w:hAnsi="Arial" w:cs="Arial"/>
          <w:i/>
          <w:iCs/>
          <w:sz w:val="24"/>
          <w:szCs w:val="24"/>
          <w:vertAlign w:val="superscript"/>
        </w:rPr>
        <w:t>2</w:t>
      </w:r>
      <w:r w:rsidR="00A52D89" w:rsidRPr="00F917E4">
        <w:rPr>
          <w:rFonts w:ascii="Arial" w:hAnsi="Arial" w:cs="Arial"/>
          <w:i/>
          <w:iCs/>
          <w:sz w:val="24"/>
          <w:szCs w:val="24"/>
        </w:rPr>
        <w:t xml:space="preserve">H </w:t>
      </w:r>
      <w:r w:rsidR="00A52D89" w:rsidRPr="00F917E4">
        <w:rPr>
          <w:rFonts w:ascii="Arial" w:hAnsi="Arial" w:cs="Arial"/>
          <w:sz w:val="24"/>
          <w:szCs w:val="24"/>
        </w:rPr>
        <w:t>observed poleward at continental scale</w:t>
      </w:r>
      <w:r w:rsidR="00F93CEB" w:rsidRPr="00F917E4">
        <w:rPr>
          <w:rFonts w:ascii="Arial" w:hAnsi="Arial" w:cs="Arial"/>
          <w:sz w:val="24"/>
          <w:szCs w:val="24"/>
        </w:rPr>
        <w:t xml:space="preserve">s </w:t>
      </w:r>
      <w:sdt>
        <w:sdtPr>
          <w:rPr>
            <w:rFonts w:ascii="Arial" w:hAnsi="Arial" w:cs="Arial"/>
            <w:color w:val="000000"/>
            <w:sz w:val="24"/>
            <w:szCs w:val="24"/>
          </w:rPr>
          <w:tag w:val="MENDELEY_CITATION_v3_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"/>
          <w:id w:val="1131902026"/>
          <w:placeholder>
            <w:docPart w:val="DefaultPlaceholder_-1854013440"/>
          </w:placeholder>
        </w:sdtPr>
        <w:sdtContent>
          <w:ins w:id="469" w:author="Li, Bonan" w:date="2023-08-03T14:20:00Z">
            <w:r w:rsidR="00B00C0E" w:rsidRPr="00F917E4">
              <w:rPr>
                <w:rFonts w:ascii="Arial" w:eastAsia="Times New Roman" w:hAnsi="Arial" w:cs="Arial"/>
                <w:sz w:val="24"/>
                <w:szCs w:val="24"/>
                <w:rPrChange w:id="470" w:author="Li, Bonan" w:date="2023-08-03T14:31:00Z">
                  <w:rPr>
                    <w:rFonts w:eastAsia="Times New Roman"/>
                  </w:rPr>
                </w:rPrChange>
              </w:rPr>
              <w:t xml:space="preserve">(Good </w:t>
            </w:r>
            <w:r w:rsidR="00B00C0E" w:rsidRPr="00F917E4">
              <w:rPr>
                <w:rFonts w:ascii="Arial" w:eastAsia="Times New Roman" w:hAnsi="Arial" w:cs="Arial"/>
                <w:i/>
                <w:iCs/>
                <w:sz w:val="24"/>
                <w:szCs w:val="24"/>
                <w:rPrChange w:id="471" w:author="Li, Bonan" w:date="2023-08-03T14:31:00Z">
                  <w:rPr>
                    <w:rFonts w:eastAsia="Times New Roman"/>
                    <w:i/>
                    <w:iCs/>
                  </w:rPr>
                </w:rPrChange>
              </w:rPr>
              <w:t>et al</w:t>
            </w:r>
            <w:r w:rsidR="00B00C0E" w:rsidRPr="00F917E4">
              <w:rPr>
                <w:rFonts w:ascii="Arial" w:eastAsia="Times New Roman" w:hAnsi="Arial" w:cs="Arial"/>
                <w:sz w:val="24"/>
                <w:szCs w:val="24"/>
                <w:rPrChange w:id="472" w:author="Li, Bonan" w:date="2023-08-03T14:31:00Z">
                  <w:rPr>
                    <w:rFonts w:eastAsia="Times New Roman"/>
                  </w:rPr>
                </w:rPrChange>
              </w:rPr>
              <w:t xml:space="preserve"> 2015)</w:t>
            </w:r>
          </w:ins>
          <w:del w:id="473" w:author="Li, Bonan" w:date="2023-08-03T13:43:00Z">
            <w:r w:rsidR="00196AD0" w:rsidRPr="00F917E4" w:rsidDel="00ED5829">
              <w:rPr>
                <w:rFonts w:ascii="Arial" w:hAnsi="Arial" w:cs="Arial"/>
                <w:color w:val="000000"/>
                <w:sz w:val="24"/>
                <w:szCs w:val="24"/>
              </w:rPr>
              <w:delText>[62]</w:delText>
            </w:r>
          </w:del>
        </w:sdtContent>
      </w:sdt>
      <w:r w:rsidR="00A52D89" w:rsidRPr="00F917E4">
        <w:rPr>
          <w:rFonts w:ascii="Arial" w:hAnsi="Arial" w:cs="Arial"/>
          <w:sz w:val="24"/>
          <w:szCs w:val="24"/>
        </w:rPr>
        <w:t xml:space="preserve">. Similarly, evaporation is expected to play a larger role in </w:t>
      </w:r>
      <w:r w:rsidR="00A52D89" w:rsidRPr="00F917E4">
        <w:rPr>
          <w:rFonts w:ascii="Arial" w:hAnsi="Arial" w:cs="Arial"/>
          <w:i/>
          <w:iCs/>
          <w:sz w:val="24"/>
          <w:szCs w:val="24"/>
        </w:rPr>
        <w:t>LH</w:t>
      </w:r>
      <w:r w:rsidR="00A52D89" w:rsidRPr="00F917E4">
        <w:rPr>
          <w:rFonts w:ascii="Arial" w:hAnsi="Arial" w:cs="Arial"/>
          <w:sz w:val="24"/>
          <w:szCs w:val="24"/>
        </w:rPr>
        <w:t xml:space="preserve"> fluxes under low vegetation, more arid climates</w:t>
      </w:r>
      <w:r w:rsidR="00F93CEB" w:rsidRPr="00F917E4">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"/>
          <w:id w:val="1057829432"/>
          <w:placeholder>
            <w:docPart w:val="DefaultPlaceholder_-1854013440"/>
          </w:placeholder>
        </w:sdtPr>
        <w:sdtContent>
          <w:ins w:id="474" w:author="Li, Bonan" w:date="2023-08-03T14:20:00Z">
            <w:r w:rsidR="00B00C0E" w:rsidRPr="00F917E4">
              <w:rPr>
                <w:rFonts w:ascii="Arial" w:eastAsia="Times New Roman" w:hAnsi="Arial" w:cs="Arial"/>
                <w:sz w:val="24"/>
                <w:szCs w:val="24"/>
                <w:rPrChange w:id="475" w:author="Li, Bonan" w:date="2023-08-03T14:31:00Z">
                  <w:rPr>
                    <w:rFonts w:eastAsia="Times New Roman"/>
                  </w:rPr>
                </w:rPrChange>
              </w:rPr>
              <w:t xml:space="preserve">(Wang </w:t>
            </w:r>
            <w:r w:rsidR="00B00C0E" w:rsidRPr="00F917E4">
              <w:rPr>
                <w:rFonts w:ascii="Arial" w:eastAsia="Times New Roman" w:hAnsi="Arial" w:cs="Arial"/>
                <w:i/>
                <w:iCs/>
                <w:sz w:val="24"/>
                <w:szCs w:val="24"/>
                <w:rPrChange w:id="476" w:author="Li, Bonan" w:date="2023-08-03T14:31:00Z">
                  <w:rPr>
                    <w:rFonts w:eastAsia="Times New Roman"/>
                    <w:i/>
                    <w:iCs/>
                  </w:rPr>
                </w:rPrChange>
              </w:rPr>
              <w:t>et al</w:t>
            </w:r>
            <w:r w:rsidR="00B00C0E" w:rsidRPr="00F917E4">
              <w:rPr>
                <w:rFonts w:ascii="Arial" w:eastAsia="Times New Roman" w:hAnsi="Arial" w:cs="Arial"/>
                <w:sz w:val="24"/>
                <w:szCs w:val="24"/>
                <w:rPrChange w:id="477" w:author="Li, Bonan" w:date="2023-08-03T14:31:00Z">
                  <w:rPr>
                    <w:rFonts w:eastAsia="Times New Roman"/>
                  </w:rPr>
                </w:rPrChange>
              </w:rPr>
              <w:t xml:space="preserve"> 2014)</w:t>
            </w:r>
          </w:ins>
          <w:del w:id="478" w:author="Li, Bonan" w:date="2023-08-03T13:43:00Z">
            <w:r w:rsidR="00196AD0" w:rsidRPr="00F917E4" w:rsidDel="00ED5829">
              <w:rPr>
                <w:rFonts w:ascii="Arial" w:hAnsi="Arial" w:cs="Arial"/>
                <w:color w:val="000000"/>
                <w:sz w:val="24"/>
                <w:szCs w:val="24"/>
              </w:rPr>
              <w:delText>[63]</w:delText>
            </w:r>
          </w:del>
        </w:sdtContent>
      </w:sdt>
      <w:r w:rsidR="00F93CEB" w:rsidRPr="00F917E4">
        <w:rPr>
          <w:rFonts w:ascii="Arial" w:eastAsia="Times New Roman" w:hAnsi="Arial" w:cs="Arial"/>
          <w:color w:val="000000"/>
          <w:sz w:val="24"/>
          <w:szCs w:val="24"/>
          <w:rPrChange w:id="479" w:author="Li, Bonan" w:date="2023-08-03T14:31:00Z">
            <w:rPr>
              <w:rFonts w:eastAsia="Times New Roman"/>
              <w:color w:val="000000"/>
            </w:rPr>
          </w:rPrChange>
        </w:rPr>
        <w:t xml:space="preserve"> </w:t>
      </w:r>
      <w:r w:rsidR="00A52D89" w:rsidRPr="00F917E4">
        <w:rPr>
          <w:rFonts w:ascii="Arial" w:hAnsi="Arial" w:cs="Arial"/>
          <w:sz w:val="24"/>
          <w:szCs w:val="24"/>
        </w:rPr>
        <w:t xml:space="preserve">, and this study provides a new way to quantify the relative importance of these isotope processes on bulk fluxes. </w:t>
      </w:r>
    </w:p>
    <w:p w14:paraId="578252B8" w14:textId="501A34EB" w:rsidR="00B8437C" w:rsidRPr="00F917E4" w:rsidRDefault="00B8437C" w:rsidP="00DF5135">
      <w:pPr>
        <w:jc w:val="both"/>
        <w:rPr>
          <w:ins w:id="480" w:author="Li, Bonan" w:date="2023-08-03T13:01:00Z"/>
          <w:rFonts w:ascii="Arial" w:hAnsi="Arial" w:cs="Arial"/>
          <w:sz w:val="24"/>
          <w:szCs w:val="24"/>
        </w:rPr>
      </w:pPr>
      <w:ins w:id="481" w:author="Li, Bonan" w:date="2023-08-03T13:01:00Z">
        <w:r w:rsidRPr="00F917E4">
          <w:rPr>
            <w:rFonts w:ascii="Arial" w:hAnsi="Arial" w:cs="Arial"/>
            <w:sz w:val="24"/>
            <w:szCs w:val="24"/>
          </w:rPr>
          <w:t xml:space="preserve">It is important to acknowledge that our analysis focused on how daily isotope datasets are informative of bulk ecosystem fluxes. </w:t>
        </w:r>
        <w:bookmarkStart w:id="482" w:name="_Hlk141343924"/>
        <w:r w:rsidRPr="00F917E4">
          <w:rPr>
            <w:rFonts w:ascii="Arial" w:hAnsi="Arial" w:cs="Arial"/>
            <w:sz w:val="24"/>
            <w:szCs w:val="24"/>
          </w:rPr>
          <w:t>It might be worthwhile to analyze how similar observations are informative of ecosystem fluxes at finer temporal scales</w:t>
        </w:r>
        <w:bookmarkEnd w:id="482"/>
        <w:r w:rsidRPr="00F917E4">
          <w:rPr>
            <w:rFonts w:ascii="Arial" w:hAnsi="Arial" w:cs="Arial"/>
            <w:sz w:val="24"/>
            <w:szCs w:val="24"/>
          </w:rPr>
          <w:t>. For instance, how lags in isotope dataset responses are influenced ecosystem processes, and correspondingly how do the partial information components change with different lag timescales can possibly reveal more detailed linkages between ecosystem fluxes and isotope fluxes. In this study, we considered abiotic variables (</w:t>
        </w:r>
        <w:r w:rsidRPr="00F917E4">
          <w:rPr>
            <w:rFonts w:ascii="Arial" w:hAnsi="Arial" w:cs="Arial"/>
            <w:i/>
            <w:iCs/>
            <w:sz w:val="24"/>
            <w:szCs w:val="24"/>
          </w:rPr>
          <w:t>VPD</w:t>
        </w:r>
        <w:r w:rsidRPr="00F917E4">
          <w:rPr>
            <w:rFonts w:ascii="Arial" w:hAnsi="Arial" w:cs="Arial"/>
            <w:sz w:val="24"/>
            <w:szCs w:val="24"/>
          </w:rPr>
          <w:t xml:space="preserve">, </w:t>
        </w:r>
        <w:r w:rsidRPr="00F917E4">
          <w:rPr>
            <w:rFonts w:ascii="Arial" w:hAnsi="Arial" w:cs="Arial"/>
            <w:i/>
            <w:iCs/>
            <w:sz w:val="24"/>
            <w:szCs w:val="24"/>
          </w:rPr>
          <w:t>T</w:t>
        </w:r>
        <w:r w:rsidRPr="00F917E4">
          <w:rPr>
            <w:rFonts w:ascii="Arial" w:hAnsi="Arial" w:cs="Arial"/>
            <w:sz w:val="24"/>
            <w:szCs w:val="24"/>
          </w:rPr>
          <w:t xml:space="preserve">, </w:t>
        </w:r>
        <w:r w:rsidRPr="00F917E4">
          <w:rPr>
            <w:rFonts w:ascii="Arial" w:hAnsi="Arial" w:cs="Arial"/>
            <w:i/>
            <w:iCs/>
            <w:sz w:val="24"/>
            <w:szCs w:val="24"/>
          </w:rPr>
          <w:t>u</w:t>
        </w:r>
        <w:r w:rsidRPr="00F917E4">
          <w:rPr>
            <w:rFonts w:ascii="Arial" w:hAnsi="Arial" w:cs="Arial"/>
            <w:sz w:val="24"/>
            <w:szCs w:val="24"/>
          </w:rPr>
          <w:t xml:space="preserve">, </w:t>
        </w:r>
        <w:r w:rsidRPr="00F917E4">
          <w:rPr>
            <w:rFonts w:ascii="Arial" w:hAnsi="Arial" w:cs="Arial"/>
            <w:i/>
            <w:iCs/>
            <w:sz w:val="24"/>
            <w:szCs w:val="24"/>
          </w:rPr>
          <w:t>R</w:t>
        </w:r>
        <w:r w:rsidRPr="00F917E4">
          <w:rPr>
            <w:rFonts w:ascii="Arial" w:hAnsi="Arial" w:cs="Arial"/>
            <w:i/>
            <w:iCs/>
            <w:sz w:val="24"/>
            <w:szCs w:val="24"/>
            <w:vertAlign w:val="subscript"/>
          </w:rPr>
          <w:t>g</w:t>
        </w:r>
        <w:r w:rsidRPr="00F917E4">
          <w:rPr>
            <w:rFonts w:ascii="Arial" w:hAnsi="Arial" w:cs="Arial"/>
            <w:sz w:val="24"/>
            <w:szCs w:val="24"/>
          </w:rPr>
          <w:t xml:space="preserve">) as the confounding part in the partial information decomposition. It might also be worthwhile to explore how other biotic variables such </w:t>
        </w:r>
        <w:bookmarkStart w:id="483" w:name="_Hlk141960221"/>
        <w:r w:rsidRPr="00F917E4">
          <w:rPr>
            <w:rFonts w:ascii="Arial" w:hAnsi="Arial" w:cs="Arial"/>
            <w:sz w:val="24"/>
            <w:szCs w:val="24"/>
          </w:rPr>
          <w:t xml:space="preserve">as </w:t>
        </w:r>
      </w:ins>
      <w:ins w:id="484" w:author="Li, Bonan" w:date="2023-08-03T13:02:00Z">
        <w:r w:rsidRPr="00F917E4">
          <w:rPr>
            <w:rFonts w:ascii="Arial" w:hAnsi="Arial" w:cs="Arial"/>
            <w:sz w:val="24"/>
            <w:szCs w:val="24"/>
          </w:rPr>
          <w:t>ecosystem structure, species composition, and plant hydraulic traits</w:t>
        </w:r>
        <w:r w:rsidR="003B46FD" w:rsidRPr="00F917E4">
          <w:rPr>
            <w:rFonts w:ascii="Arial" w:hAnsi="Arial" w:cs="Arial"/>
            <w:sz w:val="24"/>
            <w:szCs w:val="24"/>
          </w:rPr>
          <w:t>, rooting depth</w:t>
        </w:r>
      </w:ins>
      <w:bookmarkEnd w:id="483"/>
      <w:ins w:id="485" w:author="Li, Bonan" w:date="2023-08-03T13:01:00Z">
        <w:r w:rsidRPr="00F917E4">
          <w:rPr>
            <w:rFonts w:ascii="Arial" w:hAnsi="Arial" w:cs="Arial"/>
            <w:sz w:val="24"/>
            <w:szCs w:val="24"/>
          </w:rPr>
          <w:t xml:space="preserve"> can influence the total additive information of isotope dataset to the bulk fluxes.</w:t>
        </w:r>
      </w:ins>
    </w:p>
    <w:p w14:paraId="520611CE" w14:textId="5F37D1FE" w:rsidR="00A52D89" w:rsidRPr="00F917E4" w:rsidRDefault="00BA7225" w:rsidP="00DF5135">
      <w:pPr>
        <w:jc w:val="both"/>
        <w:rPr>
          <w:rFonts w:ascii="Arial" w:hAnsi="Arial" w:cs="Arial"/>
          <w:sz w:val="24"/>
          <w:szCs w:val="24"/>
        </w:rPr>
      </w:pPr>
      <w:r w:rsidRPr="00F917E4">
        <w:rPr>
          <w:rFonts w:ascii="Arial" w:hAnsi="Arial" w:cs="Arial"/>
          <w:sz w:val="24"/>
          <w:szCs w:val="24"/>
        </w:rPr>
        <w:t>T</w:t>
      </w:r>
      <w:r w:rsidR="00A52D89" w:rsidRPr="00F917E4">
        <w:rPr>
          <w:rFonts w:ascii="Arial" w:hAnsi="Arial" w:cs="Arial"/>
          <w:sz w:val="24"/>
          <w:szCs w:val="24"/>
        </w:rPr>
        <w:t xml:space="preserve">his analysis is based on current available data products and quality control methods. </w:t>
      </w:r>
      <w:ins w:id="486" w:author="Li, Bonan" w:date="2023-08-03T13:04:00Z">
        <w:r w:rsidR="003B46FD" w:rsidRPr="00F917E4">
          <w:rPr>
            <w:rFonts w:ascii="Arial" w:hAnsi="Arial" w:cs="Arial"/>
            <w:sz w:val="24"/>
            <w:szCs w:val="24"/>
          </w:rPr>
          <w:t xml:space="preserve">As more NEON data becomes available, future studies to may investigate if and how the results vary with longer timeseries data and a wider range of environmental conditions. </w:t>
        </w:r>
      </w:ins>
      <w:del w:id="487" w:author="Li, Bonan" w:date="2023-08-03T13:04:00Z">
        <w:r w:rsidR="00A52D89" w:rsidRPr="00F917E4" w:rsidDel="003B46FD">
          <w:rPr>
            <w:rFonts w:ascii="Arial" w:hAnsi="Arial" w:cs="Arial"/>
            <w:sz w:val="24"/>
            <w:szCs w:val="24"/>
          </w:rPr>
          <w:delText xml:space="preserve">It may be also worthwhile for future studies to investigate if and how the results vary with more available datasets and a wider range of environmental conditions. </w:delText>
        </w:r>
      </w:del>
      <w:r w:rsidR="00A52D89" w:rsidRPr="00F917E4">
        <w:rPr>
          <w:rFonts w:ascii="Arial" w:hAnsi="Arial" w:cs="Arial"/>
          <w:sz w:val="24"/>
          <w:szCs w:val="24"/>
        </w:rPr>
        <w:t>However, given the power of isotopes for tackling fundamental problems in carbon and water cycling and projecting the future of terrestrial ecosystem function under a rapidly changing climate</w:t>
      </w:r>
      <w:r w:rsidR="00704369" w:rsidRPr="00F917E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"/>
          <w:id w:val="-2041586823"/>
          <w:placeholder>
            <w:docPart w:val="DefaultPlaceholder_-1854013440"/>
          </w:placeholder>
        </w:sdtPr>
        <w:sdtContent>
          <w:ins w:id="488" w:author="Li, Bonan" w:date="2023-08-03T14:20:00Z">
            <w:r w:rsidR="00B00C0E" w:rsidRPr="00F917E4">
              <w:rPr>
                <w:rFonts w:ascii="Arial" w:eastAsia="Times New Roman" w:hAnsi="Arial" w:cs="Arial"/>
                <w:sz w:val="24"/>
                <w:szCs w:val="24"/>
                <w:rPrChange w:id="489" w:author="Li, Bonan" w:date="2023-08-03T14:31:00Z">
                  <w:rPr>
                    <w:rFonts w:eastAsia="Times New Roman"/>
                  </w:rPr>
                </w:rPrChange>
              </w:rPr>
              <w:t xml:space="preserve">(Bowen and Good 2015, Bowling </w:t>
            </w:r>
            <w:r w:rsidR="00B00C0E" w:rsidRPr="00F917E4">
              <w:rPr>
                <w:rFonts w:ascii="Arial" w:eastAsia="Times New Roman" w:hAnsi="Arial" w:cs="Arial"/>
                <w:i/>
                <w:iCs/>
                <w:sz w:val="24"/>
                <w:szCs w:val="24"/>
                <w:rPrChange w:id="490" w:author="Li, Bonan" w:date="2023-08-03T14:31:00Z">
                  <w:rPr>
                    <w:rFonts w:eastAsia="Times New Roman"/>
                    <w:i/>
                    <w:iCs/>
                  </w:rPr>
                </w:rPrChange>
              </w:rPr>
              <w:t>et al</w:t>
            </w:r>
            <w:r w:rsidR="00B00C0E" w:rsidRPr="00F917E4">
              <w:rPr>
                <w:rFonts w:ascii="Arial" w:eastAsia="Times New Roman" w:hAnsi="Arial" w:cs="Arial"/>
                <w:sz w:val="24"/>
                <w:szCs w:val="24"/>
                <w:rPrChange w:id="491" w:author="Li, Bonan" w:date="2023-08-03T14:31:00Z">
                  <w:rPr>
                    <w:rFonts w:eastAsia="Times New Roman"/>
                  </w:rPr>
                </w:rPrChange>
              </w:rPr>
              <w:t xml:space="preserve"> 2008)</w:t>
            </w:r>
          </w:ins>
          <w:del w:id="492" w:author="Li, Bonan" w:date="2023-08-03T13:43:00Z">
            <w:r w:rsidR="00196AD0" w:rsidRPr="00F917E4" w:rsidDel="00ED5829">
              <w:rPr>
                <w:rFonts w:ascii="Arial" w:hAnsi="Arial" w:cs="Arial"/>
                <w:color w:val="000000"/>
                <w:sz w:val="24"/>
                <w:szCs w:val="24"/>
              </w:rPr>
              <w:delText>[16,64]</w:delText>
            </w:r>
          </w:del>
        </w:sdtContent>
      </w:sdt>
      <w:r w:rsidR="00A52D89" w:rsidRPr="00F917E4">
        <w:rPr>
          <w:rFonts w:ascii="Arial" w:hAnsi="Arial" w:cs="Arial"/>
          <w:sz w:val="24"/>
          <w:szCs w:val="24"/>
        </w:rPr>
        <w:t>, our results can be useful to provide guidance for improving model results after the incorporation of isotope flux ratios.</w:t>
      </w:r>
    </w:p>
    <w:p w14:paraId="4DE5F4E3" w14:textId="77777777" w:rsidR="00A52D89" w:rsidRDefault="00A52D89" w:rsidP="00DF5135">
      <w:pPr>
        <w:jc w:val="both"/>
        <w:rPr>
          <w:rFonts w:ascii="Arial" w:hAnsi="Arial" w:cs="Arial"/>
          <w:sz w:val="24"/>
          <w:szCs w:val="24"/>
        </w:rPr>
      </w:pPr>
    </w:p>
    <w:p w14:paraId="09F07545" w14:textId="77777777" w:rsidR="00A52D89" w:rsidRPr="000A62D7" w:rsidRDefault="00A52D89" w:rsidP="000A62D7">
      <w:pPr>
        <w:jc w:val="both"/>
        <w:rPr>
          <w:rFonts w:ascii="Arial" w:hAnsi="Arial" w:cs="Arial"/>
          <w:sz w:val="24"/>
          <w:szCs w:val="24"/>
        </w:rPr>
      </w:pPr>
    </w:p>
    <w:p w14:paraId="68CF9282" w14:textId="77777777" w:rsidR="00A52D89" w:rsidRPr="001D1955" w:rsidRDefault="00A52D89" w:rsidP="00C71B76">
      <w:pPr>
        <w:tabs>
          <w:tab w:val="left" w:pos="2860"/>
        </w:tabs>
        <w:rPr>
          <w:rFonts w:ascii="Arial" w:hAnsi="Arial" w:cs="Arial"/>
          <w:b/>
          <w:bCs/>
          <w:sz w:val="28"/>
          <w:szCs w:val="28"/>
        </w:rPr>
      </w:pPr>
      <w:r w:rsidRPr="001D1955">
        <w:rPr>
          <w:rFonts w:ascii="Arial" w:hAnsi="Arial" w:cs="Arial"/>
          <w:b/>
          <w:bCs/>
          <w:sz w:val="28"/>
          <w:szCs w:val="28"/>
        </w:rPr>
        <w:t>A</w:t>
      </w:r>
      <w:r>
        <w:rPr>
          <w:rFonts w:ascii="Arial" w:hAnsi="Arial" w:cs="Arial"/>
          <w:b/>
          <w:bCs/>
          <w:sz w:val="28"/>
          <w:szCs w:val="28"/>
        </w:rPr>
        <w:t>cknowledgements</w:t>
      </w:r>
    </w:p>
    <w:p w14:paraId="3925F6FB" w14:textId="69455B2D" w:rsidR="003B46FD" w:rsidRPr="00A9379D" w:rsidRDefault="00A52D89" w:rsidP="003B46FD">
      <w:pPr>
        <w:tabs>
          <w:tab w:val="left" w:pos="2860"/>
        </w:tabs>
        <w:rPr>
          <w:ins w:id="493" w:author="Li, Bonan" w:date="2023-08-03T13:04:00Z"/>
          <w:rFonts w:ascii="Arial" w:hAnsi="Arial" w:cs="Arial"/>
          <w:sz w:val="24"/>
          <w:szCs w:val="24"/>
        </w:rPr>
      </w:pPr>
      <w:r w:rsidRPr="001D1955">
        <w:rPr>
          <w:rFonts w:ascii="Arial" w:hAnsi="Arial" w:cs="Arial"/>
          <w:sz w:val="24"/>
          <w:szCs w:val="24"/>
        </w:rPr>
        <w:t xml:space="preserve">The authors want to acknowledge the funding support of the United States National </w:t>
      </w:r>
      <w:r w:rsidR="00E57C22">
        <w:rPr>
          <w:rFonts w:ascii="Arial" w:hAnsi="Arial" w:cs="Arial"/>
          <w:sz w:val="24"/>
          <w:szCs w:val="24"/>
        </w:rPr>
        <w:t xml:space="preserve">Science </w:t>
      </w:r>
      <w:r w:rsidRPr="001D1955">
        <w:rPr>
          <w:rFonts w:ascii="Arial" w:hAnsi="Arial" w:cs="Arial"/>
          <w:sz w:val="24"/>
          <w:szCs w:val="24"/>
        </w:rPr>
        <w:t>Foundation (</w:t>
      </w:r>
      <w:r w:rsidR="00B67BF0">
        <w:rPr>
          <w:rFonts w:ascii="Arial" w:hAnsi="Arial" w:cs="Arial"/>
          <w:sz w:val="24"/>
          <w:szCs w:val="24"/>
        </w:rPr>
        <w:t>DEB</w:t>
      </w:r>
      <w:r w:rsidRPr="001D1955">
        <w:rPr>
          <w:rFonts w:ascii="Arial" w:hAnsi="Arial" w:cs="Arial"/>
          <w:sz w:val="24"/>
          <w:szCs w:val="24"/>
        </w:rPr>
        <w:t xml:space="preserve">1802885 and </w:t>
      </w:r>
      <w:r w:rsidR="00B67BF0">
        <w:rPr>
          <w:rFonts w:ascii="Arial" w:hAnsi="Arial" w:cs="Arial"/>
          <w:sz w:val="24"/>
          <w:szCs w:val="24"/>
        </w:rPr>
        <w:t>DEB</w:t>
      </w:r>
      <w:r w:rsidRPr="001D1955">
        <w:rPr>
          <w:rFonts w:ascii="Arial" w:hAnsi="Arial" w:cs="Arial"/>
          <w:sz w:val="24"/>
          <w:szCs w:val="24"/>
        </w:rPr>
        <w:t>1802880).</w:t>
      </w:r>
      <w:ins w:id="494" w:author="Li, Bonan" w:date="2023-08-03T13:04:00Z">
        <w:r w:rsidR="003B46FD" w:rsidRPr="003B46FD">
          <w:rPr>
            <w:rFonts w:ascii="Arial" w:hAnsi="Arial" w:cs="Arial"/>
            <w:sz w:val="24"/>
            <w:szCs w:val="24"/>
          </w:rPr>
          <w:t xml:space="preserve"> </w:t>
        </w:r>
        <w:r w:rsidR="003B46FD" w:rsidRPr="00A9379D">
          <w:rPr>
            <w:rFonts w:ascii="Arial" w:hAnsi="Arial" w:cs="Arial"/>
            <w:sz w:val="24"/>
            <w:szCs w:val="24"/>
          </w:rPr>
          <w:t xml:space="preserve">RPF also received support from </w:t>
        </w:r>
        <w:r w:rsidR="003B46FD" w:rsidRPr="00D03758">
          <w:rPr>
            <w:rFonts w:ascii="Arial" w:hAnsi="Arial" w:cs="Arial"/>
            <w:color w:val="0C0D17"/>
            <w:sz w:val="24"/>
            <w:szCs w:val="24"/>
            <w:shd w:val="clear" w:color="auto" w:fill="FFFFFF"/>
          </w:rPr>
          <w:t>the Laboratory Directed Research and Development program of Los Alamos National Laboratory under project number</w:t>
        </w:r>
        <w:r w:rsidR="003B46FD" w:rsidRPr="00A9379D">
          <w:rPr>
            <w:rFonts w:ascii="Arial" w:hAnsi="Arial" w:cs="Arial"/>
            <w:color w:val="0C0D17"/>
            <w:sz w:val="24"/>
            <w:szCs w:val="24"/>
            <w:shd w:val="clear" w:color="auto" w:fill="FFFFFF"/>
          </w:rPr>
          <w:t xml:space="preserve"> </w:t>
        </w:r>
        <w:r w:rsidR="003B46FD" w:rsidRPr="00D03758">
          <w:rPr>
            <w:rFonts w:ascii="Arial" w:hAnsi="Arial" w:cs="Arial"/>
            <w:sz w:val="24"/>
            <w:szCs w:val="24"/>
            <w:shd w:val="clear" w:color="auto" w:fill="FFFFFF"/>
          </w:rPr>
          <w:t>20210961PRD3.</w:t>
        </w:r>
      </w:ins>
    </w:p>
    <w:p w14:paraId="7E347923" w14:textId="0080D3AE" w:rsidR="00A52D89" w:rsidDel="003B46FD" w:rsidRDefault="00A52D89" w:rsidP="00C71B76">
      <w:pPr>
        <w:tabs>
          <w:tab w:val="left" w:pos="2860"/>
        </w:tabs>
        <w:rPr>
          <w:del w:id="495" w:author="Li, Bonan" w:date="2023-08-03T13:04:00Z"/>
          <w:rFonts w:ascii="Arial" w:hAnsi="Arial" w:cs="Arial"/>
          <w:sz w:val="24"/>
          <w:szCs w:val="24"/>
        </w:rPr>
      </w:pPr>
    </w:p>
    <w:p w14:paraId="3E1833D8" w14:textId="77777777" w:rsidR="00A52D89" w:rsidDel="003B46FD" w:rsidRDefault="00A52D89" w:rsidP="00C71B76">
      <w:pPr>
        <w:tabs>
          <w:tab w:val="left" w:pos="2860"/>
        </w:tabs>
        <w:rPr>
          <w:del w:id="496" w:author="Li, Bonan" w:date="2023-08-03T13:04:00Z"/>
          <w:rFonts w:ascii="Arial" w:hAnsi="Arial" w:cs="Arial"/>
          <w:sz w:val="24"/>
          <w:szCs w:val="24"/>
        </w:rPr>
      </w:pPr>
    </w:p>
    <w:p w14:paraId="4189B053" w14:textId="77777777" w:rsidR="00A52D89" w:rsidRPr="000A62D7" w:rsidRDefault="00A52D89" w:rsidP="00C71B76">
      <w:pPr>
        <w:tabs>
          <w:tab w:val="left" w:pos="2860"/>
        </w:tabs>
        <w:rPr>
          <w:rFonts w:ascii="Arial" w:hAnsi="Arial" w:cs="Arial"/>
          <w:sz w:val="24"/>
          <w:szCs w:val="24"/>
        </w:rPr>
      </w:pPr>
    </w:p>
    <w:p w14:paraId="5A3E253C" w14:textId="77777777" w:rsidR="00A52D89" w:rsidRPr="001B1424" w:rsidRDefault="00A52D89" w:rsidP="00C71B76">
      <w:pPr>
        <w:tabs>
          <w:tab w:val="left" w:pos="2860"/>
        </w:tabs>
        <w:rPr>
          <w:rFonts w:ascii="Arial" w:hAnsi="Arial" w:cs="Arial"/>
          <w:b/>
          <w:bCs/>
          <w:sz w:val="28"/>
          <w:szCs w:val="28"/>
        </w:rPr>
      </w:pPr>
      <w:r>
        <w:rPr>
          <w:rFonts w:ascii="Arial" w:hAnsi="Arial" w:cs="Arial"/>
          <w:b/>
          <w:bCs/>
          <w:sz w:val="28"/>
          <w:szCs w:val="28"/>
        </w:rPr>
        <w:t>Author contribution</w:t>
      </w:r>
    </w:p>
    <w:p w14:paraId="1D275AC5" w14:textId="77777777" w:rsidR="00A52D89" w:rsidRDefault="00A52D89" w:rsidP="000A62D7">
      <w:pPr>
        <w:tabs>
          <w:tab w:val="left" w:pos="2860"/>
        </w:tabs>
        <w:jc w:val="both"/>
        <w:rPr>
          <w:rFonts w:ascii="Arial" w:hAnsi="Arial" w:cs="Arial"/>
          <w:sz w:val="24"/>
          <w:szCs w:val="24"/>
        </w:rPr>
      </w:pPr>
      <w:r w:rsidRPr="00F31406">
        <w:rPr>
          <w:rFonts w:ascii="Arial" w:hAnsi="Arial" w:cs="Arial"/>
          <w:sz w:val="24"/>
          <w:szCs w:val="24"/>
        </w:rPr>
        <w:t xml:space="preserve">BL and SPG designed the study. RPF provided </w:t>
      </w:r>
      <w:r>
        <w:rPr>
          <w:rFonts w:ascii="Arial" w:hAnsi="Arial" w:cs="Arial"/>
          <w:sz w:val="24"/>
          <w:szCs w:val="24"/>
        </w:rPr>
        <w:t>flux datasets and gap-filled meteorological</w:t>
      </w:r>
      <w:r w:rsidRPr="00F31406">
        <w:rPr>
          <w:rFonts w:ascii="Arial" w:hAnsi="Arial" w:cs="Arial"/>
          <w:sz w:val="24"/>
          <w:szCs w:val="24"/>
        </w:rPr>
        <w:t xml:space="preserve"> datasets</w:t>
      </w:r>
      <w:r>
        <w:rPr>
          <w:rFonts w:ascii="Arial" w:hAnsi="Arial" w:cs="Arial"/>
          <w:sz w:val="24"/>
          <w:szCs w:val="24"/>
        </w:rPr>
        <w:t xml:space="preserve"> and wrote part of the data processing steps in Supplementary material</w:t>
      </w:r>
      <w:r w:rsidRPr="00F31406">
        <w:rPr>
          <w:rFonts w:ascii="Arial" w:hAnsi="Arial" w:cs="Arial"/>
          <w:sz w:val="24"/>
          <w:szCs w:val="24"/>
        </w:rPr>
        <w:t xml:space="preserve">. BL </w:t>
      </w:r>
      <w:r>
        <w:rPr>
          <w:rFonts w:ascii="Arial" w:hAnsi="Arial" w:cs="Arial"/>
          <w:sz w:val="24"/>
          <w:szCs w:val="24"/>
        </w:rPr>
        <w:t xml:space="preserve">analyzed the data </w:t>
      </w:r>
      <w:r w:rsidRPr="00F31406">
        <w:rPr>
          <w:rFonts w:ascii="Arial" w:hAnsi="Arial" w:cs="Arial"/>
          <w:sz w:val="24"/>
          <w:szCs w:val="24"/>
        </w:rPr>
        <w:t>and wrote the manuscript. SPG, RPF, CEF, GJB, DCN, CJS, and WRLA</w:t>
      </w:r>
      <w:r>
        <w:rPr>
          <w:rFonts w:ascii="Arial" w:hAnsi="Arial" w:cs="Arial"/>
          <w:sz w:val="24"/>
          <w:szCs w:val="24"/>
        </w:rPr>
        <w:t xml:space="preserve"> </w:t>
      </w:r>
      <w:r w:rsidRPr="00F31406">
        <w:rPr>
          <w:rFonts w:ascii="Arial" w:hAnsi="Arial" w:cs="Arial"/>
          <w:sz w:val="24"/>
          <w:szCs w:val="24"/>
        </w:rPr>
        <w:t>reviewed the manuscript</w:t>
      </w:r>
      <w:r>
        <w:rPr>
          <w:rFonts w:ascii="Arial" w:hAnsi="Arial" w:cs="Arial"/>
          <w:sz w:val="24"/>
          <w:szCs w:val="24"/>
        </w:rPr>
        <w:t>.</w:t>
      </w:r>
    </w:p>
    <w:p w14:paraId="09D20798" w14:textId="77777777" w:rsidR="00A52D89" w:rsidRDefault="00A52D89" w:rsidP="000A62D7">
      <w:pPr>
        <w:tabs>
          <w:tab w:val="left" w:pos="2860"/>
        </w:tabs>
        <w:jc w:val="both"/>
        <w:rPr>
          <w:rFonts w:ascii="Arial" w:hAnsi="Arial" w:cs="Arial"/>
          <w:sz w:val="24"/>
          <w:szCs w:val="24"/>
        </w:rPr>
      </w:pPr>
    </w:p>
    <w:p w14:paraId="597A0565" w14:textId="26601393" w:rsidR="00A52D89" w:rsidRDefault="00D46F64" w:rsidP="000A62D7">
      <w:pPr>
        <w:tabs>
          <w:tab w:val="left" w:pos="2860"/>
        </w:tabs>
        <w:jc w:val="both"/>
        <w:rPr>
          <w:rFonts w:ascii="Arial" w:hAnsi="Arial" w:cs="Arial"/>
          <w:b/>
          <w:bCs/>
          <w:sz w:val="28"/>
          <w:szCs w:val="28"/>
        </w:rPr>
      </w:pPr>
      <w:r w:rsidRPr="00D46F64">
        <w:rPr>
          <w:rFonts w:ascii="Arial" w:hAnsi="Arial" w:cs="Arial"/>
          <w:b/>
          <w:bCs/>
          <w:sz w:val="28"/>
          <w:szCs w:val="28"/>
        </w:rPr>
        <w:t>Data availability statement</w:t>
      </w:r>
    </w:p>
    <w:p w14:paraId="692CC65D" w14:textId="77777777" w:rsidR="003B46FD" w:rsidRPr="00992AED" w:rsidRDefault="00D46F64" w:rsidP="003B46FD">
      <w:pPr>
        <w:tabs>
          <w:tab w:val="left" w:pos="2860"/>
        </w:tabs>
        <w:jc w:val="both"/>
        <w:rPr>
          <w:ins w:id="497" w:author="Li, Bonan" w:date="2023-08-03T13:04:00Z"/>
          <w:rFonts w:ascii="Arial" w:hAnsi="Arial" w:cs="Arial"/>
          <w:b/>
          <w:bCs/>
          <w:sz w:val="24"/>
          <w:szCs w:val="24"/>
        </w:rPr>
      </w:pPr>
      <w:r w:rsidRPr="00D46F64">
        <w:rPr>
          <w:rFonts w:ascii="Arial" w:hAnsi="Arial" w:cs="Arial"/>
          <w:sz w:val="24"/>
          <w:szCs w:val="24"/>
        </w:rPr>
        <w:t>The data</w:t>
      </w:r>
      <w:r w:rsidR="006740BE">
        <w:rPr>
          <w:rFonts w:ascii="Arial" w:hAnsi="Arial" w:cs="Arial"/>
          <w:sz w:val="24"/>
          <w:szCs w:val="24"/>
        </w:rPr>
        <w:t>sets</w:t>
      </w:r>
      <w:r w:rsidRPr="00D46F64">
        <w:rPr>
          <w:rFonts w:ascii="Arial" w:hAnsi="Arial" w:cs="Arial"/>
          <w:sz w:val="24"/>
          <w:szCs w:val="24"/>
        </w:rPr>
        <w:t xml:space="preserve"> </w:t>
      </w:r>
      <w:r w:rsidR="006740BE">
        <w:rPr>
          <w:rFonts w:ascii="Arial" w:hAnsi="Arial" w:cs="Arial"/>
          <w:sz w:val="24"/>
          <w:szCs w:val="24"/>
        </w:rPr>
        <w:t xml:space="preserve">that are </w:t>
      </w:r>
      <w:r w:rsidRPr="00D46F64">
        <w:rPr>
          <w:rFonts w:ascii="Arial" w:hAnsi="Arial" w:cs="Arial"/>
          <w:sz w:val="24"/>
          <w:szCs w:val="24"/>
        </w:rPr>
        <w:t xml:space="preserve">associated with this study is publicly available at </w:t>
      </w:r>
      <w:hyperlink r:id="rId8" w:history="1">
        <w:r w:rsidRPr="00B4324D">
          <w:rPr>
            <w:rStyle w:val="Hyperlink"/>
            <w:rFonts w:ascii="Arial" w:hAnsi="Arial" w:cs="Arial"/>
            <w:sz w:val="24"/>
            <w:szCs w:val="24"/>
          </w:rPr>
          <w:t>https://data.neonscience.org/</w:t>
        </w:r>
      </w:hyperlink>
      <w:r w:rsidR="006740BE">
        <w:rPr>
          <w:rFonts w:ascii="Arial" w:hAnsi="Arial" w:cs="Arial"/>
          <w:sz w:val="24"/>
          <w:szCs w:val="24"/>
        </w:rPr>
        <w:t xml:space="preserve"> </w:t>
      </w:r>
      <w:r>
        <w:rPr>
          <w:rFonts w:ascii="Arial" w:hAnsi="Arial" w:cs="Arial"/>
          <w:sz w:val="24"/>
          <w:szCs w:val="24"/>
        </w:rPr>
        <w:t>and</w:t>
      </w:r>
      <w:r w:rsidR="006740BE">
        <w:rPr>
          <w:rFonts w:ascii="Arial" w:hAnsi="Arial" w:cs="Arial"/>
          <w:sz w:val="24"/>
          <w:szCs w:val="24"/>
        </w:rPr>
        <w:t xml:space="preserve"> </w:t>
      </w:r>
      <w:r w:rsidRPr="00D46F64">
        <w:rPr>
          <w:rFonts w:ascii="Arial" w:hAnsi="Arial" w:cs="Arial"/>
          <w:sz w:val="24"/>
          <w:szCs w:val="24"/>
        </w:rPr>
        <w:t>https://www.hydroshare.org/resource/e74edc35d45441579d51286ea01b519f/.</w:t>
      </w:r>
      <w:r>
        <w:rPr>
          <w:rFonts w:ascii="Arial" w:hAnsi="Arial" w:cs="Arial"/>
          <w:sz w:val="24"/>
          <w:szCs w:val="24"/>
        </w:rPr>
        <w:t xml:space="preserve"> </w:t>
      </w:r>
      <w:ins w:id="498" w:author="Li, Bonan" w:date="2023-08-03T13:04:00Z">
        <w:r w:rsidR="003B46FD">
          <w:rPr>
            <w:rFonts w:ascii="Arial" w:hAnsi="Arial" w:cs="Arial"/>
            <w:sz w:val="24"/>
            <w:szCs w:val="24"/>
          </w:rPr>
          <w:t xml:space="preserve">All materials associated with this study will be made available at </w:t>
        </w:r>
        <w:r w:rsidR="003B46FD">
          <w:fldChar w:fldCharType="begin"/>
        </w:r>
        <w:r w:rsidR="003B46FD">
          <w:instrText>HYPERLINK "https://github.com/libonancaesar/ERL_info_isotope"</w:instrText>
        </w:r>
        <w:r w:rsidR="003B46FD">
          <w:fldChar w:fldCharType="separate"/>
        </w:r>
        <w:r w:rsidR="003B46FD" w:rsidRPr="00FB1095">
          <w:rPr>
            <w:rStyle w:val="Hyperlink"/>
            <w:rFonts w:ascii="Arial" w:hAnsi="Arial" w:cs="Arial"/>
            <w:sz w:val="24"/>
            <w:szCs w:val="24"/>
          </w:rPr>
          <w:t>https://github.com/libonancaesar/ERL_info_isotope</w:t>
        </w:r>
        <w:r w:rsidR="003B46FD">
          <w:rPr>
            <w:rStyle w:val="Hyperlink"/>
            <w:rFonts w:ascii="Arial" w:hAnsi="Arial" w:cs="Arial"/>
            <w:sz w:val="24"/>
            <w:szCs w:val="24"/>
          </w:rPr>
          <w:fldChar w:fldCharType="end"/>
        </w:r>
        <w:r w:rsidR="003B46FD">
          <w:rPr>
            <w:rFonts w:ascii="Arial" w:hAnsi="Arial" w:cs="Arial"/>
            <w:b/>
            <w:bCs/>
            <w:sz w:val="24"/>
            <w:szCs w:val="24"/>
          </w:rPr>
          <w:t xml:space="preserve"> </w:t>
        </w:r>
      </w:ins>
    </w:p>
    <w:p w14:paraId="0E7AB2FD" w14:textId="75C2BF7D" w:rsidR="00D46F64" w:rsidRPr="00D46F64" w:rsidRDefault="00D46F64" w:rsidP="006740BE">
      <w:pPr>
        <w:tabs>
          <w:tab w:val="left" w:pos="2860"/>
        </w:tabs>
        <w:jc w:val="both"/>
        <w:rPr>
          <w:rFonts w:ascii="Arial" w:hAnsi="Arial" w:cs="Arial"/>
          <w:sz w:val="24"/>
          <w:szCs w:val="24"/>
        </w:rPr>
      </w:pPr>
    </w:p>
    <w:p w14:paraId="3E110D12" w14:textId="77777777" w:rsidR="006740BE" w:rsidRDefault="006740BE" w:rsidP="00C71B76">
      <w:pPr>
        <w:tabs>
          <w:tab w:val="left" w:pos="2860"/>
        </w:tabs>
        <w:rPr>
          <w:rFonts w:ascii="Arial" w:hAnsi="Arial" w:cs="Arial"/>
          <w:b/>
          <w:bCs/>
          <w:sz w:val="28"/>
          <w:szCs w:val="28"/>
        </w:rPr>
      </w:pPr>
    </w:p>
    <w:p w14:paraId="392DCFDB" w14:textId="20FA5163" w:rsidR="00A52D89" w:rsidRPr="000F50A6" w:rsidRDefault="00A52D89" w:rsidP="00C71B76">
      <w:pPr>
        <w:tabs>
          <w:tab w:val="left" w:pos="2860"/>
        </w:tabs>
        <w:rPr>
          <w:rFonts w:ascii="Arial" w:hAnsi="Arial" w:cs="Arial"/>
          <w:b/>
          <w:bCs/>
          <w:sz w:val="28"/>
          <w:szCs w:val="28"/>
        </w:rPr>
      </w:pPr>
      <w:r w:rsidRPr="000F50A6">
        <w:rPr>
          <w:rFonts w:ascii="Arial" w:hAnsi="Arial" w:cs="Arial"/>
          <w:b/>
          <w:bCs/>
          <w:sz w:val="28"/>
          <w:szCs w:val="28"/>
        </w:rPr>
        <w:t>C</w:t>
      </w:r>
      <w:r>
        <w:rPr>
          <w:rFonts w:ascii="Arial" w:hAnsi="Arial" w:cs="Arial"/>
          <w:b/>
          <w:bCs/>
          <w:sz w:val="28"/>
          <w:szCs w:val="28"/>
        </w:rPr>
        <w:t>ompeting</w:t>
      </w:r>
      <w:r w:rsidRPr="000F50A6">
        <w:rPr>
          <w:rFonts w:ascii="Arial" w:hAnsi="Arial" w:cs="Arial"/>
          <w:b/>
          <w:bCs/>
          <w:sz w:val="28"/>
          <w:szCs w:val="28"/>
        </w:rPr>
        <w:t xml:space="preserve"> </w:t>
      </w:r>
      <w:r>
        <w:rPr>
          <w:rFonts w:ascii="Arial" w:hAnsi="Arial" w:cs="Arial"/>
          <w:b/>
          <w:bCs/>
          <w:sz w:val="28"/>
          <w:szCs w:val="28"/>
        </w:rPr>
        <w:t>interest</w:t>
      </w:r>
      <w:r w:rsidRPr="000F50A6">
        <w:rPr>
          <w:rFonts w:ascii="Arial" w:hAnsi="Arial" w:cs="Arial"/>
          <w:b/>
          <w:bCs/>
          <w:sz w:val="28"/>
          <w:szCs w:val="28"/>
        </w:rPr>
        <w:t xml:space="preserve"> </w:t>
      </w:r>
      <w:r>
        <w:rPr>
          <w:rFonts w:ascii="Arial" w:hAnsi="Arial" w:cs="Arial"/>
          <w:b/>
          <w:bCs/>
          <w:sz w:val="28"/>
          <w:szCs w:val="28"/>
        </w:rPr>
        <w:t>statement</w:t>
      </w:r>
    </w:p>
    <w:p w14:paraId="2D8BC812" w14:textId="77777777" w:rsidR="00A52D89" w:rsidRPr="000F50A6" w:rsidRDefault="00A52D89" w:rsidP="00C71B76">
      <w:pPr>
        <w:tabs>
          <w:tab w:val="left" w:pos="2860"/>
        </w:tabs>
        <w:rPr>
          <w:rFonts w:ascii="Arial" w:hAnsi="Arial" w:cs="Arial"/>
          <w:sz w:val="24"/>
          <w:szCs w:val="24"/>
        </w:rPr>
      </w:pPr>
      <w:r w:rsidRPr="000F50A6">
        <w:rPr>
          <w:rFonts w:ascii="Arial" w:hAnsi="Arial" w:cs="Arial"/>
          <w:sz w:val="24"/>
          <w:szCs w:val="24"/>
        </w:rPr>
        <w:t xml:space="preserve">The authors declare no conflicts of interest. </w:t>
      </w:r>
    </w:p>
    <w:p w14:paraId="66872743" w14:textId="77777777" w:rsidR="00A52D89" w:rsidRDefault="00A52D89" w:rsidP="00C71B76">
      <w:pPr>
        <w:tabs>
          <w:tab w:val="left" w:pos="2860"/>
        </w:tabs>
        <w:rPr>
          <w:sz w:val="24"/>
          <w:szCs w:val="24"/>
        </w:rPr>
      </w:pPr>
    </w:p>
    <w:p w14:paraId="69FA358A" w14:textId="77777777" w:rsidR="00A52D89" w:rsidDel="00672117" w:rsidRDefault="00A52D89" w:rsidP="00C71B76">
      <w:pPr>
        <w:tabs>
          <w:tab w:val="left" w:pos="2860"/>
        </w:tabs>
        <w:rPr>
          <w:del w:id="499" w:author="Li, Bonan" w:date="2023-08-03T14:25:00Z"/>
          <w:sz w:val="24"/>
          <w:szCs w:val="24"/>
        </w:rPr>
      </w:pPr>
    </w:p>
    <w:p w14:paraId="3EE4E72B" w14:textId="77777777" w:rsidR="00A52D89" w:rsidDel="00672117" w:rsidRDefault="00A52D89" w:rsidP="00C71B76">
      <w:pPr>
        <w:tabs>
          <w:tab w:val="left" w:pos="2860"/>
        </w:tabs>
        <w:rPr>
          <w:del w:id="500" w:author="Li, Bonan" w:date="2023-08-03T14:25:00Z"/>
          <w:sz w:val="24"/>
          <w:szCs w:val="24"/>
        </w:rPr>
      </w:pPr>
    </w:p>
    <w:p w14:paraId="6E853602" w14:textId="77777777" w:rsidR="00A52D89" w:rsidDel="00672117" w:rsidRDefault="00A52D89" w:rsidP="00C71B76">
      <w:pPr>
        <w:tabs>
          <w:tab w:val="left" w:pos="2860"/>
        </w:tabs>
        <w:rPr>
          <w:del w:id="501" w:author="Li, Bonan" w:date="2023-08-03T14:25:00Z"/>
          <w:sz w:val="24"/>
          <w:szCs w:val="24"/>
        </w:rPr>
      </w:pPr>
    </w:p>
    <w:p w14:paraId="63D0A772" w14:textId="77777777" w:rsidR="00704369" w:rsidRPr="000F50A6" w:rsidRDefault="00704369" w:rsidP="00C71B76">
      <w:pPr>
        <w:tabs>
          <w:tab w:val="left" w:pos="2860"/>
        </w:tabs>
        <w:rPr>
          <w:sz w:val="24"/>
          <w:szCs w:val="24"/>
        </w:rPr>
      </w:pPr>
    </w:p>
    <w:p w14:paraId="65FA32D1" w14:textId="77777777" w:rsidR="00A52D89" w:rsidRPr="007271D7" w:rsidRDefault="00A52D89" w:rsidP="00C71B76">
      <w:pPr>
        <w:tabs>
          <w:tab w:val="left" w:pos="2860"/>
        </w:tabs>
        <w:rPr>
          <w:rFonts w:ascii="Arial" w:hAnsi="Arial" w:cs="Arial"/>
          <w:b/>
          <w:bCs/>
          <w:sz w:val="28"/>
          <w:szCs w:val="28"/>
        </w:rPr>
      </w:pPr>
      <w:r>
        <w:rPr>
          <w:rFonts w:ascii="Arial" w:hAnsi="Arial" w:cs="Arial"/>
          <w:b/>
          <w:bCs/>
          <w:sz w:val="28"/>
          <w:szCs w:val="28"/>
        </w:rPr>
        <w:t xml:space="preserve">References </w:t>
      </w:r>
    </w:p>
    <w:sdt>
      <w:sdtPr>
        <w:rPr>
          <w:rFonts w:ascii="Arial" w:hAnsi="Arial" w:cs="Arial"/>
          <w:sz w:val="24"/>
          <w:szCs w:val="24"/>
        </w:rPr>
        <w:tag w:val="MENDELEY_BIBLIOGRAPHY"/>
        <w:id w:val="-41291255"/>
        <w:placeholder>
          <w:docPart w:val="DefaultPlaceholder_-1854013440"/>
        </w:placeholder>
      </w:sdtPr>
      <w:sdtContent>
        <w:p w14:paraId="644FD926" w14:textId="77777777" w:rsidR="00B00C0E" w:rsidRPr="00672117" w:rsidRDefault="00B00C0E">
          <w:pPr>
            <w:autoSpaceDE w:val="0"/>
            <w:autoSpaceDN w:val="0"/>
            <w:ind w:hanging="480"/>
            <w:divId w:val="2071884491"/>
            <w:rPr>
              <w:ins w:id="502" w:author="Li, Bonan" w:date="2023-08-03T14:20:00Z"/>
              <w:rFonts w:ascii="Arial" w:eastAsia="Times New Roman" w:hAnsi="Arial" w:cs="Arial"/>
              <w:sz w:val="24"/>
              <w:szCs w:val="24"/>
              <w:rPrChange w:id="503" w:author="Li, Bonan" w:date="2023-08-03T14:25:00Z">
                <w:rPr>
                  <w:ins w:id="504" w:author="Li, Bonan" w:date="2023-08-03T14:20:00Z"/>
                  <w:rFonts w:eastAsia="Times New Roman"/>
                  <w:sz w:val="24"/>
                  <w:szCs w:val="24"/>
                </w:rPr>
              </w:rPrChange>
            </w:rPr>
          </w:pPr>
          <w:ins w:id="505" w:author="Li, Bonan" w:date="2023-08-03T14:20:00Z">
            <w:r w:rsidRPr="00672117">
              <w:rPr>
                <w:rFonts w:ascii="Arial" w:eastAsia="Times New Roman" w:hAnsi="Arial" w:cs="Arial"/>
                <w:sz w:val="24"/>
                <w:szCs w:val="24"/>
                <w:rPrChange w:id="506" w:author="Li, Bonan" w:date="2023-08-03T14:25:00Z">
                  <w:rPr>
                    <w:rFonts w:eastAsia="Times New Roman"/>
                  </w:rPr>
                </w:rPrChange>
              </w:rPr>
              <w:t xml:space="preserve">Baldocchi D 2014 Measuring fluxes of trace gases and energy between ecosystems and the atmosphere - the state and future of the eddy covariance method </w:t>
            </w:r>
            <w:r w:rsidRPr="00672117">
              <w:rPr>
                <w:rFonts w:ascii="Arial" w:eastAsia="Times New Roman" w:hAnsi="Arial" w:cs="Arial"/>
                <w:i/>
                <w:iCs/>
                <w:sz w:val="24"/>
                <w:szCs w:val="24"/>
                <w:rPrChange w:id="507" w:author="Li, Bonan" w:date="2023-08-03T14:25:00Z">
                  <w:rPr>
                    <w:rFonts w:eastAsia="Times New Roman"/>
                    <w:i/>
                    <w:iCs/>
                  </w:rPr>
                </w:rPrChange>
              </w:rPr>
              <w:t>Glob Chang Biol</w:t>
            </w:r>
            <w:r w:rsidRPr="00672117">
              <w:rPr>
                <w:rFonts w:ascii="Arial" w:eastAsia="Times New Roman" w:hAnsi="Arial" w:cs="Arial"/>
                <w:sz w:val="24"/>
                <w:szCs w:val="24"/>
                <w:rPrChange w:id="508" w:author="Li, Bonan" w:date="2023-08-03T14:25:00Z">
                  <w:rPr>
                    <w:rFonts w:eastAsia="Times New Roman"/>
                  </w:rPr>
                </w:rPrChange>
              </w:rPr>
              <w:t xml:space="preserve"> </w:t>
            </w:r>
            <w:r w:rsidRPr="00672117">
              <w:rPr>
                <w:rFonts w:ascii="Arial" w:eastAsia="Times New Roman" w:hAnsi="Arial" w:cs="Arial"/>
                <w:b/>
                <w:bCs/>
                <w:sz w:val="24"/>
                <w:szCs w:val="24"/>
                <w:rPrChange w:id="509" w:author="Li, Bonan" w:date="2023-08-03T14:25:00Z">
                  <w:rPr>
                    <w:rFonts w:eastAsia="Times New Roman"/>
                    <w:b/>
                    <w:bCs/>
                  </w:rPr>
                </w:rPrChange>
              </w:rPr>
              <w:t>20</w:t>
            </w:r>
            <w:r w:rsidRPr="00672117">
              <w:rPr>
                <w:rFonts w:ascii="Arial" w:eastAsia="Times New Roman" w:hAnsi="Arial" w:cs="Arial"/>
                <w:sz w:val="24"/>
                <w:szCs w:val="24"/>
                <w:rPrChange w:id="510" w:author="Li, Bonan" w:date="2023-08-03T14:25:00Z">
                  <w:rPr>
                    <w:rFonts w:eastAsia="Times New Roman"/>
                  </w:rPr>
                </w:rPrChange>
              </w:rPr>
              <w:t xml:space="preserve"> 3600–9 Online: https://onlinelibrary.wiley.com/doi/10.1111/gcb.12649</w:t>
            </w:r>
          </w:ins>
        </w:p>
        <w:p w14:paraId="664A71BA" w14:textId="77777777" w:rsidR="00B00C0E" w:rsidRPr="00672117" w:rsidRDefault="00B00C0E">
          <w:pPr>
            <w:autoSpaceDE w:val="0"/>
            <w:autoSpaceDN w:val="0"/>
            <w:ind w:hanging="480"/>
            <w:divId w:val="1975137659"/>
            <w:rPr>
              <w:ins w:id="511" w:author="Li, Bonan" w:date="2023-08-03T14:20:00Z"/>
              <w:rFonts w:ascii="Arial" w:eastAsia="Times New Roman" w:hAnsi="Arial" w:cs="Arial"/>
              <w:sz w:val="24"/>
              <w:szCs w:val="24"/>
              <w:rPrChange w:id="512" w:author="Li, Bonan" w:date="2023-08-03T14:25:00Z">
                <w:rPr>
                  <w:ins w:id="513" w:author="Li, Bonan" w:date="2023-08-03T14:20:00Z"/>
                  <w:rFonts w:eastAsia="Times New Roman"/>
                </w:rPr>
              </w:rPrChange>
            </w:rPr>
          </w:pPr>
          <w:ins w:id="514" w:author="Li, Bonan" w:date="2023-08-03T14:20:00Z">
            <w:r w:rsidRPr="00672117">
              <w:rPr>
                <w:rFonts w:ascii="Arial" w:eastAsia="Times New Roman" w:hAnsi="Arial" w:cs="Arial"/>
                <w:sz w:val="24"/>
                <w:szCs w:val="24"/>
                <w:rPrChange w:id="515" w:author="Li, Bonan" w:date="2023-08-03T14:25:00Z">
                  <w:rPr>
                    <w:rFonts w:eastAsia="Times New Roman"/>
                  </w:rPr>
                </w:rPrChange>
              </w:rPr>
              <w:t xml:space="preserve">Barnett D T, Adler P B, Chemel B R, Duffy P A, Enquist B J, Grace J B, Harrison S, Peet R K, Schimel D S, Stohlgren T J and Vellend M 2019 The plant diversity sampling design for The National Ecological Observatory Network </w:t>
            </w:r>
            <w:r w:rsidRPr="00672117">
              <w:rPr>
                <w:rFonts w:ascii="Arial" w:eastAsia="Times New Roman" w:hAnsi="Arial" w:cs="Arial"/>
                <w:i/>
                <w:iCs/>
                <w:sz w:val="24"/>
                <w:szCs w:val="24"/>
                <w:rPrChange w:id="516" w:author="Li, Bonan" w:date="2023-08-03T14:25:00Z">
                  <w:rPr>
                    <w:rFonts w:eastAsia="Times New Roman"/>
                    <w:i/>
                    <w:iCs/>
                  </w:rPr>
                </w:rPrChange>
              </w:rPr>
              <w:t>Ecosphere</w:t>
            </w:r>
            <w:r w:rsidRPr="00672117">
              <w:rPr>
                <w:rFonts w:ascii="Arial" w:eastAsia="Times New Roman" w:hAnsi="Arial" w:cs="Arial"/>
                <w:sz w:val="24"/>
                <w:szCs w:val="24"/>
                <w:rPrChange w:id="517" w:author="Li, Bonan" w:date="2023-08-03T14:25:00Z">
                  <w:rPr>
                    <w:rFonts w:eastAsia="Times New Roman"/>
                  </w:rPr>
                </w:rPrChange>
              </w:rPr>
              <w:t xml:space="preserve"> </w:t>
            </w:r>
            <w:r w:rsidRPr="00672117">
              <w:rPr>
                <w:rFonts w:ascii="Arial" w:eastAsia="Times New Roman" w:hAnsi="Arial" w:cs="Arial"/>
                <w:b/>
                <w:bCs/>
                <w:sz w:val="24"/>
                <w:szCs w:val="24"/>
                <w:rPrChange w:id="518" w:author="Li, Bonan" w:date="2023-08-03T14:25:00Z">
                  <w:rPr>
                    <w:rFonts w:eastAsia="Times New Roman"/>
                    <w:b/>
                    <w:bCs/>
                  </w:rPr>
                </w:rPrChange>
              </w:rPr>
              <w:t>10</w:t>
            </w:r>
            <w:r w:rsidRPr="00672117">
              <w:rPr>
                <w:rFonts w:ascii="Arial" w:eastAsia="Times New Roman" w:hAnsi="Arial" w:cs="Arial"/>
                <w:sz w:val="24"/>
                <w:szCs w:val="24"/>
                <w:rPrChange w:id="519" w:author="Li, Bonan" w:date="2023-08-03T14:25:00Z">
                  <w:rPr>
                    <w:rFonts w:eastAsia="Times New Roman"/>
                  </w:rPr>
                </w:rPrChange>
              </w:rPr>
              <w:t xml:space="preserve"> Online: https://onlinelibrary.wiley.com/doi/10.1002/ecs2.2603</w:t>
            </w:r>
          </w:ins>
        </w:p>
        <w:p w14:paraId="50F9CE20" w14:textId="77777777" w:rsidR="00B00C0E" w:rsidRPr="00672117" w:rsidRDefault="00B00C0E">
          <w:pPr>
            <w:autoSpaceDE w:val="0"/>
            <w:autoSpaceDN w:val="0"/>
            <w:ind w:hanging="480"/>
            <w:divId w:val="1449356841"/>
            <w:rPr>
              <w:ins w:id="520" w:author="Li, Bonan" w:date="2023-08-03T14:20:00Z"/>
              <w:rFonts w:ascii="Arial" w:eastAsia="Times New Roman" w:hAnsi="Arial" w:cs="Arial"/>
              <w:sz w:val="24"/>
              <w:szCs w:val="24"/>
              <w:rPrChange w:id="521" w:author="Li, Bonan" w:date="2023-08-03T14:25:00Z">
                <w:rPr>
                  <w:ins w:id="522" w:author="Li, Bonan" w:date="2023-08-03T14:20:00Z"/>
                  <w:rFonts w:eastAsia="Times New Roman"/>
                </w:rPr>
              </w:rPrChange>
            </w:rPr>
          </w:pPr>
          <w:ins w:id="523" w:author="Li, Bonan" w:date="2023-08-03T14:20:00Z">
            <w:r w:rsidRPr="00672117">
              <w:rPr>
                <w:rFonts w:ascii="Arial" w:eastAsia="Times New Roman" w:hAnsi="Arial" w:cs="Arial"/>
                <w:sz w:val="24"/>
                <w:szCs w:val="24"/>
                <w:rPrChange w:id="524" w:author="Li, Bonan" w:date="2023-08-03T14:25:00Z">
                  <w:rPr>
                    <w:rFonts w:eastAsia="Times New Roman"/>
                  </w:rPr>
                </w:rPrChange>
              </w:rPr>
              <w:lastRenderedPageBreak/>
              <w:t xml:space="preserve">Berkelhammer M, Hu J, Bailey A, Noone D C, Still C J, Barnard H, Gochis D, Hsiao G S, Rahn T and Turnipseed A 2013 The nocturnal water cycle in an open-canopy forest </w:t>
            </w:r>
            <w:r w:rsidRPr="00672117">
              <w:rPr>
                <w:rFonts w:ascii="Arial" w:eastAsia="Times New Roman" w:hAnsi="Arial" w:cs="Arial"/>
                <w:i/>
                <w:iCs/>
                <w:sz w:val="24"/>
                <w:szCs w:val="24"/>
                <w:rPrChange w:id="525" w:author="Li, Bonan" w:date="2023-08-03T14:25:00Z">
                  <w:rPr>
                    <w:rFonts w:eastAsia="Times New Roman"/>
                    <w:i/>
                    <w:iCs/>
                  </w:rPr>
                </w:rPrChange>
              </w:rPr>
              <w:t>Journal of Geophysical Research: Atmospheres</w:t>
            </w:r>
            <w:r w:rsidRPr="00672117">
              <w:rPr>
                <w:rFonts w:ascii="Arial" w:eastAsia="Times New Roman" w:hAnsi="Arial" w:cs="Arial"/>
                <w:sz w:val="24"/>
                <w:szCs w:val="24"/>
                <w:rPrChange w:id="526" w:author="Li, Bonan" w:date="2023-08-03T14:25:00Z">
                  <w:rPr>
                    <w:rFonts w:eastAsia="Times New Roman"/>
                  </w:rPr>
                </w:rPrChange>
              </w:rPr>
              <w:t xml:space="preserve"> </w:t>
            </w:r>
            <w:r w:rsidRPr="00672117">
              <w:rPr>
                <w:rFonts w:ascii="Arial" w:eastAsia="Times New Roman" w:hAnsi="Arial" w:cs="Arial"/>
                <w:b/>
                <w:bCs/>
                <w:sz w:val="24"/>
                <w:szCs w:val="24"/>
                <w:rPrChange w:id="527" w:author="Li, Bonan" w:date="2023-08-03T14:25:00Z">
                  <w:rPr>
                    <w:rFonts w:eastAsia="Times New Roman"/>
                    <w:b/>
                    <w:bCs/>
                  </w:rPr>
                </w:rPrChange>
              </w:rPr>
              <w:t>118</w:t>
            </w:r>
            <w:r w:rsidRPr="00672117">
              <w:rPr>
                <w:rFonts w:ascii="Arial" w:eastAsia="Times New Roman" w:hAnsi="Arial" w:cs="Arial"/>
                <w:sz w:val="24"/>
                <w:szCs w:val="24"/>
                <w:rPrChange w:id="528" w:author="Li, Bonan" w:date="2023-08-03T14:25:00Z">
                  <w:rPr>
                    <w:rFonts w:eastAsia="Times New Roman"/>
                  </w:rPr>
                </w:rPrChange>
              </w:rPr>
              <w:t xml:space="preserve"> 10,225-10,242 Online: http://doi.wiley.com/10.1002/jgrd.50701</w:t>
            </w:r>
          </w:ins>
        </w:p>
        <w:p w14:paraId="1A658E80" w14:textId="77777777" w:rsidR="00B00C0E" w:rsidRPr="00672117" w:rsidRDefault="00B00C0E">
          <w:pPr>
            <w:autoSpaceDE w:val="0"/>
            <w:autoSpaceDN w:val="0"/>
            <w:ind w:hanging="480"/>
            <w:divId w:val="1309090216"/>
            <w:rPr>
              <w:ins w:id="529" w:author="Li, Bonan" w:date="2023-08-03T14:20:00Z"/>
              <w:rFonts w:ascii="Arial" w:eastAsia="Times New Roman" w:hAnsi="Arial" w:cs="Arial"/>
              <w:sz w:val="24"/>
              <w:szCs w:val="24"/>
              <w:rPrChange w:id="530" w:author="Li, Bonan" w:date="2023-08-03T14:25:00Z">
                <w:rPr>
                  <w:ins w:id="531" w:author="Li, Bonan" w:date="2023-08-03T14:20:00Z"/>
                  <w:rFonts w:eastAsia="Times New Roman"/>
                </w:rPr>
              </w:rPrChange>
            </w:rPr>
          </w:pPr>
          <w:ins w:id="532" w:author="Li, Bonan" w:date="2023-08-03T14:20:00Z">
            <w:r w:rsidRPr="00672117">
              <w:rPr>
                <w:rFonts w:ascii="Arial" w:eastAsia="Times New Roman" w:hAnsi="Arial" w:cs="Arial"/>
                <w:sz w:val="24"/>
                <w:szCs w:val="24"/>
                <w:rPrChange w:id="533" w:author="Li, Bonan" w:date="2023-08-03T14:25:00Z">
                  <w:rPr>
                    <w:rFonts w:eastAsia="Times New Roman"/>
                  </w:rPr>
                </w:rPrChange>
              </w:rPr>
              <w:t xml:space="preserve">Bowen G J and Good S P 2015 Incorporating water isoscapes in hydrological and water resource investigations </w:t>
            </w:r>
            <w:r w:rsidRPr="00672117">
              <w:rPr>
                <w:rFonts w:ascii="Arial" w:eastAsia="Times New Roman" w:hAnsi="Arial" w:cs="Arial"/>
                <w:i/>
                <w:iCs/>
                <w:sz w:val="24"/>
                <w:szCs w:val="24"/>
                <w:rPrChange w:id="534" w:author="Li, Bonan" w:date="2023-08-03T14:25:00Z">
                  <w:rPr>
                    <w:rFonts w:eastAsia="Times New Roman"/>
                    <w:i/>
                    <w:iCs/>
                  </w:rPr>
                </w:rPrChange>
              </w:rPr>
              <w:t>WIREs Water</w:t>
            </w:r>
            <w:r w:rsidRPr="00672117">
              <w:rPr>
                <w:rFonts w:ascii="Arial" w:eastAsia="Times New Roman" w:hAnsi="Arial" w:cs="Arial"/>
                <w:sz w:val="24"/>
                <w:szCs w:val="24"/>
                <w:rPrChange w:id="535" w:author="Li, Bonan" w:date="2023-08-03T14:25:00Z">
                  <w:rPr>
                    <w:rFonts w:eastAsia="Times New Roman"/>
                  </w:rPr>
                </w:rPrChange>
              </w:rPr>
              <w:t xml:space="preserve"> </w:t>
            </w:r>
            <w:r w:rsidRPr="00672117">
              <w:rPr>
                <w:rFonts w:ascii="Arial" w:eastAsia="Times New Roman" w:hAnsi="Arial" w:cs="Arial"/>
                <w:b/>
                <w:bCs/>
                <w:sz w:val="24"/>
                <w:szCs w:val="24"/>
                <w:rPrChange w:id="536" w:author="Li, Bonan" w:date="2023-08-03T14:25:00Z">
                  <w:rPr>
                    <w:rFonts w:eastAsia="Times New Roman"/>
                    <w:b/>
                    <w:bCs/>
                  </w:rPr>
                </w:rPrChange>
              </w:rPr>
              <w:t>2</w:t>
            </w:r>
            <w:r w:rsidRPr="00672117">
              <w:rPr>
                <w:rFonts w:ascii="Arial" w:eastAsia="Times New Roman" w:hAnsi="Arial" w:cs="Arial"/>
                <w:sz w:val="24"/>
                <w:szCs w:val="24"/>
                <w:rPrChange w:id="537" w:author="Li, Bonan" w:date="2023-08-03T14:25:00Z">
                  <w:rPr>
                    <w:rFonts w:eastAsia="Times New Roman"/>
                  </w:rPr>
                </w:rPrChange>
              </w:rPr>
              <w:t xml:space="preserve"> 107–19 Online: https://onlinelibrary.wiley.com/doi/10.1002/wat2.1069</w:t>
            </w:r>
          </w:ins>
        </w:p>
        <w:p w14:paraId="4518750E" w14:textId="77777777" w:rsidR="00B00C0E" w:rsidRPr="00672117" w:rsidRDefault="00B00C0E">
          <w:pPr>
            <w:autoSpaceDE w:val="0"/>
            <w:autoSpaceDN w:val="0"/>
            <w:ind w:hanging="480"/>
            <w:divId w:val="824051817"/>
            <w:rPr>
              <w:ins w:id="538" w:author="Li, Bonan" w:date="2023-08-03T14:20:00Z"/>
              <w:rFonts w:ascii="Arial" w:eastAsia="Times New Roman" w:hAnsi="Arial" w:cs="Arial"/>
              <w:sz w:val="24"/>
              <w:szCs w:val="24"/>
              <w:rPrChange w:id="539" w:author="Li, Bonan" w:date="2023-08-03T14:25:00Z">
                <w:rPr>
                  <w:ins w:id="540" w:author="Li, Bonan" w:date="2023-08-03T14:20:00Z"/>
                  <w:rFonts w:eastAsia="Times New Roman"/>
                </w:rPr>
              </w:rPrChange>
            </w:rPr>
          </w:pPr>
          <w:ins w:id="541" w:author="Li, Bonan" w:date="2023-08-03T14:20:00Z">
            <w:r w:rsidRPr="00672117">
              <w:rPr>
                <w:rFonts w:ascii="Arial" w:eastAsia="Times New Roman" w:hAnsi="Arial" w:cs="Arial"/>
                <w:sz w:val="24"/>
                <w:szCs w:val="24"/>
                <w:rPrChange w:id="542" w:author="Li, Bonan" w:date="2023-08-03T14:25:00Z">
                  <w:rPr>
                    <w:rFonts w:eastAsia="Times New Roman"/>
                  </w:rPr>
                </w:rPrChange>
              </w:rPr>
              <w:t xml:space="preserve">Bowling D R, Pataki D E and Randerson J T 2008 Carbon isotopes in terrestrial ecosystem pools and CO 2 fluxes </w:t>
            </w:r>
            <w:r w:rsidRPr="00672117">
              <w:rPr>
                <w:rFonts w:ascii="Arial" w:eastAsia="Times New Roman" w:hAnsi="Arial" w:cs="Arial"/>
                <w:i/>
                <w:iCs/>
                <w:sz w:val="24"/>
                <w:szCs w:val="24"/>
                <w:rPrChange w:id="543" w:author="Li, Bonan" w:date="2023-08-03T14:25:00Z">
                  <w:rPr>
                    <w:rFonts w:eastAsia="Times New Roman"/>
                    <w:i/>
                    <w:iCs/>
                  </w:rPr>
                </w:rPrChange>
              </w:rPr>
              <w:t>New Phytologist</w:t>
            </w:r>
            <w:r w:rsidRPr="00672117">
              <w:rPr>
                <w:rFonts w:ascii="Arial" w:eastAsia="Times New Roman" w:hAnsi="Arial" w:cs="Arial"/>
                <w:sz w:val="24"/>
                <w:szCs w:val="24"/>
                <w:rPrChange w:id="544" w:author="Li, Bonan" w:date="2023-08-03T14:25:00Z">
                  <w:rPr>
                    <w:rFonts w:eastAsia="Times New Roman"/>
                  </w:rPr>
                </w:rPrChange>
              </w:rPr>
              <w:t xml:space="preserve"> </w:t>
            </w:r>
            <w:r w:rsidRPr="00672117">
              <w:rPr>
                <w:rFonts w:ascii="Arial" w:eastAsia="Times New Roman" w:hAnsi="Arial" w:cs="Arial"/>
                <w:b/>
                <w:bCs/>
                <w:sz w:val="24"/>
                <w:szCs w:val="24"/>
                <w:rPrChange w:id="545" w:author="Li, Bonan" w:date="2023-08-03T14:25:00Z">
                  <w:rPr>
                    <w:rFonts w:eastAsia="Times New Roman"/>
                    <w:b/>
                    <w:bCs/>
                  </w:rPr>
                </w:rPrChange>
              </w:rPr>
              <w:t>178</w:t>
            </w:r>
            <w:r w:rsidRPr="00672117">
              <w:rPr>
                <w:rFonts w:ascii="Arial" w:eastAsia="Times New Roman" w:hAnsi="Arial" w:cs="Arial"/>
                <w:sz w:val="24"/>
                <w:szCs w:val="24"/>
                <w:rPrChange w:id="546" w:author="Li, Bonan" w:date="2023-08-03T14:25:00Z">
                  <w:rPr>
                    <w:rFonts w:eastAsia="Times New Roman"/>
                  </w:rPr>
                </w:rPrChange>
              </w:rPr>
              <w:t xml:space="preserve"> 24–40 Online: https://onlinelibrary.wiley.com/doi/10.1111/j.1469-8137.2007.02342.x</w:t>
            </w:r>
          </w:ins>
        </w:p>
        <w:p w14:paraId="564F6889" w14:textId="77777777" w:rsidR="00B00C0E" w:rsidRPr="00672117" w:rsidRDefault="00B00C0E">
          <w:pPr>
            <w:autoSpaceDE w:val="0"/>
            <w:autoSpaceDN w:val="0"/>
            <w:ind w:hanging="480"/>
            <w:divId w:val="1088847645"/>
            <w:rPr>
              <w:ins w:id="547" w:author="Li, Bonan" w:date="2023-08-03T14:20:00Z"/>
              <w:rFonts w:ascii="Arial" w:eastAsia="Times New Roman" w:hAnsi="Arial" w:cs="Arial"/>
              <w:sz w:val="24"/>
              <w:szCs w:val="24"/>
              <w:rPrChange w:id="548" w:author="Li, Bonan" w:date="2023-08-03T14:25:00Z">
                <w:rPr>
                  <w:ins w:id="549" w:author="Li, Bonan" w:date="2023-08-03T14:20:00Z"/>
                  <w:rFonts w:eastAsia="Times New Roman"/>
                </w:rPr>
              </w:rPrChange>
            </w:rPr>
          </w:pPr>
          <w:ins w:id="550" w:author="Li, Bonan" w:date="2023-08-03T14:20:00Z">
            <w:r w:rsidRPr="00672117">
              <w:rPr>
                <w:rFonts w:ascii="Arial" w:eastAsia="Times New Roman" w:hAnsi="Arial" w:cs="Arial"/>
                <w:sz w:val="24"/>
                <w:szCs w:val="24"/>
                <w:rPrChange w:id="551" w:author="Li, Bonan" w:date="2023-08-03T14:25:00Z">
                  <w:rPr>
                    <w:rFonts w:eastAsia="Times New Roman"/>
                  </w:rPr>
                </w:rPrChange>
              </w:rPr>
              <w:t xml:space="preserve">Chen J, Wen J, Kang S, Meng X, Tian H, Ma X and Yuan Y 2020 Assessments of the factors controlling latent heat flux and the coupling degree between an alpine wetland and the atmosphere on the Qinghai-Tibetan Plateau in summer </w:t>
            </w:r>
            <w:r w:rsidRPr="00672117">
              <w:rPr>
                <w:rFonts w:ascii="Arial" w:eastAsia="Times New Roman" w:hAnsi="Arial" w:cs="Arial"/>
                <w:i/>
                <w:iCs/>
                <w:sz w:val="24"/>
                <w:szCs w:val="24"/>
                <w:rPrChange w:id="552" w:author="Li, Bonan" w:date="2023-08-03T14:25:00Z">
                  <w:rPr>
                    <w:rFonts w:eastAsia="Times New Roman"/>
                    <w:i/>
                    <w:iCs/>
                  </w:rPr>
                </w:rPrChange>
              </w:rPr>
              <w:t>Atmos Res</w:t>
            </w:r>
            <w:r w:rsidRPr="00672117">
              <w:rPr>
                <w:rFonts w:ascii="Arial" w:eastAsia="Times New Roman" w:hAnsi="Arial" w:cs="Arial"/>
                <w:sz w:val="24"/>
                <w:szCs w:val="24"/>
                <w:rPrChange w:id="553" w:author="Li, Bonan" w:date="2023-08-03T14:25:00Z">
                  <w:rPr>
                    <w:rFonts w:eastAsia="Times New Roman"/>
                  </w:rPr>
                </w:rPrChange>
              </w:rPr>
              <w:t xml:space="preserve"> </w:t>
            </w:r>
            <w:r w:rsidRPr="00672117">
              <w:rPr>
                <w:rFonts w:ascii="Arial" w:eastAsia="Times New Roman" w:hAnsi="Arial" w:cs="Arial"/>
                <w:b/>
                <w:bCs/>
                <w:sz w:val="24"/>
                <w:szCs w:val="24"/>
                <w:rPrChange w:id="554" w:author="Li, Bonan" w:date="2023-08-03T14:25:00Z">
                  <w:rPr>
                    <w:rFonts w:eastAsia="Times New Roman"/>
                    <w:b/>
                    <w:bCs/>
                  </w:rPr>
                </w:rPrChange>
              </w:rPr>
              <w:t>240</w:t>
            </w:r>
            <w:r w:rsidRPr="00672117">
              <w:rPr>
                <w:rFonts w:ascii="Arial" w:eastAsia="Times New Roman" w:hAnsi="Arial" w:cs="Arial"/>
                <w:sz w:val="24"/>
                <w:szCs w:val="24"/>
                <w:rPrChange w:id="555" w:author="Li, Bonan" w:date="2023-08-03T14:25:00Z">
                  <w:rPr>
                    <w:rFonts w:eastAsia="Times New Roman"/>
                  </w:rPr>
                </w:rPrChange>
              </w:rPr>
              <w:t xml:space="preserve"> 104937 Online: https://linkinghub.elsevier.com/retrieve/pii/S016980951931573X</w:t>
            </w:r>
          </w:ins>
        </w:p>
        <w:p w14:paraId="3F6A306D" w14:textId="77777777" w:rsidR="00B00C0E" w:rsidRPr="00672117" w:rsidRDefault="00B00C0E">
          <w:pPr>
            <w:autoSpaceDE w:val="0"/>
            <w:autoSpaceDN w:val="0"/>
            <w:ind w:hanging="480"/>
            <w:divId w:val="508564029"/>
            <w:rPr>
              <w:ins w:id="556" w:author="Li, Bonan" w:date="2023-08-03T14:20:00Z"/>
              <w:rFonts w:ascii="Arial" w:eastAsia="Times New Roman" w:hAnsi="Arial" w:cs="Arial"/>
              <w:sz w:val="24"/>
              <w:szCs w:val="24"/>
              <w:rPrChange w:id="557" w:author="Li, Bonan" w:date="2023-08-03T14:25:00Z">
                <w:rPr>
                  <w:ins w:id="558" w:author="Li, Bonan" w:date="2023-08-03T14:20:00Z"/>
                  <w:rFonts w:eastAsia="Times New Roman"/>
                </w:rPr>
              </w:rPrChange>
            </w:rPr>
          </w:pPr>
          <w:ins w:id="559" w:author="Li, Bonan" w:date="2023-08-03T14:20:00Z">
            <w:r w:rsidRPr="00672117">
              <w:rPr>
                <w:rFonts w:ascii="Arial" w:eastAsia="Times New Roman" w:hAnsi="Arial" w:cs="Arial"/>
                <w:sz w:val="24"/>
                <w:szCs w:val="24"/>
                <w:rPrChange w:id="560" w:author="Li, Bonan" w:date="2023-08-03T14:25:00Z">
                  <w:rPr>
                    <w:rFonts w:eastAsia="Times New Roman"/>
                  </w:rPr>
                </w:rPrChange>
              </w:rPr>
              <w:t xml:space="preserve">Clausius R 1850 Ueber die bewegende Kraft der Wärme und die Gesetze, welche sich daraus für die Wärmelehre selbst ableiten lassen </w:t>
            </w:r>
            <w:r w:rsidRPr="00672117">
              <w:rPr>
                <w:rFonts w:ascii="Arial" w:eastAsia="Times New Roman" w:hAnsi="Arial" w:cs="Arial"/>
                <w:i/>
                <w:iCs/>
                <w:sz w:val="24"/>
                <w:szCs w:val="24"/>
                <w:rPrChange w:id="561" w:author="Li, Bonan" w:date="2023-08-03T14:25:00Z">
                  <w:rPr>
                    <w:rFonts w:eastAsia="Times New Roman"/>
                    <w:i/>
                    <w:iCs/>
                  </w:rPr>
                </w:rPrChange>
              </w:rPr>
              <w:t>Annalen der Physik und Chemie</w:t>
            </w:r>
            <w:r w:rsidRPr="00672117">
              <w:rPr>
                <w:rFonts w:ascii="Arial" w:eastAsia="Times New Roman" w:hAnsi="Arial" w:cs="Arial"/>
                <w:sz w:val="24"/>
                <w:szCs w:val="24"/>
                <w:rPrChange w:id="562" w:author="Li, Bonan" w:date="2023-08-03T14:25:00Z">
                  <w:rPr>
                    <w:rFonts w:eastAsia="Times New Roman"/>
                  </w:rPr>
                </w:rPrChange>
              </w:rPr>
              <w:t xml:space="preserve"> </w:t>
            </w:r>
            <w:r w:rsidRPr="00672117">
              <w:rPr>
                <w:rFonts w:ascii="Arial" w:eastAsia="Times New Roman" w:hAnsi="Arial" w:cs="Arial"/>
                <w:b/>
                <w:bCs/>
                <w:sz w:val="24"/>
                <w:szCs w:val="24"/>
                <w:rPrChange w:id="563" w:author="Li, Bonan" w:date="2023-08-03T14:25:00Z">
                  <w:rPr>
                    <w:rFonts w:eastAsia="Times New Roman"/>
                    <w:b/>
                    <w:bCs/>
                  </w:rPr>
                </w:rPrChange>
              </w:rPr>
              <w:t>155</w:t>
            </w:r>
            <w:r w:rsidRPr="00672117">
              <w:rPr>
                <w:rFonts w:ascii="Arial" w:eastAsia="Times New Roman" w:hAnsi="Arial" w:cs="Arial"/>
                <w:sz w:val="24"/>
                <w:szCs w:val="24"/>
                <w:rPrChange w:id="564" w:author="Li, Bonan" w:date="2023-08-03T14:25:00Z">
                  <w:rPr>
                    <w:rFonts w:eastAsia="Times New Roman"/>
                  </w:rPr>
                </w:rPrChange>
              </w:rPr>
              <w:t xml:space="preserve"> 500–24 Online: https://onlinelibrary.wiley.com/doi/10.1002/andp.18501550403</w:t>
            </w:r>
          </w:ins>
        </w:p>
        <w:p w14:paraId="67D0AB93" w14:textId="77777777" w:rsidR="00B00C0E" w:rsidRPr="00672117" w:rsidRDefault="00B00C0E">
          <w:pPr>
            <w:autoSpaceDE w:val="0"/>
            <w:autoSpaceDN w:val="0"/>
            <w:ind w:hanging="480"/>
            <w:divId w:val="947469523"/>
            <w:rPr>
              <w:ins w:id="565" w:author="Li, Bonan" w:date="2023-08-03T14:20:00Z"/>
              <w:rFonts w:ascii="Arial" w:eastAsia="Times New Roman" w:hAnsi="Arial" w:cs="Arial"/>
              <w:sz w:val="24"/>
              <w:szCs w:val="24"/>
              <w:rPrChange w:id="566" w:author="Li, Bonan" w:date="2023-08-03T14:25:00Z">
                <w:rPr>
                  <w:ins w:id="567" w:author="Li, Bonan" w:date="2023-08-03T14:20:00Z"/>
                  <w:rFonts w:eastAsia="Times New Roman"/>
                </w:rPr>
              </w:rPrChange>
            </w:rPr>
          </w:pPr>
          <w:ins w:id="568" w:author="Li, Bonan" w:date="2023-08-03T14:20:00Z">
            <w:r w:rsidRPr="00672117">
              <w:rPr>
                <w:rFonts w:ascii="Arial" w:eastAsia="Times New Roman" w:hAnsi="Arial" w:cs="Arial"/>
                <w:sz w:val="24"/>
                <w:szCs w:val="24"/>
                <w:rPrChange w:id="569" w:author="Li, Bonan" w:date="2023-08-03T14:25:00Z">
                  <w:rPr>
                    <w:rFonts w:eastAsia="Times New Roman"/>
                  </w:rPr>
                </w:rPrChange>
              </w:rPr>
              <w:t xml:space="preserve">Conrad R, Klose M, Yuan Q, Lu Y and Chidthaisong A 2012 Stable carbon isotope fractionation, carbon flux partitioning and priming effects in anoxic soils during methanogenic degradation of straw and soil organic matter </w:t>
            </w:r>
            <w:r w:rsidRPr="00672117">
              <w:rPr>
                <w:rFonts w:ascii="Arial" w:eastAsia="Times New Roman" w:hAnsi="Arial" w:cs="Arial"/>
                <w:i/>
                <w:iCs/>
                <w:sz w:val="24"/>
                <w:szCs w:val="24"/>
                <w:rPrChange w:id="570" w:author="Li, Bonan" w:date="2023-08-03T14:25:00Z">
                  <w:rPr>
                    <w:rFonts w:eastAsia="Times New Roman"/>
                    <w:i/>
                    <w:iCs/>
                  </w:rPr>
                </w:rPrChange>
              </w:rPr>
              <w:t>Soil Biol Biochem</w:t>
            </w:r>
            <w:r w:rsidRPr="00672117">
              <w:rPr>
                <w:rFonts w:ascii="Arial" w:eastAsia="Times New Roman" w:hAnsi="Arial" w:cs="Arial"/>
                <w:sz w:val="24"/>
                <w:szCs w:val="24"/>
                <w:rPrChange w:id="571" w:author="Li, Bonan" w:date="2023-08-03T14:25:00Z">
                  <w:rPr>
                    <w:rFonts w:eastAsia="Times New Roman"/>
                  </w:rPr>
                </w:rPrChange>
              </w:rPr>
              <w:t xml:space="preserve"> </w:t>
            </w:r>
            <w:r w:rsidRPr="00672117">
              <w:rPr>
                <w:rFonts w:ascii="Arial" w:eastAsia="Times New Roman" w:hAnsi="Arial" w:cs="Arial"/>
                <w:b/>
                <w:bCs/>
                <w:sz w:val="24"/>
                <w:szCs w:val="24"/>
                <w:rPrChange w:id="572" w:author="Li, Bonan" w:date="2023-08-03T14:25:00Z">
                  <w:rPr>
                    <w:rFonts w:eastAsia="Times New Roman"/>
                    <w:b/>
                    <w:bCs/>
                  </w:rPr>
                </w:rPrChange>
              </w:rPr>
              <w:t>49</w:t>
            </w:r>
            <w:r w:rsidRPr="00672117">
              <w:rPr>
                <w:rFonts w:ascii="Arial" w:eastAsia="Times New Roman" w:hAnsi="Arial" w:cs="Arial"/>
                <w:sz w:val="24"/>
                <w:szCs w:val="24"/>
                <w:rPrChange w:id="573" w:author="Li, Bonan" w:date="2023-08-03T14:25:00Z">
                  <w:rPr>
                    <w:rFonts w:eastAsia="Times New Roman"/>
                  </w:rPr>
                </w:rPrChange>
              </w:rPr>
              <w:t xml:space="preserve"> 193–9 Online: https://linkinghub.elsevier.com/retrieve/pii/S0038071712000958</w:t>
            </w:r>
          </w:ins>
        </w:p>
        <w:p w14:paraId="4B530868" w14:textId="77777777" w:rsidR="00B00C0E" w:rsidRPr="00672117" w:rsidRDefault="00B00C0E">
          <w:pPr>
            <w:autoSpaceDE w:val="0"/>
            <w:autoSpaceDN w:val="0"/>
            <w:ind w:hanging="480"/>
            <w:divId w:val="312179372"/>
            <w:rPr>
              <w:ins w:id="574" w:author="Li, Bonan" w:date="2023-08-03T14:20:00Z"/>
              <w:rFonts w:ascii="Arial" w:eastAsia="Times New Roman" w:hAnsi="Arial" w:cs="Arial"/>
              <w:sz w:val="24"/>
              <w:szCs w:val="24"/>
              <w:rPrChange w:id="575" w:author="Li, Bonan" w:date="2023-08-03T14:25:00Z">
                <w:rPr>
                  <w:ins w:id="576" w:author="Li, Bonan" w:date="2023-08-03T14:20:00Z"/>
                  <w:rFonts w:eastAsia="Times New Roman"/>
                </w:rPr>
              </w:rPrChange>
            </w:rPr>
          </w:pPr>
          <w:ins w:id="577" w:author="Li, Bonan" w:date="2023-08-03T14:20:00Z">
            <w:r w:rsidRPr="00672117">
              <w:rPr>
                <w:rFonts w:ascii="Arial" w:eastAsia="Times New Roman" w:hAnsi="Arial" w:cs="Arial"/>
                <w:sz w:val="24"/>
                <w:szCs w:val="24"/>
                <w:rPrChange w:id="578" w:author="Li, Bonan" w:date="2023-08-03T14:25:00Z">
                  <w:rPr>
                    <w:rFonts w:eastAsia="Times New Roman"/>
                  </w:rPr>
                </w:rPrChange>
              </w:rPr>
              <w:t>Cosgrove B A, Lohmann D, Mitchell K E, Houser P R, Wood E F, Schaake J C, Robock A, Marshall C, Sheffield J, Duan Q, Luo L, Higgins R W, Pinker R T, Tarpley J D and Meng J 2003 Real</w:t>
            </w:r>
            <w:r w:rsidRPr="00672117">
              <w:rPr>
                <w:rFonts w:ascii="Cambria Math" w:eastAsia="Times New Roman" w:hAnsi="Cambria Math" w:cs="Cambria Math"/>
                <w:sz w:val="24"/>
                <w:szCs w:val="24"/>
                <w:rPrChange w:id="579" w:author="Li, Bonan" w:date="2023-08-03T14:25:00Z">
                  <w:rPr>
                    <w:rFonts w:eastAsia="Times New Roman"/>
                  </w:rPr>
                </w:rPrChange>
              </w:rPr>
              <w:t>‐</w:t>
            </w:r>
            <w:r w:rsidRPr="00672117">
              <w:rPr>
                <w:rFonts w:ascii="Arial" w:eastAsia="Times New Roman" w:hAnsi="Arial" w:cs="Arial"/>
                <w:sz w:val="24"/>
                <w:szCs w:val="24"/>
                <w:rPrChange w:id="580" w:author="Li, Bonan" w:date="2023-08-03T14:25:00Z">
                  <w:rPr>
                    <w:rFonts w:eastAsia="Times New Roman"/>
                  </w:rPr>
                </w:rPrChange>
              </w:rPr>
              <w:t xml:space="preserve">time and retrospective forcing in the North American Land Data Assimilation System (NLDAS) project </w:t>
            </w:r>
            <w:r w:rsidRPr="00672117">
              <w:rPr>
                <w:rFonts w:ascii="Arial" w:eastAsia="Times New Roman" w:hAnsi="Arial" w:cs="Arial"/>
                <w:i/>
                <w:iCs/>
                <w:sz w:val="24"/>
                <w:szCs w:val="24"/>
                <w:rPrChange w:id="581" w:author="Li, Bonan" w:date="2023-08-03T14:25:00Z">
                  <w:rPr>
                    <w:rFonts w:eastAsia="Times New Roman"/>
                    <w:i/>
                    <w:iCs/>
                  </w:rPr>
                </w:rPrChange>
              </w:rPr>
              <w:t>Journal of Geophysical Research: Atmospheres</w:t>
            </w:r>
            <w:r w:rsidRPr="00672117">
              <w:rPr>
                <w:rFonts w:ascii="Arial" w:eastAsia="Times New Roman" w:hAnsi="Arial" w:cs="Arial"/>
                <w:sz w:val="24"/>
                <w:szCs w:val="24"/>
                <w:rPrChange w:id="582" w:author="Li, Bonan" w:date="2023-08-03T14:25:00Z">
                  <w:rPr>
                    <w:rFonts w:eastAsia="Times New Roman"/>
                  </w:rPr>
                </w:rPrChange>
              </w:rPr>
              <w:t xml:space="preserve"> </w:t>
            </w:r>
            <w:r w:rsidRPr="00672117">
              <w:rPr>
                <w:rFonts w:ascii="Arial" w:eastAsia="Times New Roman" w:hAnsi="Arial" w:cs="Arial"/>
                <w:b/>
                <w:bCs/>
                <w:sz w:val="24"/>
                <w:szCs w:val="24"/>
                <w:rPrChange w:id="583" w:author="Li, Bonan" w:date="2023-08-03T14:25:00Z">
                  <w:rPr>
                    <w:rFonts w:eastAsia="Times New Roman"/>
                    <w:b/>
                    <w:bCs/>
                  </w:rPr>
                </w:rPrChange>
              </w:rPr>
              <w:t>108</w:t>
            </w:r>
            <w:r w:rsidRPr="00672117">
              <w:rPr>
                <w:rFonts w:ascii="Arial" w:eastAsia="Times New Roman" w:hAnsi="Arial" w:cs="Arial"/>
                <w:sz w:val="24"/>
                <w:szCs w:val="24"/>
                <w:rPrChange w:id="584" w:author="Li, Bonan" w:date="2023-08-03T14:25:00Z">
                  <w:rPr>
                    <w:rFonts w:eastAsia="Times New Roman"/>
                  </w:rPr>
                </w:rPrChange>
              </w:rPr>
              <w:t xml:space="preserve"> 2002JD003118 Online: https://onlinelibrary.wiley.com/doi/abs/10.1029/2002JD003118</w:t>
            </w:r>
          </w:ins>
        </w:p>
        <w:p w14:paraId="4B766E19" w14:textId="77777777" w:rsidR="00B00C0E" w:rsidRPr="00672117" w:rsidRDefault="00B00C0E">
          <w:pPr>
            <w:autoSpaceDE w:val="0"/>
            <w:autoSpaceDN w:val="0"/>
            <w:ind w:hanging="480"/>
            <w:divId w:val="1377126210"/>
            <w:rPr>
              <w:ins w:id="585" w:author="Li, Bonan" w:date="2023-08-03T14:20:00Z"/>
              <w:rFonts w:ascii="Arial" w:eastAsia="Times New Roman" w:hAnsi="Arial" w:cs="Arial"/>
              <w:sz w:val="24"/>
              <w:szCs w:val="24"/>
              <w:rPrChange w:id="586" w:author="Li, Bonan" w:date="2023-08-03T14:25:00Z">
                <w:rPr>
                  <w:ins w:id="587" w:author="Li, Bonan" w:date="2023-08-03T14:20:00Z"/>
                  <w:rFonts w:eastAsia="Times New Roman"/>
                </w:rPr>
              </w:rPrChange>
            </w:rPr>
          </w:pPr>
          <w:ins w:id="588" w:author="Li, Bonan" w:date="2023-08-03T14:20:00Z">
            <w:r w:rsidRPr="00672117">
              <w:rPr>
                <w:rFonts w:ascii="Arial" w:eastAsia="Times New Roman" w:hAnsi="Arial" w:cs="Arial"/>
                <w:sz w:val="24"/>
                <w:szCs w:val="24"/>
                <w:rPrChange w:id="589" w:author="Li, Bonan" w:date="2023-08-03T14:25:00Z">
                  <w:rPr>
                    <w:rFonts w:eastAsia="Times New Roman"/>
                  </w:rPr>
                </w:rPrChange>
              </w:rPr>
              <w:t xml:space="preserve">Cover T M and Thomas J A 2005 </w:t>
            </w:r>
            <w:r w:rsidRPr="00672117">
              <w:rPr>
                <w:rFonts w:ascii="Arial" w:eastAsia="Times New Roman" w:hAnsi="Arial" w:cs="Arial"/>
                <w:i/>
                <w:iCs/>
                <w:sz w:val="24"/>
                <w:szCs w:val="24"/>
                <w:rPrChange w:id="590" w:author="Li, Bonan" w:date="2023-08-03T14:25:00Z">
                  <w:rPr>
                    <w:rFonts w:eastAsia="Times New Roman"/>
                    <w:i/>
                    <w:iCs/>
                  </w:rPr>
                </w:rPrChange>
              </w:rPr>
              <w:t>Elements of Information Theory</w:t>
            </w:r>
            <w:r w:rsidRPr="00672117">
              <w:rPr>
                <w:rFonts w:ascii="Arial" w:eastAsia="Times New Roman" w:hAnsi="Arial" w:cs="Arial"/>
                <w:sz w:val="24"/>
                <w:szCs w:val="24"/>
                <w:rPrChange w:id="591" w:author="Li, Bonan" w:date="2023-08-03T14:25:00Z">
                  <w:rPr>
                    <w:rFonts w:eastAsia="Times New Roman"/>
                  </w:rPr>
                </w:rPrChange>
              </w:rPr>
              <w:t xml:space="preserve"> (Wiley) Online: https://onlinelibrary.wiley.com/doi/book/10.1002/047174882X</w:t>
            </w:r>
          </w:ins>
        </w:p>
        <w:p w14:paraId="196A99A3" w14:textId="77777777" w:rsidR="00B00C0E" w:rsidRPr="00672117" w:rsidRDefault="00B00C0E">
          <w:pPr>
            <w:autoSpaceDE w:val="0"/>
            <w:autoSpaceDN w:val="0"/>
            <w:ind w:hanging="480"/>
            <w:divId w:val="1067923528"/>
            <w:rPr>
              <w:ins w:id="592" w:author="Li, Bonan" w:date="2023-08-03T14:20:00Z"/>
              <w:rFonts w:ascii="Arial" w:eastAsia="Times New Roman" w:hAnsi="Arial" w:cs="Arial"/>
              <w:sz w:val="24"/>
              <w:szCs w:val="24"/>
              <w:rPrChange w:id="593" w:author="Li, Bonan" w:date="2023-08-03T14:25:00Z">
                <w:rPr>
                  <w:ins w:id="594" w:author="Li, Bonan" w:date="2023-08-03T14:20:00Z"/>
                  <w:rFonts w:eastAsia="Times New Roman"/>
                </w:rPr>
              </w:rPrChange>
            </w:rPr>
          </w:pPr>
          <w:ins w:id="595" w:author="Li, Bonan" w:date="2023-08-03T14:20:00Z">
            <w:r w:rsidRPr="00672117">
              <w:rPr>
                <w:rFonts w:ascii="Arial" w:eastAsia="Times New Roman" w:hAnsi="Arial" w:cs="Arial"/>
                <w:sz w:val="24"/>
                <w:szCs w:val="24"/>
                <w:rPrChange w:id="596" w:author="Li, Bonan" w:date="2023-08-03T14:25:00Z">
                  <w:rPr>
                    <w:rFonts w:eastAsia="Times New Roman"/>
                  </w:rPr>
                </w:rPrChange>
              </w:rPr>
              <w:t xml:space="preserve">Dansgaard W 1964 Stable isotopes in precipitation </w:t>
            </w:r>
            <w:r w:rsidRPr="00672117">
              <w:rPr>
                <w:rFonts w:ascii="Arial" w:eastAsia="Times New Roman" w:hAnsi="Arial" w:cs="Arial"/>
                <w:i/>
                <w:iCs/>
                <w:sz w:val="24"/>
                <w:szCs w:val="24"/>
                <w:rPrChange w:id="597" w:author="Li, Bonan" w:date="2023-08-03T14:25:00Z">
                  <w:rPr>
                    <w:rFonts w:eastAsia="Times New Roman"/>
                    <w:i/>
                    <w:iCs/>
                  </w:rPr>
                </w:rPrChange>
              </w:rPr>
              <w:t>Tellus A: Dynamic Meteorology and Oceanography</w:t>
            </w:r>
            <w:r w:rsidRPr="00672117">
              <w:rPr>
                <w:rFonts w:ascii="Arial" w:eastAsia="Times New Roman" w:hAnsi="Arial" w:cs="Arial"/>
                <w:sz w:val="24"/>
                <w:szCs w:val="24"/>
                <w:rPrChange w:id="598" w:author="Li, Bonan" w:date="2023-08-03T14:25:00Z">
                  <w:rPr>
                    <w:rFonts w:eastAsia="Times New Roman"/>
                  </w:rPr>
                </w:rPrChange>
              </w:rPr>
              <w:t xml:space="preserve"> </w:t>
            </w:r>
            <w:r w:rsidRPr="00672117">
              <w:rPr>
                <w:rFonts w:ascii="Arial" w:eastAsia="Times New Roman" w:hAnsi="Arial" w:cs="Arial"/>
                <w:b/>
                <w:bCs/>
                <w:sz w:val="24"/>
                <w:szCs w:val="24"/>
                <w:rPrChange w:id="599" w:author="Li, Bonan" w:date="2023-08-03T14:25:00Z">
                  <w:rPr>
                    <w:rFonts w:eastAsia="Times New Roman"/>
                    <w:b/>
                    <w:bCs/>
                  </w:rPr>
                </w:rPrChange>
              </w:rPr>
              <w:t>16</w:t>
            </w:r>
            <w:r w:rsidRPr="00672117">
              <w:rPr>
                <w:rFonts w:ascii="Arial" w:eastAsia="Times New Roman" w:hAnsi="Arial" w:cs="Arial"/>
                <w:sz w:val="24"/>
                <w:szCs w:val="24"/>
                <w:rPrChange w:id="600" w:author="Li, Bonan" w:date="2023-08-03T14:25:00Z">
                  <w:rPr>
                    <w:rFonts w:eastAsia="Times New Roman"/>
                  </w:rPr>
                </w:rPrChange>
              </w:rPr>
              <w:t xml:space="preserve"> 436–68</w:t>
            </w:r>
          </w:ins>
        </w:p>
        <w:p w14:paraId="2994D2EA" w14:textId="77777777" w:rsidR="00B00C0E" w:rsidRPr="00672117" w:rsidRDefault="00B00C0E">
          <w:pPr>
            <w:autoSpaceDE w:val="0"/>
            <w:autoSpaceDN w:val="0"/>
            <w:ind w:hanging="480"/>
            <w:divId w:val="1130825153"/>
            <w:rPr>
              <w:ins w:id="601" w:author="Li, Bonan" w:date="2023-08-03T14:20:00Z"/>
              <w:rFonts w:ascii="Arial" w:eastAsia="Times New Roman" w:hAnsi="Arial" w:cs="Arial"/>
              <w:sz w:val="24"/>
              <w:szCs w:val="24"/>
              <w:rPrChange w:id="602" w:author="Li, Bonan" w:date="2023-08-03T14:25:00Z">
                <w:rPr>
                  <w:ins w:id="603" w:author="Li, Bonan" w:date="2023-08-03T14:20:00Z"/>
                  <w:rFonts w:eastAsia="Times New Roman"/>
                </w:rPr>
              </w:rPrChange>
            </w:rPr>
          </w:pPr>
          <w:ins w:id="604" w:author="Li, Bonan" w:date="2023-08-03T14:20:00Z">
            <w:r w:rsidRPr="00672117">
              <w:rPr>
                <w:rFonts w:ascii="Arial" w:eastAsia="Times New Roman" w:hAnsi="Arial" w:cs="Arial"/>
                <w:sz w:val="24"/>
                <w:szCs w:val="24"/>
                <w:rPrChange w:id="605" w:author="Li, Bonan" w:date="2023-08-03T14:25:00Z">
                  <w:rPr>
                    <w:rFonts w:eastAsia="Times New Roman"/>
                  </w:rPr>
                </w:rPrChange>
              </w:rPr>
              <w:t xml:space="preserve">Dubbert M and Werner C 2019 Water fluxes mediated by vegetation: emerging isotopic insights at the soil and atmosphere interfaces </w:t>
            </w:r>
            <w:r w:rsidRPr="00672117">
              <w:rPr>
                <w:rFonts w:ascii="Arial" w:eastAsia="Times New Roman" w:hAnsi="Arial" w:cs="Arial"/>
                <w:i/>
                <w:iCs/>
                <w:sz w:val="24"/>
                <w:szCs w:val="24"/>
                <w:rPrChange w:id="606" w:author="Li, Bonan" w:date="2023-08-03T14:25:00Z">
                  <w:rPr>
                    <w:rFonts w:eastAsia="Times New Roman"/>
                    <w:i/>
                    <w:iCs/>
                  </w:rPr>
                </w:rPrChange>
              </w:rPr>
              <w:t>New Phytologist</w:t>
            </w:r>
            <w:r w:rsidRPr="00672117">
              <w:rPr>
                <w:rFonts w:ascii="Arial" w:eastAsia="Times New Roman" w:hAnsi="Arial" w:cs="Arial"/>
                <w:sz w:val="24"/>
                <w:szCs w:val="24"/>
                <w:rPrChange w:id="607" w:author="Li, Bonan" w:date="2023-08-03T14:25:00Z">
                  <w:rPr>
                    <w:rFonts w:eastAsia="Times New Roman"/>
                  </w:rPr>
                </w:rPrChange>
              </w:rPr>
              <w:t xml:space="preserve"> </w:t>
            </w:r>
            <w:r w:rsidRPr="00672117">
              <w:rPr>
                <w:rFonts w:ascii="Arial" w:eastAsia="Times New Roman" w:hAnsi="Arial" w:cs="Arial"/>
                <w:b/>
                <w:bCs/>
                <w:sz w:val="24"/>
                <w:szCs w:val="24"/>
                <w:rPrChange w:id="608" w:author="Li, Bonan" w:date="2023-08-03T14:25:00Z">
                  <w:rPr>
                    <w:rFonts w:eastAsia="Times New Roman"/>
                    <w:b/>
                    <w:bCs/>
                  </w:rPr>
                </w:rPrChange>
              </w:rPr>
              <w:t>221</w:t>
            </w:r>
            <w:r w:rsidRPr="00672117">
              <w:rPr>
                <w:rFonts w:ascii="Arial" w:eastAsia="Times New Roman" w:hAnsi="Arial" w:cs="Arial"/>
                <w:sz w:val="24"/>
                <w:szCs w:val="24"/>
                <w:rPrChange w:id="609" w:author="Li, Bonan" w:date="2023-08-03T14:25:00Z">
                  <w:rPr>
                    <w:rFonts w:eastAsia="Times New Roman"/>
                  </w:rPr>
                </w:rPrChange>
              </w:rPr>
              <w:t xml:space="preserve"> 1754–63 Online: https://onlinelibrary.wiley.com/doi/10.1111/nph.15547</w:t>
            </w:r>
          </w:ins>
        </w:p>
        <w:p w14:paraId="490F3334" w14:textId="6168037A" w:rsidR="00B00C0E" w:rsidRPr="00672117" w:rsidRDefault="00B00C0E">
          <w:pPr>
            <w:autoSpaceDE w:val="0"/>
            <w:autoSpaceDN w:val="0"/>
            <w:ind w:hanging="480"/>
            <w:divId w:val="1464928576"/>
            <w:rPr>
              <w:ins w:id="610" w:author="Li, Bonan" w:date="2023-08-03T14:20:00Z"/>
              <w:rFonts w:ascii="Arial" w:eastAsia="Times New Roman" w:hAnsi="Arial" w:cs="Arial"/>
              <w:sz w:val="24"/>
              <w:szCs w:val="24"/>
              <w:rPrChange w:id="611" w:author="Li, Bonan" w:date="2023-08-03T14:25:00Z">
                <w:rPr>
                  <w:ins w:id="612" w:author="Li, Bonan" w:date="2023-08-03T14:20:00Z"/>
                  <w:rFonts w:eastAsia="Times New Roman"/>
                </w:rPr>
              </w:rPrChange>
            </w:rPr>
          </w:pPr>
          <w:ins w:id="613" w:author="Li, Bonan" w:date="2023-08-03T14:20:00Z">
            <w:r w:rsidRPr="00672117">
              <w:rPr>
                <w:rFonts w:ascii="Arial" w:eastAsia="Times New Roman" w:hAnsi="Arial" w:cs="Arial"/>
                <w:sz w:val="24"/>
                <w:szCs w:val="24"/>
                <w:rPrChange w:id="614" w:author="Li, Bonan" w:date="2023-08-03T14:25:00Z">
                  <w:rPr>
                    <w:rFonts w:eastAsia="Times New Roman"/>
                  </w:rPr>
                </w:rPrChange>
              </w:rPr>
              <w:t xml:space="preserve">Finkenbiner C E, Li B, Spencer L, Butler Z, Haagsma M, Fiorella R P, Allen S T, Anderegg W, Still C J, Noone D, Bowen G J and Good S P 2022 The NEON Daily </w:t>
            </w:r>
            <w:r w:rsidRPr="00672117">
              <w:rPr>
                <w:rFonts w:ascii="Arial" w:eastAsia="Times New Roman" w:hAnsi="Arial" w:cs="Arial"/>
                <w:sz w:val="24"/>
                <w:szCs w:val="24"/>
                <w:rPrChange w:id="615" w:author="Li, Bonan" w:date="2023-08-03T14:25:00Z">
                  <w:rPr>
                    <w:rFonts w:eastAsia="Times New Roman"/>
                  </w:rPr>
                </w:rPrChange>
              </w:rPr>
              <w:lastRenderedPageBreak/>
              <w:t xml:space="preserve">Isotopic Composition of Environmental Exchanges Dataset </w:t>
            </w:r>
            <w:r w:rsidRPr="00672117">
              <w:rPr>
                <w:rFonts w:ascii="Arial" w:eastAsia="Times New Roman" w:hAnsi="Arial" w:cs="Arial"/>
                <w:i/>
                <w:iCs/>
                <w:sz w:val="24"/>
                <w:szCs w:val="24"/>
                <w:rPrChange w:id="616" w:author="Li, Bonan" w:date="2023-08-03T14:25:00Z">
                  <w:rPr>
                    <w:rFonts w:eastAsia="Times New Roman"/>
                    <w:i/>
                    <w:iCs/>
                  </w:rPr>
                </w:rPrChange>
              </w:rPr>
              <w:t>Sci Data</w:t>
            </w:r>
            <w:r w:rsidRPr="00672117">
              <w:rPr>
                <w:rFonts w:ascii="Arial" w:eastAsia="Times New Roman" w:hAnsi="Arial" w:cs="Arial"/>
                <w:sz w:val="24"/>
                <w:szCs w:val="24"/>
                <w:rPrChange w:id="617" w:author="Li, Bonan" w:date="2023-08-03T14:25:00Z">
                  <w:rPr>
                    <w:rFonts w:eastAsia="Times New Roman"/>
                  </w:rPr>
                </w:rPrChange>
              </w:rPr>
              <w:t xml:space="preserve"> </w:t>
            </w:r>
            <w:r w:rsidRPr="00672117">
              <w:rPr>
                <w:rFonts w:ascii="Arial" w:eastAsia="Times New Roman" w:hAnsi="Arial" w:cs="Arial"/>
                <w:b/>
                <w:bCs/>
                <w:sz w:val="24"/>
                <w:szCs w:val="24"/>
                <w:rPrChange w:id="618" w:author="Li, Bonan" w:date="2023-08-03T14:25:00Z">
                  <w:rPr>
                    <w:rFonts w:eastAsia="Times New Roman"/>
                    <w:b/>
                    <w:bCs/>
                  </w:rPr>
                </w:rPrChange>
              </w:rPr>
              <w:t>9</w:t>
            </w:r>
            <w:r w:rsidRPr="00672117">
              <w:rPr>
                <w:rFonts w:ascii="Arial" w:eastAsia="Times New Roman" w:hAnsi="Arial" w:cs="Arial"/>
                <w:sz w:val="24"/>
                <w:szCs w:val="24"/>
                <w:rPrChange w:id="619" w:author="Li, Bonan" w:date="2023-08-03T14:25:00Z">
                  <w:rPr>
                    <w:rFonts w:eastAsia="Times New Roman"/>
                  </w:rPr>
                </w:rPrChange>
              </w:rPr>
              <w:t xml:space="preserve"> 353 Online: https://www.nature.com/articles/s41597-022-01412-4</w:t>
            </w:r>
          </w:ins>
        </w:p>
        <w:p w14:paraId="672C3F22" w14:textId="77777777" w:rsidR="00B00C0E" w:rsidRPr="00672117" w:rsidRDefault="00B00C0E">
          <w:pPr>
            <w:autoSpaceDE w:val="0"/>
            <w:autoSpaceDN w:val="0"/>
            <w:ind w:hanging="480"/>
            <w:divId w:val="1744600704"/>
            <w:rPr>
              <w:ins w:id="620" w:author="Li, Bonan" w:date="2023-08-03T14:20:00Z"/>
              <w:rFonts w:ascii="Arial" w:eastAsia="Times New Roman" w:hAnsi="Arial" w:cs="Arial"/>
              <w:sz w:val="24"/>
              <w:szCs w:val="24"/>
              <w:rPrChange w:id="621" w:author="Li, Bonan" w:date="2023-08-03T14:25:00Z">
                <w:rPr>
                  <w:ins w:id="622" w:author="Li, Bonan" w:date="2023-08-03T14:20:00Z"/>
                  <w:rFonts w:eastAsia="Times New Roman"/>
                </w:rPr>
              </w:rPrChange>
            </w:rPr>
          </w:pPr>
          <w:ins w:id="623" w:author="Li, Bonan" w:date="2023-08-03T14:20:00Z">
            <w:r w:rsidRPr="00672117">
              <w:rPr>
                <w:rFonts w:ascii="Arial" w:eastAsia="Times New Roman" w:hAnsi="Arial" w:cs="Arial"/>
                <w:sz w:val="24"/>
                <w:szCs w:val="24"/>
                <w:rPrChange w:id="624" w:author="Li, Bonan" w:date="2023-08-03T14:25:00Z">
                  <w:rPr>
                    <w:rFonts w:eastAsia="Times New Roman"/>
                  </w:rPr>
                </w:rPrChange>
              </w:rPr>
              <w:t>Fiorella R P, Good S P, Allen S T, Guo J S, Still C J, Noone D C, Anderegg W R L, Florian C R, Luo H, Pingintha</w:t>
            </w:r>
            <w:r w:rsidRPr="00672117">
              <w:rPr>
                <w:rFonts w:ascii="Cambria Math" w:eastAsia="Times New Roman" w:hAnsi="Cambria Math" w:cs="Cambria Math"/>
                <w:sz w:val="24"/>
                <w:szCs w:val="24"/>
                <w:rPrChange w:id="625" w:author="Li, Bonan" w:date="2023-08-03T14:25:00Z">
                  <w:rPr>
                    <w:rFonts w:eastAsia="Times New Roman"/>
                  </w:rPr>
                </w:rPrChange>
              </w:rPr>
              <w:t>‐</w:t>
            </w:r>
            <w:r w:rsidRPr="00672117">
              <w:rPr>
                <w:rFonts w:ascii="Arial" w:eastAsia="Times New Roman" w:hAnsi="Arial" w:cs="Arial"/>
                <w:sz w:val="24"/>
                <w:szCs w:val="24"/>
                <w:rPrChange w:id="626" w:author="Li, Bonan" w:date="2023-08-03T14:25:00Z">
                  <w:rPr>
                    <w:rFonts w:eastAsia="Times New Roman"/>
                  </w:rPr>
                </w:rPrChange>
              </w:rPr>
              <w:t xml:space="preserve">Durden N and Bowen G J 2021 Calibration Strategies for Detecting Macroscale Patterns in NEON Atmospheric Carbon Isotope Observations </w:t>
            </w:r>
            <w:r w:rsidRPr="00672117">
              <w:rPr>
                <w:rFonts w:ascii="Arial" w:eastAsia="Times New Roman" w:hAnsi="Arial" w:cs="Arial"/>
                <w:i/>
                <w:iCs/>
                <w:sz w:val="24"/>
                <w:szCs w:val="24"/>
                <w:rPrChange w:id="627" w:author="Li, Bonan" w:date="2023-08-03T14:25:00Z">
                  <w:rPr>
                    <w:rFonts w:eastAsia="Times New Roman"/>
                    <w:i/>
                    <w:iCs/>
                  </w:rPr>
                </w:rPrChange>
              </w:rPr>
              <w:t>J Geophys Res Biogeosci</w:t>
            </w:r>
            <w:r w:rsidRPr="00672117">
              <w:rPr>
                <w:rFonts w:ascii="Arial" w:eastAsia="Times New Roman" w:hAnsi="Arial" w:cs="Arial"/>
                <w:sz w:val="24"/>
                <w:szCs w:val="24"/>
                <w:rPrChange w:id="628" w:author="Li, Bonan" w:date="2023-08-03T14:25:00Z">
                  <w:rPr>
                    <w:rFonts w:eastAsia="Times New Roman"/>
                  </w:rPr>
                </w:rPrChange>
              </w:rPr>
              <w:t xml:space="preserve"> </w:t>
            </w:r>
            <w:r w:rsidRPr="00672117">
              <w:rPr>
                <w:rFonts w:ascii="Arial" w:eastAsia="Times New Roman" w:hAnsi="Arial" w:cs="Arial"/>
                <w:b/>
                <w:bCs/>
                <w:sz w:val="24"/>
                <w:szCs w:val="24"/>
                <w:rPrChange w:id="629" w:author="Li, Bonan" w:date="2023-08-03T14:25:00Z">
                  <w:rPr>
                    <w:rFonts w:eastAsia="Times New Roman"/>
                    <w:b/>
                    <w:bCs/>
                  </w:rPr>
                </w:rPrChange>
              </w:rPr>
              <w:t>126</w:t>
            </w:r>
          </w:ins>
        </w:p>
        <w:p w14:paraId="277EF51D" w14:textId="77777777" w:rsidR="00B00C0E" w:rsidRPr="00672117" w:rsidRDefault="00B00C0E">
          <w:pPr>
            <w:autoSpaceDE w:val="0"/>
            <w:autoSpaceDN w:val="0"/>
            <w:ind w:hanging="480"/>
            <w:divId w:val="573273316"/>
            <w:rPr>
              <w:ins w:id="630" w:author="Li, Bonan" w:date="2023-08-03T14:20:00Z"/>
              <w:rFonts w:ascii="Arial" w:eastAsia="Times New Roman" w:hAnsi="Arial" w:cs="Arial"/>
              <w:sz w:val="24"/>
              <w:szCs w:val="24"/>
              <w:rPrChange w:id="631" w:author="Li, Bonan" w:date="2023-08-03T14:25:00Z">
                <w:rPr>
                  <w:ins w:id="632" w:author="Li, Bonan" w:date="2023-08-03T14:20:00Z"/>
                  <w:rFonts w:eastAsia="Times New Roman"/>
                </w:rPr>
              </w:rPrChange>
            </w:rPr>
          </w:pPr>
          <w:ins w:id="633" w:author="Li, Bonan" w:date="2023-08-03T14:20:00Z">
            <w:r w:rsidRPr="00672117">
              <w:rPr>
                <w:rFonts w:ascii="Arial" w:eastAsia="Times New Roman" w:hAnsi="Arial" w:cs="Arial"/>
                <w:sz w:val="24"/>
                <w:szCs w:val="24"/>
                <w:rPrChange w:id="634" w:author="Li, Bonan" w:date="2023-08-03T14:25:00Z">
                  <w:rPr>
                    <w:rFonts w:eastAsia="Times New Roman"/>
                  </w:rPr>
                </w:rPrChange>
              </w:rPr>
              <w:t xml:space="preserve">Fisher R A and Koven C D 2020 Perspectives on the Future of Land Surface Models and the Challenges of Representing Complex Terrestrial Systems </w:t>
            </w:r>
            <w:r w:rsidRPr="00672117">
              <w:rPr>
                <w:rFonts w:ascii="Arial" w:eastAsia="Times New Roman" w:hAnsi="Arial" w:cs="Arial"/>
                <w:i/>
                <w:iCs/>
                <w:sz w:val="24"/>
                <w:szCs w:val="24"/>
                <w:rPrChange w:id="635" w:author="Li, Bonan" w:date="2023-08-03T14:25:00Z">
                  <w:rPr>
                    <w:rFonts w:eastAsia="Times New Roman"/>
                    <w:i/>
                    <w:iCs/>
                  </w:rPr>
                </w:rPrChange>
              </w:rPr>
              <w:t>J Adv Model Earth Syst</w:t>
            </w:r>
            <w:r w:rsidRPr="00672117">
              <w:rPr>
                <w:rFonts w:ascii="Arial" w:eastAsia="Times New Roman" w:hAnsi="Arial" w:cs="Arial"/>
                <w:sz w:val="24"/>
                <w:szCs w:val="24"/>
                <w:rPrChange w:id="636" w:author="Li, Bonan" w:date="2023-08-03T14:25:00Z">
                  <w:rPr>
                    <w:rFonts w:eastAsia="Times New Roman"/>
                  </w:rPr>
                </w:rPrChange>
              </w:rPr>
              <w:t xml:space="preserve"> </w:t>
            </w:r>
            <w:r w:rsidRPr="00672117">
              <w:rPr>
                <w:rFonts w:ascii="Arial" w:eastAsia="Times New Roman" w:hAnsi="Arial" w:cs="Arial"/>
                <w:b/>
                <w:bCs/>
                <w:sz w:val="24"/>
                <w:szCs w:val="24"/>
                <w:rPrChange w:id="637" w:author="Li, Bonan" w:date="2023-08-03T14:25:00Z">
                  <w:rPr>
                    <w:rFonts w:eastAsia="Times New Roman"/>
                    <w:b/>
                    <w:bCs/>
                  </w:rPr>
                </w:rPrChange>
              </w:rPr>
              <w:t>12</w:t>
            </w:r>
            <w:r w:rsidRPr="00672117">
              <w:rPr>
                <w:rFonts w:ascii="Arial" w:eastAsia="Times New Roman" w:hAnsi="Arial" w:cs="Arial"/>
                <w:sz w:val="24"/>
                <w:szCs w:val="24"/>
                <w:rPrChange w:id="638" w:author="Li, Bonan" w:date="2023-08-03T14:25:00Z">
                  <w:rPr>
                    <w:rFonts w:eastAsia="Times New Roman"/>
                  </w:rPr>
                </w:rPrChange>
              </w:rPr>
              <w:t xml:space="preserve"> Online: https://onlinelibrary.wiley.com/doi/10.1029/2018MS001453</w:t>
            </w:r>
          </w:ins>
        </w:p>
        <w:p w14:paraId="4C8E1361" w14:textId="77777777" w:rsidR="00B00C0E" w:rsidRPr="00672117" w:rsidRDefault="00B00C0E">
          <w:pPr>
            <w:autoSpaceDE w:val="0"/>
            <w:autoSpaceDN w:val="0"/>
            <w:ind w:hanging="480"/>
            <w:divId w:val="1940092819"/>
            <w:rPr>
              <w:ins w:id="639" w:author="Li, Bonan" w:date="2023-08-03T14:20:00Z"/>
              <w:rFonts w:ascii="Arial" w:eastAsia="Times New Roman" w:hAnsi="Arial" w:cs="Arial"/>
              <w:sz w:val="24"/>
              <w:szCs w:val="24"/>
              <w:rPrChange w:id="640" w:author="Li, Bonan" w:date="2023-08-03T14:25:00Z">
                <w:rPr>
                  <w:ins w:id="641" w:author="Li, Bonan" w:date="2023-08-03T14:20:00Z"/>
                  <w:rFonts w:eastAsia="Times New Roman"/>
                </w:rPr>
              </w:rPrChange>
            </w:rPr>
          </w:pPr>
          <w:ins w:id="642" w:author="Li, Bonan" w:date="2023-08-03T14:20:00Z">
            <w:r w:rsidRPr="00672117">
              <w:rPr>
                <w:rFonts w:ascii="Arial" w:eastAsia="Times New Roman" w:hAnsi="Arial" w:cs="Arial"/>
                <w:sz w:val="24"/>
                <w:szCs w:val="24"/>
                <w:rPrChange w:id="643" w:author="Li, Bonan" w:date="2023-08-03T14:25:00Z">
                  <w:rPr>
                    <w:rFonts w:eastAsia="Times New Roman"/>
                  </w:rPr>
                </w:rPrChange>
              </w:rPr>
              <w:t xml:space="preserve">Gemery P A, Trolier M and White J W C 1996 Oxygen isotope exchange between carbon dioxide and water following atmospheric sampling using glass flasks </w:t>
            </w:r>
            <w:r w:rsidRPr="00672117">
              <w:rPr>
                <w:rFonts w:ascii="Arial" w:eastAsia="Times New Roman" w:hAnsi="Arial" w:cs="Arial"/>
                <w:i/>
                <w:iCs/>
                <w:sz w:val="24"/>
                <w:szCs w:val="24"/>
                <w:rPrChange w:id="644" w:author="Li, Bonan" w:date="2023-08-03T14:25:00Z">
                  <w:rPr>
                    <w:rFonts w:eastAsia="Times New Roman"/>
                    <w:i/>
                    <w:iCs/>
                  </w:rPr>
                </w:rPrChange>
              </w:rPr>
              <w:t>Journal of Geophysical Research: Atmospheres</w:t>
            </w:r>
            <w:r w:rsidRPr="00672117">
              <w:rPr>
                <w:rFonts w:ascii="Arial" w:eastAsia="Times New Roman" w:hAnsi="Arial" w:cs="Arial"/>
                <w:sz w:val="24"/>
                <w:szCs w:val="24"/>
                <w:rPrChange w:id="645" w:author="Li, Bonan" w:date="2023-08-03T14:25:00Z">
                  <w:rPr>
                    <w:rFonts w:eastAsia="Times New Roman"/>
                  </w:rPr>
                </w:rPrChange>
              </w:rPr>
              <w:t xml:space="preserve"> </w:t>
            </w:r>
            <w:r w:rsidRPr="00672117">
              <w:rPr>
                <w:rFonts w:ascii="Arial" w:eastAsia="Times New Roman" w:hAnsi="Arial" w:cs="Arial"/>
                <w:b/>
                <w:bCs/>
                <w:sz w:val="24"/>
                <w:szCs w:val="24"/>
                <w:rPrChange w:id="646" w:author="Li, Bonan" w:date="2023-08-03T14:25:00Z">
                  <w:rPr>
                    <w:rFonts w:eastAsia="Times New Roman"/>
                    <w:b/>
                    <w:bCs/>
                  </w:rPr>
                </w:rPrChange>
              </w:rPr>
              <w:t>101</w:t>
            </w:r>
            <w:r w:rsidRPr="00672117">
              <w:rPr>
                <w:rFonts w:ascii="Arial" w:eastAsia="Times New Roman" w:hAnsi="Arial" w:cs="Arial"/>
                <w:sz w:val="24"/>
                <w:szCs w:val="24"/>
                <w:rPrChange w:id="647" w:author="Li, Bonan" w:date="2023-08-03T14:25:00Z">
                  <w:rPr>
                    <w:rFonts w:eastAsia="Times New Roman"/>
                  </w:rPr>
                </w:rPrChange>
              </w:rPr>
              <w:t xml:space="preserve"> 14415–20</w:t>
            </w:r>
          </w:ins>
        </w:p>
        <w:p w14:paraId="018A52C6" w14:textId="77777777" w:rsidR="00B00C0E" w:rsidRPr="00672117" w:rsidRDefault="00B00C0E">
          <w:pPr>
            <w:autoSpaceDE w:val="0"/>
            <w:autoSpaceDN w:val="0"/>
            <w:ind w:hanging="480"/>
            <w:divId w:val="1817915314"/>
            <w:rPr>
              <w:ins w:id="648" w:author="Li, Bonan" w:date="2023-08-03T14:20:00Z"/>
              <w:rFonts w:ascii="Arial" w:eastAsia="Times New Roman" w:hAnsi="Arial" w:cs="Arial"/>
              <w:sz w:val="24"/>
              <w:szCs w:val="24"/>
              <w:rPrChange w:id="649" w:author="Li, Bonan" w:date="2023-08-03T14:25:00Z">
                <w:rPr>
                  <w:ins w:id="650" w:author="Li, Bonan" w:date="2023-08-03T14:20:00Z"/>
                  <w:rFonts w:eastAsia="Times New Roman"/>
                </w:rPr>
              </w:rPrChange>
            </w:rPr>
          </w:pPr>
          <w:ins w:id="651" w:author="Li, Bonan" w:date="2023-08-03T14:20:00Z">
            <w:r w:rsidRPr="00672117">
              <w:rPr>
                <w:rFonts w:ascii="Arial" w:eastAsia="Times New Roman" w:hAnsi="Arial" w:cs="Arial"/>
                <w:sz w:val="24"/>
                <w:szCs w:val="24"/>
                <w:rPrChange w:id="652" w:author="Li, Bonan" w:date="2023-08-03T14:25:00Z">
                  <w:rPr>
                    <w:rFonts w:eastAsia="Times New Roman"/>
                  </w:rPr>
                </w:rPrChange>
              </w:rPr>
              <w:t xml:space="preserve">Gong W, Gupta H V., Yang D, Sricharan K and Hero A O 2013 Estimating epistemic and aleatory uncertainties during hydrologic modeling: An information theoretic approach </w:t>
            </w:r>
            <w:r w:rsidRPr="00672117">
              <w:rPr>
                <w:rFonts w:ascii="Arial" w:eastAsia="Times New Roman" w:hAnsi="Arial" w:cs="Arial"/>
                <w:i/>
                <w:iCs/>
                <w:sz w:val="24"/>
                <w:szCs w:val="24"/>
                <w:rPrChange w:id="653" w:author="Li, Bonan" w:date="2023-08-03T14:25:00Z">
                  <w:rPr>
                    <w:rFonts w:eastAsia="Times New Roman"/>
                    <w:i/>
                    <w:iCs/>
                  </w:rPr>
                </w:rPrChange>
              </w:rPr>
              <w:t>Water Resour Res</w:t>
            </w:r>
            <w:r w:rsidRPr="00672117">
              <w:rPr>
                <w:rFonts w:ascii="Arial" w:eastAsia="Times New Roman" w:hAnsi="Arial" w:cs="Arial"/>
                <w:sz w:val="24"/>
                <w:szCs w:val="24"/>
                <w:rPrChange w:id="654" w:author="Li, Bonan" w:date="2023-08-03T14:25:00Z">
                  <w:rPr>
                    <w:rFonts w:eastAsia="Times New Roman"/>
                  </w:rPr>
                </w:rPrChange>
              </w:rPr>
              <w:t xml:space="preserve"> </w:t>
            </w:r>
            <w:r w:rsidRPr="00672117">
              <w:rPr>
                <w:rFonts w:ascii="Arial" w:eastAsia="Times New Roman" w:hAnsi="Arial" w:cs="Arial"/>
                <w:b/>
                <w:bCs/>
                <w:sz w:val="24"/>
                <w:szCs w:val="24"/>
                <w:rPrChange w:id="655" w:author="Li, Bonan" w:date="2023-08-03T14:25:00Z">
                  <w:rPr>
                    <w:rFonts w:eastAsia="Times New Roman"/>
                    <w:b/>
                    <w:bCs/>
                  </w:rPr>
                </w:rPrChange>
              </w:rPr>
              <w:t>49</w:t>
            </w:r>
            <w:r w:rsidRPr="00672117">
              <w:rPr>
                <w:rFonts w:ascii="Arial" w:eastAsia="Times New Roman" w:hAnsi="Arial" w:cs="Arial"/>
                <w:sz w:val="24"/>
                <w:szCs w:val="24"/>
                <w:rPrChange w:id="656" w:author="Li, Bonan" w:date="2023-08-03T14:25:00Z">
                  <w:rPr>
                    <w:rFonts w:eastAsia="Times New Roman"/>
                  </w:rPr>
                </w:rPrChange>
              </w:rPr>
              <w:t xml:space="preserve"> 2253–73 Online: http://doi.wiley.com/10.1002/wrcr.20161</w:t>
            </w:r>
          </w:ins>
        </w:p>
        <w:p w14:paraId="329623F0" w14:textId="77777777" w:rsidR="00B00C0E" w:rsidRPr="00672117" w:rsidRDefault="00B00C0E">
          <w:pPr>
            <w:autoSpaceDE w:val="0"/>
            <w:autoSpaceDN w:val="0"/>
            <w:ind w:hanging="480"/>
            <w:divId w:val="1541284550"/>
            <w:rPr>
              <w:ins w:id="657" w:author="Li, Bonan" w:date="2023-08-03T14:20:00Z"/>
              <w:rFonts w:ascii="Arial" w:eastAsia="Times New Roman" w:hAnsi="Arial" w:cs="Arial"/>
              <w:sz w:val="24"/>
              <w:szCs w:val="24"/>
              <w:rPrChange w:id="658" w:author="Li, Bonan" w:date="2023-08-03T14:25:00Z">
                <w:rPr>
                  <w:ins w:id="659" w:author="Li, Bonan" w:date="2023-08-03T14:20:00Z"/>
                  <w:rFonts w:eastAsia="Times New Roman"/>
                </w:rPr>
              </w:rPrChange>
            </w:rPr>
          </w:pPr>
          <w:ins w:id="660" w:author="Li, Bonan" w:date="2023-08-03T14:20:00Z">
            <w:r w:rsidRPr="00672117">
              <w:rPr>
                <w:rFonts w:ascii="Arial" w:eastAsia="Times New Roman" w:hAnsi="Arial" w:cs="Arial"/>
                <w:sz w:val="24"/>
                <w:szCs w:val="24"/>
                <w:rPrChange w:id="661" w:author="Li, Bonan" w:date="2023-08-03T14:25:00Z">
                  <w:rPr>
                    <w:rFonts w:eastAsia="Times New Roman"/>
                  </w:rPr>
                </w:rPrChange>
              </w:rPr>
              <w:t xml:space="preserve">Good S P, Noone D, Kurita N, Benetti M and Bowen G J 2015 D/H isotope ratios in the global hydrologic cycle </w:t>
            </w:r>
            <w:r w:rsidRPr="00672117">
              <w:rPr>
                <w:rFonts w:ascii="Arial" w:eastAsia="Times New Roman" w:hAnsi="Arial" w:cs="Arial"/>
                <w:i/>
                <w:iCs/>
                <w:sz w:val="24"/>
                <w:szCs w:val="24"/>
                <w:rPrChange w:id="662" w:author="Li, Bonan" w:date="2023-08-03T14:25:00Z">
                  <w:rPr>
                    <w:rFonts w:eastAsia="Times New Roman"/>
                    <w:i/>
                    <w:iCs/>
                  </w:rPr>
                </w:rPrChange>
              </w:rPr>
              <w:t>Geophys Res Lett</w:t>
            </w:r>
            <w:r w:rsidRPr="00672117">
              <w:rPr>
                <w:rFonts w:ascii="Arial" w:eastAsia="Times New Roman" w:hAnsi="Arial" w:cs="Arial"/>
                <w:sz w:val="24"/>
                <w:szCs w:val="24"/>
                <w:rPrChange w:id="663" w:author="Li, Bonan" w:date="2023-08-03T14:25:00Z">
                  <w:rPr>
                    <w:rFonts w:eastAsia="Times New Roman"/>
                  </w:rPr>
                </w:rPrChange>
              </w:rPr>
              <w:t xml:space="preserve"> </w:t>
            </w:r>
            <w:r w:rsidRPr="00672117">
              <w:rPr>
                <w:rFonts w:ascii="Arial" w:eastAsia="Times New Roman" w:hAnsi="Arial" w:cs="Arial"/>
                <w:b/>
                <w:bCs/>
                <w:sz w:val="24"/>
                <w:szCs w:val="24"/>
                <w:rPrChange w:id="664" w:author="Li, Bonan" w:date="2023-08-03T14:25:00Z">
                  <w:rPr>
                    <w:rFonts w:eastAsia="Times New Roman"/>
                    <w:b/>
                    <w:bCs/>
                  </w:rPr>
                </w:rPrChange>
              </w:rPr>
              <w:t>42</w:t>
            </w:r>
            <w:r w:rsidRPr="00672117">
              <w:rPr>
                <w:rFonts w:ascii="Arial" w:eastAsia="Times New Roman" w:hAnsi="Arial" w:cs="Arial"/>
                <w:sz w:val="24"/>
                <w:szCs w:val="24"/>
                <w:rPrChange w:id="665" w:author="Li, Bonan" w:date="2023-08-03T14:25:00Z">
                  <w:rPr>
                    <w:rFonts w:eastAsia="Times New Roman"/>
                  </w:rPr>
                </w:rPrChange>
              </w:rPr>
              <w:t xml:space="preserve"> 5042–50 Online: http://doi.wiley.com/10.1002/2015GL064117</w:t>
            </w:r>
          </w:ins>
        </w:p>
        <w:p w14:paraId="44ED75E5" w14:textId="77777777" w:rsidR="00B00C0E" w:rsidRPr="00672117" w:rsidRDefault="00B00C0E">
          <w:pPr>
            <w:autoSpaceDE w:val="0"/>
            <w:autoSpaceDN w:val="0"/>
            <w:ind w:hanging="480"/>
            <w:divId w:val="296834391"/>
            <w:rPr>
              <w:ins w:id="666" w:author="Li, Bonan" w:date="2023-08-03T14:20:00Z"/>
              <w:rFonts w:ascii="Arial" w:eastAsia="Times New Roman" w:hAnsi="Arial" w:cs="Arial"/>
              <w:sz w:val="24"/>
              <w:szCs w:val="24"/>
              <w:rPrChange w:id="667" w:author="Li, Bonan" w:date="2023-08-03T14:25:00Z">
                <w:rPr>
                  <w:ins w:id="668" w:author="Li, Bonan" w:date="2023-08-03T14:20:00Z"/>
                  <w:rFonts w:eastAsia="Times New Roman"/>
                </w:rPr>
              </w:rPrChange>
            </w:rPr>
          </w:pPr>
          <w:ins w:id="669" w:author="Li, Bonan" w:date="2023-08-03T14:20:00Z">
            <w:r w:rsidRPr="00672117">
              <w:rPr>
                <w:rFonts w:ascii="Arial" w:eastAsia="Times New Roman" w:hAnsi="Arial" w:cs="Arial"/>
                <w:sz w:val="24"/>
                <w:szCs w:val="24"/>
                <w:rPrChange w:id="670" w:author="Li, Bonan" w:date="2023-08-03T14:25:00Z">
                  <w:rPr>
                    <w:rFonts w:eastAsia="Times New Roman"/>
                  </w:rPr>
                </w:rPrChange>
              </w:rPr>
              <w:t xml:space="preserve">Good S P, Soderberg K, Guan K, King E G, Scanlon T M and Caylor K K 2014 δ 2 H isotopic flux partitioning of evapotranspiration over a grass field following a water pulse and subsequent dry down </w:t>
            </w:r>
            <w:r w:rsidRPr="00672117">
              <w:rPr>
                <w:rFonts w:ascii="Arial" w:eastAsia="Times New Roman" w:hAnsi="Arial" w:cs="Arial"/>
                <w:i/>
                <w:iCs/>
                <w:sz w:val="24"/>
                <w:szCs w:val="24"/>
                <w:rPrChange w:id="671" w:author="Li, Bonan" w:date="2023-08-03T14:25:00Z">
                  <w:rPr>
                    <w:rFonts w:eastAsia="Times New Roman"/>
                    <w:i/>
                    <w:iCs/>
                  </w:rPr>
                </w:rPrChange>
              </w:rPr>
              <w:t>Water Resour Res</w:t>
            </w:r>
            <w:r w:rsidRPr="00672117">
              <w:rPr>
                <w:rFonts w:ascii="Arial" w:eastAsia="Times New Roman" w:hAnsi="Arial" w:cs="Arial"/>
                <w:sz w:val="24"/>
                <w:szCs w:val="24"/>
                <w:rPrChange w:id="672" w:author="Li, Bonan" w:date="2023-08-03T14:25:00Z">
                  <w:rPr>
                    <w:rFonts w:eastAsia="Times New Roman"/>
                  </w:rPr>
                </w:rPrChange>
              </w:rPr>
              <w:t xml:space="preserve"> </w:t>
            </w:r>
            <w:r w:rsidRPr="00672117">
              <w:rPr>
                <w:rFonts w:ascii="Arial" w:eastAsia="Times New Roman" w:hAnsi="Arial" w:cs="Arial"/>
                <w:b/>
                <w:bCs/>
                <w:sz w:val="24"/>
                <w:szCs w:val="24"/>
                <w:rPrChange w:id="673" w:author="Li, Bonan" w:date="2023-08-03T14:25:00Z">
                  <w:rPr>
                    <w:rFonts w:eastAsia="Times New Roman"/>
                    <w:b/>
                    <w:bCs/>
                  </w:rPr>
                </w:rPrChange>
              </w:rPr>
              <w:t>50</w:t>
            </w:r>
            <w:r w:rsidRPr="00672117">
              <w:rPr>
                <w:rFonts w:ascii="Arial" w:eastAsia="Times New Roman" w:hAnsi="Arial" w:cs="Arial"/>
                <w:sz w:val="24"/>
                <w:szCs w:val="24"/>
                <w:rPrChange w:id="674" w:author="Li, Bonan" w:date="2023-08-03T14:25:00Z">
                  <w:rPr>
                    <w:rFonts w:eastAsia="Times New Roman"/>
                  </w:rPr>
                </w:rPrChange>
              </w:rPr>
              <w:t xml:space="preserve"> 1410–32 Online: http://doi.wiley.com/10.1002/2013WR014333</w:t>
            </w:r>
          </w:ins>
        </w:p>
        <w:p w14:paraId="64D0B103" w14:textId="17074CDF" w:rsidR="00B00C0E" w:rsidRPr="00672117" w:rsidRDefault="00B00C0E">
          <w:pPr>
            <w:autoSpaceDE w:val="0"/>
            <w:autoSpaceDN w:val="0"/>
            <w:ind w:hanging="480"/>
            <w:divId w:val="155460786"/>
            <w:rPr>
              <w:ins w:id="675" w:author="Li, Bonan" w:date="2023-08-03T14:20:00Z"/>
              <w:rFonts w:ascii="Arial" w:eastAsia="Times New Roman" w:hAnsi="Arial" w:cs="Arial"/>
              <w:sz w:val="24"/>
              <w:szCs w:val="24"/>
              <w:rPrChange w:id="676" w:author="Li, Bonan" w:date="2023-08-03T14:25:00Z">
                <w:rPr>
                  <w:ins w:id="677" w:author="Li, Bonan" w:date="2023-08-03T14:20:00Z"/>
                  <w:rFonts w:eastAsia="Times New Roman"/>
                </w:rPr>
              </w:rPrChange>
            </w:rPr>
          </w:pPr>
          <w:ins w:id="678" w:author="Li, Bonan" w:date="2023-08-03T14:20:00Z">
            <w:r w:rsidRPr="00672117">
              <w:rPr>
                <w:rFonts w:ascii="Arial" w:eastAsia="Times New Roman" w:hAnsi="Arial" w:cs="Arial"/>
                <w:sz w:val="24"/>
                <w:szCs w:val="24"/>
                <w:rPrChange w:id="679" w:author="Li, Bonan" w:date="2023-08-03T14:25:00Z">
                  <w:rPr>
                    <w:rFonts w:eastAsia="Times New Roman"/>
                  </w:rPr>
                </w:rPrChange>
              </w:rPr>
              <w:t xml:space="preserve">Goodwell A E and Kumar P 2017 Temporal information partitioning: Characterizing synergy, uniqueness, and redundancy in interacting environmental variables </w:t>
            </w:r>
            <w:r w:rsidRPr="00672117">
              <w:rPr>
                <w:rFonts w:ascii="Arial" w:eastAsia="Times New Roman" w:hAnsi="Arial" w:cs="Arial"/>
                <w:i/>
                <w:iCs/>
                <w:sz w:val="24"/>
                <w:szCs w:val="24"/>
                <w:rPrChange w:id="680" w:author="Li, Bonan" w:date="2023-08-03T14:25:00Z">
                  <w:rPr>
                    <w:rFonts w:eastAsia="Times New Roman"/>
                    <w:i/>
                    <w:iCs/>
                  </w:rPr>
                </w:rPrChange>
              </w:rPr>
              <w:t>Water Resour Res</w:t>
            </w:r>
            <w:r w:rsidRPr="00672117">
              <w:rPr>
                <w:rFonts w:ascii="Arial" w:eastAsia="Times New Roman" w:hAnsi="Arial" w:cs="Arial"/>
                <w:sz w:val="24"/>
                <w:szCs w:val="24"/>
                <w:rPrChange w:id="681" w:author="Li, Bonan" w:date="2023-08-03T14:25:00Z">
                  <w:rPr>
                    <w:rFonts w:eastAsia="Times New Roman"/>
                  </w:rPr>
                </w:rPrChange>
              </w:rPr>
              <w:t xml:space="preserve"> </w:t>
            </w:r>
            <w:r w:rsidRPr="00672117">
              <w:rPr>
                <w:rFonts w:ascii="Arial" w:eastAsia="Times New Roman" w:hAnsi="Arial" w:cs="Arial"/>
                <w:b/>
                <w:bCs/>
                <w:sz w:val="24"/>
                <w:szCs w:val="24"/>
                <w:rPrChange w:id="682" w:author="Li, Bonan" w:date="2023-08-03T14:25:00Z">
                  <w:rPr>
                    <w:rFonts w:eastAsia="Times New Roman"/>
                    <w:b/>
                    <w:bCs/>
                  </w:rPr>
                </w:rPrChange>
              </w:rPr>
              <w:t>53</w:t>
            </w:r>
            <w:r w:rsidRPr="00672117">
              <w:rPr>
                <w:rFonts w:ascii="Arial" w:eastAsia="Times New Roman" w:hAnsi="Arial" w:cs="Arial"/>
                <w:sz w:val="24"/>
                <w:szCs w:val="24"/>
                <w:rPrChange w:id="683" w:author="Li, Bonan" w:date="2023-08-03T14:25:00Z">
                  <w:rPr>
                    <w:rFonts w:eastAsia="Times New Roman"/>
                  </w:rPr>
                </w:rPrChange>
              </w:rPr>
              <w:t xml:space="preserve"> 5920–42 Online: https://onlinelibrary.wiley.com/doi/10.1002/2016WR020216</w:t>
            </w:r>
          </w:ins>
        </w:p>
        <w:p w14:paraId="33EE98F3" w14:textId="77777777" w:rsidR="00B00C0E" w:rsidRPr="00672117" w:rsidRDefault="00B00C0E">
          <w:pPr>
            <w:autoSpaceDE w:val="0"/>
            <w:autoSpaceDN w:val="0"/>
            <w:ind w:hanging="480"/>
            <w:divId w:val="1718771574"/>
            <w:rPr>
              <w:ins w:id="684" w:author="Li, Bonan" w:date="2023-08-03T14:20:00Z"/>
              <w:rFonts w:ascii="Arial" w:eastAsia="Times New Roman" w:hAnsi="Arial" w:cs="Arial"/>
              <w:sz w:val="24"/>
              <w:szCs w:val="24"/>
              <w:rPrChange w:id="685" w:author="Li, Bonan" w:date="2023-08-03T14:25:00Z">
                <w:rPr>
                  <w:ins w:id="686" w:author="Li, Bonan" w:date="2023-08-03T14:20:00Z"/>
                  <w:rFonts w:eastAsia="Times New Roman"/>
                </w:rPr>
              </w:rPrChange>
            </w:rPr>
          </w:pPr>
          <w:ins w:id="687" w:author="Li, Bonan" w:date="2023-08-03T14:20:00Z">
            <w:r w:rsidRPr="00672117">
              <w:rPr>
                <w:rFonts w:ascii="Arial" w:eastAsia="Times New Roman" w:hAnsi="Arial" w:cs="Arial"/>
                <w:sz w:val="24"/>
                <w:szCs w:val="24"/>
                <w:rPrChange w:id="688" w:author="Li, Bonan" w:date="2023-08-03T14:25:00Z">
                  <w:rPr>
                    <w:rFonts w:eastAsia="Times New Roman"/>
                  </w:rPr>
                </w:rPrChange>
              </w:rPr>
              <w:t xml:space="preserve">Goodwell A E, Kumar P, Fellows A W and Flerchinger G N 2018 Dynamic process connectivity explains ecohydrologic responses to rainfall pulses and drought </w:t>
            </w:r>
            <w:r w:rsidRPr="00672117">
              <w:rPr>
                <w:rFonts w:ascii="Arial" w:eastAsia="Times New Roman" w:hAnsi="Arial" w:cs="Arial"/>
                <w:i/>
                <w:iCs/>
                <w:sz w:val="24"/>
                <w:szCs w:val="24"/>
                <w:rPrChange w:id="689" w:author="Li, Bonan" w:date="2023-08-03T14:25:00Z">
                  <w:rPr>
                    <w:rFonts w:eastAsia="Times New Roman"/>
                    <w:i/>
                    <w:iCs/>
                  </w:rPr>
                </w:rPrChange>
              </w:rPr>
              <w:t>Proceedings of the National Academy of Sciences</w:t>
            </w:r>
            <w:r w:rsidRPr="00672117">
              <w:rPr>
                <w:rFonts w:ascii="Arial" w:eastAsia="Times New Roman" w:hAnsi="Arial" w:cs="Arial"/>
                <w:sz w:val="24"/>
                <w:szCs w:val="24"/>
                <w:rPrChange w:id="690" w:author="Li, Bonan" w:date="2023-08-03T14:25:00Z">
                  <w:rPr>
                    <w:rFonts w:eastAsia="Times New Roman"/>
                  </w:rPr>
                </w:rPrChange>
              </w:rPr>
              <w:t xml:space="preserve"> </w:t>
            </w:r>
            <w:r w:rsidRPr="00672117">
              <w:rPr>
                <w:rFonts w:ascii="Arial" w:eastAsia="Times New Roman" w:hAnsi="Arial" w:cs="Arial"/>
                <w:b/>
                <w:bCs/>
                <w:sz w:val="24"/>
                <w:szCs w:val="24"/>
                <w:rPrChange w:id="691" w:author="Li, Bonan" w:date="2023-08-03T14:25:00Z">
                  <w:rPr>
                    <w:rFonts w:eastAsia="Times New Roman"/>
                    <w:b/>
                    <w:bCs/>
                  </w:rPr>
                </w:rPrChange>
              </w:rPr>
              <w:t>115</w:t>
            </w:r>
            <w:r w:rsidRPr="00672117">
              <w:rPr>
                <w:rFonts w:ascii="Arial" w:eastAsia="Times New Roman" w:hAnsi="Arial" w:cs="Arial"/>
                <w:sz w:val="24"/>
                <w:szCs w:val="24"/>
                <w:rPrChange w:id="692" w:author="Li, Bonan" w:date="2023-08-03T14:25:00Z">
                  <w:rPr>
                    <w:rFonts w:eastAsia="Times New Roman"/>
                  </w:rPr>
                </w:rPrChange>
              </w:rPr>
              <w:t xml:space="preserve"> Online: https://pnas.org/doi/full/10.1073/pnas.1800236115</w:t>
            </w:r>
          </w:ins>
        </w:p>
        <w:p w14:paraId="636E784B" w14:textId="77777777" w:rsidR="00B00C0E" w:rsidRPr="00672117" w:rsidRDefault="00B00C0E">
          <w:pPr>
            <w:autoSpaceDE w:val="0"/>
            <w:autoSpaceDN w:val="0"/>
            <w:ind w:hanging="480"/>
            <w:divId w:val="1346635298"/>
            <w:rPr>
              <w:ins w:id="693" w:author="Li, Bonan" w:date="2023-08-03T14:20:00Z"/>
              <w:rFonts w:ascii="Arial" w:eastAsia="Times New Roman" w:hAnsi="Arial" w:cs="Arial"/>
              <w:sz w:val="24"/>
              <w:szCs w:val="24"/>
              <w:rPrChange w:id="694" w:author="Li, Bonan" w:date="2023-08-03T14:25:00Z">
                <w:rPr>
                  <w:ins w:id="695" w:author="Li, Bonan" w:date="2023-08-03T14:20:00Z"/>
                  <w:rFonts w:eastAsia="Times New Roman"/>
                </w:rPr>
              </w:rPrChange>
            </w:rPr>
          </w:pPr>
          <w:ins w:id="696" w:author="Li, Bonan" w:date="2023-08-03T14:20:00Z">
            <w:r w:rsidRPr="00672117">
              <w:rPr>
                <w:rFonts w:ascii="Arial" w:eastAsia="Times New Roman" w:hAnsi="Arial" w:cs="Arial"/>
                <w:sz w:val="24"/>
                <w:szCs w:val="24"/>
                <w:rPrChange w:id="697" w:author="Li, Bonan" w:date="2023-08-03T14:25:00Z">
                  <w:rPr>
                    <w:rFonts w:eastAsia="Times New Roman"/>
                  </w:rPr>
                </w:rPrChange>
              </w:rPr>
              <w:t xml:space="preserve">Grossiord C, Buckley T N, Cernusak L A, Novick K A, Poulter B, Siegwolf R T W, Sperry J S and McDowell N G 2020 Plant responses to rising vapor pressure deficit </w:t>
            </w:r>
            <w:r w:rsidRPr="00672117">
              <w:rPr>
                <w:rFonts w:ascii="Arial" w:eastAsia="Times New Roman" w:hAnsi="Arial" w:cs="Arial"/>
                <w:i/>
                <w:iCs/>
                <w:sz w:val="24"/>
                <w:szCs w:val="24"/>
                <w:rPrChange w:id="698" w:author="Li, Bonan" w:date="2023-08-03T14:25:00Z">
                  <w:rPr>
                    <w:rFonts w:eastAsia="Times New Roman"/>
                    <w:i/>
                    <w:iCs/>
                  </w:rPr>
                </w:rPrChange>
              </w:rPr>
              <w:t>New Phytologist</w:t>
            </w:r>
            <w:r w:rsidRPr="00672117">
              <w:rPr>
                <w:rFonts w:ascii="Arial" w:eastAsia="Times New Roman" w:hAnsi="Arial" w:cs="Arial"/>
                <w:sz w:val="24"/>
                <w:szCs w:val="24"/>
                <w:rPrChange w:id="699" w:author="Li, Bonan" w:date="2023-08-03T14:25:00Z">
                  <w:rPr>
                    <w:rFonts w:eastAsia="Times New Roman"/>
                  </w:rPr>
                </w:rPrChange>
              </w:rPr>
              <w:t xml:space="preserve"> </w:t>
            </w:r>
            <w:r w:rsidRPr="00672117">
              <w:rPr>
                <w:rFonts w:ascii="Arial" w:eastAsia="Times New Roman" w:hAnsi="Arial" w:cs="Arial"/>
                <w:b/>
                <w:bCs/>
                <w:sz w:val="24"/>
                <w:szCs w:val="24"/>
                <w:rPrChange w:id="700" w:author="Li, Bonan" w:date="2023-08-03T14:25:00Z">
                  <w:rPr>
                    <w:rFonts w:eastAsia="Times New Roman"/>
                    <w:b/>
                    <w:bCs/>
                  </w:rPr>
                </w:rPrChange>
              </w:rPr>
              <w:t>226</w:t>
            </w:r>
            <w:r w:rsidRPr="00672117">
              <w:rPr>
                <w:rFonts w:ascii="Arial" w:eastAsia="Times New Roman" w:hAnsi="Arial" w:cs="Arial"/>
                <w:sz w:val="24"/>
                <w:szCs w:val="24"/>
                <w:rPrChange w:id="701" w:author="Li, Bonan" w:date="2023-08-03T14:25:00Z">
                  <w:rPr>
                    <w:rFonts w:eastAsia="Times New Roman"/>
                  </w:rPr>
                </w:rPrChange>
              </w:rPr>
              <w:t xml:space="preserve"> 1550–66 Online: https://onlinelibrary.wiley.com/doi/10.1111/nph.16485</w:t>
            </w:r>
          </w:ins>
        </w:p>
        <w:p w14:paraId="2009C32B" w14:textId="77777777" w:rsidR="00B00C0E" w:rsidRPr="00672117" w:rsidRDefault="00B00C0E">
          <w:pPr>
            <w:autoSpaceDE w:val="0"/>
            <w:autoSpaceDN w:val="0"/>
            <w:ind w:hanging="480"/>
            <w:divId w:val="1491368253"/>
            <w:rPr>
              <w:ins w:id="702" w:author="Li, Bonan" w:date="2023-08-03T14:20:00Z"/>
              <w:rFonts w:ascii="Arial" w:eastAsia="Times New Roman" w:hAnsi="Arial" w:cs="Arial"/>
              <w:sz w:val="24"/>
              <w:szCs w:val="24"/>
              <w:rPrChange w:id="703" w:author="Li, Bonan" w:date="2023-08-03T14:25:00Z">
                <w:rPr>
                  <w:ins w:id="704" w:author="Li, Bonan" w:date="2023-08-03T14:20:00Z"/>
                  <w:rFonts w:eastAsia="Times New Roman"/>
                </w:rPr>
              </w:rPrChange>
            </w:rPr>
          </w:pPr>
          <w:ins w:id="705" w:author="Li, Bonan" w:date="2023-08-03T14:20:00Z">
            <w:r w:rsidRPr="00672117">
              <w:rPr>
                <w:rFonts w:ascii="Arial" w:eastAsia="Times New Roman" w:hAnsi="Arial" w:cs="Arial"/>
                <w:sz w:val="24"/>
                <w:szCs w:val="24"/>
                <w:rPrChange w:id="706" w:author="Li, Bonan" w:date="2023-08-03T14:25:00Z">
                  <w:rPr>
                    <w:rFonts w:eastAsia="Times New Roman"/>
                  </w:rPr>
                </w:rPrChange>
              </w:rPr>
              <w:t xml:space="preserve">Gu L, Meyers T, Pallardy S G, Hanson P J, Yang B, Heuer M, Hosman K P, Riggs J S, Sluss D and Wullschleger S D 2006 Direct and indirect effects of atmospheric conditions and soil moisture on surface energy partitioning revealed by a prolonged </w:t>
            </w:r>
            <w:r w:rsidRPr="00672117">
              <w:rPr>
                <w:rFonts w:ascii="Arial" w:eastAsia="Times New Roman" w:hAnsi="Arial" w:cs="Arial"/>
                <w:sz w:val="24"/>
                <w:szCs w:val="24"/>
                <w:rPrChange w:id="707" w:author="Li, Bonan" w:date="2023-08-03T14:25:00Z">
                  <w:rPr>
                    <w:rFonts w:eastAsia="Times New Roman"/>
                  </w:rPr>
                </w:rPrChange>
              </w:rPr>
              <w:lastRenderedPageBreak/>
              <w:t xml:space="preserve">drought at a temperate forest site </w:t>
            </w:r>
            <w:r w:rsidRPr="00672117">
              <w:rPr>
                <w:rFonts w:ascii="Arial" w:eastAsia="Times New Roman" w:hAnsi="Arial" w:cs="Arial"/>
                <w:i/>
                <w:iCs/>
                <w:sz w:val="24"/>
                <w:szCs w:val="24"/>
                <w:rPrChange w:id="708" w:author="Li, Bonan" w:date="2023-08-03T14:25:00Z">
                  <w:rPr>
                    <w:rFonts w:eastAsia="Times New Roman"/>
                    <w:i/>
                    <w:iCs/>
                  </w:rPr>
                </w:rPrChange>
              </w:rPr>
              <w:t>J Geophys Res</w:t>
            </w:r>
            <w:r w:rsidRPr="00672117">
              <w:rPr>
                <w:rFonts w:ascii="Arial" w:eastAsia="Times New Roman" w:hAnsi="Arial" w:cs="Arial"/>
                <w:sz w:val="24"/>
                <w:szCs w:val="24"/>
                <w:rPrChange w:id="709" w:author="Li, Bonan" w:date="2023-08-03T14:25:00Z">
                  <w:rPr>
                    <w:rFonts w:eastAsia="Times New Roman"/>
                  </w:rPr>
                </w:rPrChange>
              </w:rPr>
              <w:t xml:space="preserve"> </w:t>
            </w:r>
            <w:r w:rsidRPr="00672117">
              <w:rPr>
                <w:rFonts w:ascii="Arial" w:eastAsia="Times New Roman" w:hAnsi="Arial" w:cs="Arial"/>
                <w:b/>
                <w:bCs/>
                <w:sz w:val="24"/>
                <w:szCs w:val="24"/>
                <w:rPrChange w:id="710" w:author="Li, Bonan" w:date="2023-08-03T14:25:00Z">
                  <w:rPr>
                    <w:rFonts w:eastAsia="Times New Roman"/>
                    <w:b/>
                    <w:bCs/>
                  </w:rPr>
                </w:rPrChange>
              </w:rPr>
              <w:t>111</w:t>
            </w:r>
            <w:r w:rsidRPr="00672117">
              <w:rPr>
                <w:rFonts w:ascii="Arial" w:eastAsia="Times New Roman" w:hAnsi="Arial" w:cs="Arial"/>
                <w:sz w:val="24"/>
                <w:szCs w:val="24"/>
                <w:rPrChange w:id="711" w:author="Li, Bonan" w:date="2023-08-03T14:25:00Z">
                  <w:rPr>
                    <w:rFonts w:eastAsia="Times New Roman"/>
                  </w:rPr>
                </w:rPrChange>
              </w:rPr>
              <w:t xml:space="preserve"> D16102 Online: http://doi.wiley.com/10.1029/2006JD007161</w:t>
            </w:r>
          </w:ins>
        </w:p>
        <w:p w14:paraId="31910E02" w14:textId="77777777" w:rsidR="00B00C0E" w:rsidRPr="00672117" w:rsidRDefault="00B00C0E">
          <w:pPr>
            <w:autoSpaceDE w:val="0"/>
            <w:autoSpaceDN w:val="0"/>
            <w:ind w:hanging="480"/>
            <w:divId w:val="1446078920"/>
            <w:rPr>
              <w:ins w:id="712" w:author="Li, Bonan" w:date="2023-08-03T14:20:00Z"/>
              <w:rFonts w:ascii="Arial" w:eastAsia="Times New Roman" w:hAnsi="Arial" w:cs="Arial"/>
              <w:sz w:val="24"/>
              <w:szCs w:val="24"/>
              <w:rPrChange w:id="713" w:author="Li, Bonan" w:date="2023-08-03T14:25:00Z">
                <w:rPr>
                  <w:ins w:id="714" w:author="Li, Bonan" w:date="2023-08-03T14:20:00Z"/>
                  <w:rFonts w:eastAsia="Times New Roman"/>
                </w:rPr>
              </w:rPrChange>
            </w:rPr>
          </w:pPr>
          <w:ins w:id="715" w:author="Li, Bonan" w:date="2023-08-03T14:20:00Z">
            <w:r w:rsidRPr="00672117">
              <w:rPr>
                <w:rFonts w:ascii="Arial" w:eastAsia="Times New Roman" w:hAnsi="Arial" w:cs="Arial"/>
                <w:sz w:val="24"/>
                <w:szCs w:val="24"/>
                <w:rPrChange w:id="716" w:author="Li, Bonan" w:date="2023-08-03T14:25:00Z">
                  <w:rPr>
                    <w:rFonts w:eastAsia="Times New Roman"/>
                  </w:rPr>
                </w:rPrChange>
              </w:rPr>
              <w:t>Guan K, Berry J A, Zhang Y, Joiner J, Guanter L, Badgley G and Lobell D B 2016 Improving the monitoring of crop productivity using spaceborne solar</w:t>
            </w:r>
            <w:r w:rsidRPr="00672117">
              <w:rPr>
                <w:rFonts w:ascii="Cambria Math" w:eastAsia="Times New Roman" w:hAnsi="Cambria Math" w:cs="Cambria Math"/>
                <w:sz w:val="24"/>
                <w:szCs w:val="24"/>
                <w:rPrChange w:id="717" w:author="Li, Bonan" w:date="2023-08-03T14:25:00Z">
                  <w:rPr>
                    <w:rFonts w:eastAsia="Times New Roman"/>
                  </w:rPr>
                </w:rPrChange>
              </w:rPr>
              <w:t>‐</w:t>
            </w:r>
            <w:r w:rsidRPr="00672117">
              <w:rPr>
                <w:rFonts w:ascii="Arial" w:eastAsia="Times New Roman" w:hAnsi="Arial" w:cs="Arial"/>
                <w:sz w:val="24"/>
                <w:szCs w:val="24"/>
                <w:rPrChange w:id="718" w:author="Li, Bonan" w:date="2023-08-03T14:25:00Z">
                  <w:rPr>
                    <w:rFonts w:eastAsia="Times New Roman"/>
                  </w:rPr>
                </w:rPrChange>
              </w:rPr>
              <w:t xml:space="preserve">induced fluorescence </w:t>
            </w:r>
            <w:r w:rsidRPr="00672117">
              <w:rPr>
                <w:rFonts w:ascii="Arial" w:eastAsia="Times New Roman" w:hAnsi="Arial" w:cs="Arial"/>
                <w:i/>
                <w:iCs/>
                <w:sz w:val="24"/>
                <w:szCs w:val="24"/>
                <w:rPrChange w:id="719" w:author="Li, Bonan" w:date="2023-08-03T14:25:00Z">
                  <w:rPr>
                    <w:rFonts w:eastAsia="Times New Roman"/>
                    <w:i/>
                    <w:iCs/>
                  </w:rPr>
                </w:rPrChange>
              </w:rPr>
              <w:t>Glob Chang Biol</w:t>
            </w:r>
            <w:r w:rsidRPr="00672117">
              <w:rPr>
                <w:rFonts w:ascii="Arial" w:eastAsia="Times New Roman" w:hAnsi="Arial" w:cs="Arial"/>
                <w:sz w:val="24"/>
                <w:szCs w:val="24"/>
                <w:rPrChange w:id="720" w:author="Li, Bonan" w:date="2023-08-03T14:25:00Z">
                  <w:rPr>
                    <w:rFonts w:eastAsia="Times New Roman"/>
                  </w:rPr>
                </w:rPrChange>
              </w:rPr>
              <w:t xml:space="preserve"> </w:t>
            </w:r>
            <w:r w:rsidRPr="00672117">
              <w:rPr>
                <w:rFonts w:ascii="Arial" w:eastAsia="Times New Roman" w:hAnsi="Arial" w:cs="Arial"/>
                <w:b/>
                <w:bCs/>
                <w:sz w:val="24"/>
                <w:szCs w:val="24"/>
                <w:rPrChange w:id="721" w:author="Li, Bonan" w:date="2023-08-03T14:25:00Z">
                  <w:rPr>
                    <w:rFonts w:eastAsia="Times New Roman"/>
                    <w:b/>
                    <w:bCs/>
                  </w:rPr>
                </w:rPrChange>
              </w:rPr>
              <w:t>22</w:t>
            </w:r>
            <w:r w:rsidRPr="00672117">
              <w:rPr>
                <w:rFonts w:ascii="Arial" w:eastAsia="Times New Roman" w:hAnsi="Arial" w:cs="Arial"/>
                <w:sz w:val="24"/>
                <w:szCs w:val="24"/>
                <w:rPrChange w:id="722" w:author="Li, Bonan" w:date="2023-08-03T14:25:00Z">
                  <w:rPr>
                    <w:rFonts w:eastAsia="Times New Roman"/>
                  </w:rPr>
                </w:rPrChange>
              </w:rPr>
              <w:t xml:space="preserve"> 716–26 Online: https://onlinelibrary.wiley.com/doi/10.1111/gcb.13136</w:t>
            </w:r>
          </w:ins>
        </w:p>
        <w:p w14:paraId="24D31DD9" w14:textId="77777777" w:rsidR="00B00C0E" w:rsidRPr="00672117" w:rsidRDefault="00B00C0E">
          <w:pPr>
            <w:autoSpaceDE w:val="0"/>
            <w:autoSpaceDN w:val="0"/>
            <w:ind w:hanging="480"/>
            <w:divId w:val="1188593005"/>
            <w:rPr>
              <w:ins w:id="723" w:author="Li, Bonan" w:date="2023-08-03T14:20:00Z"/>
              <w:rFonts w:ascii="Arial" w:eastAsia="Times New Roman" w:hAnsi="Arial" w:cs="Arial"/>
              <w:sz w:val="24"/>
              <w:szCs w:val="24"/>
              <w:rPrChange w:id="724" w:author="Li, Bonan" w:date="2023-08-03T14:25:00Z">
                <w:rPr>
                  <w:ins w:id="725" w:author="Li, Bonan" w:date="2023-08-03T14:20:00Z"/>
                  <w:rFonts w:eastAsia="Times New Roman"/>
                </w:rPr>
              </w:rPrChange>
            </w:rPr>
          </w:pPr>
          <w:ins w:id="726" w:author="Li, Bonan" w:date="2023-08-03T14:20:00Z">
            <w:r w:rsidRPr="00672117">
              <w:rPr>
                <w:rFonts w:ascii="Arial" w:eastAsia="Times New Roman" w:hAnsi="Arial" w:cs="Arial"/>
                <w:sz w:val="24"/>
                <w:szCs w:val="24"/>
                <w:rPrChange w:id="727" w:author="Li, Bonan" w:date="2023-08-03T14:25:00Z">
                  <w:rPr>
                    <w:rFonts w:eastAsia="Times New Roman"/>
                  </w:rPr>
                </w:rPrChange>
              </w:rPr>
              <w:t xml:space="preserve">Jia Z, Liu S, Xu Z, Chen Y and Zhu M 2012 Validation of remotely sensed evapotranspiration over the Hai River Basin, China </w:t>
            </w:r>
            <w:r w:rsidRPr="00672117">
              <w:rPr>
                <w:rFonts w:ascii="Arial" w:eastAsia="Times New Roman" w:hAnsi="Arial" w:cs="Arial"/>
                <w:i/>
                <w:iCs/>
                <w:sz w:val="24"/>
                <w:szCs w:val="24"/>
                <w:rPrChange w:id="728" w:author="Li, Bonan" w:date="2023-08-03T14:25:00Z">
                  <w:rPr>
                    <w:rFonts w:eastAsia="Times New Roman"/>
                    <w:i/>
                    <w:iCs/>
                  </w:rPr>
                </w:rPrChange>
              </w:rPr>
              <w:t>Journal of Geophysical Research: Atmospheres</w:t>
            </w:r>
            <w:r w:rsidRPr="00672117">
              <w:rPr>
                <w:rFonts w:ascii="Arial" w:eastAsia="Times New Roman" w:hAnsi="Arial" w:cs="Arial"/>
                <w:sz w:val="24"/>
                <w:szCs w:val="24"/>
                <w:rPrChange w:id="729" w:author="Li, Bonan" w:date="2023-08-03T14:25:00Z">
                  <w:rPr>
                    <w:rFonts w:eastAsia="Times New Roman"/>
                  </w:rPr>
                </w:rPrChange>
              </w:rPr>
              <w:t xml:space="preserve"> </w:t>
            </w:r>
            <w:r w:rsidRPr="00672117">
              <w:rPr>
                <w:rFonts w:ascii="Arial" w:eastAsia="Times New Roman" w:hAnsi="Arial" w:cs="Arial"/>
                <w:b/>
                <w:bCs/>
                <w:sz w:val="24"/>
                <w:szCs w:val="24"/>
                <w:rPrChange w:id="730" w:author="Li, Bonan" w:date="2023-08-03T14:25:00Z">
                  <w:rPr>
                    <w:rFonts w:eastAsia="Times New Roman"/>
                    <w:b/>
                    <w:bCs/>
                  </w:rPr>
                </w:rPrChange>
              </w:rPr>
              <w:t>117</w:t>
            </w:r>
            <w:r w:rsidRPr="00672117">
              <w:rPr>
                <w:rFonts w:ascii="Arial" w:eastAsia="Times New Roman" w:hAnsi="Arial" w:cs="Arial"/>
                <w:sz w:val="24"/>
                <w:szCs w:val="24"/>
                <w:rPrChange w:id="731" w:author="Li, Bonan" w:date="2023-08-03T14:25:00Z">
                  <w:rPr>
                    <w:rFonts w:eastAsia="Times New Roman"/>
                  </w:rPr>
                </w:rPrChange>
              </w:rPr>
              <w:t xml:space="preserve"> n/a-n/a Online: http://doi.wiley.com/10.1029/2011JD017037</w:t>
            </w:r>
          </w:ins>
        </w:p>
        <w:p w14:paraId="522CCD5F" w14:textId="77777777" w:rsidR="00B00C0E" w:rsidRPr="00672117" w:rsidRDefault="00B00C0E">
          <w:pPr>
            <w:autoSpaceDE w:val="0"/>
            <w:autoSpaceDN w:val="0"/>
            <w:ind w:hanging="480"/>
            <w:divId w:val="1584604100"/>
            <w:rPr>
              <w:ins w:id="732" w:author="Li, Bonan" w:date="2023-08-03T14:20:00Z"/>
              <w:rFonts w:ascii="Arial" w:eastAsia="Times New Roman" w:hAnsi="Arial" w:cs="Arial"/>
              <w:sz w:val="24"/>
              <w:szCs w:val="24"/>
              <w:rPrChange w:id="733" w:author="Li, Bonan" w:date="2023-08-03T14:25:00Z">
                <w:rPr>
                  <w:ins w:id="734" w:author="Li, Bonan" w:date="2023-08-03T14:20:00Z"/>
                  <w:rFonts w:eastAsia="Times New Roman"/>
                </w:rPr>
              </w:rPrChange>
            </w:rPr>
          </w:pPr>
          <w:ins w:id="735" w:author="Li, Bonan" w:date="2023-08-03T14:20:00Z">
            <w:r w:rsidRPr="00672117">
              <w:rPr>
                <w:rFonts w:ascii="Arial" w:eastAsia="Times New Roman" w:hAnsi="Arial" w:cs="Arial"/>
                <w:sz w:val="24"/>
                <w:szCs w:val="24"/>
                <w:rPrChange w:id="736" w:author="Li, Bonan" w:date="2023-08-03T14:25:00Z">
                  <w:rPr>
                    <w:rFonts w:eastAsia="Times New Roman"/>
                  </w:rPr>
                </w:rPrChange>
              </w:rPr>
              <w:t xml:space="preserve">Jung M, Reichstein M, Margolis H A, Cescatti A, Richardson A D, Arain M A, Arneth A, Bernhofer C, Bonal D, Chen J, Gianelle D, Gobron N, Kiely G, Kutsch W, Lasslop G, Law B E, Lindroth A, Merbold L, Montagnani L, Moors E J, Papale D, Sottocornola M, Vaccari F and Williams C 2011 Global patterns of land-atmosphere fluxes of carbon dioxide, latent heat, and sensible heat derived from eddy covariance, satellite, and meteorological observations </w:t>
            </w:r>
            <w:r w:rsidRPr="00672117">
              <w:rPr>
                <w:rFonts w:ascii="Arial" w:eastAsia="Times New Roman" w:hAnsi="Arial" w:cs="Arial"/>
                <w:i/>
                <w:iCs/>
                <w:sz w:val="24"/>
                <w:szCs w:val="24"/>
                <w:rPrChange w:id="737" w:author="Li, Bonan" w:date="2023-08-03T14:25:00Z">
                  <w:rPr>
                    <w:rFonts w:eastAsia="Times New Roman"/>
                    <w:i/>
                    <w:iCs/>
                  </w:rPr>
                </w:rPrChange>
              </w:rPr>
              <w:t>J Geophys Res</w:t>
            </w:r>
            <w:r w:rsidRPr="00672117">
              <w:rPr>
                <w:rFonts w:ascii="Arial" w:eastAsia="Times New Roman" w:hAnsi="Arial" w:cs="Arial"/>
                <w:sz w:val="24"/>
                <w:szCs w:val="24"/>
                <w:rPrChange w:id="738" w:author="Li, Bonan" w:date="2023-08-03T14:25:00Z">
                  <w:rPr>
                    <w:rFonts w:eastAsia="Times New Roman"/>
                  </w:rPr>
                </w:rPrChange>
              </w:rPr>
              <w:t xml:space="preserve"> </w:t>
            </w:r>
            <w:r w:rsidRPr="00672117">
              <w:rPr>
                <w:rFonts w:ascii="Arial" w:eastAsia="Times New Roman" w:hAnsi="Arial" w:cs="Arial"/>
                <w:b/>
                <w:bCs/>
                <w:sz w:val="24"/>
                <w:szCs w:val="24"/>
                <w:rPrChange w:id="739" w:author="Li, Bonan" w:date="2023-08-03T14:25:00Z">
                  <w:rPr>
                    <w:rFonts w:eastAsia="Times New Roman"/>
                    <w:b/>
                    <w:bCs/>
                  </w:rPr>
                </w:rPrChange>
              </w:rPr>
              <w:t>116</w:t>
            </w:r>
            <w:r w:rsidRPr="00672117">
              <w:rPr>
                <w:rFonts w:ascii="Arial" w:eastAsia="Times New Roman" w:hAnsi="Arial" w:cs="Arial"/>
                <w:sz w:val="24"/>
                <w:szCs w:val="24"/>
                <w:rPrChange w:id="740" w:author="Li, Bonan" w:date="2023-08-03T14:25:00Z">
                  <w:rPr>
                    <w:rFonts w:eastAsia="Times New Roman"/>
                  </w:rPr>
                </w:rPrChange>
              </w:rPr>
              <w:t xml:space="preserve"> G00J07 Online: http://doi.wiley.com/10.1029/2010JG001566</w:t>
            </w:r>
          </w:ins>
        </w:p>
        <w:p w14:paraId="1BCF908D" w14:textId="77777777" w:rsidR="00B00C0E" w:rsidRPr="00672117" w:rsidRDefault="00B00C0E">
          <w:pPr>
            <w:autoSpaceDE w:val="0"/>
            <w:autoSpaceDN w:val="0"/>
            <w:ind w:hanging="480"/>
            <w:divId w:val="979727704"/>
            <w:rPr>
              <w:ins w:id="741" w:author="Li, Bonan" w:date="2023-08-03T14:20:00Z"/>
              <w:rFonts w:ascii="Arial" w:eastAsia="Times New Roman" w:hAnsi="Arial" w:cs="Arial"/>
              <w:sz w:val="24"/>
              <w:szCs w:val="24"/>
              <w:rPrChange w:id="742" w:author="Li, Bonan" w:date="2023-08-03T14:25:00Z">
                <w:rPr>
                  <w:ins w:id="743" w:author="Li, Bonan" w:date="2023-08-03T14:20:00Z"/>
                  <w:rFonts w:eastAsia="Times New Roman"/>
                </w:rPr>
              </w:rPrChange>
            </w:rPr>
          </w:pPr>
          <w:ins w:id="744" w:author="Li, Bonan" w:date="2023-08-03T14:20:00Z">
            <w:r w:rsidRPr="00672117">
              <w:rPr>
                <w:rFonts w:ascii="Arial" w:eastAsia="Times New Roman" w:hAnsi="Arial" w:cs="Arial"/>
                <w:sz w:val="24"/>
                <w:szCs w:val="24"/>
                <w:rPrChange w:id="745" w:author="Li, Bonan" w:date="2023-08-03T14:25:00Z">
                  <w:rPr>
                    <w:rFonts w:eastAsia="Times New Roman"/>
                  </w:rPr>
                </w:rPrChange>
              </w:rPr>
              <w:t xml:space="preserve">Lee S-C, Christen A, Black T A, Jassal R S, Ketler R and Nesic Z 2020 Partitioning of net ecosystem exchange into photosynthesis and respiration using continuous stable isotope measurements in a Pacific Northwest Douglas-fir forest ecosystem </w:t>
            </w:r>
            <w:r w:rsidRPr="00672117">
              <w:rPr>
                <w:rFonts w:ascii="Arial" w:eastAsia="Times New Roman" w:hAnsi="Arial" w:cs="Arial"/>
                <w:i/>
                <w:iCs/>
                <w:sz w:val="24"/>
                <w:szCs w:val="24"/>
                <w:rPrChange w:id="746" w:author="Li, Bonan" w:date="2023-08-03T14:25:00Z">
                  <w:rPr>
                    <w:rFonts w:eastAsia="Times New Roman"/>
                    <w:i/>
                    <w:iCs/>
                  </w:rPr>
                </w:rPrChange>
              </w:rPr>
              <w:t>Agric For Meteorol</w:t>
            </w:r>
            <w:r w:rsidRPr="00672117">
              <w:rPr>
                <w:rFonts w:ascii="Arial" w:eastAsia="Times New Roman" w:hAnsi="Arial" w:cs="Arial"/>
                <w:sz w:val="24"/>
                <w:szCs w:val="24"/>
                <w:rPrChange w:id="747" w:author="Li, Bonan" w:date="2023-08-03T14:25:00Z">
                  <w:rPr>
                    <w:rFonts w:eastAsia="Times New Roman"/>
                  </w:rPr>
                </w:rPrChange>
              </w:rPr>
              <w:t xml:space="preserve"> </w:t>
            </w:r>
            <w:r w:rsidRPr="00672117">
              <w:rPr>
                <w:rFonts w:ascii="Arial" w:eastAsia="Times New Roman" w:hAnsi="Arial" w:cs="Arial"/>
                <w:b/>
                <w:bCs/>
                <w:sz w:val="24"/>
                <w:szCs w:val="24"/>
                <w:rPrChange w:id="748" w:author="Li, Bonan" w:date="2023-08-03T14:25:00Z">
                  <w:rPr>
                    <w:rFonts w:eastAsia="Times New Roman"/>
                    <w:b/>
                    <w:bCs/>
                  </w:rPr>
                </w:rPrChange>
              </w:rPr>
              <w:t>292–293</w:t>
            </w:r>
            <w:r w:rsidRPr="00672117">
              <w:rPr>
                <w:rFonts w:ascii="Arial" w:eastAsia="Times New Roman" w:hAnsi="Arial" w:cs="Arial"/>
                <w:sz w:val="24"/>
                <w:szCs w:val="24"/>
                <w:rPrChange w:id="749" w:author="Li, Bonan" w:date="2023-08-03T14:25:00Z">
                  <w:rPr>
                    <w:rFonts w:eastAsia="Times New Roman"/>
                  </w:rPr>
                </w:rPrChange>
              </w:rPr>
              <w:t xml:space="preserve"> 108109 Online: https://linkinghub.elsevier.com/retrieve/pii/S0168192320302112</w:t>
            </w:r>
          </w:ins>
        </w:p>
        <w:p w14:paraId="04E93F4D" w14:textId="77777777" w:rsidR="00B00C0E" w:rsidRPr="00672117" w:rsidRDefault="00B00C0E">
          <w:pPr>
            <w:autoSpaceDE w:val="0"/>
            <w:autoSpaceDN w:val="0"/>
            <w:ind w:hanging="480"/>
            <w:divId w:val="1415083924"/>
            <w:rPr>
              <w:ins w:id="750" w:author="Li, Bonan" w:date="2023-08-03T14:20:00Z"/>
              <w:rFonts w:ascii="Arial" w:eastAsia="Times New Roman" w:hAnsi="Arial" w:cs="Arial"/>
              <w:sz w:val="24"/>
              <w:szCs w:val="24"/>
              <w:rPrChange w:id="751" w:author="Li, Bonan" w:date="2023-08-03T14:25:00Z">
                <w:rPr>
                  <w:ins w:id="752" w:author="Li, Bonan" w:date="2023-08-03T14:20:00Z"/>
                  <w:rFonts w:eastAsia="Times New Roman"/>
                </w:rPr>
              </w:rPrChange>
            </w:rPr>
          </w:pPr>
          <w:ins w:id="753" w:author="Li, Bonan" w:date="2023-08-03T14:20:00Z">
            <w:r w:rsidRPr="00672117">
              <w:rPr>
                <w:rFonts w:ascii="Arial" w:eastAsia="Times New Roman" w:hAnsi="Arial" w:cs="Arial"/>
                <w:sz w:val="24"/>
                <w:szCs w:val="24"/>
                <w:rPrChange w:id="754" w:author="Li, Bonan" w:date="2023-08-03T14:25:00Z">
                  <w:rPr>
                    <w:rFonts w:eastAsia="Times New Roman"/>
                  </w:rPr>
                </w:rPrChange>
              </w:rPr>
              <w:t xml:space="preserve">Li B and Good S P 2021 Information-based uncertainty decomposition in dual-channel microwave remote sensing of soil moisture </w:t>
            </w:r>
            <w:r w:rsidRPr="00672117">
              <w:rPr>
                <w:rFonts w:ascii="Arial" w:eastAsia="Times New Roman" w:hAnsi="Arial" w:cs="Arial"/>
                <w:i/>
                <w:iCs/>
                <w:sz w:val="24"/>
                <w:szCs w:val="24"/>
                <w:rPrChange w:id="755" w:author="Li, Bonan" w:date="2023-08-03T14:25:00Z">
                  <w:rPr>
                    <w:rFonts w:eastAsia="Times New Roman"/>
                    <w:i/>
                    <w:iCs/>
                  </w:rPr>
                </w:rPrChange>
              </w:rPr>
              <w:t>Hydrol Earth Syst Sci</w:t>
            </w:r>
            <w:r w:rsidRPr="00672117">
              <w:rPr>
                <w:rFonts w:ascii="Arial" w:eastAsia="Times New Roman" w:hAnsi="Arial" w:cs="Arial"/>
                <w:sz w:val="24"/>
                <w:szCs w:val="24"/>
                <w:rPrChange w:id="756" w:author="Li, Bonan" w:date="2023-08-03T14:25:00Z">
                  <w:rPr>
                    <w:rFonts w:eastAsia="Times New Roman"/>
                  </w:rPr>
                </w:rPrChange>
              </w:rPr>
              <w:t xml:space="preserve"> </w:t>
            </w:r>
            <w:r w:rsidRPr="00672117">
              <w:rPr>
                <w:rFonts w:ascii="Arial" w:eastAsia="Times New Roman" w:hAnsi="Arial" w:cs="Arial"/>
                <w:b/>
                <w:bCs/>
                <w:sz w:val="24"/>
                <w:szCs w:val="24"/>
                <w:rPrChange w:id="757" w:author="Li, Bonan" w:date="2023-08-03T14:25:00Z">
                  <w:rPr>
                    <w:rFonts w:eastAsia="Times New Roman"/>
                    <w:b/>
                    <w:bCs/>
                  </w:rPr>
                </w:rPrChange>
              </w:rPr>
              <w:t>25</w:t>
            </w:r>
            <w:r w:rsidRPr="00672117">
              <w:rPr>
                <w:rFonts w:ascii="Arial" w:eastAsia="Times New Roman" w:hAnsi="Arial" w:cs="Arial"/>
                <w:sz w:val="24"/>
                <w:szCs w:val="24"/>
                <w:rPrChange w:id="758" w:author="Li, Bonan" w:date="2023-08-03T14:25:00Z">
                  <w:rPr>
                    <w:rFonts w:eastAsia="Times New Roman"/>
                  </w:rPr>
                </w:rPrChange>
              </w:rPr>
              <w:t xml:space="preserve"> 5029–45 Online: https://hess.copernicus.org/articles/25/5029/2021/</w:t>
            </w:r>
          </w:ins>
        </w:p>
        <w:p w14:paraId="032E2ACB" w14:textId="77777777" w:rsidR="00B00C0E" w:rsidRPr="00672117" w:rsidRDefault="00B00C0E">
          <w:pPr>
            <w:autoSpaceDE w:val="0"/>
            <w:autoSpaceDN w:val="0"/>
            <w:ind w:hanging="480"/>
            <w:divId w:val="428933811"/>
            <w:rPr>
              <w:ins w:id="759" w:author="Li, Bonan" w:date="2023-08-03T14:20:00Z"/>
              <w:rFonts w:ascii="Arial" w:eastAsia="Times New Roman" w:hAnsi="Arial" w:cs="Arial"/>
              <w:sz w:val="24"/>
              <w:szCs w:val="24"/>
              <w:rPrChange w:id="760" w:author="Li, Bonan" w:date="2023-08-03T14:25:00Z">
                <w:rPr>
                  <w:ins w:id="761" w:author="Li, Bonan" w:date="2023-08-03T14:20:00Z"/>
                  <w:rFonts w:eastAsia="Times New Roman"/>
                </w:rPr>
              </w:rPrChange>
            </w:rPr>
          </w:pPr>
          <w:ins w:id="762" w:author="Li, Bonan" w:date="2023-08-03T14:20:00Z">
            <w:r w:rsidRPr="00672117">
              <w:rPr>
                <w:rFonts w:ascii="Arial" w:eastAsia="Times New Roman" w:hAnsi="Arial" w:cs="Arial"/>
                <w:sz w:val="24"/>
                <w:szCs w:val="24"/>
                <w:rPrChange w:id="763" w:author="Li, Bonan" w:date="2023-08-03T14:25:00Z">
                  <w:rPr>
                    <w:rFonts w:eastAsia="Times New Roman"/>
                  </w:rPr>
                </w:rPrChange>
              </w:rPr>
              <w:t xml:space="preserve">Li S, Kang S, Li F and Zhang L 2008 Evapotranspiration and crop coefficient of spring maize with plastic mulch using eddy covariance in northwest China </w:t>
            </w:r>
            <w:r w:rsidRPr="00672117">
              <w:rPr>
                <w:rFonts w:ascii="Arial" w:eastAsia="Times New Roman" w:hAnsi="Arial" w:cs="Arial"/>
                <w:i/>
                <w:iCs/>
                <w:sz w:val="24"/>
                <w:szCs w:val="24"/>
                <w:rPrChange w:id="764" w:author="Li, Bonan" w:date="2023-08-03T14:25:00Z">
                  <w:rPr>
                    <w:rFonts w:eastAsia="Times New Roman"/>
                    <w:i/>
                    <w:iCs/>
                  </w:rPr>
                </w:rPrChange>
              </w:rPr>
              <w:t>Agric Water Manag</w:t>
            </w:r>
            <w:r w:rsidRPr="00672117">
              <w:rPr>
                <w:rFonts w:ascii="Arial" w:eastAsia="Times New Roman" w:hAnsi="Arial" w:cs="Arial"/>
                <w:sz w:val="24"/>
                <w:szCs w:val="24"/>
                <w:rPrChange w:id="765" w:author="Li, Bonan" w:date="2023-08-03T14:25:00Z">
                  <w:rPr>
                    <w:rFonts w:eastAsia="Times New Roman"/>
                  </w:rPr>
                </w:rPrChange>
              </w:rPr>
              <w:t xml:space="preserve"> </w:t>
            </w:r>
            <w:r w:rsidRPr="00672117">
              <w:rPr>
                <w:rFonts w:ascii="Arial" w:eastAsia="Times New Roman" w:hAnsi="Arial" w:cs="Arial"/>
                <w:b/>
                <w:bCs/>
                <w:sz w:val="24"/>
                <w:szCs w:val="24"/>
                <w:rPrChange w:id="766" w:author="Li, Bonan" w:date="2023-08-03T14:25:00Z">
                  <w:rPr>
                    <w:rFonts w:eastAsia="Times New Roman"/>
                    <w:b/>
                    <w:bCs/>
                  </w:rPr>
                </w:rPrChange>
              </w:rPr>
              <w:t>95</w:t>
            </w:r>
            <w:r w:rsidRPr="00672117">
              <w:rPr>
                <w:rFonts w:ascii="Arial" w:eastAsia="Times New Roman" w:hAnsi="Arial" w:cs="Arial"/>
                <w:sz w:val="24"/>
                <w:szCs w:val="24"/>
                <w:rPrChange w:id="767" w:author="Li, Bonan" w:date="2023-08-03T14:25:00Z">
                  <w:rPr>
                    <w:rFonts w:eastAsia="Times New Roman"/>
                  </w:rPr>
                </w:rPrChange>
              </w:rPr>
              <w:t xml:space="preserve"> 1214–22 Online: https://linkinghub.elsevier.com/retrieve/pii/S0378377408001169</w:t>
            </w:r>
          </w:ins>
        </w:p>
        <w:p w14:paraId="1D2C5B9B" w14:textId="77777777" w:rsidR="00B00C0E" w:rsidRPr="00672117" w:rsidRDefault="00B00C0E">
          <w:pPr>
            <w:autoSpaceDE w:val="0"/>
            <w:autoSpaceDN w:val="0"/>
            <w:ind w:hanging="480"/>
            <w:divId w:val="555243236"/>
            <w:rPr>
              <w:ins w:id="768" w:author="Li, Bonan" w:date="2023-08-03T14:20:00Z"/>
              <w:rFonts w:ascii="Arial" w:eastAsia="Times New Roman" w:hAnsi="Arial" w:cs="Arial"/>
              <w:sz w:val="24"/>
              <w:szCs w:val="24"/>
              <w:rPrChange w:id="769" w:author="Li, Bonan" w:date="2023-08-03T14:25:00Z">
                <w:rPr>
                  <w:ins w:id="770" w:author="Li, Bonan" w:date="2023-08-03T14:20:00Z"/>
                  <w:rFonts w:eastAsia="Times New Roman"/>
                </w:rPr>
              </w:rPrChange>
            </w:rPr>
          </w:pPr>
          <w:ins w:id="771" w:author="Li, Bonan" w:date="2023-08-03T14:20:00Z">
            <w:r w:rsidRPr="00672117">
              <w:rPr>
                <w:rFonts w:ascii="Arial" w:eastAsia="Times New Roman" w:hAnsi="Arial" w:cs="Arial"/>
                <w:sz w:val="24"/>
                <w:szCs w:val="24"/>
                <w:rPrChange w:id="772" w:author="Li, Bonan" w:date="2023-08-03T14:25:00Z">
                  <w:rPr>
                    <w:rFonts w:eastAsia="Times New Roman"/>
                  </w:rPr>
                </w:rPrChange>
              </w:rPr>
              <w:t xml:space="preserve">Liu X and Zhang D 2013 Trend analysis of reference evapotranspiration in Northwest China: The roles of changing wind speed and surface air temperature </w:t>
            </w:r>
            <w:r w:rsidRPr="00672117">
              <w:rPr>
                <w:rFonts w:ascii="Arial" w:eastAsia="Times New Roman" w:hAnsi="Arial" w:cs="Arial"/>
                <w:i/>
                <w:iCs/>
                <w:sz w:val="24"/>
                <w:szCs w:val="24"/>
                <w:rPrChange w:id="773" w:author="Li, Bonan" w:date="2023-08-03T14:25:00Z">
                  <w:rPr>
                    <w:rFonts w:eastAsia="Times New Roman"/>
                    <w:i/>
                    <w:iCs/>
                  </w:rPr>
                </w:rPrChange>
              </w:rPr>
              <w:t>Hydrol Process</w:t>
            </w:r>
            <w:r w:rsidRPr="00672117">
              <w:rPr>
                <w:rFonts w:ascii="Arial" w:eastAsia="Times New Roman" w:hAnsi="Arial" w:cs="Arial"/>
                <w:sz w:val="24"/>
                <w:szCs w:val="24"/>
                <w:rPrChange w:id="774" w:author="Li, Bonan" w:date="2023-08-03T14:25:00Z">
                  <w:rPr>
                    <w:rFonts w:eastAsia="Times New Roman"/>
                  </w:rPr>
                </w:rPrChange>
              </w:rPr>
              <w:t xml:space="preserve"> </w:t>
            </w:r>
            <w:r w:rsidRPr="00672117">
              <w:rPr>
                <w:rFonts w:ascii="Arial" w:eastAsia="Times New Roman" w:hAnsi="Arial" w:cs="Arial"/>
                <w:b/>
                <w:bCs/>
                <w:sz w:val="24"/>
                <w:szCs w:val="24"/>
                <w:rPrChange w:id="775" w:author="Li, Bonan" w:date="2023-08-03T14:25:00Z">
                  <w:rPr>
                    <w:rFonts w:eastAsia="Times New Roman"/>
                    <w:b/>
                    <w:bCs/>
                  </w:rPr>
                </w:rPrChange>
              </w:rPr>
              <w:t>27</w:t>
            </w:r>
            <w:r w:rsidRPr="00672117">
              <w:rPr>
                <w:rFonts w:ascii="Arial" w:eastAsia="Times New Roman" w:hAnsi="Arial" w:cs="Arial"/>
                <w:sz w:val="24"/>
                <w:szCs w:val="24"/>
                <w:rPrChange w:id="776" w:author="Li, Bonan" w:date="2023-08-03T14:25:00Z">
                  <w:rPr>
                    <w:rFonts w:eastAsia="Times New Roman"/>
                  </w:rPr>
                </w:rPrChange>
              </w:rPr>
              <w:t xml:space="preserve"> 3941–8 Online: https://onlinelibrary.wiley.com/doi/10.1002/hyp.9527</w:t>
            </w:r>
          </w:ins>
        </w:p>
        <w:p w14:paraId="49C30315" w14:textId="77777777" w:rsidR="00B00C0E" w:rsidRPr="00672117" w:rsidRDefault="00B00C0E">
          <w:pPr>
            <w:autoSpaceDE w:val="0"/>
            <w:autoSpaceDN w:val="0"/>
            <w:ind w:hanging="480"/>
            <w:divId w:val="130949915"/>
            <w:rPr>
              <w:ins w:id="777" w:author="Li, Bonan" w:date="2023-08-03T14:20:00Z"/>
              <w:rFonts w:ascii="Arial" w:eastAsia="Times New Roman" w:hAnsi="Arial" w:cs="Arial"/>
              <w:sz w:val="24"/>
              <w:szCs w:val="24"/>
              <w:rPrChange w:id="778" w:author="Li, Bonan" w:date="2023-08-03T14:25:00Z">
                <w:rPr>
                  <w:ins w:id="779" w:author="Li, Bonan" w:date="2023-08-03T14:20:00Z"/>
                  <w:rFonts w:eastAsia="Times New Roman"/>
                </w:rPr>
              </w:rPrChange>
            </w:rPr>
          </w:pPr>
          <w:ins w:id="780" w:author="Li, Bonan" w:date="2023-08-03T14:20:00Z">
            <w:r w:rsidRPr="00672117">
              <w:rPr>
                <w:rFonts w:ascii="Arial" w:eastAsia="Times New Roman" w:hAnsi="Arial" w:cs="Arial"/>
                <w:sz w:val="24"/>
                <w:szCs w:val="24"/>
                <w:rPrChange w:id="781" w:author="Li, Bonan" w:date="2023-08-03T14:25:00Z">
                  <w:rPr>
                    <w:rFonts w:eastAsia="Times New Roman"/>
                  </w:rPr>
                </w:rPrChange>
              </w:rPr>
              <w:t>Lupascu M, Akhtar H, Smith T E L and Sukri R S 2020 Post</w:t>
            </w:r>
            <w:r w:rsidRPr="00672117">
              <w:rPr>
                <w:rFonts w:ascii="Cambria Math" w:eastAsia="Times New Roman" w:hAnsi="Cambria Math" w:cs="Cambria Math"/>
                <w:sz w:val="24"/>
                <w:szCs w:val="24"/>
                <w:rPrChange w:id="782" w:author="Li, Bonan" w:date="2023-08-03T14:25:00Z">
                  <w:rPr>
                    <w:rFonts w:eastAsia="Times New Roman"/>
                  </w:rPr>
                </w:rPrChange>
              </w:rPr>
              <w:t>‐</w:t>
            </w:r>
            <w:r w:rsidRPr="00672117">
              <w:rPr>
                <w:rFonts w:ascii="Arial" w:eastAsia="Times New Roman" w:hAnsi="Arial" w:cs="Arial"/>
                <w:sz w:val="24"/>
                <w:szCs w:val="24"/>
                <w:rPrChange w:id="783" w:author="Li, Bonan" w:date="2023-08-03T14:25:00Z">
                  <w:rPr>
                    <w:rFonts w:eastAsia="Times New Roman"/>
                  </w:rPr>
                </w:rPrChange>
              </w:rPr>
              <w:t>fire carbon dynamics in the tropical peat swamp forests of Brunei reveal long</w:t>
            </w:r>
            <w:r w:rsidRPr="00672117">
              <w:rPr>
                <w:rFonts w:ascii="Cambria Math" w:eastAsia="Times New Roman" w:hAnsi="Cambria Math" w:cs="Cambria Math"/>
                <w:sz w:val="24"/>
                <w:szCs w:val="24"/>
                <w:rPrChange w:id="784" w:author="Li, Bonan" w:date="2023-08-03T14:25:00Z">
                  <w:rPr>
                    <w:rFonts w:eastAsia="Times New Roman"/>
                  </w:rPr>
                </w:rPrChange>
              </w:rPr>
              <w:t>‐</w:t>
            </w:r>
            <w:r w:rsidRPr="00672117">
              <w:rPr>
                <w:rFonts w:ascii="Arial" w:eastAsia="Times New Roman" w:hAnsi="Arial" w:cs="Arial"/>
                <w:sz w:val="24"/>
                <w:szCs w:val="24"/>
                <w:rPrChange w:id="785" w:author="Li, Bonan" w:date="2023-08-03T14:25:00Z">
                  <w:rPr>
                    <w:rFonts w:eastAsia="Times New Roman"/>
                  </w:rPr>
                </w:rPrChange>
              </w:rPr>
              <w:t xml:space="preserve">term elevated CH 4 flux </w:t>
            </w:r>
            <w:r w:rsidRPr="00672117">
              <w:rPr>
                <w:rFonts w:ascii="Arial" w:eastAsia="Times New Roman" w:hAnsi="Arial" w:cs="Arial"/>
                <w:i/>
                <w:iCs/>
                <w:sz w:val="24"/>
                <w:szCs w:val="24"/>
                <w:rPrChange w:id="786" w:author="Li, Bonan" w:date="2023-08-03T14:25:00Z">
                  <w:rPr>
                    <w:rFonts w:eastAsia="Times New Roman"/>
                    <w:i/>
                    <w:iCs/>
                  </w:rPr>
                </w:rPrChange>
              </w:rPr>
              <w:t>Glob Chang Biol</w:t>
            </w:r>
            <w:r w:rsidRPr="00672117">
              <w:rPr>
                <w:rFonts w:ascii="Arial" w:eastAsia="Times New Roman" w:hAnsi="Arial" w:cs="Arial"/>
                <w:sz w:val="24"/>
                <w:szCs w:val="24"/>
                <w:rPrChange w:id="787" w:author="Li, Bonan" w:date="2023-08-03T14:25:00Z">
                  <w:rPr>
                    <w:rFonts w:eastAsia="Times New Roman"/>
                  </w:rPr>
                </w:rPrChange>
              </w:rPr>
              <w:t xml:space="preserve"> </w:t>
            </w:r>
            <w:r w:rsidRPr="00672117">
              <w:rPr>
                <w:rFonts w:ascii="Arial" w:eastAsia="Times New Roman" w:hAnsi="Arial" w:cs="Arial"/>
                <w:b/>
                <w:bCs/>
                <w:sz w:val="24"/>
                <w:szCs w:val="24"/>
                <w:rPrChange w:id="788" w:author="Li, Bonan" w:date="2023-08-03T14:25:00Z">
                  <w:rPr>
                    <w:rFonts w:eastAsia="Times New Roman"/>
                    <w:b/>
                    <w:bCs/>
                  </w:rPr>
                </w:rPrChange>
              </w:rPr>
              <w:t>26</w:t>
            </w:r>
            <w:r w:rsidRPr="00672117">
              <w:rPr>
                <w:rFonts w:ascii="Arial" w:eastAsia="Times New Roman" w:hAnsi="Arial" w:cs="Arial"/>
                <w:sz w:val="24"/>
                <w:szCs w:val="24"/>
                <w:rPrChange w:id="789" w:author="Li, Bonan" w:date="2023-08-03T14:25:00Z">
                  <w:rPr>
                    <w:rFonts w:eastAsia="Times New Roman"/>
                  </w:rPr>
                </w:rPrChange>
              </w:rPr>
              <w:t xml:space="preserve"> 5125–45 Online: https://onlinelibrary.wiley.com/doi/10.1111/gcb.15195</w:t>
            </w:r>
          </w:ins>
        </w:p>
        <w:p w14:paraId="595A08D4" w14:textId="77777777" w:rsidR="00B00C0E" w:rsidRPr="00672117" w:rsidRDefault="00B00C0E">
          <w:pPr>
            <w:autoSpaceDE w:val="0"/>
            <w:autoSpaceDN w:val="0"/>
            <w:ind w:hanging="480"/>
            <w:divId w:val="1657029363"/>
            <w:rPr>
              <w:ins w:id="790" w:author="Li, Bonan" w:date="2023-08-03T14:20:00Z"/>
              <w:rFonts w:ascii="Arial" w:eastAsia="Times New Roman" w:hAnsi="Arial" w:cs="Arial"/>
              <w:sz w:val="24"/>
              <w:szCs w:val="24"/>
              <w:rPrChange w:id="791" w:author="Li, Bonan" w:date="2023-08-03T14:25:00Z">
                <w:rPr>
                  <w:ins w:id="792" w:author="Li, Bonan" w:date="2023-08-03T14:20:00Z"/>
                  <w:rFonts w:eastAsia="Times New Roman"/>
                </w:rPr>
              </w:rPrChange>
            </w:rPr>
          </w:pPr>
          <w:ins w:id="793" w:author="Li, Bonan" w:date="2023-08-03T14:20:00Z">
            <w:r w:rsidRPr="00672117">
              <w:rPr>
                <w:rFonts w:ascii="Arial" w:eastAsia="Times New Roman" w:hAnsi="Arial" w:cs="Arial"/>
                <w:sz w:val="24"/>
                <w:szCs w:val="24"/>
                <w:rPrChange w:id="794" w:author="Li, Bonan" w:date="2023-08-03T14:25:00Z">
                  <w:rPr>
                    <w:rFonts w:eastAsia="Times New Roman"/>
                  </w:rPr>
                </w:rPrChange>
              </w:rPr>
              <w:t>National Ecological Observatory Network (NEON) 2022a Bundled data products - eddy covariance (DP4.00200.001) Online: https://data.neonscience.org</w:t>
            </w:r>
          </w:ins>
        </w:p>
        <w:p w14:paraId="6E11A2CD" w14:textId="77777777" w:rsidR="00B00C0E" w:rsidRPr="00672117" w:rsidRDefault="00B00C0E">
          <w:pPr>
            <w:autoSpaceDE w:val="0"/>
            <w:autoSpaceDN w:val="0"/>
            <w:ind w:hanging="480"/>
            <w:divId w:val="2079471579"/>
            <w:rPr>
              <w:ins w:id="795" w:author="Li, Bonan" w:date="2023-08-03T14:20:00Z"/>
              <w:rFonts w:ascii="Arial" w:eastAsia="Times New Roman" w:hAnsi="Arial" w:cs="Arial"/>
              <w:sz w:val="24"/>
              <w:szCs w:val="24"/>
              <w:rPrChange w:id="796" w:author="Li, Bonan" w:date="2023-08-03T14:25:00Z">
                <w:rPr>
                  <w:ins w:id="797" w:author="Li, Bonan" w:date="2023-08-03T14:20:00Z"/>
                  <w:rFonts w:eastAsia="Times New Roman"/>
                </w:rPr>
              </w:rPrChange>
            </w:rPr>
          </w:pPr>
          <w:ins w:id="798" w:author="Li, Bonan" w:date="2023-08-03T14:20:00Z">
            <w:r w:rsidRPr="00672117">
              <w:rPr>
                <w:rFonts w:ascii="Arial" w:eastAsia="Times New Roman" w:hAnsi="Arial" w:cs="Arial"/>
                <w:sz w:val="24"/>
                <w:szCs w:val="24"/>
                <w:rPrChange w:id="799" w:author="Li, Bonan" w:date="2023-08-03T14:25:00Z">
                  <w:rPr>
                    <w:rFonts w:eastAsia="Times New Roman"/>
                  </w:rPr>
                </w:rPrChange>
              </w:rPr>
              <w:lastRenderedPageBreak/>
              <w:t>National Ecological Observatory Network (NEON) 2022b Relative humidity (DP1.00098.001) Online: https://data.neonscience.org</w:t>
            </w:r>
          </w:ins>
        </w:p>
        <w:p w14:paraId="359F80FE" w14:textId="77777777" w:rsidR="00B00C0E" w:rsidRPr="00672117" w:rsidRDefault="00B00C0E">
          <w:pPr>
            <w:autoSpaceDE w:val="0"/>
            <w:autoSpaceDN w:val="0"/>
            <w:ind w:hanging="480"/>
            <w:divId w:val="1377899931"/>
            <w:rPr>
              <w:ins w:id="800" w:author="Li, Bonan" w:date="2023-08-03T14:20:00Z"/>
              <w:rFonts w:ascii="Arial" w:eastAsia="Times New Roman" w:hAnsi="Arial" w:cs="Arial"/>
              <w:sz w:val="24"/>
              <w:szCs w:val="24"/>
              <w:rPrChange w:id="801" w:author="Li, Bonan" w:date="2023-08-03T14:25:00Z">
                <w:rPr>
                  <w:ins w:id="802" w:author="Li, Bonan" w:date="2023-08-03T14:20:00Z"/>
                  <w:rFonts w:eastAsia="Times New Roman"/>
                </w:rPr>
              </w:rPrChange>
            </w:rPr>
          </w:pPr>
          <w:ins w:id="803" w:author="Li, Bonan" w:date="2023-08-03T14:20:00Z">
            <w:r w:rsidRPr="00672117">
              <w:rPr>
                <w:rFonts w:ascii="Arial" w:eastAsia="Times New Roman" w:hAnsi="Arial" w:cs="Arial"/>
                <w:sz w:val="24"/>
                <w:szCs w:val="24"/>
                <w:rPrChange w:id="804" w:author="Li, Bonan" w:date="2023-08-03T14:25:00Z">
                  <w:rPr>
                    <w:rFonts w:eastAsia="Times New Roman"/>
                  </w:rPr>
                </w:rPrChange>
              </w:rPr>
              <w:t xml:space="preserve">Niu S, Luo Y, Fei S, Yuan W, Schimel D, Law B E, Ammann C, Altaf Arain M, Arneth A, Aubinet M, Barr A, Beringer J, Bernhofer C, Andrew Black T, Buchmann N, Cescatti A, Chen J, Davis K J, Dellwik E, Desai A R, Etzold S, Francois L, Gianelle D, Gielen B, Goldstein A, Groenendijk M, Gu L, Hanan N, Helfter C, Hirano T, Hollinger D Y, Jones M B, Kiely G, Kolb T E, Kutsch W L, Lafleur P, Lawrence D M, Li L, Lindroth A, Litvak M, Loustau D, Lund M, Marek M, Martin T A, Matteucci G, Migliavacca M, Montagnani L, Moors E, William Munger J, Noormets A, Oechel W, Olejnik J, U K T P, Pilegaard K, Rambal S, Raschi A, Scott R L, Seufert G, Spano D, Stoy P, Sutton M A, Varlagin A, Vesala T, Weng E, Wohlfahrt G, Yang B, Zhang Z and Zhou X 2012 Thermal optimality of net ecosystem exchange of carbon dioxide and underlying mechanisms </w:t>
            </w:r>
            <w:r w:rsidRPr="00672117">
              <w:rPr>
                <w:rFonts w:ascii="Arial" w:eastAsia="Times New Roman" w:hAnsi="Arial" w:cs="Arial"/>
                <w:i/>
                <w:iCs/>
                <w:sz w:val="24"/>
                <w:szCs w:val="24"/>
                <w:rPrChange w:id="805" w:author="Li, Bonan" w:date="2023-08-03T14:25:00Z">
                  <w:rPr>
                    <w:rFonts w:eastAsia="Times New Roman"/>
                    <w:i/>
                    <w:iCs/>
                  </w:rPr>
                </w:rPrChange>
              </w:rPr>
              <w:t>New Phytologist</w:t>
            </w:r>
            <w:r w:rsidRPr="00672117">
              <w:rPr>
                <w:rFonts w:ascii="Arial" w:eastAsia="Times New Roman" w:hAnsi="Arial" w:cs="Arial"/>
                <w:sz w:val="24"/>
                <w:szCs w:val="24"/>
                <w:rPrChange w:id="806" w:author="Li, Bonan" w:date="2023-08-03T14:25:00Z">
                  <w:rPr>
                    <w:rFonts w:eastAsia="Times New Roman"/>
                  </w:rPr>
                </w:rPrChange>
              </w:rPr>
              <w:t xml:space="preserve"> </w:t>
            </w:r>
            <w:r w:rsidRPr="00672117">
              <w:rPr>
                <w:rFonts w:ascii="Arial" w:eastAsia="Times New Roman" w:hAnsi="Arial" w:cs="Arial"/>
                <w:b/>
                <w:bCs/>
                <w:sz w:val="24"/>
                <w:szCs w:val="24"/>
                <w:rPrChange w:id="807" w:author="Li, Bonan" w:date="2023-08-03T14:25:00Z">
                  <w:rPr>
                    <w:rFonts w:eastAsia="Times New Roman"/>
                    <w:b/>
                    <w:bCs/>
                  </w:rPr>
                </w:rPrChange>
              </w:rPr>
              <w:t>194</w:t>
            </w:r>
            <w:r w:rsidRPr="00672117">
              <w:rPr>
                <w:rFonts w:ascii="Arial" w:eastAsia="Times New Roman" w:hAnsi="Arial" w:cs="Arial"/>
                <w:sz w:val="24"/>
                <w:szCs w:val="24"/>
                <w:rPrChange w:id="808" w:author="Li, Bonan" w:date="2023-08-03T14:25:00Z">
                  <w:rPr>
                    <w:rFonts w:eastAsia="Times New Roman"/>
                  </w:rPr>
                </w:rPrChange>
              </w:rPr>
              <w:t xml:space="preserve"> 775–83 Online: https://onlinelibrary.wiley.com/doi/10.1111/j.1469-8137.2012.04095.x</w:t>
            </w:r>
          </w:ins>
        </w:p>
        <w:p w14:paraId="4324671E" w14:textId="77777777" w:rsidR="00B00C0E" w:rsidRPr="00672117" w:rsidRDefault="00B00C0E">
          <w:pPr>
            <w:autoSpaceDE w:val="0"/>
            <w:autoSpaceDN w:val="0"/>
            <w:ind w:hanging="480"/>
            <w:divId w:val="1693649264"/>
            <w:rPr>
              <w:ins w:id="809" w:author="Li, Bonan" w:date="2023-08-03T14:20:00Z"/>
              <w:rFonts w:ascii="Arial" w:eastAsia="Times New Roman" w:hAnsi="Arial" w:cs="Arial"/>
              <w:sz w:val="24"/>
              <w:szCs w:val="24"/>
              <w:rPrChange w:id="810" w:author="Li, Bonan" w:date="2023-08-03T14:25:00Z">
                <w:rPr>
                  <w:ins w:id="811" w:author="Li, Bonan" w:date="2023-08-03T14:20:00Z"/>
                  <w:rFonts w:eastAsia="Times New Roman"/>
                </w:rPr>
              </w:rPrChange>
            </w:rPr>
          </w:pPr>
          <w:ins w:id="812" w:author="Li, Bonan" w:date="2023-08-03T14:20:00Z">
            <w:r w:rsidRPr="00672117">
              <w:rPr>
                <w:rFonts w:ascii="Arial" w:eastAsia="Times New Roman" w:hAnsi="Arial" w:cs="Arial"/>
                <w:sz w:val="24"/>
                <w:szCs w:val="24"/>
                <w:rPrChange w:id="813" w:author="Li, Bonan" w:date="2023-08-03T14:25:00Z">
                  <w:rPr>
                    <w:rFonts w:eastAsia="Times New Roman"/>
                  </w:rPr>
                </w:rPrChange>
              </w:rPr>
              <w:t xml:space="preserve">Orlowski N, Breuer L, Angeli N, Boeckx P, Brumbt C, Cook C S, Dubbert M, Dyckmans J, Gallagher B, Gralher B, Herbstritt B, Hervé-Fernández P, Hissler C, Koeniger P, Legout A, Macdonald C J, Oyarzún C, Redelstein R, Seidler C, Siegwolf R, Stumpp C, Thomsen S, Weiler M, Werner C and McDonnell J J 2018 Inter-laboratory comparison of cryogenic water extraction systems for stable isotope analysis of soil water </w:t>
            </w:r>
            <w:r w:rsidRPr="00672117">
              <w:rPr>
                <w:rFonts w:ascii="Arial" w:eastAsia="Times New Roman" w:hAnsi="Arial" w:cs="Arial"/>
                <w:i/>
                <w:iCs/>
                <w:sz w:val="24"/>
                <w:szCs w:val="24"/>
                <w:rPrChange w:id="814" w:author="Li, Bonan" w:date="2023-08-03T14:25:00Z">
                  <w:rPr>
                    <w:rFonts w:eastAsia="Times New Roman"/>
                    <w:i/>
                    <w:iCs/>
                  </w:rPr>
                </w:rPrChange>
              </w:rPr>
              <w:t>Hydrol Earth Syst Sci</w:t>
            </w:r>
            <w:r w:rsidRPr="00672117">
              <w:rPr>
                <w:rFonts w:ascii="Arial" w:eastAsia="Times New Roman" w:hAnsi="Arial" w:cs="Arial"/>
                <w:sz w:val="24"/>
                <w:szCs w:val="24"/>
                <w:rPrChange w:id="815" w:author="Li, Bonan" w:date="2023-08-03T14:25:00Z">
                  <w:rPr>
                    <w:rFonts w:eastAsia="Times New Roman"/>
                  </w:rPr>
                </w:rPrChange>
              </w:rPr>
              <w:t xml:space="preserve"> </w:t>
            </w:r>
            <w:r w:rsidRPr="00672117">
              <w:rPr>
                <w:rFonts w:ascii="Arial" w:eastAsia="Times New Roman" w:hAnsi="Arial" w:cs="Arial"/>
                <w:b/>
                <w:bCs/>
                <w:sz w:val="24"/>
                <w:szCs w:val="24"/>
                <w:rPrChange w:id="816" w:author="Li, Bonan" w:date="2023-08-03T14:25:00Z">
                  <w:rPr>
                    <w:rFonts w:eastAsia="Times New Roman"/>
                    <w:b/>
                    <w:bCs/>
                  </w:rPr>
                </w:rPrChange>
              </w:rPr>
              <w:t>22</w:t>
            </w:r>
            <w:r w:rsidRPr="00672117">
              <w:rPr>
                <w:rFonts w:ascii="Arial" w:eastAsia="Times New Roman" w:hAnsi="Arial" w:cs="Arial"/>
                <w:sz w:val="24"/>
                <w:szCs w:val="24"/>
                <w:rPrChange w:id="817" w:author="Li, Bonan" w:date="2023-08-03T14:25:00Z">
                  <w:rPr>
                    <w:rFonts w:eastAsia="Times New Roman"/>
                  </w:rPr>
                </w:rPrChange>
              </w:rPr>
              <w:t xml:space="preserve"> 3619–37</w:t>
            </w:r>
          </w:ins>
        </w:p>
        <w:p w14:paraId="6694B161" w14:textId="77777777" w:rsidR="00B00C0E" w:rsidRPr="00672117" w:rsidRDefault="00B00C0E">
          <w:pPr>
            <w:autoSpaceDE w:val="0"/>
            <w:autoSpaceDN w:val="0"/>
            <w:ind w:hanging="480"/>
            <w:divId w:val="335621675"/>
            <w:rPr>
              <w:ins w:id="818" w:author="Li, Bonan" w:date="2023-08-03T14:20:00Z"/>
              <w:rFonts w:ascii="Arial" w:eastAsia="Times New Roman" w:hAnsi="Arial" w:cs="Arial"/>
              <w:sz w:val="24"/>
              <w:szCs w:val="24"/>
              <w:rPrChange w:id="819" w:author="Li, Bonan" w:date="2023-08-03T14:25:00Z">
                <w:rPr>
                  <w:ins w:id="820" w:author="Li, Bonan" w:date="2023-08-03T14:20:00Z"/>
                  <w:rFonts w:eastAsia="Times New Roman"/>
                </w:rPr>
              </w:rPrChange>
            </w:rPr>
          </w:pPr>
          <w:ins w:id="821" w:author="Li, Bonan" w:date="2023-08-03T14:20:00Z">
            <w:r w:rsidRPr="00672117">
              <w:rPr>
                <w:rFonts w:ascii="Arial" w:eastAsia="Times New Roman" w:hAnsi="Arial" w:cs="Arial"/>
                <w:sz w:val="24"/>
                <w:szCs w:val="24"/>
                <w:rPrChange w:id="822" w:author="Li, Bonan" w:date="2023-08-03T14:25:00Z">
                  <w:rPr>
                    <w:rFonts w:eastAsia="Times New Roman"/>
                  </w:rPr>
                </w:rPrChange>
              </w:rPr>
              <w:t xml:space="preserve">Papale D, Reichstein M, Aubinet M, Canfora E, Bernhofer C, Kutsch W, Longdoz B, Rambal S, Valentini R, Vesala T and Yakir D 2006 Towards a standardized processing of Net Ecosystem Exchange measured with eddy covariance technique: algorithms and uncertainty estimation </w:t>
            </w:r>
            <w:r w:rsidRPr="00672117">
              <w:rPr>
                <w:rFonts w:ascii="Arial" w:eastAsia="Times New Roman" w:hAnsi="Arial" w:cs="Arial"/>
                <w:i/>
                <w:iCs/>
                <w:sz w:val="24"/>
                <w:szCs w:val="24"/>
                <w:rPrChange w:id="823" w:author="Li, Bonan" w:date="2023-08-03T14:25:00Z">
                  <w:rPr>
                    <w:rFonts w:eastAsia="Times New Roman"/>
                    <w:i/>
                    <w:iCs/>
                  </w:rPr>
                </w:rPrChange>
              </w:rPr>
              <w:t>Biogeosciences</w:t>
            </w:r>
            <w:r w:rsidRPr="00672117">
              <w:rPr>
                <w:rFonts w:ascii="Arial" w:eastAsia="Times New Roman" w:hAnsi="Arial" w:cs="Arial"/>
                <w:sz w:val="24"/>
                <w:szCs w:val="24"/>
                <w:rPrChange w:id="824" w:author="Li, Bonan" w:date="2023-08-03T14:25:00Z">
                  <w:rPr>
                    <w:rFonts w:eastAsia="Times New Roman"/>
                  </w:rPr>
                </w:rPrChange>
              </w:rPr>
              <w:t xml:space="preserve"> </w:t>
            </w:r>
            <w:r w:rsidRPr="00672117">
              <w:rPr>
                <w:rFonts w:ascii="Arial" w:eastAsia="Times New Roman" w:hAnsi="Arial" w:cs="Arial"/>
                <w:b/>
                <w:bCs/>
                <w:sz w:val="24"/>
                <w:szCs w:val="24"/>
                <w:rPrChange w:id="825" w:author="Li, Bonan" w:date="2023-08-03T14:25:00Z">
                  <w:rPr>
                    <w:rFonts w:eastAsia="Times New Roman"/>
                    <w:b/>
                    <w:bCs/>
                  </w:rPr>
                </w:rPrChange>
              </w:rPr>
              <w:t>3</w:t>
            </w:r>
            <w:r w:rsidRPr="00672117">
              <w:rPr>
                <w:rFonts w:ascii="Arial" w:eastAsia="Times New Roman" w:hAnsi="Arial" w:cs="Arial"/>
                <w:sz w:val="24"/>
                <w:szCs w:val="24"/>
                <w:rPrChange w:id="826" w:author="Li, Bonan" w:date="2023-08-03T14:25:00Z">
                  <w:rPr>
                    <w:rFonts w:eastAsia="Times New Roman"/>
                  </w:rPr>
                </w:rPrChange>
              </w:rPr>
              <w:t xml:space="preserve"> 571–83 Online: https://bg.copernicus.org/articles/3/571/2006/</w:t>
            </w:r>
          </w:ins>
        </w:p>
        <w:p w14:paraId="7165BB04" w14:textId="77777777" w:rsidR="00B00C0E" w:rsidRPr="00672117" w:rsidRDefault="00B00C0E">
          <w:pPr>
            <w:autoSpaceDE w:val="0"/>
            <w:autoSpaceDN w:val="0"/>
            <w:ind w:hanging="480"/>
            <w:divId w:val="708264577"/>
            <w:rPr>
              <w:ins w:id="827" w:author="Li, Bonan" w:date="2023-08-03T14:20:00Z"/>
              <w:rFonts w:ascii="Arial" w:eastAsia="Times New Roman" w:hAnsi="Arial" w:cs="Arial"/>
              <w:sz w:val="24"/>
              <w:szCs w:val="24"/>
              <w:rPrChange w:id="828" w:author="Li, Bonan" w:date="2023-08-03T14:25:00Z">
                <w:rPr>
                  <w:ins w:id="829" w:author="Li, Bonan" w:date="2023-08-03T14:20:00Z"/>
                  <w:rFonts w:eastAsia="Times New Roman"/>
                </w:rPr>
              </w:rPrChange>
            </w:rPr>
          </w:pPr>
          <w:ins w:id="830" w:author="Li, Bonan" w:date="2023-08-03T14:20:00Z">
            <w:r w:rsidRPr="00672117">
              <w:rPr>
                <w:rFonts w:ascii="Arial" w:eastAsia="Times New Roman" w:hAnsi="Arial" w:cs="Arial"/>
                <w:sz w:val="24"/>
                <w:szCs w:val="24"/>
                <w:rPrChange w:id="831" w:author="Li, Bonan" w:date="2023-08-03T14:25:00Z">
                  <w:rPr>
                    <w:rFonts w:eastAsia="Times New Roman"/>
                  </w:rPr>
                </w:rPrChange>
              </w:rPr>
              <w:t xml:space="preserve">Piao S, Wang X, Wang K, Li X, Bastos A, Canadell J G, Ciais P, Friedlingstein P and Sitch S 2020 Interannual variation of terrestrial carbon cycle: Issues and perspectives </w:t>
            </w:r>
            <w:r w:rsidRPr="00672117">
              <w:rPr>
                <w:rFonts w:ascii="Arial" w:eastAsia="Times New Roman" w:hAnsi="Arial" w:cs="Arial"/>
                <w:i/>
                <w:iCs/>
                <w:sz w:val="24"/>
                <w:szCs w:val="24"/>
                <w:rPrChange w:id="832" w:author="Li, Bonan" w:date="2023-08-03T14:25:00Z">
                  <w:rPr>
                    <w:rFonts w:eastAsia="Times New Roman"/>
                    <w:i/>
                    <w:iCs/>
                  </w:rPr>
                </w:rPrChange>
              </w:rPr>
              <w:t>Glob Chang Biol</w:t>
            </w:r>
            <w:r w:rsidRPr="00672117">
              <w:rPr>
                <w:rFonts w:ascii="Arial" w:eastAsia="Times New Roman" w:hAnsi="Arial" w:cs="Arial"/>
                <w:sz w:val="24"/>
                <w:szCs w:val="24"/>
                <w:rPrChange w:id="833" w:author="Li, Bonan" w:date="2023-08-03T14:25:00Z">
                  <w:rPr>
                    <w:rFonts w:eastAsia="Times New Roman"/>
                  </w:rPr>
                </w:rPrChange>
              </w:rPr>
              <w:t xml:space="preserve"> </w:t>
            </w:r>
            <w:r w:rsidRPr="00672117">
              <w:rPr>
                <w:rFonts w:ascii="Arial" w:eastAsia="Times New Roman" w:hAnsi="Arial" w:cs="Arial"/>
                <w:b/>
                <w:bCs/>
                <w:sz w:val="24"/>
                <w:szCs w:val="24"/>
                <w:rPrChange w:id="834" w:author="Li, Bonan" w:date="2023-08-03T14:25:00Z">
                  <w:rPr>
                    <w:rFonts w:eastAsia="Times New Roman"/>
                    <w:b/>
                    <w:bCs/>
                  </w:rPr>
                </w:rPrChange>
              </w:rPr>
              <w:t>26</w:t>
            </w:r>
            <w:r w:rsidRPr="00672117">
              <w:rPr>
                <w:rFonts w:ascii="Arial" w:eastAsia="Times New Roman" w:hAnsi="Arial" w:cs="Arial"/>
                <w:sz w:val="24"/>
                <w:szCs w:val="24"/>
                <w:rPrChange w:id="835" w:author="Li, Bonan" w:date="2023-08-03T14:25:00Z">
                  <w:rPr>
                    <w:rFonts w:eastAsia="Times New Roman"/>
                  </w:rPr>
                </w:rPrChange>
              </w:rPr>
              <w:t xml:space="preserve"> 300–18 Online: https://onlinelibrary.wiley.com/doi/10.1111/gcb.14884</w:t>
            </w:r>
          </w:ins>
        </w:p>
        <w:p w14:paraId="66C46E0E" w14:textId="77777777" w:rsidR="00B00C0E" w:rsidRPr="00672117" w:rsidRDefault="00B00C0E">
          <w:pPr>
            <w:autoSpaceDE w:val="0"/>
            <w:autoSpaceDN w:val="0"/>
            <w:ind w:hanging="480"/>
            <w:divId w:val="1804931211"/>
            <w:rPr>
              <w:ins w:id="836" w:author="Li, Bonan" w:date="2023-08-03T14:20:00Z"/>
              <w:rFonts w:ascii="Arial" w:eastAsia="Times New Roman" w:hAnsi="Arial" w:cs="Arial"/>
              <w:sz w:val="24"/>
              <w:szCs w:val="24"/>
              <w:rPrChange w:id="837" w:author="Li, Bonan" w:date="2023-08-03T14:25:00Z">
                <w:rPr>
                  <w:ins w:id="838" w:author="Li, Bonan" w:date="2023-08-03T14:20:00Z"/>
                  <w:rFonts w:eastAsia="Times New Roman"/>
                </w:rPr>
              </w:rPrChange>
            </w:rPr>
          </w:pPr>
          <w:ins w:id="839" w:author="Li, Bonan" w:date="2023-08-03T14:20:00Z">
            <w:r w:rsidRPr="00672117">
              <w:rPr>
                <w:rFonts w:ascii="Arial" w:eastAsia="Times New Roman" w:hAnsi="Arial" w:cs="Arial"/>
                <w:sz w:val="24"/>
                <w:szCs w:val="24"/>
                <w:rPrChange w:id="840" w:author="Li, Bonan" w:date="2023-08-03T14:25:00Z">
                  <w:rPr>
                    <w:rFonts w:eastAsia="Times New Roman"/>
                  </w:rPr>
                </w:rPrChange>
              </w:rPr>
              <w:t xml:space="preserve">Reichstein M, Falge E, Baldocchi D, Papale D, Aubinet M, Berbigier P, Bernhofer C, Buchmann N, Gilmanov T, Granier A, Grunwald T, Havrankova K, Ilvesniemi H, Janous D, Knohl A, Laurila T, Lohila A, Loustau D, Matteucci G, Meyers T, Miglietta F, Ourcival J-M, Pumpanen J, Rambal S, Rotenberg E, Sanz M, Tenhunen J, Seufert G, Vaccari F, Vesala T, Yakir D and Valentini R 2005 On the separation of net ecosystem exchange into assimilation and ecosystem respiration: review and improved algorithm </w:t>
            </w:r>
            <w:r w:rsidRPr="00672117">
              <w:rPr>
                <w:rFonts w:ascii="Arial" w:eastAsia="Times New Roman" w:hAnsi="Arial" w:cs="Arial"/>
                <w:i/>
                <w:iCs/>
                <w:sz w:val="24"/>
                <w:szCs w:val="24"/>
                <w:rPrChange w:id="841" w:author="Li, Bonan" w:date="2023-08-03T14:25:00Z">
                  <w:rPr>
                    <w:rFonts w:eastAsia="Times New Roman"/>
                    <w:i/>
                    <w:iCs/>
                  </w:rPr>
                </w:rPrChange>
              </w:rPr>
              <w:t>Glob Chang Biol</w:t>
            </w:r>
            <w:r w:rsidRPr="00672117">
              <w:rPr>
                <w:rFonts w:ascii="Arial" w:eastAsia="Times New Roman" w:hAnsi="Arial" w:cs="Arial"/>
                <w:sz w:val="24"/>
                <w:szCs w:val="24"/>
                <w:rPrChange w:id="842" w:author="Li, Bonan" w:date="2023-08-03T14:25:00Z">
                  <w:rPr>
                    <w:rFonts w:eastAsia="Times New Roman"/>
                  </w:rPr>
                </w:rPrChange>
              </w:rPr>
              <w:t xml:space="preserve"> </w:t>
            </w:r>
            <w:r w:rsidRPr="00672117">
              <w:rPr>
                <w:rFonts w:ascii="Arial" w:eastAsia="Times New Roman" w:hAnsi="Arial" w:cs="Arial"/>
                <w:b/>
                <w:bCs/>
                <w:sz w:val="24"/>
                <w:szCs w:val="24"/>
                <w:rPrChange w:id="843" w:author="Li, Bonan" w:date="2023-08-03T14:25:00Z">
                  <w:rPr>
                    <w:rFonts w:eastAsia="Times New Roman"/>
                    <w:b/>
                    <w:bCs/>
                  </w:rPr>
                </w:rPrChange>
              </w:rPr>
              <w:t>11</w:t>
            </w:r>
            <w:r w:rsidRPr="00672117">
              <w:rPr>
                <w:rFonts w:ascii="Arial" w:eastAsia="Times New Roman" w:hAnsi="Arial" w:cs="Arial"/>
                <w:sz w:val="24"/>
                <w:szCs w:val="24"/>
                <w:rPrChange w:id="844" w:author="Li, Bonan" w:date="2023-08-03T14:25:00Z">
                  <w:rPr>
                    <w:rFonts w:eastAsia="Times New Roman"/>
                  </w:rPr>
                </w:rPrChange>
              </w:rPr>
              <w:t xml:space="preserve"> 1424–39 Online: https://onlinelibrary.wiley.com/doi/10.1111/j.1365-2486.2005.001002.x</w:t>
            </w:r>
          </w:ins>
        </w:p>
        <w:p w14:paraId="18BEF49E" w14:textId="77777777" w:rsidR="00B00C0E" w:rsidRPr="00672117" w:rsidRDefault="00B00C0E">
          <w:pPr>
            <w:autoSpaceDE w:val="0"/>
            <w:autoSpaceDN w:val="0"/>
            <w:ind w:hanging="480"/>
            <w:divId w:val="1147933879"/>
            <w:rPr>
              <w:ins w:id="845" w:author="Li, Bonan" w:date="2023-08-03T14:20:00Z"/>
              <w:rFonts w:ascii="Arial" w:eastAsia="Times New Roman" w:hAnsi="Arial" w:cs="Arial"/>
              <w:sz w:val="24"/>
              <w:szCs w:val="24"/>
              <w:rPrChange w:id="846" w:author="Li, Bonan" w:date="2023-08-03T14:25:00Z">
                <w:rPr>
                  <w:ins w:id="847" w:author="Li, Bonan" w:date="2023-08-03T14:20:00Z"/>
                  <w:rFonts w:eastAsia="Times New Roman"/>
                </w:rPr>
              </w:rPrChange>
            </w:rPr>
          </w:pPr>
          <w:ins w:id="848" w:author="Li, Bonan" w:date="2023-08-03T14:20:00Z">
            <w:r w:rsidRPr="00672117">
              <w:rPr>
                <w:rFonts w:ascii="Arial" w:eastAsia="Times New Roman" w:hAnsi="Arial" w:cs="Arial"/>
                <w:sz w:val="24"/>
                <w:szCs w:val="24"/>
                <w:rPrChange w:id="849" w:author="Li, Bonan" w:date="2023-08-03T14:25:00Z">
                  <w:rPr>
                    <w:rFonts w:eastAsia="Times New Roman"/>
                  </w:rPr>
                </w:rPrChange>
              </w:rPr>
              <w:t xml:space="preserve">Rodell M, Houser P R, Jambor U, Gottschalck J, Mitchell K, Meng C-J, Arsenault K, Cosgrove B, Radakovich J, Bosilovich M, Entin J K, Walker J P, Lohmann D and </w:t>
            </w:r>
            <w:r w:rsidRPr="00672117">
              <w:rPr>
                <w:rFonts w:ascii="Arial" w:eastAsia="Times New Roman" w:hAnsi="Arial" w:cs="Arial"/>
                <w:sz w:val="24"/>
                <w:szCs w:val="24"/>
                <w:rPrChange w:id="850" w:author="Li, Bonan" w:date="2023-08-03T14:25:00Z">
                  <w:rPr>
                    <w:rFonts w:eastAsia="Times New Roman"/>
                  </w:rPr>
                </w:rPrChange>
              </w:rPr>
              <w:lastRenderedPageBreak/>
              <w:t xml:space="preserve">Toll D 2004 The Global Land Data Assimilation System </w:t>
            </w:r>
            <w:r w:rsidRPr="00672117">
              <w:rPr>
                <w:rFonts w:ascii="Arial" w:eastAsia="Times New Roman" w:hAnsi="Arial" w:cs="Arial"/>
                <w:i/>
                <w:iCs/>
                <w:sz w:val="24"/>
                <w:szCs w:val="24"/>
                <w:rPrChange w:id="851" w:author="Li, Bonan" w:date="2023-08-03T14:25:00Z">
                  <w:rPr>
                    <w:rFonts w:eastAsia="Times New Roman"/>
                    <w:i/>
                    <w:iCs/>
                  </w:rPr>
                </w:rPrChange>
              </w:rPr>
              <w:t>Bull Am Meteorol Soc</w:t>
            </w:r>
            <w:r w:rsidRPr="00672117">
              <w:rPr>
                <w:rFonts w:ascii="Arial" w:eastAsia="Times New Roman" w:hAnsi="Arial" w:cs="Arial"/>
                <w:sz w:val="24"/>
                <w:szCs w:val="24"/>
                <w:rPrChange w:id="852" w:author="Li, Bonan" w:date="2023-08-03T14:25:00Z">
                  <w:rPr>
                    <w:rFonts w:eastAsia="Times New Roman"/>
                  </w:rPr>
                </w:rPrChange>
              </w:rPr>
              <w:t xml:space="preserve"> </w:t>
            </w:r>
            <w:r w:rsidRPr="00672117">
              <w:rPr>
                <w:rFonts w:ascii="Arial" w:eastAsia="Times New Roman" w:hAnsi="Arial" w:cs="Arial"/>
                <w:b/>
                <w:bCs/>
                <w:sz w:val="24"/>
                <w:szCs w:val="24"/>
                <w:rPrChange w:id="853" w:author="Li, Bonan" w:date="2023-08-03T14:25:00Z">
                  <w:rPr>
                    <w:rFonts w:eastAsia="Times New Roman"/>
                    <w:b/>
                    <w:bCs/>
                  </w:rPr>
                </w:rPrChange>
              </w:rPr>
              <w:t>85</w:t>
            </w:r>
            <w:r w:rsidRPr="00672117">
              <w:rPr>
                <w:rFonts w:ascii="Arial" w:eastAsia="Times New Roman" w:hAnsi="Arial" w:cs="Arial"/>
                <w:sz w:val="24"/>
                <w:szCs w:val="24"/>
                <w:rPrChange w:id="854" w:author="Li, Bonan" w:date="2023-08-03T14:25:00Z">
                  <w:rPr>
                    <w:rFonts w:eastAsia="Times New Roman"/>
                  </w:rPr>
                </w:rPrChange>
              </w:rPr>
              <w:t xml:space="preserve"> 381–94 Online: https://journals.ametsoc.org/doi/10.1175/BAMS-85-3-381</w:t>
            </w:r>
          </w:ins>
        </w:p>
        <w:p w14:paraId="70BB0998" w14:textId="77777777" w:rsidR="00B00C0E" w:rsidRPr="00672117" w:rsidRDefault="00B00C0E">
          <w:pPr>
            <w:autoSpaceDE w:val="0"/>
            <w:autoSpaceDN w:val="0"/>
            <w:ind w:hanging="480"/>
            <w:divId w:val="985015850"/>
            <w:rPr>
              <w:ins w:id="855" w:author="Li, Bonan" w:date="2023-08-03T14:20:00Z"/>
              <w:rFonts w:ascii="Arial" w:eastAsia="Times New Roman" w:hAnsi="Arial" w:cs="Arial"/>
              <w:sz w:val="24"/>
              <w:szCs w:val="24"/>
              <w:rPrChange w:id="856" w:author="Li, Bonan" w:date="2023-08-03T14:25:00Z">
                <w:rPr>
                  <w:ins w:id="857" w:author="Li, Bonan" w:date="2023-08-03T14:20:00Z"/>
                  <w:rFonts w:eastAsia="Times New Roman"/>
                </w:rPr>
              </w:rPrChange>
            </w:rPr>
          </w:pPr>
          <w:ins w:id="858" w:author="Li, Bonan" w:date="2023-08-03T14:20:00Z">
            <w:r w:rsidRPr="00672117">
              <w:rPr>
                <w:rFonts w:ascii="Arial" w:eastAsia="Times New Roman" w:hAnsi="Arial" w:cs="Arial"/>
                <w:sz w:val="24"/>
                <w:szCs w:val="24"/>
                <w:rPrChange w:id="859" w:author="Li, Bonan" w:date="2023-08-03T14:25:00Z">
                  <w:rPr>
                    <w:rFonts w:eastAsia="Times New Roman"/>
                  </w:rPr>
                </w:rPrChange>
              </w:rPr>
              <w:t>Ruddell B L, Drewry D T and Nearing G S 2019 Information Theory for Model Diagnostics: Structural Error is Indicated by Trade</w:t>
            </w:r>
            <w:r w:rsidRPr="00672117">
              <w:rPr>
                <w:rFonts w:ascii="Cambria Math" w:eastAsia="Times New Roman" w:hAnsi="Cambria Math" w:cs="Cambria Math"/>
                <w:sz w:val="24"/>
                <w:szCs w:val="24"/>
                <w:rPrChange w:id="860" w:author="Li, Bonan" w:date="2023-08-03T14:25:00Z">
                  <w:rPr>
                    <w:rFonts w:eastAsia="Times New Roman"/>
                  </w:rPr>
                </w:rPrChange>
              </w:rPr>
              <w:t>‐</w:t>
            </w:r>
            <w:r w:rsidRPr="00672117">
              <w:rPr>
                <w:rFonts w:ascii="Arial" w:eastAsia="Times New Roman" w:hAnsi="Arial" w:cs="Arial"/>
                <w:sz w:val="24"/>
                <w:szCs w:val="24"/>
                <w:rPrChange w:id="861" w:author="Li, Bonan" w:date="2023-08-03T14:25:00Z">
                  <w:rPr>
                    <w:rFonts w:eastAsia="Times New Roman"/>
                  </w:rPr>
                </w:rPrChange>
              </w:rPr>
              <w:t xml:space="preserve">Off Between Functional and Predictive Performance </w:t>
            </w:r>
            <w:r w:rsidRPr="00672117">
              <w:rPr>
                <w:rFonts w:ascii="Arial" w:eastAsia="Times New Roman" w:hAnsi="Arial" w:cs="Arial"/>
                <w:i/>
                <w:iCs/>
                <w:sz w:val="24"/>
                <w:szCs w:val="24"/>
                <w:rPrChange w:id="862" w:author="Li, Bonan" w:date="2023-08-03T14:25:00Z">
                  <w:rPr>
                    <w:rFonts w:eastAsia="Times New Roman"/>
                    <w:i/>
                    <w:iCs/>
                  </w:rPr>
                </w:rPrChange>
              </w:rPr>
              <w:t>Water Resour Res</w:t>
            </w:r>
            <w:r w:rsidRPr="00672117">
              <w:rPr>
                <w:rFonts w:ascii="Arial" w:eastAsia="Times New Roman" w:hAnsi="Arial" w:cs="Arial"/>
                <w:sz w:val="24"/>
                <w:szCs w:val="24"/>
                <w:rPrChange w:id="863" w:author="Li, Bonan" w:date="2023-08-03T14:25:00Z">
                  <w:rPr>
                    <w:rFonts w:eastAsia="Times New Roman"/>
                  </w:rPr>
                </w:rPrChange>
              </w:rPr>
              <w:t xml:space="preserve"> </w:t>
            </w:r>
            <w:r w:rsidRPr="00672117">
              <w:rPr>
                <w:rFonts w:ascii="Arial" w:eastAsia="Times New Roman" w:hAnsi="Arial" w:cs="Arial"/>
                <w:b/>
                <w:bCs/>
                <w:sz w:val="24"/>
                <w:szCs w:val="24"/>
                <w:rPrChange w:id="864" w:author="Li, Bonan" w:date="2023-08-03T14:25:00Z">
                  <w:rPr>
                    <w:rFonts w:eastAsia="Times New Roman"/>
                    <w:b/>
                    <w:bCs/>
                  </w:rPr>
                </w:rPrChange>
              </w:rPr>
              <w:t>55</w:t>
            </w:r>
            <w:r w:rsidRPr="00672117">
              <w:rPr>
                <w:rFonts w:ascii="Arial" w:eastAsia="Times New Roman" w:hAnsi="Arial" w:cs="Arial"/>
                <w:sz w:val="24"/>
                <w:szCs w:val="24"/>
                <w:rPrChange w:id="865" w:author="Li, Bonan" w:date="2023-08-03T14:25:00Z">
                  <w:rPr>
                    <w:rFonts w:eastAsia="Times New Roman"/>
                  </w:rPr>
                </w:rPrChange>
              </w:rPr>
              <w:t xml:space="preserve"> 6534–54 Online: https://onlinelibrary.wiley.com/doi/10.1029/2018WR023692</w:t>
            </w:r>
          </w:ins>
        </w:p>
        <w:p w14:paraId="526BEEE6" w14:textId="77777777" w:rsidR="00B00C0E" w:rsidRPr="00672117" w:rsidRDefault="00B00C0E">
          <w:pPr>
            <w:autoSpaceDE w:val="0"/>
            <w:autoSpaceDN w:val="0"/>
            <w:ind w:hanging="480"/>
            <w:divId w:val="1009061861"/>
            <w:rPr>
              <w:ins w:id="866" w:author="Li, Bonan" w:date="2023-08-03T14:20:00Z"/>
              <w:rFonts w:ascii="Arial" w:eastAsia="Times New Roman" w:hAnsi="Arial" w:cs="Arial"/>
              <w:sz w:val="24"/>
              <w:szCs w:val="24"/>
              <w:rPrChange w:id="867" w:author="Li, Bonan" w:date="2023-08-03T14:25:00Z">
                <w:rPr>
                  <w:ins w:id="868" w:author="Li, Bonan" w:date="2023-08-03T14:20:00Z"/>
                  <w:rFonts w:eastAsia="Times New Roman"/>
                </w:rPr>
              </w:rPrChange>
            </w:rPr>
          </w:pPr>
          <w:ins w:id="869" w:author="Li, Bonan" w:date="2023-08-03T14:20:00Z">
            <w:r w:rsidRPr="00672117">
              <w:rPr>
                <w:rFonts w:ascii="Arial" w:eastAsia="Times New Roman" w:hAnsi="Arial" w:cs="Arial"/>
                <w:sz w:val="24"/>
                <w:szCs w:val="24"/>
                <w:rPrChange w:id="870" w:author="Li, Bonan" w:date="2023-08-03T14:25:00Z">
                  <w:rPr>
                    <w:rFonts w:eastAsia="Times New Roman"/>
                  </w:rPr>
                </w:rPrChange>
              </w:rPr>
              <w:t xml:space="preserve">Safa B, Arkebauer T J, Zhu Q, Suyker A and Irmak S 2019 Net Ecosystem Exchange (NEE) simulation in maize using artificial neural networks </w:t>
            </w:r>
            <w:r w:rsidRPr="00672117">
              <w:rPr>
                <w:rFonts w:ascii="Arial" w:eastAsia="Times New Roman" w:hAnsi="Arial" w:cs="Arial"/>
                <w:i/>
                <w:iCs/>
                <w:sz w:val="24"/>
                <w:szCs w:val="24"/>
                <w:rPrChange w:id="871" w:author="Li, Bonan" w:date="2023-08-03T14:25:00Z">
                  <w:rPr>
                    <w:rFonts w:eastAsia="Times New Roman"/>
                    <w:i/>
                    <w:iCs/>
                  </w:rPr>
                </w:rPrChange>
              </w:rPr>
              <w:t>IFAC Journal of Systems and Control</w:t>
            </w:r>
            <w:r w:rsidRPr="00672117">
              <w:rPr>
                <w:rFonts w:ascii="Arial" w:eastAsia="Times New Roman" w:hAnsi="Arial" w:cs="Arial"/>
                <w:sz w:val="24"/>
                <w:szCs w:val="24"/>
                <w:rPrChange w:id="872" w:author="Li, Bonan" w:date="2023-08-03T14:25:00Z">
                  <w:rPr>
                    <w:rFonts w:eastAsia="Times New Roman"/>
                  </w:rPr>
                </w:rPrChange>
              </w:rPr>
              <w:t xml:space="preserve"> </w:t>
            </w:r>
            <w:r w:rsidRPr="00672117">
              <w:rPr>
                <w:rFonts w:ascii="Arial" w:eastAsia="Times New Roman" w:hAnsi="Arial" w:cs="Arial"/>
                <w:b/>
                <w:bCs/>
                <w:sz w:val="24"/>
                <w:szCs w:val="24"/>
                <w:rPrChange w:id="873" w:author="Li, Bonan" w:date="2023-08-03T14:25:00Z">
                  <w:rPr>
                    <w:rFonts w:eastAsia="Times New Roman"/>
                    <w:b/>
                    <w:bCs/>
                  </w:rPr>
                </w:rPrChange>
              </w:rPr>
              <w:t>7</w:t>
            </w:r>
            <w:r w:rsidRPr="00672117">
              <w:rPr>
                <w:rFonts w:ascii="Arial" w:eastAsia="Times New Roman" w:hAnsi="Arial" w:cs="Arial"/>
                <w:sz w:val="24"/>
                <w:szCs w:val="24"/>
                <w:rPrChange w:id="874" w:author="Li, Bonan" w:date="2023-08-03T14:25:00Z">
                  <w:rPr>
                    <w:rFonts w:eastAsia="Times New Roman"/>
                  </w:rPr>
                </w:rPrChange>
              </w:rPr>
              <w:t xml:space="preserve"> 100036 Online: https://linkinghub.elsevier.com/retrieve/pii/S2468601817302584</w:t>
            </w:r>
          </w:ins>
        </w:p>
        <w:p w14:paraId="11B8CFF0" w14:textId="77777777" w:rsidR="00B00C0E" w:rsidRPr="00672117" w:rsidRDefault="00B00C0E">
          <w:pPr>
            <w:autoSpaceDE w:val="0"/>
            <w:autoSpaceDN w:val="0"/>
            <w:ind w:hanging="480"/>
            <w:divId w:val="1239709258"/>
            <w:rPr>
              <w:ins w:id="875" w:author="Li, Bonan" w:date="2023-08-03T14:20:00Z"/>
              <w:rFonts w:ascii="Arial" w:eastAsia="Times New Roman" w:hAnsi="Arial" w:cs="Arial"/>
              <w:sz w:val="24"/>
              <w:szCs w:val="24"/>
              <w:rPrChange w:id="876" w:author="Li, Bonan" w:date="2023-08-03T14:25:00Z">
                <w:rPr>
                  <w:ins w:id="877" w:author="Li, Bonan" w:date="2023-08-03T14:20:00Z"/>
                  <w:rFonts w:eastAsia="Times New Roman"/>
                </w:rPr>
              </w:rPrChange>
            </w:rPr>
          </w:pPr>
          <w:ins w:id="878" w:author="Li, Bonan" w:date="2023-08-03T14:20:00Z">
            <w:r w:rsidRPr="00672117">
              <w:rPr>
                <w:rFonts w:ascii="Arial" w:eastAsia="Times New Roman" w:hAnsi="Arial" w:cs="Arial"/>
                <w:sz w:val="24"/>
                <w:szCs w:val="24"/>
                <w:rPrChange w:id="879" w:author="Li, Bonan" w:date="2023-08-03T14:25:00Z">
                  <w:rPr>
                    <w:rFonts w:eastAsia="Times New Roman"/>
                  </w:rPr>
                </w:rPrChange>
              </w:rPr>
              <w:t xml:space="preserve">Schimel D and Schneider F D 2019 Flux towers in the sky: global ecology from space </w:t>
            </w:r>
            <w:r w:rsidRPr="00672117">
              <w:rPr>
                <w:rFonts w:ascii="Arial" w:eastAsia="Times New Roman" w:hAnsi="Arial" w:cs="Arial"/>
                <w:i/>
                <w:iCs/>
                <w:sz w:val="24"/>
                <w:szCs w:val="24"/>
                <w:rPrChange w:id="880" w:author="Li, Bonan" w:date="2023-08-03T14:25:00Z">
                  <w:rPr>
                    <w:rFonts w:eastAsia="Times New Roman"/>
                    <w:i/>
                    <w:iCs/>
                  </w:rPr>
                </w:rPrChange>
              </w:rPr>
              <w:t>New Phytologist</w:t>
            </w:r>
            <w:r w:rsidRPr="00672117">
              <w:rPr>
                <w:rFonts w:ascii="Arial" w:eastAsia="Times New Roman" w:hAnsi="Arial" w:cs="Arial"/>
                <w:sz w:val="24"/>
                <w:szCs w:val="24"/>
                <w:rPrChange w:id="881" w:author="Li, Bonan" w:date="2023-08-03T14:25:00Z">
                  <w:rPr>
                    <w:rFonts w:eastAsia="Times New Roman"/>
                  </w:rPr>
                </w:rPrChange>
              </w:rPr>
              <w:t xml:space="preserve"> </w:t>
            </w:r>
            <w:r w:rsidRPr="00672117">
              <w:rPr>
                <w:rFonts w:ascii="Arial" w:eastAsia="Times New Roman" w:hAnsi="Arial" w:cs="Arial"/>
                <w:b/>
                <w:bCs/>
                <w:sz w:val="24"/>
                <w:szCs w:val="24"/>
                <w:rPrChange w:id="882" w:author="Li, Bonan" w:date="2023-08-03T14:25:00Z">
                  <w:rPr>
                    <w:rFonts w:eastAsia="Times New Roman"/>
                    <w:b/>
                    <w:bCs/>
                  </w:rPr>
                </w:rPrChange>
              </w:rPr>
              <w:t>224</w:t>
            </w:r>
            <w:r w:rsidRPr="00672117">
              <w:rPr>
                <w:rFonts w:ascii="Arial" w:eastAsia="Times New Roman" w:hAnsi="Arial" w:cs="Arial"/>
                <w:sz w:val="24"/>
                <w:szCs w:val="24"/>
                <w:rPrChange w:id="883" w:author="Li, Bonan" w:date="2023-08-03T14:25:00Z">
                  <w:rPr>
                    <w:rFonts w:eastAsia="Times New Roman"/>
                  </w:rPr>
                </w:rPrChange>
              </w:rPr>
              <w:t xml:space="preserve"> 570–84 Online: https://onlinelibrary.wiley.com/doi/10.1111/nph.15934</w:t>
            </w:r>
          </w:ins>
        </w:p>
        <w:p w14:paraId="7A0DF09E" w14:textId="77777777" w:rsidR="00B00C0E" w:rsidRPr="00672117" w:rsidRDefault="00B00C0E">
          <w:pPr>
            <w:autoSpaceDE w:val="0"/>
            <w:autoSpaceDN w:val="0"/>
            <w:ind w:hanging="480"/>
            <w:divId w:val="396100375"/>
            <w:rPr>
              <w:ins w:id="884" w:author="Li, Bonan" w:date="2023-08-03T14:20:00Z"/>
              <w:rFonts w:ascii="Arial" w:eastAsia="Times New Roman" w:hAnsi="Arial" w:cs="Arial"/>
              <w:sz w:val="24"/>
              <w:szCs w:val="24"/>
              <w:rPrChange w:id="885" w:author="Li, Bonan" w:date="2023-08-03T14:25:00Z">
                <w:rPr>
                  <w:ins w:id="886" w:author="Li, Bonan" w:date="2023-08-03T14:20:00Z"/>
                  <w:rFonts w:eastAsia="Times New Roman"/>
                </w:rPr>
              </w:rPrChange>
            </w:rPr>
          </w:pPr>
          <w:ins w:id="887" w:author="Li, Bonan" w:date="2023-08-03T14:20:00Z">
            <w:r w:rsidRPr="00672117">
              <w:rPr>
                <w:rFonts w:ascii="Arial" w:eastAsia="Times New Roman" w:hAnsi="Arial" w:cs="Arial"/>
                <w:sz w:val="24"/>
                <w:szCs w:val="24"/>
                <w:rPrChange w:id="888" w:author="Li, Bonan" w:date="2023-08-03T14:25:00Z">
                  <w:rPr>
                    <w:rFonts w:eastAsia="Times New Roman"/>
                  </w:rPr>
                </w:rPrChange>
              </w:rPr>
              <w:t xml:space="preserve">Silverman B W 2018 </w:t>
            </w:r>
            <w:r w:rsidRPr="00672117">
              <w:rPr>
                <w:rFonts w:ascii="Arial" w:eastAsia="Times New Roman" w:hAnsi="Arial" w:cs="Arial"/>
                <w:i/>
                <w:iCs/>
                <w:sz w:val="24"/>
                <w:szCs w:val="24"/>
                <w:rPrChange w:id="889" w:author="Li, Bonan" w:date="2023-08-03T14:25:00Z">
                  <w:rPr>
                    <w:rFonts w:eastAsia="Times New Roman"/>
                    <w:i/>
                    <w:iCs/>
                  </w:rPr>
                </w:rPrChange>
              </w:rPr>
              <w:t>Density Estimation for Statistics and Data Analysis</w:t>
            </w:r>
            <w:r w:rsidRPr="00672117">
              <w:rPr>
                <w:rFonts w:ascii="Arial" w:eastAsia="Times New Roman" w:hAnsi="Arial" w:cs="Arial"/>
                <w:sz w:val="24"/>
                <w:szCs w:val="24"/>
                <w:rPrChange w:id="890" w:author="Li, Bonan" w:date="2023-08-03T14:25:00Z">
                  <w:rPr>
                    <w:rFonts w:eastAsia="Times New Roman"/>
                  </w:rPr>
                </w:rPrChange>
              </w:rPr>
              <w:t xml:space="preserve"> (Routledge) Online: https://www.taylorfrancis.com/books/9781351456173</w:t>
            </w:r>
          </w:ins>
        </w:p>
        <w:p w14:paraId="03D4D3B7" w14:textId="77777777" w:rsidR="00B00C0E" w:rsidRPr="00672117" w:rsidRDefault="00B00C0E">
          <w:pPr>
            <w:autoSpaceDE w:val="0"/>
            <w:autoSpaceDN w:val="0"/>
            <w:ind w:hanging="480"/>
            <w:divId w:val="2137991700"/>
            <w:rPr>
              <w:ins w:id="891" w:author="Li, Bonan" w:date="2023-08-03T14:20:00Z"/>
              <w:rFonts w:ascii="Arial" w:eastAsia="Times New Roman" w:hAnsi="Arial" w:cs="Arial"/>
              <w:sz w:val="24"/>
              <w:szCs w:val="24"/>
              <w:rPrChange w:id="892" w:author="Li, Bonan" w:date="2023-08-03T14:25:00Z">
                <w:rPr>
                  <w:ins w:id="893" w:author="Li, Bonan" w:date="2023-08-03T14:20:00Z"/>
                  <w:rFonts w:eastAsia="Times New Roman"/>
                </w:rPr>
              </w:rPrChange>
            </w:rPr>
          </w:pPr>
          <w:ins w:id="894" w:author="Li, Bonan" w:date="2023-08-03T14:20:00Z">
            <w:r w:rsidRPr="00672117">
              <w:rPr>
                <w:rFonts w:ascii="Arial" w:eastAsia="Times New Roman" w:hAnsi="Arial" w:cs="Arial"/>
                <w:sz w:val="24"/>
                <w:szCs w:val="24"/>
                <w:rPrChange w:id="895" w:author="Li, Bonan" w:date="2023-08-03T14:25:00Z">
                  <w:rPr>
                    <w:rFonts w:eastAsia="Times New Roman"/>
                  </w:rPr>
                </w:rPrChange>
              </w:rPr>
              <w:t xml:space="preserve">Still C J, Rastogi B, Page G F M, Griffith D M, Sibley A, Schulze M, Hawkins L, Pau S, Detto M and Helliker B R 2021 Imaging canopy temperature: shedding (thermal) light on ecosystem processes </w:t>
            </w:r>
            <w:r w:rsidRPr="00672117">
              <w:rPr>
                <w:rFonts w:ascii="Arial" w:eastAsia="Times New Roman" w:hAnsi="Arial" w:cs="Arial"/>
                <w:i/>
                <w:iCs/>
                <w:sz w:val="24"/>
                <w:szCs w:val="24"/>
                <w:rPrChange w:id="896" w:author="Li, Bonan" w:date="2023-08-03T14:25:00Z">
                  <w:rPr>
                    <w:rFonts w:eastAsia="Times New Roman"/>
                    <w:i/>
                    <w:iCs/>
                  </w:rPr>
                </w:rPrChange>
              </w:rPr>
              <w:t>New Phytologist</w:t>
            </w:r>
            <w:r w:rsidRPr="00672117">
              <w:rPr>
                <w:rFonts w:ascii="Arial" w:eastAsia="Times New Roman" w:hAnsi="Arial" w:cs="Arial"/>
                <w:sz w:val="24"/>
                <w:szCs w:val="24"/>
                <w:rPrChange w:id="897" w:author="Li, Bonan" w:date="2023-08-03T14:25:00Z">
                  <w:rPr>
                    <w:rFonts w:eastAsia="Times New Roman"/>
                  </w:rPr>
                </w:rPrChange>
              </w:rPr>
              <w:t xml:space="preserve"> </w:t>
            </w:r>
            <w:r w:rsidRPr="00672117">
              <w:rPr>
                <w:rFonts w:ascii="Arial" w:eastAsia="Times New Roman" w:hAnsi="Arial" w:cs="Arial"/>
                <w:b/>
                <w:bCs/>
                <w:sz w:val="24"/>
                <w:szCs w:val="24"/>
                <w:rPrChange w:id="898" w:author="Li, Bonan" w:date="2023-08-03T14:25:00Z">
                  <w:rPr>
                    <w:rFonts w:eastAsia="Times New Roman"/>
                    <w:b/>
                    <w:bCs/>
                  </w:rPr>
                </w:rPrChange>
              </w:rPr>
              <w:t>230</w:t>
            </w:r>
            <w:r w:rsidRPr="00672117">
              <w:rPr>
                <w:rFonts w:ascii="Arial" w:eastAsia="Times New Roman" w:hAnsi="Arial" w:cs="Arial"/>
                <w:sz w:val="24"/>
                <w:szCs w:val="24"/>
                <w:rPrChange w:id="899" w:author="Li, Bonan" w:date="2023-08-03T14:25:00Z">
                  <w:rPr>
                    <w:rFonts w:eastAsia="Times New Roman"/>
                  </w:rPr>
                </w:rPrChange>
              </w:rPr>
              <w:t xml:space="preserve"> 1746–53 Online: https://onlinelibrary.wiley.com/doi/10.1111/nph.17321</w:t>
            </w:r>
          </w:ins>
        </w:p>
        <w:p w14:paraId="16CABFC4" w14:textId="77777777" w:rsidR="00B00C0E" w:rsidRPr="00672117" w:rsidRDefault="00B00C0E">
          <w:pPr>
            <w:autoSpaceDE w:val="0"/>
            <w:autoSpaceDN w:val="0"/>
            <w:ind w:hanging="480"/>
            <w:divId w:val="1527906364"/>
            <w:rPr>
              <w:ins w:id="900" w:author="Li, Bonan" w:date="2023-08-03T14:20:00Z"/>
              <w:rFonts w:ascii="Arial" w:eastAsia="Times New Roman" w:hAnsi="Arial" w:cs="Arial"/>
              <w:sz w:val="24"/>
              <w:szCs w:val="24"/>
              <w:rPrChange w:id="901" w:author="Li, Bonan" w:date="2023-08-03T14:25:00Z">
                <w:rPr>
                  <w:ins w:id="902" w:author="Li, Bonan" w:date="2023-08-03T14:20:00Z"/>
                  <w:rFonts w:eastAsia="Times New Roman"/>
                </w:rPr>
              </w:rPrChange>
            </w:rPr>
          </w:pPr>
          <w:ins w:id="903" w:author="Li, Bonan" w:date="2023-08-03T14:20:00Z">
            <w:r w:rsidRPr="00672117">
              <w:rPr>
                <w:rFonts w:ascii="Arial" w:eastAsia="Times New Roman" w:hAnsi="Arial" w:cs="Arial"/>
                <w:sz w:val="24"/>
                <w:szCs w:val="24"/>
                <w:rPrChange w:id="904" w:author="Li, Bonan" w:date="2023-08-03T14:25:00Z">
                  <w:rPr>
                    <w:rFonts w:eastAsia="Times New Roman"/>
                  </w:rPr>
                </w:rPrChange>
              </w:rPr>
              <w:t xml:space="preserve">Su Z 2002 The Surface Energy Balance System (SEBS) for estimation of turbulent heat fluxes </w:t>
            </w:r>
            <w:r w:rsidRPr="00672117">
              <w:rPr>
                <w:rFonts w:ascii="Arial" w:eastAsia="Times New Roman" w:hAnsi="Arial" w:cs="Arial"/>
                <w:i/>
                <w:iCs/>
                <w:sz w:val="24"/>
                <w:szCs w:val="24"/>
                <w:rPrChange w:id="905" w:author="Li, Bonan" w:date="2023-08-03T14:25:00Z">
                  <w:rPr>
                    <w:rFonts w:eastAsia="Times New Roman"/>
                    <w:i/>
                    <w:iCs/>
                  </w:rPr>
                </w:rPrChange>
              </w:rPr>
              <w:t>Hydrol Earth Syst Sci</w:t>
            </w:r>
            <w:r w:rsidRPr="00672117">
              <w:rPr>
                <w:rFonts w:ascii="Arial" w:eastAsia="Times New Roman" w:hAnsi="Arial" w:cs="Arial"/>
                <w:sz w:val="24"/>
                <w:szCs w:val="24"/>
                <w:rPrChange w:id="906" w:author="Li, Bonan" w:date="2023-08-03T14:25:00Z">
                  <w:rPr>
                    <w:rFonts w:eastAsia="Times New Roman"/>
                  </w:rPr>
                </w:rPrChange>
              </w:rPr>
              <w:t xml:space="preserve"> </w:t>
            </w:r>
            <w:r w:rsidRPr="00672117">
              <w:rPr>
                <w:rFonts w:ascii="Arial" w:eastAsia="Times New Roman" w:hAnsi="Arial" w:cs="Arial"/>
                <w:b/>
                <w:bCs/>
                <w:sz w:val="24"/>
                <w:szCs w:val="24"/>
                <w:rPrChange w:id="907" w:author="Li, Bonan" w:date="2023-08-03T14:25:00Z">
                  <w:rPr>
                    <w:rFonts w:eastAsia="Times New Roman"/>
                    <w:b/>
                    <w:bCs/>
                  </w:rPr>
                </w:rPrChange>
              </w:rPr>
              <w:t>6</w:t>
            </w:r>
            <w:r w:rsidRPr="00672117">
              <w:rPr>
                <w:rFonts w:ascii="Arial" w:eastAsia="Times New Roman" w:hAnsi="Arial" w:cs="Arial"/>
                <w:sz w:val="24"/>
                <w:szCs w:val="24"/>
                <w:rPrChange w:id="908" w:author="Li, Bonan" w:date="2023-08-03T14:25:00Z">
                  <w:rPr>
                    <w:rFonts w:eastAsia="Times New Roman"/>
                  </w:rPr>
                </w:rPrChange>
              </w:rPr>
              <w:t xml:space="preserve"> 85–100 Online: https://hess.copernicus.org/articles/6/85/2002/</w:t>
            </w:r>
          </w:ins>
        </w:p>
        <w:p w14:paraId="7B2B8316" w14:textId="77777777" w:rsidR="00B00C0E" w:rsidRPr="00672117" w:rsidRDefault="00B00C0E">
          <w:pPr>
            <w:autoSpaceDE w:val="0"/>
            <w:autoSpaceDN w:val="0"/>
            <w:ind w:hanging="480"/>
            <w:divId w:val="1986202537"/>
            <w:rPr>
              <w:ins w:id="909" w:author="Li, Bonan" w:date="2023-08-03T14:20:00Z"/>
              <w:rFonts w:ascii="Arial" w:eastAsia="Times New Roman" w:hAnsi="Arial" w:cs="Arial"/>
              <w:sz w:val="24"/>
              <w:szCs w:val="24"/>
              <w:rPrChange w:id="910" w:author="Li, Bonan" w:date="2023-08-03T14:25:00Z">
                <w:rPr>
                  <w:ins w:id="911" w:author="Li, Bonan" w:date="2023-08-03T14:20:00Z"/>
                  <w:rFonts w:eastAsia="Times New Roman"/>
                </w:rPr>
              </w:rPrChange>
            </w:rPr>
          </w:pPr>
          <w:ins w:id="912" w:author="Li, Bonan" w:date="2023-08-03T14:20:00Z">
            <w:r w:rsidRPr="00672117">
              <w:rPr>
                <w:rFonts w:ascii="Arial" w:eastAsia="Times New Roman" w:hAnsi="Arial" w:cs="Arial"/>
                <w:sz w:val="24"/>
                <w:szCs w:val="24"/>
                <w:rPrChange w:id="913" w:author="Li, Bonan" w:date="2023-08-03T14:25:00Z">
                  <w:rPr>
                    <w:rFonts w:eastAsia="Times New Roman"/>
                  </w:rPr>
                </w:rPrChange>
              </w:rPr>
              <w:t xml:space="preserve">Talsma C, Good S, Miralles D, Fisher J, Martens B, Jimenez C and Purdy A 2018 Sensitivity of Evapotranspiration Components in Remote Sensing-Based Models </w:t>
            </w:r>
            <w:r w:rsidRPr="00672117">
              <w:rPr>
                <w:rFonts w:ascii="Arial" w:eastAsia="Times New Roman" w:hAnsi="Arial" w:cs="Arial"/>
                <w:i/>
                <w:iCs/>
                <w:sz w:val="24"/>
                <w:szCs w:val="24"/>
                <w:rPrChange w:id="914" w:author="Li, Bonan" w:date="2023-08-03T14:25:00Z">
                  <w:rPr>
                    <w:rFonts w:eastAsia="Times New Roman"/>
                    <w:i/>
                    <w:iCs/>
                  </w:rPr>
                </w:rPrChange>
              </w:rPr>
              <w:t>Remote Sens (Basel)</w:t>
            </w:r>
            <w:r w:rsidRPr="00672117">
              <w:rPr>
                <w:rFonts w:ascii="Arial" w:eastAsia="Times New Roman" w:hAnsi="Arial" w:cs="Arial"/>
                <w:sz w:val="24"/>
                <w:szCs w:val="24"/>
                <w:rPrChange w:id="915" w:author="Li, Bonan" w:date="2023-08-03T14:25:00Z">
                  <w:rPr>
                    <w:rFonts w:eastAsia="Times New Roman"/>
                  </w:rPr>
                </w:rPrChange>
              </w:rPr>
              <w:t xml:space="preserve"> </w:t>
            </w:r>
            <w:r w:rsidRPr="00672117">
              <w:rPr>
                <w:rFonts w:ascii="Arial" w:eastAsia="Times New Roman" w:hAnsi="Arial" w:cs="Arial"/>
                <w:b/>
                <w:bCs/>
                <w:sz w:val="24"/>
                <w:szCs w:val="24"/>
                <w:rPrChange w:id="916" w:author="Li, Bonan" w:date="2023-08-03T14:25:00Z">
                  <w:rPr>
                    <w:rFonts w:eastAsia="Times New Roman"/>
                    <w:b/>
                    <w:bCs/>
                  </w:rPr>
                </w:rPrChange>
              </w:rPr>
              <w:t>10</w:t>
            </w:r>
            <w:r w:rsidRPr="00672117">
              <w:rPr>
                <w:rFonts w:ascii="Arial" w:eastAsia="Times New Roman" w:hAnsi="Arial" w:cs="Arial"/>
                <w:sz w:val="24"/>
                <w:szCs w:val="24"/>
                <w:rPrChange w:id="917" w:author="Li, Bonan" w:date="2023-08-03T14:25:00Z">
                  <w:rPr>
                    <w:rFonts w:eastAsia="Times New Roman"/>
                  </w:rPr>
                </w:rPrChange>
              </w:rPr>
              <w:t xml:space="preserve"> 1601 Online: http://www.mdpi.com/2072-4292/10/10/1601</w:t>
            </w:r>
          </w:ins>
        </w:p>
        <w:p w14:paraId="4F50EEBC" w14:textId="77777777" w:rsidR="00B00C0E" w:rsidRPr="00672117" w:rsidRDefault="00B00C0E">
          <w:pPr>
            <w:autoSpaceDE w:val="0"/>
            <w:autoSpaceDN w:val="0"/>
            <w:ind w:hanging="480"/>
            <w:divId w:val="1749308660"/>
            <w:rPr>
              <w:ins w:id="918" w:author="Li, Bonan" w:date="2023-08-03T14:20:00Z"/>
              <w:rFonts w:ascii="Arial" w:eastAsia="Times New Roman" w:hAnsi="Arial" w:cs="Arial"/>
              <w:sz w:val="24"/>
              <w:szCs w:val="24"/>
              <w:rPrChange w:id="919" w:author="Li, Bonan" w:date="2023-08-03T14:25:00Z">
                <w:rPr>
                  <w:ins w:id="920" w:author="Li, Bonan" w:date="2023-08-03T14:20:00Z"/>
                  <w:rFonts w:eastAsia="Times New Roman"/>
                </w:rPr>
              </w:rPrChange>
            </w:rPr>
          </w:pPr>
          <w:ins w:id="921" w:author="Li, Bonan" w:date="2023-08-03T14:20:00Z">
            <w:r w:rsidRPr="00672117">
              <w:rPr>
                <w:rFonts w:ascii="Arial" w:eastAsia="Times New Roman" w:hAnsi="Arial" w:cs="Arial"/>
                <w:sz w:val="24"/>
                <w:szCs w:val="24"/>
                <w:rPrChange w:id="922" w:author="Li, Bonan" w:date="2023-08-03T14:25:00Z">
                  <w:rPr>
                    <w:rFonts w:eastAsia="Times New Roman"/>
                  </w:rPr>
                </w:rPrChange>
              </w:rPr>
              <w:t xml:space="preserve">Tong B, Guo J, Xu H, Wang Y, Li H, Bian L, Zhang J and Zhou S 2022 Effects of soil moisture, net radiation, and atmospheric vapor pressure deficit on surface evaporation fraction at a semi-arid grass site </w:t>
            </w:r>
            <w:r w:rsidRPr="00672117">
              <w:rPr>
                <w:rFonts w:ascii="Arial" w:eastAsia="Times New Roman" w:hAnsi="Arial" w:cs="Arial"/>
                <w:i/>
                <w:iCs/>
                <w:sz w:val="24"/>
                <w:szCs w:val="24"/>
                <w:rPrChange w:id="923" w:author="Li, Bonan" w:date="2023-08-03T14:25:00Z">
                  <w:rPr>
                    <w:rFonts w:eastAsia="Times New Roman"/>
                    <w:i/>
                    <w:iCs/>
                  </w:rPr>
                </w:rPrChange>
              </w:rPr>
              <w:t>Science of The Total Environment</w:t>
            </w:r>
            <w:r w:rsidRPr="00672117">
              <w:rPr>
                <w:rFonts w:ascii="Arial" w:eastAsia="Times New Roman" w:hAnsi="Arial" w:cs="Arial"/>
                <w:sz w:val="24"/>
                <w:szCs w:val="24"/>
                <w:rPrChange w:id="924" w:author="Li, Bonan" w:date="2023-08-03T14:25:00Z">
                  <w:rPr>
                    <w:rFonts w:eastAsia="Times New Roman"/>
                  </w:rPr>
                </w:rPrChange>
              </w:rPr>
              <w:t xml:space="preserve"> </w:t>
            </w:r>
            <w:r w:rsidRPr="00672117">
              <w:rPr>
                <w:rFonts w:ascii="Arial" w:eastAsia="Times New Roman" w:hAnsi="Arial" w:cs="Arial"/>
                <w:b/>
                <w:bCs/>
                <w:sz w:val="24"/>
                <w:szCs w:val="24"/>
                <w:rPrChange w:id="925" w:author="Li, Bonan" w:date="2023-08-03T14:25:00Z">
                  <w:rPr>
                    <w:rFonts w:eastAsia="Times New Roman"/>
                    <w:b/>
                    <w:bCs/>
                  </w:rPr>
                </w:rPrChange>
              </w:rPr>
              <w:t>849</w:t>
            </w:r>
            <w:r w:rsidRPr="00672117">
              <w:rPr>
                <w:rFonts w:ascii="Arial" w:eastAsia="Times New Roman" w:hAnsi="Arial" w:cs="Arial"/>
                <w:sz w:val="24"/>
                <w:szCs w:val="24"/>
                <w:rPrChange w:id="926" w:author="Li, Bonan" w:date="2023-08-03T14:25:00Z">
                  <w:rPr>
                    <w:rFonts w:eastAsia="Times New Roman"/>
                  </w:rPr>
                </w:rPrChange>
              </w:rPr>
              <w:t xml:space="preserve"> 157890 Online: https://linkinghub.elsevier.com/retrieve/pii/S0048969722049890</w:t>
            </w:r>
          </w:ins>
        </w:p>
        <w:p w14:paraId="6EE372FE" w14:textId="77777777" w:rsidR="00B00C0E" w:rsidRPr="00672117" w:rsidRDefault="00B00C0E">
          <w:pPr>
            <w:autoSpaceDE w:val="0"/>
            <w:autoSpaceDN w:val="0"/>
            <w:ind w:hanging="480"/>
            <w:divId w:val="1024866360"/>
            <w:rPr>
              <w:ins w:id="927" w:author="Li, Bonan" w:date="2023-08-03T14:20:00Z"/>
              <w:rFonts w:ascii="Arial" w:eastAsia="Times New Roman" w:hAnsi="Arial" w:cs="Arial"/>
              <w:sz w:val="24"/>
              <w:szCs w:val="24"/>
              <w:rPrChange w:id="928" w:author="Li, Bonan" w:date="2023-08-03T14:25:00Z">
                <w:rPr>
                  <w:ins w:id="929" w:author="Li, Bonan" w:date="2023-08-03T14:20:00Z"/>
                  <w:rFonts w:eastAsia="Times New Roman"/>
                </w:rPr>
              </w:rPrChange>
            </w:rPr>
          </w:pPr>
          <w:ins w:id="930" w:author="Li, Bonan" w:date="2023-08-03T14:20:00Z">
            <w:r w:rsidRPr="00672117">
              <w:rPr>
                <w:rFonts w:ascii="Arial" w:eastAsia="Times New Roman" w:hAnsi="Arial" w:cs="Arial"/>
                <w:sz w:val="24"/>
                <w:szCs w:val="24"/>
                <w:rPrChange w:id="931" w:author="Li, Bonan" w:date="2023-08-03T14:25:00Z">
                  <w:rPr>
                    <w:rFonts w:eastAsia="Times New Roman"/>
                  </w:rPr>
                </w:rPrChange>
              </w:rPr>
              <w:t xml:space="preserve">URycki D R, Bassiouni M, Good S P, Crump B C and Li B 2022 The streamwater microbiome encodes hydrologic data across scales </w:t>
            </w:r>
            <w:r w:rsidRPr="00672117">
              <w:rPr>
                <w:rFonts w:ascii="Arial" w:eastAsia="Times New Roman" w:hAnsi="Arial" w:cs="Arial"/>
                <w:i/>
                <w:iCs/>
                <w:sz w:val="24"/>
                <w:szCs w:val="24"/>
                <w:rPrChange w:id="932" w:author="Li, Bonan" w:date="2023-08-03T14:25:00Z">
                  <w:rPr>
                    <w:rFonts w:eastAsia="Times New Roman"/>
                    <w:i/>
                    <w:iCs/>
                  </w:rPr>
                </w:rPrChange>
              </w:rPr>
              <w:t>Science of The Total Environment</w:t>
            </w:r>
            <w:r w:rsidRPr="00672117">
              <w:rPr>
                <w:rFonts w:ascii="Arial" w:eastAsia="Times New Roman" w:hAnsi="Arial" w:cs="Arial"/>
                <w:sz w:val="24"/>
                <w:szCs w:val="24"/>
                <w:rPrChange w:id="933" w:author="Li, Bonan" w:date="2023-08-03T14:25:00Z">
                  <w:rPr>
                    <w:rFonts w:eastAsia="Times New Roman"/>
                  </w:rPr>
                </w:rPrChange>
              </w:rPr>
              <w:t xml:space="preserve"> </w:t>
            </w:r>
            <w:r w:rsidRPr="00672117">
              <w:rPr>
                <w:rFonts w:ascii="Arial" w:eastAsia="Times New Roman" w:hAnsi="Arial" w:cs="Arial"/>
                <w:b/>
                <w:bCs/>
                <w:sz w:val="24"/>
                <w:szCs w:val="24"/>
                <w:rPrChange w:id="934" w:author="Li, Bonan" w:date="2023-08-03T14:25:00Z">
                  <w:rPr>
                    <w:rFonts w:eastAsia="Times New Roman"/>
                    <w:b/>
                    <w:bCs/>
                  </w:rPr>
                </w:rPrChange>
              </w:rPr>
              <w:t>849</w:t>
            </w:r>
            <w:r w:rsidRPr="00672117">
              <w:rPr>
                <w:rFonts w:ascii="Arial" w:eastAsia="Times New Roman" w:hAnsi="Arial" w:cs="Arial"/>
                <w:sz w:val="24"/>
                <w:szCs w:val="24"/>
                <w:rPrChange w:id="935" w:author="Li, Bonan" w:date="2023-08-03T14:25:00Z">
                  <w:rPr>
                    <w:rFonts w:eastAsia="Times New Roman"/>
                  </w:rPr>
                </w:rPrChange>
              </w:rPr>
              <w:t xml:space="preserve"> 157911 Online: https://linkinghub.elsevier.com/retrieve/pii/S0048969722050100</w:t>
            </w:r>
          </w:ins>
        </w:p>
        <w:p w14:paraId="26BF6C2B" w14:textId="77777777" w:rsidR="00B00C0E" w:rsidRPr="00672117" w:rsidRDefault="00B00C0E">
          <w:pPr>
            <w:autoSpaceDE w:val="0"/>
            <w:autoSpaceDN w:val="0"/>
            <w:ind w:hanging="480"/>
            <w:divId w:val="1541742251"/>
            <w:rPr>
              <w:ins w:id="936" w:author="Li, Bonan" w:date="2023-08-03T14:20:00Z"/>
              <w:rFonts w:ascii="Arial" w:eastAsia="Times New Roman" w:hAnsi="Arial" w:cs="Arial"/>
              <w:sz w:val="24"/>
              <w:szCs w:val="24"/>
              <w:rPrChange w:id="937" w:author="Li, Bonan" w:date="2023-08-03T14:25:00Z">
                <w:rPr>
                  <w:ins w:id="938" w:author="Li, Bonan" w:date="2023-08-03T14:20:00Z"/>
                  <w:rFonts w:eastAsia="Times New Roman"/>
                </w:rPr>
              </w:rPrChange>
            </w:rPr>
          </w:pPr>
          <w:ins w:id="939" w:author="Li, Bonan" w:date="2023-08-03T14:20:00Z">
            <w:r w:rsidRPr="00672117">
              <w:rPr>
                <w:rFonts w:ascii="Arial" w:eastAsia="Times New Roman" w:hAnsi="Arial" w:cs="Arial"/>
                <w:sz w:val="24"/>
                <w:szCs w:val="24"/>
                <w:rPrChange w:id="940" w:author="Li, Bonan" w:date="2023-08-03T14:25:00Z">
                  <w:rPr>
                    <w:rFonts w:eastAsia="Times New Roman"/>
                  </w:rPr>
                </w:rPrChange>
              </w:rPr>
              <w:t xml:space="preserve">Veroustraete F, Patyn J and Myneni R B 1996 Estimating net ecosystem exchange of carbon using the normalized difference vegetation index and an ecosystem model </w:t>
            </w:r>
            <w:r w:rsidRPr="00672117">
              <w:rPr>
                <w:rFonts w:ascii="Arial" w:eastAsia="Times New Roman" w:hAnsi="Arial" w:cs="Arial"/>
                <w:i/>
                <w:iCs/>
                <w:sz w:val="24"/>
                <w:szCs w:val="24"/>
                <w:rPrChange w:id="941" w:author="Li, Bonan" w:date="2023-08-03T14:25:00Z">
                  <w:rPr>
                    <w:rFonts w:eastAsia="Times New Roman"/>
                    <w:i/>
                    <w:iCs/>
                  </w:rPr>
                </w:rPrChange>
              </w:rPr>
              <w:t>Remote Sens Environ</w:t>
            </w:r>
            <w:r w:rsidRPr="00672117">
              <w:rPr>
                <w:rFonts w:ascii="Arial" w:eastAsia="Times New Roman" w:hAnsi="Arial" w:cs="Arial"/>
                <w:sz w:val="24"/>
                <w:szCs w:val="24"/>
                <w:rPrChange w:id="942" w:author="Li, Bonan" w:date="2023-08-03T14:25:00Z">
                  <w:rPr>
                    <w:rFonts w:eastAsia="Times New Roman"/>
                  </w:rPr>
                </w:rPrChange>
              </w:rPr>
              <w:t xml:space="preserve"> </w:t>
            </w:r>
            <w:r w:rsidRPr="00672117">
              <w:rPr>
                <w:rFonts w:ascii="Arial" w:eastAsia="Times New Roman" w:hAnsi="Arial" w:cs="Arial"/>
                <w:b/>
                <w:bCs/>
                <w:sz w:val="24"/>
                <w:szCs w:val="24"/>
                <w:rPrChange w:id="943" w:author="Li, Bonan" w:date="2023-08-03T14:25:00Z">
                  <w:rPr>
                    <w:rFonts w:eastAsia="Times New Roman"/>
                    <w:b/>
                    <w:bCs/>
                  </w:rPr>
                </w:rPrChange>
              </w:rPr>
              <w:t>58</w:t>
            </w:r>
            <w:r w:rsidRPr="00672117">
              <w:rPr>
                <w:rFonts w:ascii="Arial" w:eastAsia="Times New Roman" w:hAnsi="Arial" w:cs="Arial"/>
                <w:sz w:val="24"/>
                <w:szCs w:val="24"/>
                <w:rPrChange w:id="944" w:author="Li, Bonan" w:date="2023-08-03T14:25:00Z">
                  <w:rPr>
                    <w:rFonts w:eastAsia="Times New Roman"/>
                  </w:rPr>
                </w:rPrChange>
              </w:rPr>
              <w:t xml:space="preserve"> 115–30 Online: https://linkinghub.elsevier.com/retrieve/pii/0034425795002588</w:t>
            </w:r>
          </w:ins>
        </w:p>
        <w:p w14:paraId="18A564B2" w14:textId="77777777" w:rsidR="00B00C0E" w:rsidRPr="00672117" w:rsidRDefault="00B00C0E">
          <w:pPr>
            <w:autoSpaceDE w:val="0"/>
            <w:autoSpaceDN w:val="0"/>
            <w:ind w:hanging="480"/>
            <w:divId w:val="667513852"/>
            <w:rPr>
              <w:ins w:id="945" w:author="Li, Bonan" w:date="2023-08-03T14:20:00Z"/>
              <w:rFonts w:ascii="Arial" w:eastAsia="Times New Roman" w:hAnsi="Arial" w:cs="Arial"/>
              <w:sz w:val="24"/>
              <w:szCs w:val="24"/>
              <w:rPrChange w:id="946" w:author="Li, Bonan" w:date="2023-08-03T14:25:00Z">
                <w:rPr>
                  <w:ins w:id="947" w:author="Li, Bonan" w:date="2023-08-03T14:20:00Z"/>
                  <w:rFonts w:eastAsia="Times New Roman"/>
                </w:rPr>
              </w:rPrChange>
            </w:rPr>
          </w:pPr>
          <w:ins w:id="948" w:author="Li, Bonan" w:date="2023-08-03T14:20:00Z">
            <w:r w:rsidRPr="00672117">
              <w:rPr>
                <w:rFonts w:ascii="Arial" w:eastAsia="Times New Roman" w:hAnsi="Arial" w:cs="Arial"/>
                <w:sz w:val="24"/>
                <w:szCs w:val="24"/>
                <w:rPrChange w:id="949" w:author="Li, Bonan" w:date="2023-08-03T14:25:00Z">
                  <w:rPr>
                    <w:rFonts w:eastAsia="Times New Roman"/>
                  </w:rPr>
                </w:rPrChange>
              </w:rPr>
              <w:lastRenderedPageBreak/>
              <w:t xml:space="preserve">Wang L, Caylor K K, Villegas J C, Barron-Gafford G A, Breshears D D and Huxman T E 2010 Partitioning evapotranspiration across gradients of woody plant cover: Assessment of a stable isotope technique </w:t>
            </w:r>
            <w:r w:rsidRPr="00672117">
              <w:rPr>
                <w:rFonts w:ascii="Arial" w:eastAsia="Times New Roman" w:hAnsi="Arial" w:cs="Arial"/>
                <w:i/>
                <w:iCs/>
                <w:sz w:val="24"/>
                <w:szCs w:val="24"/>
                <w:rPrChange w:id="950" w:author="Li, Bonan" w:date="2023-08-03T14:25:00Z">
                  <w:rPr>
                    <w:rFonts w:eastAsia="Times New Roman"/>
                    <w:i/>
                    <w:iCs/>
                  </w:rPr>
                </w:rPrChange>
              </w:rPr>
              <w:t>Geophys Res Lett</w:t>
            </w:r>
            <w:r w:rsidRPr="00672117">
              <w:rPr>
                <w:rFonts w:ascii="Arial" w:eastAsia="Times New Roman" w:hAnsi="Arial" w:cs="Arial"/>
                <w:sz w:val="24"/>
                <w:szCs w:val="24"/>
                <w:rPrChange w:id="951" w:author="Li, Bonan" w:date="2023-08-03T14:25:00Z">
                  <w:rPr>
                    <w:rFonts w:eastAsia="Times New Roman"/>
                  </w:rPr>
                </w:rPrChange>
              </w:rPr>
              <w:t xml:space="preserve"> </w:t>
            </w:r>
            <w:r w:rsidRPr="00672117">
              <w:rPr>
                <w:rFonts w:ascii="Arial" w:eastAsia="Times New Roman" w:hAnsi="Arial" w:cs="Arial"/>
                <w:b/>
                <w:bCs/>
                <w:sz w:val="24"/>
                <w:szCs w:val="24"/>
                <w:rPrChange w:id="952" w:author="Li, Bonan" w:date="2023-08-03T14:25:00Z">
                  <w:rPr>
                    <w:rFonts w:eastAsia="Times New Roman"/>
                    <w:b/>
                    <w:bCs/>
                  </w:rPr>
                </w:rPrChange>
              </w:rPr>
              <w:t>37</w:t>
            </w:r>
            <w:r w:rsidRPr="00672117">
              <w:rPr>
                <w:rFonts w:ascii="Arial" w:eastAsia="Times New Roman" w:hAnsi="Arial" w:cs="Arial"/>
                <w:sz w:val="24"/>
                <w:szCs w:val="24"/>
                <w:rPrChange w:id="953" w:author="Li, Bonan" w:date="2023-08-03T14:25:00Z">
                  <w:rPr>
                    <w:rFonts w:eastAsia="Times New Roman"/>
                  </w:rPr>
                </w:rPrChange>
              </w:rPr>
              <w:t xml:space="preserve"> n/a-n/a Online: http://doi.wiley.com/10.1029/2010GL043228</w:t>
            </w:r>
          </w:ins>
        </w:p>
        <w:p w14:paraId="1C14C78C" w14:textId="77777777" w:rsidR="00B00C0E" w:rsidRPr="00672117" w:rsidRDefault="00B00C0E">
          <w:pPr>
            <w:autoSpaceDE w:val="0"/>
            <w:autoSpaceDN w:val="0"/>
            <w:ind w:hanging="480"/>
            <w:divId w:val="683434598"/>
            <w:rPr>
              <w:ins w:id="954" w:author="Li, Bonan" w:date="2023-08-03T14:20:00Z"/>
              <w:rFonts w:ascii="Arial" w:eastAsia="Times New Roman" w:hAnsi="Arial" w:cs="Arial"/>
              <w:sz w:val="24"/>
              <w:szCs w:val="24"/>
              <w:rPrChange w:id="955" w:author="Li, Bonan" w:date="2023-08-03T14:25:00Z">
                <w:rPr>
                  <w:ins w:id="956" w:author="Li, Bonan" w:date="2023-08-03T14:20:00Z"/>
                  <w:rFonts w:eastAsia="Times New Roman"/>
                </w:rPr>
              </w:rPrChange>
            </w:rPr>
          </w:pPr>
          <w:ins w:id="957" w:author="Li, Bonan" w:date="2023-08-03T14:20:00Z">
            <w:r w:rsidRPr="00672117">
              <w:rPr>
                <w:rFonts w:ascii="Arial" w:eastAsia="Times New Roman" w:hAnsi="Arial" w:cs="Arial"/>
                <w:sz w:val="24"/>
                <w:szCs w:val="24"/>
                <w:rPrChange w:id="958" w:author="Li, Bonan" w:date="2023-08-03T14:25:00Z">
                  <w:rPr>
                    <w:rFonts w:eastAsia="Times New Roman"/>
                  </w:rPr>
                </w:rPrChange>
              </w:rPr>
              <w:t xml:space="preserve">Wang L, Good S P and Caylor K K 2014 Global synthesis of vegetation control on evapotranspiration partitioning </w:t>
            </w:r>
            <w:r w:rsidRPr="00672117">
              <w:rPr>
                <w:rFonts w:ascii="Arial" w:eastAsia="Times New Roman" w:hAnsi="Arial" w:cs="Arial"/>
                <w:i/>
                <w:iCs/>
                <w:sz w:val="24"/>
                <w:szCs w:val="24"/>
                <w:rPrChange w:id="959" w:author="Li, Bonan" w:date="2023-08-03T14:25:00Z">
                  <w:rPr>
                    <w:rFonts w:eastAsia="Times New Roman"/>
                    <w:i/>
                    <w:iCs/>
                  </w:rPr>
                </w:rPrChange>
              </w:rPr>
              <w:t>Geophys Res Lett</w:t>
            </w:r>
            <w:r w:rsidRPr="00672117">
              <w:rPr>
                <w:rFonts w:ascii="Arial" w:eastAsia="Times New Roman" w:hAnsi="Arial" w:cs="Arial"/>
                <w:sz w:val="24"/>
                <w:szCs w:val="24"/>
                <w:rPrChange w:id="960" w:author="Li, Bonan" w:date="2023-08-03T14:25:00Z">
                  <w:rPr>
                    <w:rFonts w:eastAsia="Times New Roman"/>
                  </w:rPr>
                </w:rPrChange>
              </w:rPr>
              <w:t xml:space="preserve"> </w:t>
            </w:r>
            <w:r w:rsidRPr="00672117">
              <w:rPr>
                <w:rFonts w:ascii="Arial" w:eastAsia="Times New Roman" w:hAnsi="Arial" w:cs="Arial"/>
                <w:b/>
                <w:bCs/>
                <w:sz w:val="24"/>
                <w:szCs w:val="24"/>
                <w:rPrChange w:id="961" w:author="Li, Bonan" w:date="2023-08-03T14:25:00Z">
                  <w:rPr>
                    <w:rFonts w:eastAsia="Times New Roman"/>
                    <w:b/>
                    <w:bCs/>
                  </w:rPr>
                </w:rPrChange>
              </w:rPr>
              <w:t>41</w:t>
            </w:r>
            <w:r w:rsidRPr="00672117">
              <w:rPr>
                <w:rFonts w:ascii="Arial" w:eastAsia="Times New Roman" w:hAnsi="Arial" w:cs="Arial"/>
                <w:sz w:val="24"/>
                <w:szCs w:val="24"/>
                <w:rPrChange w:id="962" w:author="Li, Bonan" w:date="2023-08-03T14:25:00Z">
                  <w:rPr>
                    <w:rFonts w:eastAsia="Times New Roman"/>
                  </w:rPr>
                </w:rPrChange>
              </w:rPr>
              <w:t xml:space="preserve"> 6753–7 Online: http://doi.wiley.com/10.1002/2014GL061439</w:t>
            </w:r>
          </w:ins>
        </w:p>
        <w:p w14:paraId="64381941" w14:textId="77777777" w:rsidR="00B00C0E" w:rsidRPr="00672117" w:rsidRDefault="00B00C0E">
          <w:pPr>
            <w:autoSpaceDE w:val="0"/>
            <w:autoSpaceDN w:val="0"/>
            <w:ind w:hanging="480"/>
            <w:divId w:val="1975215982"/>
            <w:rPr>
              <w:ins w:id="963" w:author="Li, Bonan" w:date="2023-08-03T14:20:00Z"/>
              <w:rFonts w:ascii="Arial" w:eastAsia="Times New Roman" w:hAnsi="Arial" w:cs="Arial"/>
              <w:sz w:val="24"/>
              <w:szCs w:val="24"/>
              <w:rPrChange w:id="964" w:author="Li, Bonan" w:date="2023-08-03T14:25:00Z">
                <w:rPr>
                  <w:ins w:id="965" w:author="Li, Bonan" w:date="2023-08-03T14:20:00Z"/>
                  <w:rFonts w:eastAsia="Times New Roman"/>
                </w:rPr>
              </w:rPrChange>
            </w:rPr>
          </w:pPr>
          <w:ins w:id="966" w:author="Li, Bonan" w:date="2023-08-03T14:20:00Z">
            <w:r w:rsidRPr="00672117">
              <w:rPr>
                <w:rFonts w:ascii="Arial" w:eastAsia="Times New Roman" w:hAnsi="Arial" w:cs="Arial"/>
                <w:sz w:val="24"/>
                <w:szCs w:val="24"/>
                <w:rPrChange w:id="967" w:author="Li, Bonan" w:date="2023-08-03T14:25:00Z">
                  <w:rPr>
                    <w:rFonts w:eastAsia="Times New Roman"/>
                  </w:rPr>
                </w:rPrChange>
              </w:rPr>
              <w:t xml:space="preserve">Wang P, Li D, Liao W, Rigden A and Wang W 2019 Contrasting Evaporative Responses of Ecosystems to Heatwaves Traced to the Opposing Roles of Vapor Pressure Deficit and Surface Resistance </w:t>
            </w:r>
            <w:r w:rsidRPr="00672117">
              <w:rPr>
                <w:rFonts w:ascii="Arial" w:eastAsia="Times New Roman" w:hAnsi="Arial" w:cs="Arial"/>
                <w:i/>
                <w:iCs/>
                <w:sz w:val="24"/>
                <w:szCs w:val="24"/>
                <w:rPrChange w:id="968" w:author="Li, Bonan" w:date="2023-08-03T14:25:00Z">
                  <w:rPr>
                    <w:rFonts w:eastAsia="Times New Roman"/>
                    <w:i/>
                    <w:iCs/>
                  </w:rPr>
                </w:rPrChange>
              </w:rPr>
              <w:t>Water Resour Res</w:t>
            </w:r>
            <w:r w:rsidRPr="00672117">
              <w:rPr>
                <w:rFonts w:ascii="Arial" w:eastAsia="Times New Roman" w:hAnsi="Arial" w:cs="Arial"/>
                <w:sz w:val="24"/>
                <w:szCs w:val="24"/>
                <w:rPrChange w:id="969" w:author="Li, Bonan" w:date="2023-08-03T14:25:00Z">
                  <w:rPr>
                    <w:rFonts w:eastAsia="Times New Roman"/>
                  </w:rPr>
                </w:rPrChange>
              </w:rPr>
              <w:t xml:space="preserve"> </w:t>
            </w:r>
            <w:r w:rsidRPr="00672117">
              <w:rPr>
                <w:rFonts w:ascii="Arial" w:eastAsia="Times New Roman" w:hAnsi="Arial" w:cs="Arial"/>
                <w:b/>
                <w:bCs/>
                <w:sz w:val="24"/>
                <w:szCs w:val="24"/>
                <w:rPrChange w:id="970" w:author="Li, Bonan" w:date="2023-08-03T14:25:00Z">
                  <w:rPr>
                    <w:rFonts w:eastAsia="Times New Roman"/>
                    <w:b/>
                    <w:bCs/>
                  </w:rPr>
                </w:rPrChange>
              </w:rPr>
              <w:t>55</w:t>
            </w:r>
            <w:r w:rsidRPr="00672117">
              <w:rPr>
                <w:rFonts w:ascii="Arial" w:eastAsia="Times New Roman" w:hAnsi="Arial" w:cs="Arial"/>
                <w:sz w:val="24"/>
                <w:szCs w:val="24"/>
                <w:rPrChange w:id="971" w:author="Li, Bonan" w:date="2023-08-03T14:25:00Z">
                  <w:rPr>
                    <w:rFonts w:eastAsia="Times New Roman"/>
                  </w:rPr>
                </w:rPrChange>
              </w:rPr>
              <w:t xml:space="preserve"> 4550–63 Online: https://onlinelibrary.wiley.com/doi/10.1029/2019WR024771</w:t>
            </w:r>
          </w:ins>
        </w:p>
        <w:p w14:paraId="572DB2D2" w14:textId="77777777" w:rsidR="00B00C0E" w:rsidRPr="00672117" w:rsidRDefault="00B00C0E">
          <w:pPr>
            <w:autoSpaceDE w:val="0"/>
            <w:autoSpaceDN w:val="0"/>
            <w:ind w:hanging="480"/>
            <w:divId w:val="128598260"/>
            <w:rPr>
              <w:ins w:id="972" w:author="Li, Bonan" w:date="2023-08-03T14:20:00Z"/>
              <w:rFonts w:ascii="Arial" w:eastAsia="Times New Roman" w:hAnsi="Arial" w:cs="Arial"/>
              <w:sz w:val="24"/>
              <w:szCs w:val="24"/>
              <w:rPrChange w:id="973" w:author="Li, Bonan" w:date="2023-08-03T14:25:00Z">
                <w:rPr>
                  <w:ins w:id="974" w:author="Li, Bonan" w:date="2023-08-03T14:20:00Z"/>
                  <w:rFonts w:eastAsia="Times New Roman"/>
                </w:rPr>
              </w:rPrChange>
            </w:rPr>
          </w:pPr>
          <w:ins w:id="975" w:author="Li, Bonan" w:date="2023-08-03T14:20:00Z">
            <w:r w:rsidRPr="00672117">
              <w:rPr>
                <w:rFonts w:ascii="Arial" w:eastAsia="Times New Roman" w:hAnsi="Arial" w:cs="Arial"/>
                <w:sz w:val="24"/>
                <w:szCs w:val="24"/>
                <w:rPrChange w:id="976" w:author="Li, Bonan" w:date="2023-08-03T14:25:00Z">
                  <w:rPr>
                    <w:rFonts w:eastAsia="Times New Roman"/>
                  </w:rPr>
                </w:rPrChange>
              </w:rPr>
              <w:t xml:space="preserve">Weiskopf S R, Rubenstein M A, Crozier L G, Gaichas S, Griffis R, Halofsky J E, Hyde K J W, Morelli T L, Morisette J T, Muñoz R C, Pershing A J, Peterson D L, Poudel R, Staudinger M D, Sutton-Grier A E, Thompson L, Vose J, Weltzin J F and Whyte K P 2020 Climate change effects on biodiversity, ecosystems, ecosystem services, and natural resource management in the United States </w:t>
            </w:r>
            <w:r w:rsidRPr="00672117">
              <w:rPr>
                <w:rFonts w:ascii="Arial" w:eastAsia="Times New Roman" w:hAnsi="Arial" w:cs="Arial"/>
                <w:i/>
                <w:iCs/>
                <w:sz w:val="24"/>
                <w:szCs w:val="24"/>
                <w:rPrChange w:id="977" w:author="Li, Bonan" w:date="2023-08-03T14:25:00Z">
                  <w:rPr>
                    <w:rFonts w:eastAsia="Times New Roman"/>
                    <w:i/>
                    <w:iCs/>
                  </w:rPr>
                </w:rPrChange>
              </w:rPr>
              <w:t>Science of The Total Environment</w:t>
            </w:r>
            <w:r w:rsidRPr="00672117">
              <w:rPr>
                <w:rFonts w:ascii="Arial" w:eastAsia="Times New Roman" w:hAnsi="Arial" w:cs="Arial"/>
                <w:sz w:val="24"/>
                <w:szCs w:val="24"/>
                <w:rPrChange w:id="978" w:author="Li, Bonan" w:date="2023-08-03T14:25:00Z">
                  <w:rPr>
                    <w:rFonts w:eastAsia="Times New Roman"/>
                  </w:rPr>
                </w:rPrChange>
              </w:rPr>
              <w:t xml:space="preserve"> </w:t>
            </w:r>
            <w:r w:rsidRPr="00672117">
              <w:rPr>
                <w:rFonts w:ascii="Arial" w:eastAsia="Times New Roman" w:hAnsi="Arial" w:cs="Arial"/>
                <w:b/>
                <w:bCs/>
                <w:sz w:val="24"/>
                <w:szCs w:val="24"/>
                <w:rPrChange w:id="979" w:author="Li, Bonan" w:date="2023-08-03T14:25:00Z">
                  <w:rPr>
                    <w:rFonts w:eastAsia="Times New Roman"/>
                    <w:b/>
                    <w:bCs/>
                  </w:rPr>
                </w:rPrChange>
              </w:rPr>
              <w:t>733</w:t>
            </w:r>
            <w:r w:rsidRPr="00672117">
              <w:rPr>
                <w:rFonts w:ascii="Arial" w:eastAsia="Times New Roman" w:hAnsi="Arial" w:cs="Arial"/>
                <w:sz w:val="24"/>
                <w:szCs w:val="24"/>
                <w:rPrChange w:id="980" w:author="Li, Bonan" w:date="2023-08-03T14:25:00Z">
                  <w:rPr>
                    <w:rFonts w:eastAsia="Times New Roman"/>
                  </w:rPr>
                </w:rPrChange>
              </w:rPr>
              <w:t xml:space="preserve"> 137782</w:t>
            </w:r>
          </w:ins>
        </w:p>
        <w:p w14:paraId="0F3204D3" w14:textId="77777777" w:rsidR="00B00C0E" w:rsidRPr="00672117" w:rsidRDefault="00B00C0E">
          <w:pPr>
            <w:autoSpaceDE w:val="0"/>
            <w:autoSpaceDN w:val="0"/>
            <w:ind w:hanging="480"/>
            <w:divId w:val="2036075377"/>
            <w:rPr>
              <w:ins w:id="981" w:author="Li, Bonan" w:date="2023-08-03T14:20:00Z"/>
              <w:rFonts w:ascii="Arial" w:eastAsia="Times New Roman" w:hAnsi="Arial" w:cs="Arial"/>
              <w:sz w:val="24"/>
              <w:szCs w:val="24"/>
              <w:rPrChange w:id="982" w:author="Li, Bonan" w:date="2023-08-03T14:25:00Z">
                <w:rPr>
                  <w:ins w:id="983" w:author="Li, Bonan" w:date="2023-08-03T14:20:00Z"/>
                  <w:rFonts w:eastAsia="Times New Roman"/>
                </w:rPr>
              </w:rPrChange>
            </w:rPr>
          </w:pPr>
          <w:ins w:id="984" w:author="Li, Bonan" w:date="2023-08-03T14:20:00Z">
            <w:r w:rsidRPr="00672117">
              <w:rPr>
                <w:rFonts w:ascii="Arial" w:eastAsia="Times New Roman" w:hAnsi="Arial" w:cs="Arial"/>
                <w:sz w:val="24"/>
                <w:szCs w:val="24"/>
                <w:rPrChange w:id="985" w:author="Li, Bonan" w:date="2023-08-03T14:25:00Z">
                  <w:rPr>
                    <w:rFonts w:eastAsia="Times New Roman"/>
                  </w:rPr>
                </w:rPrChange>
              </w:rPr>
              <w:t xml:space="preserve">Whelan M E, Lennartz S T, Gimeno T E, Wehr R, Wohlfahrt G, Wang Y, Kooijmans L M J, Hilton T W, Belviso S, Peylin P, Commane R, Sun W, Chen H, Kuai L, Mammarella I, Maseyk K, Berkelhammer M, Li K-F, Yakir D, Zumkehr A, Katayama Y, Ogée J, Spielmann F M, Kitz F, Rastogi B, Kesselmeier J, Marshall J, Erkkilä K-M, Wingate L, Meredith L K, He W, Bunk R, Launois T, Vesala T, Schmidt J A, Fichot C G, Seibt U, Saleska S, Saltzman E S, Montzka S A, Berry J A and Campbell J E 2018 Reviews and syntheses: Carbonyl sulfide as a multi-scale tracer for carbon and water cycles </w:t>
            </w:r>
            <w:r w:rsidRPr="00672117">
              <w:rPr>
                <w:rFonts w:ascii="Arial" w:eastAsia="Times New Roman" w:hAnsi="Arial" w:cs="Arial"/>
                <w:i/>
                <w:iCs/>
                <w:sz w:val="24"/>
                <w:szCs w:val="24"/>
                <w:rPrChange w:id="986" w:author="Li, Bonan" w:date="2023-08-03T14:25:00Z">
                  <w:rPr>
                    <w:rFonts w:eastAsia="Times New Roman"/>
                    <w:i/>
                    <w:iCs/>
                  </w:rPr>
                </w:rPrChange>
              </w:rPr>
              <w:t>Biogeosciences</w:t>
            </w:r>
            <w:r w:rsidRPr="00672117">
              <w:rPr>
                <w:rFonts w:ascii="Arial" w:eastAsia="Times New Roman" w:hAnsi="Arial" w:cs="Arial"/>
                <w:sz w:val="24"/>
                <w:szCs w:val="24"/>
                <w:rPrChange w:id="987" w:author="Li, Bonan" w:date="2023-08-03T14:25:00Z">
                  <w:rPr>
                    <w:rFonts w:eastAsia="Times New Roman"/>
                  </w:rPr>
                </w:rPrChange>
              </w:rPr>
              <w:t xml:space="preserve"> </w:t>
            </w:r>
            <w:r w:rsidRPr="00672117">
              <w:rPr>
                <w:rFonts w:ascii="Arial" w:eastAsia="Times New Roman" w:hAnsi="Arial" w:cs="Arial"/>
                <w:b/>
                <w:bCs/>
                <w:sz w:val="24"/>
                <w:szCs w:val="24"/>
                <w:rPrChange w:id="988" w:author="Li, Bonan" w:date="2023-08-03T14:25:00Z">
                  <w:rPr>
                    <w:rFonts w:eastAsia="Times New Roman"/>
                    <w:b/>
                    <w:bCs/>
                  </w:rPr>
                </w:rPrChange>
              </w:rPr>
              <w:t>15</w:t>
            </w:r>
            <w:r w:rsidRPr="00672117">
              <w:rPr>
                <w:rFonts w:ascii="Arial" w:eastAsia="Times New Roman" w:hAnsi="Arial" w:cs="Arial"/>
                <w:sz w:val="24"/>
                <w:szCs w:val="24"/>
                <w:rPrChange w:id="989" w:author="Li, Bonan" w:date="2023-08-03T14:25:00Z">
                  <w:rPr>
                    <w:rFonts w:eastAsia="Times New Roman"/>
                  </w:rPr>
                </w:rPrChange>
              </w:rPr>
              <w:t xml:space="preserve"> 3625–57 Online: https://bg.copernicus.org/articles/15/3625/2018/</w:t>
            </w:r>
          </w:ins>
        </w:p>
        <w:p w14:paraId="0CEFC0A9" w14:textId="77777777" w:rsidR="00B00C0E" w:rsidRPr="00672117" w:rsidRDefault="00B00C0E">
          <w:pPr>
            <w:autoSpaceDE w:val="0"/>
            <w:autoSpaceDN w:val="0"/>
            <w:ind w:hanging="480"/>
            <w:divId w:val="2047292042"/>
            <w:rPr>
              <w:ins w:id="990" w:author="Li, Bonan" w:date="2023-08-03T14:20:00Z"/>
              <w:rFonts w:ascii="Arial" w:eastAsia="Times New Roman" w:hAnsi="Arial" w:cs="Arial"/>
              <w:sz w:val="24"/>
              <w:szCs w:val="24"/>
              <w:rPrChange w:id="991" w:author="Li, Bonan" w:date="2023-08-03T14:25:00Z">
                <w:rPr>
                  <w:ins w:id="992" w:author="Li, Bonan" w:date="2023-08-03T14:20:00Z"/>
                  <w:rFonts w:eastAsia="Times New Roman"/>
                </w:rPr>
              </w:rPrChange>
            </w:rPr>
          </w:pPr>
          <w:ins w:id="993" w:author="Li, Bonan" w:date="2023-08-03T14:20:00Z">
            <w:r w:rsidRPr="00672117">
              <w:rPr>
                <w:rFonts w:ascii="Arial" w:eastAsia="Times New Roman" w:hAnsi="Arial" w:cs="Arial"/>
                <w:sz w:val="24"/>
                <w:szCs w:val="24"/>
                <w:rPrChange w:id="994" w:author="Li, Bonan" w:date="2023-08-03T14:25:00Z">
                  <w:rPr>
                    <w:rFonts w:eastAsia="Times New Roman"/>
                  </w:rPr>
                </w:rPrChange>
              </w:rPr>
              <w:t xml:space="preserve">Wibral M, Priesemann V, Kay J W, Lizier J T and Phillips W A 2017 Partial information decomposition as a unified approach to the specification of neural goal functions </w:t>
            </w:r>
            <w:r w:rsidRPr="00672117">
              <w:rPr>
                <w:rFonts w:ascii="Arial" w:eastAsia="Times New Roman" w:hAnsi="Arial" w:cs="Arial"/>
                <w:i/>
                <w:iCs/>
                <w:sz w:val="24"/>
                <w:szCs w:val="24"/>
                <w:rPrChange w:id="995" w:author="Li, Bonan" w:date="2023-08-03T14:25:00Z">
                  <w:rPr>
                    <w:rFonts w:eastAsia="Times New Roman"/>
                    <w:i/>
                    <w:iCs/>
                  </w:rPr>
                </w:rPrChange>
              </w:rPr>
              <w:t>Brain Cogn</w:t>
            </w:r>
            <w:r w:rsidRPr="00672117">
              <w:rPr>
                <w:rFonts w:ascii="Arial" w:eastAsia="Times New Roman" w:hAnsi="Arial" w:cs="Arial"/>
                <w:sz w:val="24"/>
                <w:szCs w:val="24"/>
                <w:rPrChange w:id="996" w:author="Li, Bonan" w:date="2023-08-03T14:25:00Z">
                  <w:rPr>
                    <w:rFonts w:eastAsia="Times New Roman"/>
                  </w:rPr>
                </w:rPrChange>
              </w:rPr>
              <w:t xml:space="preserve"> </w:t>
            </w:r>
            <w:r w:rsidRPr="00672117">
              <w:rPr>
                <w:rFonts w:ascii="Arial" w:eastAsia="Times New Roman" w:hAnsi="Arial" w:cs="Arial"/>
                <w:b/>
                <w:bCs/>
                <w:sz w:val="24"/>
                <w:szCs w:val="24"/>
                <w:rPrChange w:id="997" w:author="Li, Bonan" w:date="2023-08-03T14:25:00Z">
                  <w:rPr>
                    <w:rFonts w:eastAsia="Times New Roman"/>
                    <w:b/>
                    <w:bCs/>
                  </w:rPr>
                </w:rPrChange>
              </w:rPr>
              <w:t>112</w:t>
            </w:r>
            <w:r w:rsidRPr="00672117">
              <w:rPr>
                <w:rFonts w:ascii="Arial" w:eastAsia="Times New Roman" w:hAnsi="Arial" w:cs="Arial"/>
                <w:sz w:val="24"/>
                <w:szCs w:val="24"/>
                <w:rPrChange w:id="998" w:author="Li, Bonan" w:date="2023-08-03T14:25:00Z">
                  <w:rPr>
                    <w:rFonts w:eastAsia="Times New Roman"/>
                  </w:rPr>
                </w:rPrChange>
              </w:rPr>
              <w:t xml:space="preserve"> 25–38 Online: https://linkinghub.elsevier.com/retrieve/pii/S027826261530021X</w:t>
            </w:r>
          </w:ins>
        </w:p>
        <w:p w14:paraId="64BEDB19" w14:textId="77777777" w:rsidR="00B00C0E" w:rsidRPr="00672117" w:rsidRDefault="00B00C0E">
          <w:pPr>
            <w:autoSpaceDE w:val="0"/>
            <w:autoSpaceDN w:val="0"/>
            <w:ind w:hanging="480"/>
            <w:divId w:val="1717969460"/>
            <w:rPr>
              <w:ins w:id="999" w:author="Li, Bonan" w:date="2023-08-03T14:20:00Z"/>
              <w:rFonts w:ascii="Arial" w:eastAsia="Times New Roman" w:hAnsi="Arial" w:cs="Arial"/>
              <w:sz w:val="24"/>
              <w:szCs w:val="24"/>
              <w:rPrChange w:id="1000" w:author="Li, Bonan" w:date="2023-08-03T14:25:00Z">
                <w:rPr>
                  <w:ins w:id="1001" w:author="Li, Bonan" w:date="2023-08-03T14:20:00Z"/>
                  <w:rFonts w:eastAsia="Times New Roman"/>
                </w:rPr>
              </w:rPrChange>
            </w:rPr>
          </w:pPr>
          <w:ins w:id="1002" w:author="Li, Bonan" w:date="2023-08-03T14:20:00Z">
            <w:r w:rsidRPr="00672117">
              <w:rPr>
                <w:rFonts w:ascii="Arial" w:eastAsia="Times New Roman" w:hAnsi="Arial" w:cs="Arial"/>
                <w:sz w:val="24"/>
                <w:szCs w:val="24"/>
                <w:rPrChange w:id="1003" w:author="Li, Bonan" w:date="2023-08-03T14:25:00Z">
                  <w:rPr>
                    <w:rFonts w:eastAsia="Times New Roman"/>
                  </w:rPr>
                </w:rPrChange>
              </w:rPr>
              <w:t xml:space="preserve">Williams M, Richardson A D, Reichstein M, Stoy P C, Peylin P, Verbeeck H, Carvalhais N, Jung M, Hollinger D Y, Kattge J, Leuning R, Luo Y, Tomelleri E, Trudinger C M and Wang Y-P 2009 Improving land surface models with FLUXNET data </w:t>
            </w:r>
            <w:r w:rsidRPr="00672117">
              <w:rPr>
                <w:rFonts w:ascii="Arial" w:eastAsia="Times New Roman" w:hAnsi="Arial" w:cs="Arial"/>
                <w:i/>
                <w:iCs/>
                <w:sz w:val="24"/>
                <w:szCs w:val="24"/>
                <w:rPrChange w:id="1004" w:author="Li, Bonan" w:date="2023-08-03T14:25:00Z">
                  <w:rPr>
                    <w:rFonts w:eastAsia="Times New Roman"/>
                    <w:i/>
                    <w:iCs/>
                  </w:rPr>
                </w:rPrChange>
              </w:rPr>
              <w:t>Biogeosciences</w:t>
            </w:r>
            <w:r w:rsidRPr="00672117">
              <w:rPr>
                <w:rFonts w:ascii="Arial" w:eastAsia="Times New Roman" w:hAnsi="Arial" w:cs="Arial"/>
                <w:sz w:val="24"/>
                <w:szCs w:val="24"/>
                <w:rPrChange w:id="1005" w:author="Li, Bonan" w:date="2023-08-03T14:25:00Z">
                  <w:rPr>
                    <w:rFonts w:eastAsia="Times New Roman"/>
                  </w:rPr>
                </w:rPrChange>
              </w:rPr>
              <w:t xml:space="preserve"> </w:t>
            </w:r>
            <w:r w:rsidRPr="00672117">
              <w:rPr>
                <w:rFonts w:ascii="Arial" w:eastAsia="Times New Roman" w:hAnsi="Arial" w:cs="Arial"/>
                <w:b/>
                <w:bCs/>
                <w:sz w:val="24"/>
                <w:szCs w:val="24"/>
                <w:rPrChange w:id="1006" w:author="Li, Bonan" w:date="2023-08-03T14:25:00Z">
                  <w:rPr>
                    <w:rFonts w:eastAsia="Times New Roman"/>
                    <w:b/>
                    <w:bCs/>
                  </w:rPr>
                </w:rPrChange>
              </w:rPr>
              <w:t>6</w:t>
            </w:r>
            <w:r w:rsidRPr="00672117">
              <w:rPr>
                <w:rFonts w:ascii="Arial" w:eastAsia="Times New Roman" w:hAnsi="Arial" w:cs="Arial"/>
                <w:sz w:val="24"/>
                <w:szCs w:val="24"/>
                <w:rPrChange w:id="1007" w:author="Li, Bonan" w:date="2023-08-03T14:25:00Z">
                  <w:rPr>
                    <w:rFonts w:eastAsia="Times New Roman"/>
                  </w:rPr>
                </w:rPrChange>
              </w:rPr>
              <w:t xml:space="preserve"> 1341–59 Online: https://bg.copernicus.org/articles/6/1341/2009/</w:t>
            </w:r>
          </w:ins>
        </w:p>
        <w:p w14:paraId="08E847C5" w14:textId="77777777" w:rsidR="00B00C0E" w:rsidRPr="00672117" w:rsidRDefault="00B00C0E">
          <w:pPr>
            <w:autoSpaceDE w:val="0"/>
            <w:autoSpaceDN w:val="0"/>
            <w:ind w:hanging="480"/>
            <w:divId w:val="1157383587"/>
            <w:rPr>
              <w:ins w:id="1008" w:author="Li, Bonan" w:date="2023-08-03T14:20:00Z"/>
              <w:rFonts w:ascii="Arial" w:eastAsia="Times New Roman" w:hAnsi="Arial" w:cs="Arial"/>
              <w:sz w:val="24"/>
              <w:szCs w:val="24"/>
              <w:rPrChange w:id="1009" w:author="Li, Bonan" w:date="2023-08-03T14:25:00Z">
                <w:rPr>
                  <w:ins w:id="1010" w:author="Li, Bonan" w:date="2023-08-03T14:20:00Z"/>
                  <w:rFonts w:eastAsia="Times New Roman"/>
                </w:rPr>
              </w:rPrChange>
            </w:rPr>
          </w:pPr>
          <w:ins w:id="1011" w:author="Li, Bonan" w:date="2023-08-03T14:20:00Z">
            <w:r w:rsidRPr="00672117">
              <w:rPr>
                <w:rFonts w:ascii="Arial" w:eastAsia="Times New Roman" w:hAnsi="Arial" w:cs="Arial"/>
                <w:sz w:val="24"/>
                <w:szCs w:val="24"/>
                <w:rPrChange w:id="1012" w:author="Li, Bonan" w:date="2023-08-03T14:25:00Z">
                  <w:rPr>
                    <w:rFonts w:eastAsia="Times New Roman"/>
                  </w:rPr>
                </w:rPrChange>
              </w:rPr>
              <w:t>Williams P L and Beer R D 2010 Nonnegative Decomposition of Multivariate Information Online: http://arxiv.org/abs/1004.2515</w:t>
            </w:r>
          </w:ins>
        </w:p>
        <w:p w14:paraId="52160371" w14:textId="77777777" w:rsidR="00B00C0E" w:rsidRPr="00672117" w:rsidRDefault="00B00C0E">
          <w:pPr>
            <w:autoSpaceDE w:val="0"/>
            <w:autoSpaceDN w:val="0"/>
            <w:ind w:hanging="480"/>
            <w:divId w:val="621157525"/>
            <w:rPr>
              <w:ins w:id="1013" w:author="Li, Bonan" w:date="2023-08-03T14:20:00Z"/>
              <w:rFonts w:ascii="Arial" w:eastAsia="Times New Roman" w:hAnsi="Arial" w:cs="Arial"/>
              <w:sz w:val="24"/>
              <w:szCs w:val="24"/>
              <w:rPrChange w:id="1014" w:author="Li, Bonan" w:date="2023-08-03T14:25:00Z">
                <w:rPr>
                  <w:ins w:id="1015" w:author="Li, Bonan" w:date="2023-08-03T14:20:00Z"/>
                  <w:rFonts w:eastAsia="Times New Roman"/>
                </w:rPr>
              </w:rPrChange>
            </w:rPr>
          </w:pPr>
          <w:ins w:id="1016" w:author="Li, Bonan" w:date="2023-08-03T14:20:00Z">
            <w:r w:rsidRPr="00672117">
              <w:rPr>
                <w:rFonts w:ascii="Arial" w:eastAsia="Times New Roman" w:hAnsi="Arial" w:cs="Arial"/>
                <w:sz w:val="24"/>
                <w:szCs w:val="24"/>
                <w:rPrChange w:id="1017" w:author="Li, Bonan" w:date="2023-08-03T14:25:00Z">
                  <w:rPr>
                    <w:rFonts w:eastAsia="Times New Roman"/>
                  </w:rPr>
                </w:rPrChange>
              </w:rPr>
              <w:t xml:space="preserve">Wood D A 2021 Net ecosystem carbon exchange prediction and insightful data mining with an optimized data-matching algorithm </w:t>
            </w:r>
            <w:r w:rsidRPr="00672117">
              <w:rPr>
                <w:rFonts w:ascii="Arial" w:eastAsia="Times New Roman" w:hAnsi="Arial" w:cs="Arial"/>
                <w:i/>
                <w:iCs/>
                <w:sz w:val="24"/>
                <w:szCs w:val="24"/>
                <w:rPrChange w:id="1018" w:author="Li, Bonan" w:date="2023-08-03T14:25:00Z">
                  <w:rPr>
                    <w:rFonts w:eastAsia="Times New Roman"/>
                    <w:i/>
                    <w:iCs/>
                  </w:rPr>
                </w:rPrChange>
              </w:rPr>
              <w:t>Ecol Indic</w:t>
            </w:r>
            <w:r w:rsidRPr="00672117">
              <w:rPr>
                <w:rFonts w:ascii="Arial" w:eastAsia="Times New Roman" w:hAnsi="Arial" w:cs="Arial"/>
                <w:sz w:val="24"/>
                <w:szCs w:val="24"/>
                <w:rPrChange w:id="1019" w:author="Li, Bonan" w:date="2023-08-03T14:25:00Z">
                  <w:rPr>
                    <w:rFonts w:eastAsia="Times New Roman"/>
                  </w:rPr>
                </w:rPrChange>
              </w:rPr>
              <w:t xml:space="preserve"> </w:t>
            </w:r>
            <w:r w:rsidRPr="00672117">
              <w:rPr>
                <w:rFonts w:ascii="Arial" w:eastAsia="Times New Roman" w:hAnsi="Arial" w:cs="Arial"/>
                <w:b/>
                <w:bCs/>
                <w:sz w:val="24"/>
                <w:szCs w:val="24"/>
                <w:rPrChange w:id="1020" w:author="Li, Bonan" w:date="2023-08-03T14:25:00Z">
                  <w:rPr>
                    <w:rFonts w:eastAsia="Times New Roman"/>
                    <w:b/>
                    <w:bCs/>
                  </w:rPr>
                </w:rPrChange>
              </w:rPr>
              <w:t>124</w:t>
            </w:r>
            <w:r w:rsidRPr="00672117">
              <w:rPr>
                <w:rFonts w:ascii="Arial" w:eastAsia="Times New Roman" w:hAnsi="Arial" w:cs="Arial"/>
                <w:sz w:val="24"/>
                <w:szCs w:val="24"/>
                <w:rPrChange w:id="1021" w:author="Li, Bonan" w:date="2023-08-03T14:25:00Z">
                  <w:rPr>
                    <w:rFonts w:eastAsia="Times New Roman"/>
                  </w:rPr>
                </w:rPrChange>
              </w:rPr>
              <w:t xml:space="preserve"> 107426 Online: https://linkinghub.elsevier.com/retrieve/pii/S1470160X21000911</w:t>
            </w:r>
          </w:ins>
        </w:p>
        <w:p w14:paraId="318EECB4" w14:textId="77777777" w:rsidR="00B00C0E" w:rsidRPr="00672117" w:rsidRDefault="00B00C0E">
          <w:pPr>
            <w:autoSpaceDE w:val="0"/>
            <w:autoSpaceDN w:val="0"/>
            <w:ind w:hanging="480"/>
            <w:divId w:val="109445440"/>
            <w:rPr>
              <w:ins w:id="1022" w:author="Li, Bonan" w:date="2023-08-03T14:20:00Z"/>
              <w:rFonts w:ascii="Arial" w:eastAsia="Times New Roman" w:hAnsi="Arial" w:cs="Arial"/>
              <w:sz w:val="24"/>
              <w:szCs w:val="24"/>
              <w:rPrChange w:id="1023" w:author="Li, Bonan" w:date="2023-08-03T14:25:00Z">
                <w:rPr>
                  <w:ins w:id="1024" w:author="Li, Bonan" w:date="2023-08-03T14:20:00Z"/>
                  <w:rFonts w:eastAsia="Times New Roman"/>
                </w:rPr>
              </w:rPrChange>
            </w:rPr>
          </w:pPr>
          <w:ins w:id="1025" w:author="Li, Bonan" w:date="2023-08-03T14:20:00Z">
            <w:r w:rsidRPr="00672117">
              <w:rPr>
                <w:rFonts w:ascii="Arial" w:eastAsia="Times New Roman" w:hAnsi="Arial" w:cs="Arial"/>
                <w:sz w:val="24"/>
                <w:szCs w:val="24"/>
                <w:rPrChange w:id="1026" w:author="Li, Bonan" w:date="2023-08-03T14:25:00Z">
                  <w:rPr>
                    <w:rFonts w:eastAsia="Times New Roman"/>
                  </w:rPr>
                </w:rPrChange>
              </w:rPr>
              <w:lastRenderedPageBreak/>
              <w:t xml:space="preserve">Wutzler T, Lucas-Moffat A, Migliavacca M, Knauer J, Sickel K, Šigut L, Menzer O and Reichstein M 2018 Basic and extensible post-processing of eddy covariance flux data with REddyProc </w:t>
            </w:r>
            <w:r w:rsidRPr="00672117">
              <w:rPr>
                <w:rFonts w:ascii="Arial" w:eastAsia="Times New Roman" w:hAnsi="Arial" w:cs="Arial"/>
                <w:i/>
                <w:iCs/>
                <w:sz w:val="24"/>
                <w:szCs w:val="24"/>
                <w:rPrChange w:id="1027" w:author="Li, Bonan" w:date="2023-08-03T14:25:00Z">
                  <w:rPr>
                    <w:rFonts w:eastAsia="Times New Roman"/>
                    <w:i/>
                    <w:iCs/>
                  </w:rPr>
                </w:rPrChange>
              </w:rPr>
              <w:t>Biogeosciences</w:t>
            </w:r>
            <w:r w:rsidRPr="00672117">
              <w:rPr>
                <w:rFonts w:ascii="Arial" w:eastAsia="Times New Roman" w:hAnsi="Arial" w:cs="Arial"/>
                <w:sz w:val="24"/>
                <w:szCs w:val="24"/>
                <w:rPrChange w:id="1028" w:author="Li, Bonan" w:date="2023-08-03T14:25:00Z">
                  <w:rPr>
                    <w:rFonts w:eastAsia="Times New Roman"/>
                  </w:rPr>
                </w:rPrChange>
              </w:rPr>
              <w:t xml:space="preserve"> </w:t>
            </w:r>
            <w:r w:rsidRPr="00672117">
              <w:rPr>
                <w:rFonts w:ascii="Arial" w:eastAsia="Times New Roman" w:hAnsi="Arial" w:cs="Arial"/>
                <w:b/>
                <w:bCs/>
                <w:sz w:val="24"/>
                <w:szCs w:val="24"/>
                <w:rPrChange w:id="1029" w:author="Li, Bonan" w:date="2023-08-03T14:25:00Z">
                  <w:rPr>
                    <w:rFonts w:eastAsia="Times New Roman"/>
                    <w:b/>
                    <w:bCs/>
                  </w:rPr>
                </w:rPrChange>
              </w:rPr>
              <w:t>15</w:t>
            </w:r>
            <w:r w:rsidRPr="00672117">
              <w:rPr>
                <w:rFonts w:ascii="Arial" w:eastAsia="Times New Roman" w:hAnsi="Arial" w:cs="Arial"/>
                <w:sz w:val="24"/>
                <w:szCs w:val="24"/>
                <w:rPrChange w:id="1030" w:author="Li, Bonan" w:date="2023-08-03T14:25:00Z">
                  <w:rPr>
                    <w:rFonts w:eastAsia="Times New Roman"/>
                  </w:rPr>
                </w:rPrChange>
              </w:rPr>
              <w:t xml:space="preserve"> 5015–30 Online: https://bg.copernicus.org/articles/15/5015/2018/</w:t>
            </w:r>
          </w:ins>
        </w:p>
        <w:p w14:paraId="531B8962" w14:textId="77777777" w:rsidR="00B00C0E" w:rsidRPr="00672117" w:rsidRDefault="00B00C0E">
          <w:pPr>
            <w:autoSpaceDE w:val="0"/>
            <w:autoSpaceDN w:val="0"/>
            <w:ind w:hanging="480"/>
            <w:divId w:val="146021244"/>
            <w:rPr>
              <w:ins w:id="1031" w:author="Li, Bonan" w:date="2023-08-03T14:20:00Z"/>
              <w:rFonts w:ascii="Arial" w:eastAsia="Times New Roman" w:hAnsi="Arial" w:cs="Arial"/>
              <w:sz w:val="24"/>
              <w:szCs w:val="24"/>
              <w:rPrChange w:id="1032" w:author="Li, Bonan" w:date="2023-08-03T14:25:00Z">
                <w:rPr>
                  <w:ins w:id="1033" w:author="Li, Bonan" w:date="2023-08-03T14:20:00Z"/>
                  <w:rFonts w:eastAsia="Times New Roman"/>
                </w:rPr>
              </w:rPrChange>
            </w:rPr>
          </w:pPr>
          <w:ins w:id="1034" w:author="Li, Bonan" w:date="2023-08-03T14:20:00Z">
            <w:r w:rsidRPr="00672117">
              <w:rPr>
                <w:rFonts w:ascii="Arial" w:eastAsia="Times New Roman" w:hAnsi="Arial" w:cs="Arial"/>
                <w:sz w:val="24"/>
                <w:szCs w:val="24"/>
                <w:rPrChange w:id="1035" w:author="Li, Bonan" w:date="2023-08-03T14:25:00Z">
                  <w:rPr>
                    <w:rFonts w:eastAsia="Times New Roman"/>
                  </w:rPr>
                </w:rPrChange>
              </w:rPr>
              <w:t xml:space="preserve">Xiao W, Wei Z and Wen X 2018 Evapotranspiration partitioning at the ecosystem scale using the stable isotope method—A review </w:t>
            </w:r>
            <w:r w:rsidRPr="00672117">
              <w:rPr>
                <w:rFonts w:ascii="Arial" w:eastAsia="Times New Roman" w:hAnsi="Arial" w:cs="Arial"/>
                <w:i/>
                <w:iCs/>
                <w:sz w:val="24"/>
                <w:szCs w:val="24"/>
                <w:rPrChange w:id="1036" w:author="Li, Bonan" w:date="2023-08-03T14:25:00Z">
                  <w:rPr>
                    <w:rFonts w:eastAsia="Times New Roman"/>
                    <w:i/>
                    <w:iCs/>
                  </w:rPr>
                </w:rPrChange>
              </w:rPr>
              <w:t>Agric For Meteorol</w:t>
            </w:r>
            <w:r w:rsidRPr="00672117">
              <w:rPr>
                <w:rFonts w:ascii="Arial" w:eastAsia="Times New Roman" w:hAnsi="Arial" w:cs="Arial"/>
                <w:sz w:val="24"/>
                <w:szCs w:val="24"/>
                <w:rPrChange w:id="1037" w:author="Li, Bonan" w:date="2023-08-03T14:25:00Z">
                  <w:rPr>
                    <w:rFonts w:eastAsia="Times New Roman"/>
                  </w:rPr>
                </w:rPrChange>
              </w:rPr>
              <w:t xml:space="preserve"> </w:t>
            </w:r>
            <w:r w:rsidRPr="00672117">
              <w:rPr>
                <w:rFonts w:ascii="Arial" w:eastAsia="Times New Roman" w:hAnsi="Arial" w:cs="Arial"/>
                <w:b/>
                <w:bCs/>
                <w:sz w:val="24"/>
                <w:szCs w:val="24"/>
                <w:rPrChange w:id="1038" w:author="Li, Bonan" w:date="2023-08-03T14:25:00Z">
                  <w:rPr>
                    <w:rFonts w:eastAsia="Times New Roman"/>
                    <w:b/>
                    <w:bCs/>
                  </w:rPr>
                </w:rPrChange>
              </w:rPr>
              <w:t>263</w:t>
            </w:r>
            <w:r w:rsidRPr="00672117">
              <w:rPr>
                <w:rFonts w:ascii="Arial" w:eastAsia="Times New Roman" w:hAnsi="Arial" w:cs="Arial"/>
                <w:sz w:val="24"/>
                <w:szCs w:val="24"/>
                <w:rPrChange w:id="1039" w:author="Li, Bonan" w:date="2023-08-03T14:25:00Z">
                  <w:rPr>
                    <w:rFonts w:eastAsia="Times New Roman"/>
                  </w:rPr>
                </w:rPrChange>
              </w:rPr>
              <w:t xml:space="preserve"> 346–61 Online: https://linkinghub.elsevier.com/retrieve/pii/S0168192318303009</w:t>
            </w:r>
          </w:ins>
        </w:p>
        <w:p w14:paraId="62726631" w14:textId="77777777" w:rsidR="00B00C0E" w:rsidRPr="00672117" w:rsidRDefault="00B00C0E">
          <w:pPr>
            <w:autoSpaceDE w:val="0"/>
            <w:autoSpaceDN w:val="0"/>
            <w:ind w:hanging="480"/>
            <w:divId w:val="2082289286"/>
            <w:rPr>
              <w:ins w:id="1040" w:author="Li, Bonan" w:date="2023-08-03T14:20:00Z"/>
              <w:rFonts w:ascii="Arial" w:eastAsia="Times New Roman" w:hAnsi="Arial" w:cs="Arial"/>
              <w:sz w:val="24"/>
              <w:szCs w:val="24"/>
              <w:rPrChange w:id="1041" w:author="Li, Bonan" w:date="2023-08-03T14:25:00Z">
                <w:rPr>
                  <w:ins w:id="1042" w:author="Li, Bonan" w:date="2023-08-03T14:20:00Z"/>
                  <w:rFonts w:eastAsia="Times New Roman"/>
                </w:rPr>
              </w:rPrChange>
            </w:rPr>
          </w:pPr>
          <w:ins w:id="1043" w:author="Li, Bonan" w:date="2023-08-03T14:20:00Z">
            <w:r w:rsidRPr="00672117">
              <w:rPr>
                <w:rFonts w:ascii="Arial" w:eastAsia="Times New Roman" w:hAnsi="Arial" w:cs="Arial"/>
                <w:sz w:val="24"/>
                <w:szCs w:val="24"/>
                <w:rPrChange w:id="1044" w:author="Li, Bonan" w:date="2023-08-03T14:25:00Z">
                  <w:rPr>
                    <w:rFonts w:eastAsia="Times New Roman"/>
                  </w:rPr>
                </w:rPrChange>
              </w:rPr>
              <w:t xml:space="preserve">Yang Y, Cui Y, Bai K, Luo T, Dai J, Wang W and Luo Y 2019 Short-term forecasting of daily reference evapotranspiration using the reduced-set Penman-Monteith model and public weather forecasts </w:t>
            </w:r>
            <w:r w:rsidRPr="00672117">
              <w:rPr>
                <w:rFonts w:ascii="Arial" w:eastAsia="Times New Roman" w:hAnsi="Arial" w:cs="Arial"/>
                <w:i/>
                <w:iCs/>
                <w:sz w:val="24"/>
                <w:szCs w:val="24"/>
                <w:rPrChange w:id="1045" w:author="Li, Bonan" w:date="2023-08-03T14:25:00Z">
                  <w:rPr>
                    <w:rFonts w:eastAsia="Times New Roman"/>
                    <w:i/>
                    <w:iCs/>
                  </w:rPr>
                </w:rPrChange>
              </w:rPr>
              <w:t>Agric Water Manag</w:t>
            </w:r>
            <w:r w:rsidRPr="00672117">
              <w:rPr>
                <w:rFonts w:ascii="Arial" w:eastAsia="Times New Roman" w:hAnsi="Arial" w:cs="Arial"/>
                <w:sz w:val="24"/>
                <w:szCs w:val="24"/>
                <w:rPrChange w:id="1046" w:author="Li, Bonan" w:date="2023-08-03T14:25:00Z">
                  <w:rPr>
                    <w:rFonts w:eastAsia="Times New Roman"/>
                  </w:rPr>
                </w:rPrChange>
              </w:rPr>
              <w:t xml:space="preserve"> </w:t>
            </w:r>
            <w:r w:rsidRPr="00672117">
              <w:rPr>
                <w:rFonts w:ascii="Arial" w:eastAsia="Times New Roman" w:hAnsi="Arial" w:cs="Arial"/>
                <w:b/>
                <w:bCs/>
                <w:sz w:val="24"/>
                <w:szCs w:val="24"/>
                <w:rPrChange w:id="1047" w:author="Li, Bonan" w:date="2023-08-03T14:25:00Z">
                  <w:rPr>
                    <w:rFonts w:eastAsia="Times New Roman"/>
                    <w:b/>
                    <w:bCs/>
                  </w:rPr>
                </w:rPrChange>
              </w:rPr>
              <w:t>211</w:t>
            </w:r>
            <w:r w:rsidRPr="00672117">
              <w:rPr>
                <w:rFonts w:ascii="Arial" w:eastAsia="Times New Roman" w:hAnsi="Arial" w:cs="Arial"/>
                <w:sz w:val="24"/>
                <w:szCs w:val="24"/>
                <w:rPrChange w:id="1048" w:author="Li, Bonan" w:date="2023-08-03T14:25:00Z">
                  <w:rPr>
                    <w:rFonts w:eastAsia="Times New Roman"/>
                  </w:rPr>
                </w:rPrChange>
              </w:rPr>
              <w:t xml:space="preserve"> 70–80 Online: https://linkinghub.elsevier.com/retrieve/pii/S0378377418314732</w:t>
            </w:r>
          </w:ins>
        </w:p>
        <w:p w14:paraId="59C74DBA" w14:textId="77777777" w:rsidR="00B00C0E" w:rsidRPr="00672117" w:rsidRDefault="00B00C0E">
          <w:pPr>
            <w:autoSpaceDE w:val="0"/>
            <w:autoSpaceDN w:val="0"/>
            <w:ind w:hanging="480"/>
            <w:divId w:val="1538353873"/>
            <w:rPr>
              <w:ins w:id="1049" w:author="Li, Bonan" w:date="2023-08-03T14:20:00Z"/>
              <w:rFonts w:ascii="Arial" w:eastAsia="Times New Roman" w:hAnsi="Arial" w:cs="Arial"/>
              <w:sz w:val="24"/>
              <w:szCs w:val="24"/>
              <w:rPrChange w:id="1050" w:author="Li, Bonan" w:date="2023-08-03T14:25:00Z">
                <w:rPr>
                  <w:ins w:id="1051" w:author="Li, Bonan" w:date="2023-08-03T14:20:00Z"/>
                  <w:rFonts w:eastAsia="Times New Roman"/>
                </w:rPr>
              </w:rPrChange>
            </w:rPr>
          </w:pPr>
          <w:ins w:id="1052" w:author="Li, Bonan" w:date="2023-08-03T14:20:00Z">
            <w:r w:rsidRPr="00672117">
              <w:rPr>
                <w:rFonts w:ascii="Arial" w:eastAsia="Times New Roman" w:hAnsi="Arial" w:cs="Arial"/>
                <w:sz w:val="24"/>
                <w:szCs w:val="24"/>
                <w:rPrChange w:id="1053" w:author="Li, Bonan" w:date="2023-08-03T14:25:00Z">
                  <w:rPr>
                    <w:rFonts w:eastAsia="Times New Roman"/>
                  </w:rPr>
                </w:rPrChange>
              </w:rPr>
              <w:t xml:space="preserve">Yetemen O, Istanbulluoglu E, Flores-Cervantes J H, Vivoni E R and Bras R L 2015 Ecohydrologic role of solar radiation on landscape evolution </w:t>
            </w:r>
            <w:r w:rsidRPr="00672117">
              <w:rPr>
                <w:rFonts w:ascii="Arial" w:eastAsia="Times New Roman" w:hAnsi="Arial" w:cs="Arial"/>
                <w:i/>
                <w:iCs/>
                <w:sz w:val="24"/>
                <w:szCs w:val="24"/>
                <w:rPrChange w:id="1054" w:author="Li, Bonan" w:date="2023-08-03T14:25:00Z">
                  <w:rPr>
                    <w:rFonts w:eastAsia="Times New Roman"/>
                    <w:i/>
                    <w:iCs/>
                  </w:rPr>
                </w:rPrChange>
              </w:rPr>
              <w:t>Water Resour Res</w:t>
            </w:r>
            <w:r w:rsidRPr="00672117">
              <w:rPr>
                <w:rFonts w:ascii="Arial" w:eastAsia="Times New Roman" w:hAnsi="Arial" w:cs="Arial"/>
                <w:sz w:val="24"/>
                <w:szCs w:val="24"/>
                <w:rPrChange w:id="1055" w:author="Li, Bonan" w:date="2023-08-03T14:25:00Z">
                  <w:rPr>
                    <w:rFonts w:eastAsia="Times New Roman"/>
                  </w:rPr>
                </w:rPrChange>
              </w:rPr>
              <w:t xml:space="preserve"> </w:t>
            </w:r>
            <w:r w:rsidRPr="00672117">
              <w:rPr>
                <w:rFonts w:ascii="Arial" w:eastAsia="Times New Roman" w:hAnsi="Arial" w:cs="Arial"/>
                <w:b/>
                <w:bCs/>
                <w:sz w:val="24"/>
                <w:szCs w:val="24"/>
                <w:rPrChange w:id="1056" w:author="Li, Bonan" w:date="2023-08-03T14:25:00Z">
                  <w:rPr>
                    <w:rFonts w:eastAsia="Times New Roman"/>
                    <w:b/>
                    <w:bCs/>
                  </w:rPr>
                </w:rPrChange>
              </w:rPr>
              <w:t>51</w:t>
            </w:r>
            <w:r w:rsidRPr="00672117">
              <w:rPr>
                <w:rFonts w:ascii="Arial" w:eastAsia="Times New Roman" w:hAnsi="Arial" w:cs="Arial"/>
                <w:sz w:val="24"/>
                <w:szCs w:val="24"/>
                <w:rPrChange w:id="1057" w:author="Li, Bonan" w:date="2023-08-03T14:25:00Z">
                  <w:rPr>
                    <w:rFonts w:eastAsia="Times New Roman"/>
                  </w:rPr>
                </w:rPrChange>
              </w:rPr>
              <w:t xml:space="preserve"> 1127–57 Online: http://doi.wiley.com/10.1002/2014WR016169</w:t>
            </w:r>
          </w:ins>
        </w:p>
        <w:p w14:paraId="4DFDAFF0" w14:textId="77777777" w:rsidR="00B00C0E" w:rsidRPr="00672117" w:rsidRDefault="00B00C0E">
          <w:pPr>
            <w:autoSpaceDE w:val="0"/>
            <w:autoSpaceDN w:val="0"/>
            <w:ind w:hanging="480"/>
            <w:divId w:val="52391602"/>
            <w:rPr>
              <w:ins w:id="1058" w:author="Li, Bonan" w:date="2023-08-03T14:20:00Z"/>
              <w:rFonts w:ascii="Arial" w:eastAsia="Times New Roman" w:hAnsi="Arial" w:cs="Arial"/>
              <w:sz w:val="24"/>
              <w:szCs w:val="24"/>
              <w:rPrChange w:id="1059" w:author="Li, Bonan" w:date="2023-08-03T14:25:00Z">
                <w:rPr>
                  <w:ins w:id="1060" w:author="Li, Bonan" w:date="2023-08-03T14:20:00Z"/>
                  <w:rFonts w:eastAsia="Times New Roman"/>
                </w:rPr>
              </w:rPrChange>
            </w:rPr>
          </w:pPr>
          <w:ins w:id="1061" w:author="Li, Bonan" w:date="2023-08-03T14:20:00Z">
            <w:r w:rsidRPr="00672117">
              <w:rPr>
                <w:rFonts w:ascii="Arial" w:eastAsia="Times New Roman" w:hAnsi="Arial" w:cs="Arial"/>
                <w:sz w:val="24"/>
                <w:szCs w:val="24"/>
                <w:rPrChange w:id="1062" w:author="Li, Bonan" w:date="2023-08-03T14:25:00Z">
                  <w:rPr>
                    <w:rFonts w:eastAsia="Times New Roman"/>
                  </w:rPr>
                </w:rPrChange>
              </w:rPr>
              <w:t xml:space="preserve">Yusup Y and Liu H 2020 Effects of persistent wind speeds on turbulent fluxes in the water-atmosphere interface </w:t>
            </w:r>
            <w:r w:rsidRPr="00672117">
              <w:rPr>
                <w:rFonts w:ascii="Arial" w:eastAsia="Times New Roman" w:hAnsi="Arial" w:cs="Arial"/>
                <w:i/>
                <w:iCs/>
                <w:sz w:val="24"/>
                <w:szCs w:val="24"/>
                <w:rPrChange w:id="1063" w:author="Li, Bonan" w:date="2023-08-03T14:25:00Z">
                  <w:rPr>
                    <w:rFonts w:eastAsia="Times New Roman"/>
                    <w:i/>
                    <w:iCs/>
                  </w:rPr>
                </w:rPrChange>
              </w:rPr>
              <w:t>Theor Appl Climatol</w:t>
            </w:r>
            <w:r w:rsidRPr="00672117">
              <w:rPr>
                <w:rFonts w:ascii="Arial" w:eastAsia="Times New Roman" w:hAnsi="Arial" w:cs="Arial"/>
                <w:sz w:val="24"/>
                <w:szCs w:val="24"/>
                <w:rPrChange w:id="1064" w:author="Li, Bonan" w:date="2023-08-03T14:25:00Z">
                  <w:rPr>
                    <w:rFonts w:eastAsia="Times New Roman"/>
                  </w:rPr>
                </w:rPrChange>
              </w:rPr>
              <w:t xml:space="preserve"> </w:t>
            </w:r>
            <w:r w:rsidRPr="00672117">
              <w:rPr>
                <w:rFonts w:ascii="Arial" w:eastAsia="Times New Roman" w:hAnsi="Arial" w:cs="Arial"/>
                <w:b/>
                <w:bCs/>
                <w:sz w:val="24"/>
                <w:szCs w:val="24"/>
                <w:rPrChange w:id="1065" w:author="Li, Bonan" w:date="2023-08-03T14:25:00Z">
                  <w:rPr>
                    <w:rFonts w:eastAsia="Times New Roman"/>
                    <w:b/>
                    <w:bCs/>
                  </w:rPr>
                </w:rPrChange>
              </w:rPr>
              <w:t>140</w:t>
            </w:r>
            <w:r w:rsidRPr="00672117">
              <w:rPr>
                <w:rFonts w:ascii="Arial" w:eastAsia="Times New Roman" w:hAnsi="Arial" w:cs="Arial"/>
                <w:sz w:val="24"/>
                <w:szCs w:val="24"/>
                <w:rPrChange w:id="1066" w:author="Li, Bonan" w:date="2023-08-03T14:25:00Z">
                  <w:rPr>
                    <w:rFonts w:eastAsia="Times New Roman"/>
                  </w:rPr>
                </w:rPrChange>
              </w:rPr>
              <w:t xml:space="preserve"> 313–25 Online: http://link.springer.com/10.1007/s00704-019-03084-4</w:t>
            </w:r>
          </w:ins>
        </w:p>
        <w:p w14:paraId="18535C16" w14:textId="77777777" w:rsidR="00B00C0E" w:rsidRPr="00672117" w:rsidRDefault="00B00C0E">
          <w:pPr>
            <w:autoSpaceDE w:val="0"/>
            <w:autoSpaceDN w:val="0"/>
            <w:ind w:hanging="480"/>
            <w:divId w:val="1423604410"/>
            <w:rPr>
              <w:ins w:id="1067" w:author="Li, Bonan" w:date="2023-08-03T14:20:00Z"/>
              <w:rFonts w:ascii="Arial" w:eastAsia="Times New Roman" w:hAnsi="Arial" w:cs="Arial"/>
              <w:sz w:val="24"/>
              <w:szCs w:val="24"/>
              <w:rPrChange w:id="1068" w:author="Li, Bonan" w:date="2023-08-03T14:25:00Z">
                <w:rPr>
                  <w:ins w:id="1069" w:author="Li, Bonan" w:date="2023-08-03T14:20:00Z"/>
                  <w:rFonts w:eastAsia="Times New Roman"/>
                </w:rPr>
              </w:rPrChange>
            </w:rPr>
          </w:pPr>
          <w:ins w:id="1070" w:author="Li, Bonan" w:date="2023-08-03T14:20:00Z">
            <w:r w:rsidRPr="00672117">
              <w:rPr>
                <w:rFonts w:ascii="Arial" w:eastAsia="Times New Roman" w:hAnsi="Arial" w:cs="Arial"/>
                <w:sz w:val="24"/>
                <w:szCs w:val="24"/>
                <w:rPrChange w:id="1071" w:author="Li, Bonan" w:date="2023-08-03T14:25:00Z">
                  <w:rPr>
                    <w:rFonts w:eastAsia="Times New Roman"/>
                  </w:rPr>
                </w:rPrChange>
              </w:rPr>
              <w:t xml:space="preserve">Zeng S, Xia J, Chen X, Zou L, Du H and She D 2020 Integrated land-surface hydrological and biogeochemical processes in simulating water, energy and carbon fluxes over two different ecosystems </w:t>
            </w:r>
            <w:r w:rsidRPr="00672117">
              <w:rPr>
                <w:rFonts w:ascii="Arial" w:eastAsia="Times New Roman" w:hAnsi="Arial" w:cs="Arial"/>
                <w:i/>
                <w:iCs/>
                <w:sz w:val="24"/>
                <w:szCs w:val="24"/>
                <w:rPrChange w:id="1072" w:author="Li, Bonan" w:date="2023-08-03T14:25:00Z">
                  <w:rPr>
                    <w:rFonts w:eastAsia="Times New Roman"/>
                    <w:i/>
                    <w:iCs/>
                  </w:rPr>
                </w:rPrChange>
              </w:rPr>
              <w:t>J Hydrol (Amst)</w:t>
            </w:r>
            <w:r w:rsidRPr="00672117">
              <w:rPr>
                <w:rFonts w:ascii="Arial" w:eastAsia="Times New Roman" w:hAnsi="Arial" w:cs="Arial"/>
                <w:sz w:val="24"/>
                <w:szCs w:val="24"/>
                <w:rPrChange w:id="1073" w:author="Li, Bonan" w:date="2023-08-03T14:25:00Z">
                  <w:rPr>
                    <w:rFonts w:eastAsia="Times New Roman"/>
                  </w:rPr>
                </w:rPrChange>
              </w:rPr>
              <w:t xml:space="preserve"> </w:t>
            </w:r>
            <w:r w:rsidRPr="00672117">
              <w:rPr>
                <w:rFonts w:ascii="Arial" w:eastAsia="Times New Roman" w:hAnsi="Arial" w:cs="Arial"/>
                <w:b/>
                <w:bCs/>
                <w:sz w:val="24"/>
                <w:szCs w:val="24"/>
                <w:rPrChange w:id="1074" w:author="Li, Bonan" w:date="2023-08-03T14:25:00Z">
                  <w:rPr>
                    <w:rFonts w:eastAsia="Times New Roman"/>
                    <w:b/>
                    <w:bCs/>
                  </w:rPr>
                </w:rPrChange>
              </w:rPr>
              <w:t>582</w:t>
            </w:r>
            <w:r w:rsidRPr="00672117">
              <w:rPr>
                <w:rFonts w:ascii="Arial" w:eastAsia="Times New Roman" w:hAnsi="Arial" w:cs="Arial"/>
                <w:sz w:val="24"/>
                <w:szCs w:val="24"/>
                <w:rPrChange w:id="1075" w:author="Li, Bonan" w:date="2023-08-03T14:25:00Z">
                  <w:rPr>
                    <w:rFonts w:eastAsia="Times New Roman"/>
                  </w:rPr>
                </w:rPrChange>
              </w:rPr>
              <w:t xml:space="preserve"> 124390 Online: https://linkinghub.elsevier.com/retrieve/pii/S0022169419311254</w:t>
            </w:r>
          </w:ins>
        </w:p>
        <w:p w14:paraId="51007FEC" w14:textId="77777777" w:rsidR="00B00C0E" w:rsidRPr="00672117" w:rsidRDefault="00B00C0E">
          <w:pPr>
            <w:autoSpaceDE w:val="0"/>
            <w:autoSpaceDN w:val="0"/>
            <w:ind w:hanging="480"/>
            <w:divId w:val="1656490303"/>
            <w:rPr>
              <w:ins w:id="1076" w:author="Li, Bonan" w:date="2023-08-03T14:20:00Z"/>
              <w:rFonts w:ascii="Arial" w:eastAsia="Times New Roman" w:hAnsi="Arial" w:cs="Arial"/>
              <w:sz w:val="24"/>
              <w:szCs w:val="24"/>
              <w:rPrChange w:id="1077" w:author="Li, Bonan" w:date="2023-08-03T14:25:00Z">
                <w:rPr>
                  <w:ins w:id="1078" w:author="Li, Bonan" w:date="2023-08-03T14:20:00Z"/>
                  <w:rFonts w:eastAsia="Times New Roman"/>
                </w:rPr>
              </w:rPrChange>
            </w:rPr>
          </w:pPr>
          <w:ins w:id="1079" w:author="Li, Bonan" w:date="2023-08-03T14:20:00Z">
            <w:r w:rsidRPr="00672117">
              <w:rPr>
                <w:rFonts w:ascii="Arial" w:eastAsia="Times New Roman" w:hAnsi="Arial" w:cs="Arial"/>
                <w:sz w:val="24"/>
                <w:szCs w:val="24"/>
                <w:rPrChange w:id="1080" w:author="Li, Bonan" w:date="2023-08-03T14:25:00Z">
                  <w:rPr>
                    <w:rFonts w:eastAsia="Times New Roman"/>
                  </w:rPr>
                </w:rPrChange>
              </w:rPr>
              <w:t xml:space="preserve">Zhao W L, Qiu G Y, Xiong Y J, Paw U K T, Gentine P and Chen B Y 2020 Uncertainties Caused by Resistances in Evapotranspiration Estimation Using High-Density Eddy Covariance Measurements </w:t>
            </w:r>
            <w:r w:rsidRPr="00672117">
              <w:rPr>
                <w:rFonts w:ascii="Arial" w:eastAsia="Times New Roman" w:hAnsi="Arial" w:cs="Arial"/>
                <w:i/>
                <w:iCs/>
                <w:sz w:val="24"/>
                <w:szCs w:val="24"/>
                <w:rPrChange w:id="1081" w:author="Li, Bonan" w:date="2023-08-03T14:25:00Z">
                  <w:rPr>
                    <w:rFonts w:eastAsia="Times New Roman"/>
                    <w:i/>
                    <w:iCs/>
                  </w:rPr>
                </w:rPrChange>
              </w:rPr>
              <w:t>J Hydrometeorol</w:t>
            </w:r>
            <w:r w:rsidRPr="00672117">
              <w:rPr>
                <w:rFonts w:ascii="Arial" w:eastAsia="Times New Roman" w:hAnsi="Arial" w:cs="Arial"/>
                <w:sz w:val="24"/>
                <w:szCs w:val="24"/>
                <w:rPrChange w:id="1082" w:author="Li, Bonan" w:date="2023-08-03T14:25:00Z">
                  <w:rPr>
                    <w:rFonts w:eastAsia="Times New Roman"/>
                  </w:rPr>
                </w:rPrChange>
              </w:rPr>
              <w:t xml:space="preserve"> </w:t>
            </w:r>
            <w:r w:rsidRPr="00672117">
              <w:rPr>
                <w:rFonts w:ascii="Arial" w:eastAsia="Times New Roman" w:hAnsi="Arial" w:cs="Arial"/>
                <w:b/>
                <w:bCs/>
                <w:sz w:val="24"/>
                <w:szCs w:val="24"/>
                <w:rPrChange w:id="1083" w:author="Li, Bonan" w:date="2023-08-03T14:25:00Z">
                  <w:rPr>
                    <w:rFonts w:eastAsia="Times New Roman"/>
                    <w:b/>
                    <w:bCs/>
                  </w:rPr>
                </w:rPrChange>
              </w:rPr>
              <w:t>21</w:t>
            </w:r>
            <w:r w:rsidRPr="00672117">
              <w:rPr>
                <w:rFonts w:ascii="Arial" w:eastAsia="Times New Roman" w:hAnsi="Arial" w:cs="Arial"/>
                <w:sz w:val="24"/>
                <w:szCs w:val="24"/>
                <w:rPrChange w:id="1084" w:author="Li, Bonan" w:date="2023-08-03T14:25:00Z">
                  <w:rPr>
                    <w:rFonts w:eastAsia="Times New Roman"/>
                  </w:rPr>
                </w:rPrChange>
              </w:rPr>
              <w:t xml:space="preserve"> 1349–65 Online: https://journals.ametsoc.org/view/journals/hydr/21/6/JHM-D-19-0191.1.xml</w:t>
            </w:r>
          </w:ins>
        </w:p>
        <w:p w14:paraId="1B3868F6" w14:textId="77777777" w:rsidR="00B00C0E" w:rsidRPr="00672117" w:rsidRDefault="00B00C0E">
          <w:pPr>
            <w:autoSpaceDE w:val="0"/>
            <w:autoSpaceDN w:val="0"/>
            <w:ind w:hanging="480"/>
            <w:divId w:val="928852524"/>
            <w:rPr>
              <w:ins w:id="1085" w:author="Li, Bonan" w:date="2023-08-03T14:20:00Z"/>
              <w:rFonts w:ascii="Arial" w:eastAsia="Times New Roman" w:hAnsi="Arial" w:cs="Arial"/>
              <w:sz w:val="24"/>
              <w:szCs w:val="24"/>
              <w:rPrChange w:id="1086" w:author="Li, Bonan" w:date="2023-08-03T14:25:00Z">
                <w:rPr>
                  <w:ins w:id="1087" w:author="Li, Bonan" w:date="2023-08-03T14:20:00Z"/>
                  <w:rFonts w:eastAsia="Times New Roman"/>
                </w:rPr>
              </w:rPrChange>
            </w:rPr>
          </w:pPr>
          <w:ins w:id="1088" w:author="Li, Bonan" w:date="2023-08-03T14:20:00Z">
            <w:r w:rsidRPr="00672117">
              <w:rPr>
                <w:rFonts w:ascii="Arial" w:eastAsia="Times New Roman" w:hAnsi="Arial" w:cs="Arial"/>
                <w:sz w:val="24"/>
                <w:szCs w:val="24"/>
                <w:rPrChange w:id="1089" w:author="Li, Bonan" w:date="2023-08-03T14:25:00Z">
                  <w:rPr>
                    <w:rFonts w:eastAsia="Times New Roman"/>
                  </w:rPr>
                </w:rPrChange>
              </w:rPr>
              <w:t xml:space="preserve">Zhou S, Yu B, Zhang Y, Huang Y and Wang G 2018 Water use efficiency and evapotranspiration partitioning for three typical ecosystems in the Heihe River Basin, northwestern China </w:t>
            </w:r>
            <w:r w:rsidRPr="00672117">
              <w:rPr>
                <w:rFonts w:ascii="Arial" w:eastAsia="Times New Roman" w:hAnsi="Arial" w:cs="Arial"/>
                <w:i/>
                <w:iCs/>
                <w:sz w:val="24"/>
                <w:szCs w:val="24"/>
                <w:rPrChange w:id="1090" w:author="Li, Bonan" w:date="2023-08-03T14:25:00Z">
                  <w:rPr>
                    <w:rFonts w:eastAsia="Times New Roman"/>
                    <w:i/>
                    <w:iCs/>
                  </w:rPr>
                </w:rPrChange>
              </w:rPr>
              <w:t>Agric For Meteorol</w:t>
            </w:r>
            <w:r w:rsidRPr="00672117">
              <w:rPr>
                <w:rFonts w:ascii="Arial" w:eastAsia="Times New Roman" w:hAnsi="Arial" w:cs="Arial"/>
                <w:sz w:val="24"/>
                <w:szCs w:val="24"/>
                <w:rPrChange w:id="1091" w:author="Li, Bonan" w:date="2023-08-03T14:25:00Z">
                  <w:rPr>
                    <w:rFonts w:eastAsia="Times New Roman"/>
                  </w:rPr>
                </w:rPrChange>
              </w:rPr>
              <w:t xml:space="preserve"> </w:t>
            </w:r>
            <w:r w:rsidRPr="00672117">
              <w:rPr>
                <w:rFonts w:ascii="Arial" w:eastAsia="Times New Roman" w:hAnsi="Arial" w:cs="Arial"/>
                <w:b/>
                <w:bCs/>
                <w:sz w:val="24"/>
                <w:szCs w:val="24"/>
                <w:rPrChange w:id="1092" w:author="Li, Bonan" w:date="2023-08-03T14:25:00Z">
                  <w:rPr>
                    <w:rFonts w:eastAsia="Times New Roman"/>
                    <w:b/>
                    <w:bCs/>
                  </w:rPr>
                </w:rPrChange>
              </w:rPr>
              <w:t>253–254</w:t>
            </w:r>
            <w:r w:rsidRPr="00672117">
              <w:rPr>
                <w:rFonts w:ascii="Arial" w:eastAsia="Times New Roman" w:hAnsi="Arial" w:cs="Arial"/>
                <w:sz w:val="24"/>
                <w:szCs w:val="24"/>
                <w:rPrChange w:id="1093" w:author="Li, Bonan" w:date="2023-08-03T14:25:00Z">
                  <w:rPr>
                    <w:rFonts w:eastAsia="Times New Roman"/>
                  </w:rPr>
                </w:rPrChange>
              </w:rPr>
              <w:t xml:space="preserve"> 261–73 Online: https://linkinghub.elsevier.com/retrieve/pii/S016819231830039X</w:t>
            </w:r>
          </w:ins>
        </w:p>
        <w:p w14:paraId="6B20E285" w14:textId="5E1F723E" w:rsidR="00196AD0" w:rsidRPr="00672117" w:rsidDel="00ED5829" w:rsidRDefault="00B00C0E">
          <w:pPr>
            <w:autoSpaceDE w:val="0"/>
            <w:autoSpaceDN w:val="0"/>
            <w:ind w:hanging="640"/>
            <w:divId w:val="1943099097"/>
            <w:rPr>
              <w:del w:id="1094" w:author="Li, Bonan" w:date="2023-08-03T13:43:00Z"/>
              <w:rFonts w:ascii="Arial" w:eastAsia="Times New Roman" w:hAnsi="Arial" w:cs="Arial"/>
              <w:sz w:val="24"/>
              <w:szCs w:val="24"/>
            </w:rPr>
          </w:pPr>
          <w:ins w:id="1095" w:author="Li, Bonan" w:date="2023-08-03T14:20:00Z">
            <w:r w:rsidRPr="00672117">
              <w:rPr>
                <w:rFonts w:ascii="Arial" w:eastAsia="Times New Roman" w:hAnsi="Arial" w:cs="Arial"/>
                <w:sz w:val="24"/>
                <w:szCs w:val="24"/>
                <w:rPrChange w:id="1096" w:author="Li, Bonan" w:date="2023-08-03T14:25:00Z">
                  <w:rPr>
                    <w:rFonts w:eastAsia="Times New Roman"/>
                  </w:rPr>
                </w:rPrChange>
              </w:rPr>
              <w:t> </w:t>
            </w:r>
          </w:ins>
          <w:del w:id="1097" w:author="Li, Bonan" w:date="2023-08-03T13:43:00Z">
            <w:r w:rsidR="00196AD0" w:rsidRPr="00672117" w:rsidDel="00ED5829">
              <w:rPr>
                <w:rFonts w:ascii="Arial" w:eastAsia="Times New Roman" w:hAnsi="Arial" w:cs="Arial"/>
                <w:sz w:val="24"/>
                <w:szCs w:val="24"/>
              </w:rPr>
              <w:delText xml:space="preserve">1. </w:delText>
            </w:r>
            <w:r w:rsidR="00196AD0" w:rsidRPr="00672117" w:rsidDel="00ED5829">
              <w:rPr>
                <w:rFonts w:ascii="Arial" w:eastAsia="Times New Roman" w:hAnsi="Arial" w:cs="Arial"/>
                <w:sz w:val="24"/>
                <w:szCs w:val="24"/>
              </w:rPr>
              <w:tab/>
              <w:delText>Jung M, Reichstein M, Margolis HA, Cescatti A, Richardson AD, Arain MA, et al. Global patterns of land-atmosphere fluxes of carbon dioxide, latent heat, and sensible heat derived from eddy covariance, satellite, and meteorological observations. J Geophys Res [Internet]. 2011 Sep 3;116:G00J07. Available from: http://doi.wiley.com/10.1029/2010JG001566</w:delText>
            </w:r>
          </w:del>
        </w:p>
        <w:p w14:paraId="679EFE07" w14:textId="089D36F0" w:rsidR="00196AD0" w:rsidRPr="00672117" w:rsidDel="00ED5829" w:rsidRDefault="00196AD0">
          <w:pPr>
            <w:autoSpaceDE w:val="0"/>
            <w:autoSpaceDN w:val="0"/>
            <w:ind w:hanging="640"/>
            <w:divId w:val="1696996747"/>
            <w:rPr>
              <w:del w:id="1098" w:author="Li, Bonan" w:date="2023-08-03T13:43:00Z"/>
              <w:rFonts w:ascii="Arial" w:eastAsia="Times New Roman" w:hAnsi="Arial" w:cs="Arial"/>
              <w:sz w:val="24"/>
              <w:szCs w:val="24"/>
            </w:rPr>
          </w:pPr>
          <w:del w:id="1099" w:author="Li, Bonan" w:date="2023-08-03T13:43:00Z">
            <w:r w:rsidRPr="00672117" w:rsidDel="00ED5829">
              <w:rPr>
                <w:rFonts w:ascii="Arial" w:eastAsia="Times New Roman" w:hAnsi="Arial" w:cs="Arial"/>
                <w:sz w:val="24"/>
                <w:szCs w:val="24"/>
              </w:rPr>
              <w:delText xml:space="preserve">2. </w:delText>
            </w:r>
            <w:r w:rsidRPr="00672117" w:rsidDel="00ED5829">
              <w:rPr>
                <w:rFonts w:ascii="Arial" w:eastAsia="Times New Roman" w:hAnsi="Arial" w:cs="Arial"/>
                <w:sz w:val="24"/>
                <w:szCs w:val="24"/>
              </w:rPr>
              <w:tab/>
              <w:delText>Piao S, Wang X, Wang K, Li X, Bastos A, Canadell JG, et al. Interannual variation of terrestrial carbon cycle: Issues and perspectives. Glob Chang Biol [Internet]. 2020 Jan 29;26(1):300–18. Available from: https://onlinelibrary.wiley.com/doi/10.1111/gcb.14884</w:delText>
            </w:r>
          </w:del>
        </w:p>
        <w:p w14:paraId="59843A2B" w14:textId="199CEC9F" w:rsidR="00196AD0" w:rsidRPr="00672117" w:rsidDel="00ED5829" w:rsidRDefault="00196AD0">
          <w:pPr>
            <w:autoSpaceDE w:val="0"/>
            <w:autoSpaceDN w:val="0"/>
            <w:ind w:hanging="640"/>
            <w:divId w:val="1916816419"/>
            <w:rPr>
              <w:del w:id="1100" w:author="Li, Bonan" w:date="2023-08-03T13:43:00Z"/>
              <w:rFonts w:ascii="Arial" w:eastAsia="Times New Roman" w:hAnsi="Arial" w:cs="Arial"/>
              <w:sz w:val="24"/>
              <w:szCs w:val="24"/>
            </w:rPr>
          </w:pPr>
          <w:del w:id="1101" w:author="Li, Bonan" w:date="2023-08-03T13:43:00Z">
            <w:r w:rsidRPr="00672117" w:rsidDel="00ED5829">
              <w:rPr>
                <w:rFonts w:ascii="Arial" w:eastAsia="Times New Roman" w:hAnsi="Arial" w:cs="Arial"/>
                <w:sz w:val="24"/>
                <w:szCs w:val="24"/>
              </w:rPr>
              <w:lastRenderedPageBreak/>
              <w:delText xml:space="preserve">3. </w:delText>
            </w:r>
            <w:r w:rsidRPr="00672117" w:rsidDel="00ED5829">
              <w:rPr>
                <w:rFonts w:ascii="Arial" w:eastAsia="Times New Roman" w:hAnsi="Arial" w:cs="Arial"/>
                <w:sz w:val="24"/>
                <w:szCs w:val="24"/>
              </w:rPr>
              <w:tab/>
              <w:delText>Baldocchi D. Measuring fluxes of trace gases and energy between ecosystems and the atmosphere - the state and future of the eddy covariance method. Glob Chang Biol [Internet]. 2014 Dec;20(12):3600–9. Available from: https://onlinelibrary.wiley.com/doi/10.1111/gcb.12649</w:delText>
            </w:r>
          </w:del>
        </w:p>
        <w:p w14:paraId="40B8657A" w14:textId="3D125510" w:rsidR="00196AD0" w:rsidRPr="00672117" w:rsidDel="00ED5829" w:rsidRDefault="00196AD0">
          <w:pPr>
            <w:autoSpaceDE w:val="0"/>
            <w:autoSpaceDN w:val="0"/>
            <w:ind w:hanging="640"/>
            <w:divId w:val="159779385"/>
            <w:rPr>
              <w:del w:id="1102" w:author="Li, Bonan" w:date="2023-08-03T13:43:00Z"/>
              <w:rFonts w:ascii="Arial" w:eastAsia="Times New Roman" w:hAnsi="Arial" w:cs="Arial"/>
              <w:sz w:val="24"/>
              <w:szCs w:val="24"/>
            </w:rPr>
          </w:pPr>
          <w:del w:id="1103" w:author="Li, Bonan" w:date="2023-08-03T13:43:00Z">
            <w:r w:rsidRPr="00672117" w:rsidDel="00ED5829">
              <w:rPr>
                <w:rFonts w:ascii="Arial" w:eastAsia="Times New Roman" w:hAnsi="Arial" w:cs="Arial"/>
                <w:sz w:val="24"/>
                <w:szCs w:val="24"/>
              </w:rPr>
              <w:delText xml:space="preserve">4. </w:delText>
            </w:r>
            <w:r w:rsidRPr="00672117" w:rsidDel="00ED5829">
              <w:rPr>
                <w:rFonts w:ascii="Arial" w:eastAsia="Times New Roman" w:hAnsi="Arial" w:cs="Arial"/>
                <w:sz w:val="24"/>
                <w:szCs w:val="24"/>
              </w:rPr>
              <w:tab/>
              <w:delText>Schimel D, Schneider FD. Flux towers in the sky: global ecology from space. New Phytologist [Internet]. 2019 Oct 3;224(2):570–84. Available from: https://onlinelibrary.wiley.com/doi/10.1111/nph.15934</w:delText>
            </w:r>
          </w:del>
        </w:p>
        <w:p w14:paraId="7D19DBB3" w14:textId="4825353C" w:rsidR="00196AD0" w:rsidRPr="00672117" w:rsidDel="00ED5829" w:rsidRDefault="00196AD0">
          <w:pPr>
            <w:autoSpaceDE w:val="0"/>
            <w:autoSpaceDN w:val="0"/>
            <w:ind w:hanging="640"/>
            <w:divId w:val="1243490864"/>
            <w:rPr>
              <w:del w:id="1104" w:author="Li, Bonan" w:date="2023-08-03T13:43:00Z"/>
              <w:rFonts w:ascii="Arial" w:eastAsia="Times New Roman" w:hAnsi="Arial" w:cs="Arial"/>
              <w:sz w:val="24"/>
              <w:szCs w:val="24"/>
            </w:rPr>
          </w:pPr>
          <w:del w:id="1105" w:author="Li, Bonan" w:date="2023-08-03T13:43:00Z">
            <w:r w:rsidRPr="00672117" w:rsidDel="00ED5829">
              <w:rPr>
                <w:rFonts w:ascii="Arial" w:eastAsia="Times New Roman" w:hAnsi="Arial" w:cs="Arial"/>
                <w:sz w:val="24"/>
                <w:szCs w:val="24"/>
              </w:rPr>
              <w:delText xml:space="preserve">5. </w:delText>
            </w:r>
            <w:r w:rsidRPr="00672117" w:rsidDel="00ED5829">
              <w:rPr>
                <w:rFonts w:ascii="Arial" w:eastAsia="Times New Roman" w:hAnsi="Arial" w:cs="Arial"/>
                <w:sz w:val="24"/>
                <w:szCs w:val="24"/>
              </w:rPr>
              <w:tab/>
              <w:delText>Zhou S, Yu B, Zhang Y, Huang Y, Wang G. Water use efficiency and evapotranspiration partitioning for three typical ecosystems in the Heihe River Basin, northwestern China. Agric For Meteorol [Internet]. 2018 May;253–254:261–73. Available from: https://linkinghub.elsevier.com/retrieve/pii/S016819231830039X</w:delText>
            </w:r>
          </w:del>
        </w:p>
        <w:p w14:paraId="640E4ED2" w14:textId="2112C37D" w:rsidR="00196AD0" w:rsidRPr="00672117" w:rsidDel="00ED5829" w:rsidRDefault="00196AD0">
          <w:pPr>
            <w:autoSpaceDE w:val="0"/>
            <w:autoSpaceDN w:val="0"/>
            <w:ind w:hanging="640"/>
            <w:divId w:val="424151395"/>
            <w:rPr>
              <w:del w:id="1106" w:author="Li, Bonan" w:date="2023-08-03T13:43:00Z"/>
              <w:rFonts w:ascii="Arial" w:eastAsia="Times New Roman" w:hAnsi="Arial" w:cs="Arial"/>
              <w:sz w:val="24"/>
              <w:szCs w:val="24"/>
            </w:rPr>
          </w:pPr>
          <w:del w:id="1107" w:author="Li, Bonan" w:date="2023-08-03T13:43:00Z">
            <w:r w:rsidRPr="00672117" w:rsidDel="00ED5829">
              <w:rPr>
                <w:rFonts w:ascii="Arial" w:eastAsia="Times New Roman" w:hAnsi="Arial" w:cs="Arial"/>
                <w:sz w:val="24"/>
                <w:szCs w:val="24"/>
              </w:rPr>
              <w:delText xml:space="preserve">6. </w:delText>
            </w:r>
            <w:r w:rsidRPr="00672117" w:rsidDel="00ED5829">
              <w:rPr>
                <w:rFonts w:ascii="Arial" w:eastAsia="Times New Roman" w:hAnsi="Arial" w:cs="Arial"/>
                <w:sz w:val="24"/>
                <w:szCs w:val="24"/>
              </w:rPr>
              <w:tab/>
              <w:delText>Zeng S, Xia J, Chen X, Zou L, Du H, She D. Integrated land-surface hydrological and biogeochemical processes in simulating water, energy and carbon fluxes over two different ecosystems. J Hydrol (Amst) [Internet]. 2020 Mar;582:124390. Available from: https://linkinghub.elsevier.com/retrieve/pii/S0022169419311254</w:delText>
            </w:r>
          </w:del>
        </w:p>
        <w:p w14:paraId="13F2C49B" w14:textId="56332603" w:rsidR="00196AD0" w:rsidRPr="00672117" w:rsidDel="00ED5829" w:rsidRDefault="00196AD0">
          <w:pPr>
            <w:autoSpaceDE w:val="0"/>
            <w:autoSpaceDN w:val="0"/>
            <w:ind w:hanging="640"/>
            <w:divId w:val="909313124"/>
            <w:rPr>
              <w:del w:id="1108" w:author="Li, Bonan" w:date="2023-08-03T13:43:00Z"/>
              <w:rFonts w:ascii="Arial" w:eastAsia="Times New Roman" w:hAnsi="Arial" w:cs="Arial"/>
              <w:sz w:val="24"/>
              <w:szCs w:val="24"/>
            </w:rPr>
          </w:pPr>
          <w:del w:id="1109" w:author="Li, Bonan" w:date="2023-08-03T13:43:00Z">
            <w:r w:rsidRPr="00672117" w:rsidDel="00ED5829">
              <w:rPr>
                <w:rFonts w:ascii="Arial" w:eastAsia="Times New Roman" w:hAnsi="Arial" w:cs="Arial"/>
                <w:sz w:val="24"/>
                <w:szCs w:val="24"/>
              </w:rPr>
              <w:delText xml:space="preserve">7. </w:delText>
            </w:r>
            <w:r w:rsidRPr="00672117" w:rsidDel="00ED5829">
              <w:rPr>
                <w:rFonts w:ascii="Arial" w:eastAsia="Times New Roman" w:hAnsi="Arial" w:cs="Arial"/>
                <w:sz w:val="24"/>
                <w:szCs w:val="24"/>
              </w:rPr>
              <w:tab/>
              <w:delText>Jia Z, Liu S, Xu Z, Chen Y, Zhu M. Validation of remotely sensed evapotranspiration over the Hai River Basin, China. Journal of Geophysical Research: Atmospheres [Internet]. 2012 Jul 16;117(D13):n/a-n/a. Available from: http://doi.wiley.com/10.1029/2011JD017037</w:delText>
            </w:r>
          </w:del>
        </w:p>
        <w:p w14:paraId="636D1A84" w14:textId="1AB8631E" w:rsidR="00196AD0" w:rsidRPr="00672117" w:rsidDel="00ED5829" w:rsidRDefault="00196AD0">
          <w:pPr>
            <w:autoSpaceDE w:val="0"/>
            <w:autoSpaceDN w:val="0"/>
            <w:ind w:hanging="640"/>
            <w:divId w:val="2013292444"/>
            <w:rPr>
              <w:del w:id="1110" w:author="Li, Bonan" w:date="2023-08-03T13:43:00Z"/>
              <w:rFonts w:ascii="Arial" w:eastAsia="Times New Roman" w:hAnsi="Arial" w:cs="Arial"/>
              <w:sz w:val="24"/>
              <w:szCs w:val="24"/>
            </w:rPr>
          </w:pPr>
          <w:del w:id="1111" w:author="Li, Bonan" w:date="2023-08-03T13:43:00Z">
            <w:r w:rsidRPr="00672117" w:rsidDel="00ED5829">
              <w:rPr>
                <w:rFonts w:ascii="Arial" w:eastAsia="Times New Roman" w:hAnsi="Arial" w:cs="Arial"/>
                <w:sz w:val="24"/>
                <w:szCs w:val="24"/>
              </w:rPr>
              <w:delText xml:space="preserve">8. </w:delText>
            </w:r>
            <w:r w:rsidRPr="00672117" w:rsidDel="00ED5829">
              <w:rPr>
                <w:rFonts w:ascii="Arial" w:eastAsia="Times New Roman" w:hAnsi="Arial" w:cs="Arial"/>
                <w:sz w:val="24"/>
                <w:szCs w:val="24"/>
              </w:rPr>
              <w:tab/>
              <w:delText>Williams M, Richardson AD, Reichstein M, Stoy PC, Peylin P, Verbeeck H, et al. Improving land surface models with FLUXNET data. Biogeosciences [Internet]. 2009 Jul 30;6(7):1341–59. Available from: https://bg.copernicus.org/articles/6/1341/2009/</w:delText>
            </w:r>
          </w:del>
        </w:p>
        <w:p w14:paraId="6B9F1A3C" w14:textId="71B37980" w:rsidR="00196AD0" w:rsidRPr="00672117" w:rsidDel="00ED5829" w:rsidRDefault="00196AD0">
          <w:pPr>
            <w:autoSpaceDE w:val="0"/>
            <w:autoSpaceDN w:val="0"/>
            <w:ind w:hanging="640"/>
            <w:divId w:val="1987783511"/>
            <w:rPr>
              <w:del w:id="1112" w:author="Li, Bonan" w:date="2023-08-03T13:43:00Z"/>
              <w:rFonts w:ascii="Arial" w:eastAsia="Times New Roman" w:hAnsi="Arial" w:cs="Arial"/>
              <w:sz w:val="24"/>
              <w:szCs w:val="24"/>
            </w:rPr>
          </w:pPr>
          <w:del w:id="1113" w:author="Li, Bonan" w:date="2023-08-03T13:43:00Z">
            <w:r w:rsidRPr="00672117" w:rsidDel="00ED5829">
              <w:rPr>
                <w:rFonts w:ascii="Arial" w:eastAsia="Times New Roman" w:hAnsi="Arial" w:cs="Arial"/>
                <w:sz w:val="24"/>
                <w:szCs w:val="24"/>
              </w:rPr>
              <w:delText xml:space="preserve">9. </w:delText>
            </w:r>
            <w:r w:rsidRPr="00672117" w:rsidDel="00ED5829">
              <w:rPr>
                <w:rFonts w:ascii="Arial" w:eastAsia="Times New Roman" w:hAnsi="Arial" w:cs="Arial"/>
                <w:sz w:val="24"/>
                <w:szCs w:val="24"/>
              </w:rPr>
              <w:tab/>
              <w:delText>Li S, Kang S, Li F, Zhang L. Evapotranspiration and crop coefficient of spring maize with plastic mulch using eddy covariance in northwest China. Agric Water Manag [Internet]. 2008 Nov;95(11):1214–22. Available from: https://linkinghub.elsevier.com/retrieve/pii/S0378377408001169</w:delText>
            </w:r>
          </w:del>
        </w:p>
        <w:p w14:paraId="51BE594C" w14:textId="20449013" w:rsidR="00196AD0" w:rsidRPr="00672117" w:rsidDel="00ED5829" w:rsidRDefault="00196AD0">
          <w:pPr>
            <w:autoSpaceDE w:val="0"/>
            <w:autoSpaceDN w:val="0"/>
            <w:ind w:hanging="640"/>
            <w:divId w:val="1074662179"/>
            <w:rPr>
              <w:del w:id="1114" w:author="Li, Bonan" w:date="2023-08-03T13:43:00Z"/>
              <w:rFonts w:ascii="Arial" w:eastAsia="Times New Roman" w:hAnsi="Arial" w:cs="Arial"/>
              <w:sz w:val="24"/>
              <w:szCs w:val="24"/>
            </w:rPr>
          </w:pPr>
          <w:del w:id="1115" w:author="Li, Bonan" w:date="2023-08-03T13:43:00Z">
            <w:r w:rsidRPr="00672117" w:rsidDel="00ED5829">
              <w:rPr>
                <w:rFonts w:ascii="Arial" w:eastAsia="Times New Roman" w:hAnsi="Arial" w:cs="Arial"/>
                <w:sz w:val="24"/>
                <w:szCs w:val="24"/>
              </w:rPr>
              <w:delText xml:space="preserve">10. </w:delText>
            </w:r>
            <w:r w:rsidRPr="00672117" w:rsidDel="00ED5829">
              <w:rPr>
                <w:rFonts w:ascii="Arial" w:eastAsia="Times New Roman" w:hAnsi="Arial" w:cs="Arial"/>
                <w:sz w:val="24"/>
                <w:szCs w:val="24"/>
              </w:rPr>
              <w:tab/>
              <w:delText>Lupascu M, Akhtar H, Smith TEL, Sukri RS. Post</w:delText>
            </w:r>
            <w:r w:rsidRPr="00672117" w:rsidDel="00ED5829">
              <w:rPr>
                <w:rFonts w:ascii="Cambria Math" w:eastAsia="Times New Roman" w:hAnsi="Cambria Math" w:cs="Cambria Math"/>
                <w:sz w:val="24"/>
                <w:szCs w:val="24"/>
              </w:rPr>
              <w:delText>‐</w:delText>
            </w:r>
            <w:r w:rsidRPr="00672117" w:rsidDel="00ED5829">
              <w:rPr>
                <w:rFonts w:ascii="Arial" w:eastAsia="Times New Roman" w:hAnsi="Arial" w:cs="Arial"/>
                <w:sz w:val="24"/>
                <w:szCs w:val="24"/>
              </w:rPr>
              <w:delText>fire carbon dynamics in the tropical peat swamp forests of Brunei reveal long</w:delText>
            </w:r>
            <w:r w:rsidRPr="00672117" w:rsidDel="00ED5829">
              <w:rPr>
                <w:rFonts w:ascii="Cambria Math" w:eastAsia="Times New Roman" w:hAnsi="Cambria Math" w:cs="Cambria Math"/>
                <w:sz w:val="24"/>
                <w:szCs w:val="24"/>
              </w:rPr>
              <w:delText>‐</w:delText>
            </w:r>
            <w:r w:rsidRPr="00672117" w:rsidDel="00ED5829">
              <w:rPr>
                <w:rFonts w:ascii="Arial" w:eastAsia="Times New Roman" w:hAnsi="Arial" w:cs="Arial"/>
                <w:sz w:val="24"/>
                <w:szCs w:val="24"/>
              </w:rPr>
              <w:delText>term elevated CH 4 flux. Glob Chang Biol [Internet]. 2020 Sep 15;26(9):5125–45. Available from: https://onlinelibrary.wiley.com/doi/10.1111/gcb.15195</w:delText>
            </w:r>
          </w:del>
        </w:p>
        <w:p w14:paraId="0E7488DC" w14:textId="594D160B" w:rsidR="00196AD0" w:rsidRPr="00672117" w:rsidDel="00ED5829" w:rsidRDefault="00196AD0">
          <w:pPr>
            <w:autoSpaceDE w:val="0"/>
            <w:autoSpaceDN w:val="0"/>
            <w:ind w:hanging="640"/>
            <w:divId w:val="1132555923"/>
            <w:rPr>
              <w:del w:id="1116" w:author="Li, Bonan" w:date="2023-08-03T13:43:00Z"/>
              <w:rFonts w:ascii="Arial" w:eastAsia="Times New Roman" w:hAnsi="Arial" w:cs="Arial"/>
              <w:sz w:val="24"/>
              <w:szCs w:val="24"/>
            </w:rPr>
          </w:pPr>
          <w:del w:id="1117" w:author="Li, Bonan" w:date="2023-08-03T13:43:00Z">
            <w:r w:rsidRPr="00672117" w:rsidDel="00ED5829">
              <w:rPr>
                <w:rFonts w:ascii="Arial" w:eastAsia="Times New Roman" w:hAnsi="Arial" w:cs="Arial"/>
                <w:sz w:val="24"/>
                <w:szCs w:val="24"/>
              </w:rPr>
              <w:delText xml:space="preserve">11. </w:delText>
            </w:r>
            <w:r w:rsidRPr="00672117" w:rsidDel="00ED5829">
              <w:rPr>
                <w:rFonts w:ascii="Arial" w:eastAsia="Times New Roman" w:hAnsi="Arial" w:cs="Arial"/>
                <w:sz w:val="24"/>
                <w:szCs w:val="24"/>
              </w:rPr>
              <w:tab/>
              <w:delText>Dubbert M, Werner C. Water fluxes mediated by vegetation: emerging isotopic insights at the soil and atmosphere interfaces. New Phytologist [Internet]. 2019 Mar 19;221(4):1754–63. Available from: https://onlinelibrary.wiley.com/doi/10.1111/nph.15547</w:delText>
            </w:r>
          </w:del>
        </w:p>
        <w:p w14:paraId="27B32801" w14:textId="11F22D4A" w:rsidR="00196AD0" w:rsidRPr="00672117" w:rsidDel="00ED5829" w:rsidRDefault="00196AD0">
          <w:pPr>
            <w:autoSpaceDE w:val="0"/>
            <w:autoSpaceDN w:val="0"/>
            <w:ind w:hanging="640"/>
            <w:divId w:val="842016855"/>
            <w:rPr>
              <w:del w:id="1118" w:author="Li, Bonan" w:date="2023-08-03T13:43:00Z"/>
              <w:rFonts w:ascii="Arial" w:eastAsia="Times New Roman" w:hAnsi="Arial" w:cs="Arial"/>
              <w:sz w:val="24"/>
              <w:szCs w:val="24"/>
            </w:rPr>
          </w:pPr>
          <w:del w:id="1119" w:author="Li, Bonan" w:date="2023-08-03T13:43:00Z">
            <w:r w:rsidRPr="00672117" w:rsidDel="00ED5829">
              <w:rPr>
                <w:rFonts w:ascii="Arial" w:eastAsia="Times New Roman" w:hAnsi="Arial" w:cs="Arial"/>
                <w:sz w:val="24"/>
                <w:szCs w:val="24"/>
              </w:rPr>
              <w:delText xml:space="preserve">12. </w:delText>
            </w:r>
            <w:r w:rsidRPr="00672117" w:rsidDel="00ED5829">
              <w:rPr>
                <w:rFonts w:ascii="Arial" w:eastAsia="Times New Roman" w:hAnsi="Arial" w:cs="Arial"/>
                <w:sz w:val="24"/>
                <w:szCs w:val="24"/>
              </w:rPr>
              <w:tab/>
              <w:delText xml:space="preserve">Whelan ME, Lennartz ST, Gimeno TE, Wehr R, Wohlfahrt G, Wang Y, et al. Reviews and syntheses: Carbonyl sulfide as a multi-scale tracer for carbon and </w:delText>
            </w:r>
            <w:r w:rsidRPr="00672117" w:rsidDel="00ED5829">
              <w:rPr>
                <w:rFonts w:ascii="Arial" w:eastAsia="Times New Roman" w:hAnsi="Arial" w:cs="Arial"/>
                <w:sz w:val="24"/>
                <w:szCs w:val="24"/>
              </w:rPr>
              <w:lastRenderedPageBreak/>
              <w:delText>water cycles. Biogeosciences [Internet]. 2018 Jun 18;15(12):3625–57. Available from: https://bg.copernicus.org/articles/15/3625/2018/</w:delText>
            </w:r>
          </w:del>
        </w:p>
        <w:p w14:paraId="1F127E2A" w14:textId="0E765489" w:rsidR="00196AD0" w:rsidRPr="00672117" w:rsidDel="00ED5829" w:rsidRDefault="00196AD0">
          <w:pPr>
            <w:autoSpaceDE w:val="0"/>
            <w:autoSpaceDN w:val="0"/>
            <w:ind w:hanging="640"/>
            <w:divId w:val="435907572"/>
            <w:rPr>
              <w:del w:id="1120" w:author="Li, Bonan" w:date="2023-08-03T13:43:00Z"/>
              <w:rFonts w:ascii="Arial" w:eastAsia="Times New Roman" w:hAnsi="Arial" w:cs="Arial"/>
              <w:sz w:val="24"/>
              <w:szCs w:val="24"/>
            </w:rPr>
          </w:pPr>
          <w:del w:id="1121" w:author="Li, Bonan" w:date="2023-08-03T13:43:00Z">
            <w:r w:rsidRPr="00672117" w:rsidDel="00ED5829">
              <w:rPr>
                <w:rFonts w:ascii="Arial" w:eastAsia="Times New Roman" w:hAnsi="Arial" w:cs="Arial"/>
                <w:sz w:val="24"/>
                <w:szCs w:val="24"/>
              </w:rPr>
              <w:delText xml:space="preserve">13. </w:delText>
            </w:r>
            <w:r w:rsidRPr="00672117" w:rsidDel="00ED5829">
              <w:rPr>
                <w:rFonts w:ascii="Arial" w:eastAsia="Times New Roman" w:hAnsi="Arial" w:cs="Arial"/>
                <w:sz w:val="24"/>
                <w:szCs w:val="24"/>
              </w:rPr>
              <w:tab/>
              <w:delText>Still CJ, Rastogi B, Page GFM, Griffith DM, Sibley A, Schulze M, et al. Imaging canopy temperature: shedding (thermal) light on ecosystem processes. New Phytologist [Internet]. 2021 Jun 2;230(5):1746–53. Available from: https://onlinelibrary.wiley.com/doi/10.1111/nph.17321</w:delText>
            </w:r>
          </w:del>
        </w:p>
        <w:p w14:paraId="237ED5E5" w14:textId="6948BECF" w:rsidR="00196AD0" w:rsidRPr="00672117" w:rsidDel="00ED5829" w:rsidRDefault="00196AD0">
          <w:pPr>
            <w:autoSpaceDE w:val="0"/>
            <w:autoSpaceDN w:val="0"/>
            <w:ind w:hanging="640"/>
            <w:divId w:val="397753878"/>
            <w:rPr>
              <w:del w:id="1122" w:author="Li, Bonan" w:date="2023-08-03T13:43:00Z"/>
              <w:rFonts w:ascii="Arial" w:eastAsia="Times New Roman" w:hAnsi="Arial" w:cs="Arial"/>
              <w:sz w:val="24"/>
              <w:szCs w:val="24"/>
            </w:rPr>
          </w:pPr>
          <w:del w:id="1123" w:author="Li, Bonan" w:date="2023-08-03T13:43:00Z">
            <w:r w:rsidRPr="00672117" w:rsidDel="00ED5829">
              <w:rPr>
                <w:rFonts w:ascii="Arial" w:eastAsia="Times New Roman" w:hAnsi="Arial" w:cs="Arial"/>
                <w:sz w:val="24"/>
                <w:szCs w:val="24"/>
              </w:rPr>
              <w:delText xml:space="preserve">14. </w:delText>
            </w:r>
            <w:r w:rsidRPr="00672117" w:rsidDel="00ED5829">
              <w:rPr>
                <w:rFonts w:ascii="Arial" w:eastAsia="Times New Roman" w:hAnsi="Arial" w:cs="Arial"/>
                <w:sz w:val="24"/>
                <w:szCs w:val="24"/>
              </w:rPr>
              <w:tab/>
              <w:delText>Guan K, Berry JA, Zhang Y, Joiner J, Guanter L, Badgley G, et al. Improving the monitoring of crop productivity using spaceborne solar</w:delText>
            </w:r>
            <w:r w:rsidRPr="00672117" w:rsidDel="00ED5829">
              <w:rPr>
                <w:rFonts w:ascii="Cambria Math" w:eastAsia="Times New Roman" w:hAnsi="Cambria Math" w:cs="Cambria Math"/>
                <w:sz w:val="24"/>
                <w:szCs w:val="24"/>
              </w:rPr>
              <w:delText>‐</w:delText>
            </w:r>
            <w:r w:rsidRPr="00672117" w:rsidDel="00ED5829">
              <w:rPr>
                <w:rFonts w:ascii="Arial" w:eastAsia="Times New Roman" w:hAnsi="Arial" w:cs="Arial"/>
                <w:sz w:val="24"/>
                <w:szCs w:val="24"/>
              </w:rPr>
              <w:delText>induced fluorescence. Glob Chang Biol [Internet]. 2016 Feb 10;22(2):716–26. Available from: https://onlinelibrary.wiley.com/doi/10.1111/gcb.13136</w:delText>
            </w:r>
          </w:del>
        </w:p>
        <w:p w14:paraId="53E0745A" w14:textId="11A960B3" w:rsidR="00196AD0" w:rsidRPr="00672117" w:rsidDel="00ED5829" w:rsidRDefault="00196AD0">
          <w:pPr>
            <w:autoSpaceDE w:val="0"/>
            <w:autoSpaceDN w:val="0"/>
            <w:ind w:hanging="640"/>
            <w:divId w:val="1610048622"/>
            <w:rPr>
              <w:del w:id="1124" w:author="Li, Bonan" w:date="2023-08-03T13:43:00Z"/>
              <w:rFonts w:ascii="Arial" w:eastAsia="Times New Roman" w:hAnsi="Arial" w:cs="Arial"/>
              <w:sz w:val="24"/>
              <w:szCs w:val="24"/>
            </w:rPr>
          </w:pPr>
          <w:del w:id="1125" w:author="Li, Bonan" w:date="2023-08-03T13:43:00Z">
            <w:r w:rsidRPr="00672117" w:rsidDel="00ED5829">
              <w:rPr>
                <w:rFonts w:ascii="Arial" w:eastAsia="Times New Roman" w:hAnsi="Arial" w:cs="Arial"/>
                <w:sz w:val="24"/>
                <w:szCs w:val="24"/>
              </w:rPr>
              <w:delText xml:space="preserve">15. </w:delText>
            </w:r>
            <w:r w:rsidRPr="00672117" w:rsidDel="00ED5829">
              <w:rPr>
                <w:rFonts w:ascii="Arial" w:eastAsia="Times New Roman" w:hAnsi="Arial" w:cs="Arial"/>
                <w:sz w:val="24"/>
                <w:szCs w:val="24"/>
              </w:rPr>
              <w:tab/>
              <w:delText>URycki DR, Bassiouni M, Good SP, Crump BC, Li B. The streamwater microbiome encodes hydrologic data across scales. Science of The Total Environment [Internet]. 2022 Nov;849:157911. Available from: https://linkinghub.elsevier.com/retrieve/pii/S0048969722050100</w:delText>
            </w:r>
          </w:del>
        </w:p>
        <w:p w14:paraId="64DC8971" w14:textId="21C818E3" w:rsidR="00196AD0" w:rsidRPr="00672117" w:rsidDel="00ED5829" w:rsidRDefault="00196AD0">
          <w:pPr>
            <w:autoSpaceDE w:val="0"/>
            <w:autoSpaceDN w:val="0"/>
            <w:ind w:hanging="640"/>
            <w:divId w:val="1712655890"/>
            <w:rPr>
              <w:del w:id="1126" w:author="Li, Bonan" w:date="2023-08-03T13:43:00Z"/>
              <w:rFonts w:ascii="Arial" w:eastAsia="Times New Roman" w:hAnsi="Arial" w:cs="Arial"/>
              <w:sz w:val="24"/>
              <w:szCs w:val="24"/>
            </w:rPr>
          </w:pPr>
          <w:del w:id="1127" w:author="Li, Bonan" w:date="2023-08-03T13:43:00Z">
            <w:r w:rsidRPr="00672117" w:rsidDel="00ED5829">
              <w:rPr>
                <w:rFonts w:ascii="Arial" w:eastAsia="Times New Roman" w:hAnsi="Arial" w:cs="Arial"/>
                <w:sz w:val="24"/>
                <w:szCs w:val="24"/>
              </w:rPr>
              <w:delText xml:space="preserve">16. </w:delText>
            </w:r>
            <w:r w:rsidRPr="00672117" w:rsidDel="00ED5829">
              <w:rPr>
                <w:rFonts w:ascii="Arial" w:eastAsia="Times New Roman" w:hAnsi="Arial" w:cs="Arial"/>
                <w:sz w:val="24"/>
                <w:szCs w:val="24"/>
              </w:rPr>
              <w:tab/>
              <w:delText>Bowen GJ, Good SP. Incorporating water isoscapes in hydrological and water resource investigations. WIREs Water [Internet]. 2015 Mar 16;2(2):107–19. Available from: https://onlinelibrary.wiley.com/doi/10.1002/wat2.1069</w:delText>
            </w:r>
          </w:del>
        </w:p>
        <w:p w14:paraId="7B91B1B4" w14:textId="34A09BA9" w:rsidR="00196AD0" w:rsidRPr="00672117" w:rsidDel="00ED5829" w:rsidRDefault="00196AD0">
          <w:pPr>
            <w:autoSpaceDE w:val="0"/>
            <w:autoSpaceDN w:val="0"/>
            <w:ind w:hanging="640"/>
            <w:divId w:val="1247375855"/>
            <w:rPr>
              <w:del w:id="1128" w:author="Li, Bonan" w:date="2023-08-03T13:43:00Z"/>
              <w:rFonts w:ascii="Arial" w:eastAsia="Times New Roman" w:hAnsi="Arial" w:cs="Arial"/>
              <w:sz w:val="24"/>
              <w:szCs w:val="24"/>
            </w:rPr>
          </w:pPr>
          <w:del w:id="1129" w:author="Li, Bonan" w:date="2023-08-03T13:43:00Z">
            <w:r w:rsidRPr="00672117" w:rsidDel="00ED5829">
              <w:rPr>
                <w:rFonts w:ascii="Arial" w:eastAsia="Times New Roman" w:hAnsi="Arial" w:cs="Arial"/>
                <w:sz w:val="24"/>
                <w:szCs w:val="24"/>
              </w:rPr>
              <w:delText xml:space="preserve">17. </w:delText>
            </w:r>
            <w:r w:rsidRPr="00672117" w:rsidDel="00ED5829">
              <w:rPr>
                <w:rFonts w:ascii="Arial" w:eastAsia="Times New Roman" w:hAnsi="Arial" w:cs="Arial"/>
                <w:sz w:val="24"/>
                <w:szCs w:val="24"/>
              </w:rPr>
              <w:tab/>
              <w:delText>Xiao W, Wei Z, Wen X. Evapotranspiration partitioning at the ecosystem scale using the stable isotope method—A review. Agric For Meteorol [Internet]. 2018 Dec;263:346–61. Available from: https://linkinghub.elsevier.com/retrieve/pii/S0168192318303009</w:delText>
            </w:r>
          </w:del>
        </w:p>
        <w:p w14:paraId="1F5B37AF" w14:textId="2E7F5AAC" w:rsidR="00196AD0" w:rsidRPr="00672117" w:rsidDel="00ED5829" w:rsidRDefault="00196AD0">
          <w:pPr>
            <w:autoSpaceDE w:val="0"/>
            <w:autoSpaceDN w:val="0"/>
            <w:ind w:hanging="640"/>
            <w:divId w:val="359937016"/>
            <w:rPr>
              <w:del w:id="1130" w:author="Li, Bonan" w:date="2023-08-03T13:43:00Z"/>
              <w:rFonts w:ascii="Arial" w:eastAsia="Times New Roman" w:hAnsi="Arial" w:cs="Arial"/>
              <w:sz w:val="24"/>
              <w:szCs w:val="24"/>
            </w:rPr>
          </w:pPr>
          <w:del w:id="1131" w:author="Li, Bonan" w:date="2023-08-03T13:43:00Z">
            <w:r w:rsidRPr="00672117" w:rsidDel="00ED5829">
              <w:rPr>
                <w:rFonts w:ascii="Arial" w:eastAsia="Times New Roman" w:hAnsi="Arial" w:cs="Arial"/>
                <w:sz w:val="24"/>
                <w:szCs w:val="24"/>
              </w:rPr>
              <w:delText xml:space="preserve">18. </w:delText>
            </w:r>
            <w:r w:rsidRPr="00672117" w:rsidDel="00ED5829">
              <w:rPr>
                <w:rFonts w:ascii="Arial" w:eastAsia="Times New Roman" w:hAnsi="Arial" w:cs="Arial"/>
                <w:sz w:val="24"/>
                <w:szCs w:val="24"/>
              </w:rPr>
              <w:tab/>
              <w:delText>Berkelhammer M, Hu J, Bailey A, Noone DC, Still CJ, Barnard H, et al. The nocturnal water cycle in an open-canopy forest. Journal of Geophysical Research: Atmospheres [Internet]. 2013 Sep 16;118(17):10,225-10,242. Available from: http://doi.wiley.com/10.1002/jgrd.50701</w:delText>
            </w:r>
          </w:del>
        </w:p>
        <w:p w14:paraId="097400A1" w14:textId="4D74EBF5" w:rsidR="00196AD0" w:rsidRPr="00672117" w:rsidDel="00ED5829" w:rsidRDefault="00196AD0">
          <w:pPr>
            <w:autoSpaceDE w:val="0"/>
            <w:autoSpaceDN w:val="0"/>
            <w:ind w:hanging="640"/>
            <w:divId w:val="1358772789"/>
            <w:rPr>
              <w:del w:id="1132" w:author="Li, Bonan" w:date="2023-08-03T13:43:00Z"/>
              <w:rFonts w:ascii="Arial" w:eastAsia="Times New Roman" w:hAnsi="Arial" w:cs="Arial"/>
              <w:sz w:val="24"/>
              <w:szCs w:val="24"/>
            </w:rPr>
          </w:pPr>
          <w:del w:id="1133" w:author="Li, Bonan" w:date="2023-08-03T13:43:00Z">
            <w:r w:rsidRPr="00672117" w:rsidDel="00ED5829">
              <w:rPr>
                <w:rFonts w:ascii="Arial" w:eastAsia="Times New Roman" w:hAnsi="Arial" w:cs="Arial"/>
                <w:sz w:val="24"/>
                <w:szCs w:val="24"/>
              </w:rPr>
              <w:delText xml:space="preserve">19. </w:delText>
            </w:r>
            <w:r w:rsidRPr="00672117" w:rsidDel="00ED5829">
              <w:rPr>
                <w:rFonts w:ascii="Arial" w:eastAsia="Times New Roman" w:hAnsi="Arial" w:cs="Arial"/>
                <w:sz w:val="24"/>
                <w:szCs w:val="24"/>
              </w:rPr>
              <w:tab/>
              <w:delText>Lee SC, Christen A, Black TA, Jassal RS, Ketler R, Nesic Z. Partitioning of net ecosystem exchange into photosynthesis and respiration using continuous stable isotope measurements in a Pacific Northwest Douglas-fir forest ecosystem. Agric For Meteorol [Internet]. 2020 Oct;292–293:108109. Available from: https://linkinghub.elsevier.com/retrieve/pii/S0168192320302112</w:delText>
            </w:r>
          </w:del>
        </w:p>
        <w:p w14:paraId="4248E1FA" w14:textId="148033AE" w:rsidR="00196AD0" w:rsidRPr="00672117" w:rsidDel="00ED5829" w:rsidRDefault="00196AD0">
          <w:pPr>
            <w:autoSpaceDE w:val="0"/>
            <w:autoSpaceDN w:val="0"/>
            <w:ind w:hanging="640"/>
            <w:divId w:val="719473589"/>
            <w:rPr>
              <w:del w:id="1134" w:author="Li, Bonan" w:date="2023-08-03T13:43:00Z"/>
              <w:rFonts w:ascii="Arial" w:eastAsia="Times New Roman" w:hAnsi="Arial" w:cs="Arial"/>
              <w:sz w:val="24"/>
              <w:szCs w:val="24"/>
            </w:rPr>
          </w:pPr>
          <w:del w:id="1135" w:author="Li, Bonan" w:date="2023-08-03T13:43:00Z">
            <w:r w:rsidRPr="00672117" w:rsidDel="00ED5829">
              <w:rPr>
                <w:rFonts w:ascii="Arial" w:eastAsia="Times New Roman" w:hAnsi="Arial" w:cs="Arial"/>
                <w:sz w:val="24"/>
                <w:szCs w:val="24"/>
              </w:rPr>
              <w:delText xml:space="preserve">20. </w:delText>
            </w:r>
            <w:r w:rsidRPr="00672117" w:rsidDel="00ED5829">
              <w:rPr>
                <w:rFonts w:ascii="Arial" w:eastAsia="Times New Roman" w:hAnsi="Arial" w:cs="Arial"/>
                <w:sz w:val="24"/>
                <w:szCs w:val="24"/>
              </w:rPr>
              <w:tab/>
              <w:delText xml:space="preserve">Orlowski N, Breuer L, Angeli N, Boeckx P, Brumbt C, Cook CS, et al. Inter-laboratory comparison of cryogenic water extraction systems for stable isotope analysis of soil water. Hydrol Earth Syst Sci. 2018 Jul 6;22(7):3619–37. </w:delText>
            </w:r>
          </w:del>
        </w:p>
        <w:p w14:paraId="01120439" w14:textId="1215EE0B" w:rsidR="00196AD0" w:rsidRPr="00672117" w:rsidDel="00ED5829" w:rsidRDefault="00196AD0">
          <w:pPr>
            <w:autoSpaceDE w:val="0"/>
            <w:autoSpaceDN w:val="0"/>
            <w:ind w:hanging="640"/>
            <w:divId w:val="242374253"/>
            <w:rPr>
              <w:del w:id="1136" w:author="Li, Bonan" w:date="2023-08-03T13:43:00Z"/>
              <w:rFonts w:ascii="Arial" w:eastAsia="Times New Roman" w:hAnsi="Arial" w:cs="Arial"/>
              <w:sz w:val="24"/>
              <w:szCs w:val="24"/>
            </w:rPr>
          </w:pPr>
          <w:del w:id="1137" w:author="Li, Bonan" w:date="2023-08-03T13:43:00Z">
            <w:r w:rsidRPr="00672117" w:rsidDel="00ED5829">
              <w:rPr>
                <w:rFonts w:ascii="Arial" w:eastAsia="Times New Roman" w:hAnsi="Arial" w:cs="Arial"/>
                <w:sz w:val="24"/>
                <w:szCs w:val="24"/>
              </w:rPr>
              <w:delText xml:space="preserve">21. </w:delText>
            </w:r>
            <w:r w:rsidRPr="00672117" w:rsidDel="00ED5829">
              <w:rPr>
                <w:rFonts w:ascii="Arial" w:eastAsia="Times New Roman" w:hAnsi="Arial" w:cs="Arial"/>
                <w:sz w:val="24"/>
                <w:szCs w:val="24"/>
              </w:rPr>
              <w:tab/>
              <w:delText xml:space="preserve">Gemery PA, Trolier M, White JWC. Oxygen isotope exchange between carbon dioxide and water following atmospheric sampling using glass flasks. Journal of Geophysical Research: Atmospheres. 1996 Jun 20;101(D9):14415–20. </w:delText>
            </w:r>
          </w:del>
        </w:p>
        <w:p w14:paraId="2B38AE5D" w14:textId="2DD254C0" w:rsidR="00196AD0" w:rsidRPr="00672117" w:rsidDel="00ED5829" w:rsidRDefault="00196AD0">
          <w:pPr>
            <w:autoSpaceDE w:val="0"/>
            <w:autoSpaceDN w:val="0"/>
            <w:ind w:hanging="640"/>
            <w:divId w:val="692878848"/>
            <w:rPr>
              <w:del w:id="1138" w:author="Li, Bonan" w:date="2023-08-03T13:43:00Z"/>
              <w:rFonts w:ascii="Arial" w:eastAsia="Times New Roman" w:hAnsi="Arial" w:cs="Arial"/>
              <w:sz w:val="24"/>
              <w:szCs w:val="24"/>
            </w:rPr>
          </w:pPr>
          <w:del w:id="1139" w:author="Li, Bonan" w:date="2023-08-03T13:43:00Z">
            <w:r w:rsidRPr="00672117" w:rsidDel="00ED5829">
              <w:rPr>
                <w:rFonts w:ascii="Arial" w:eastAsia="Times New Roman" w:hAnsi="Arial" w:cs="Arial"/>
                <w:sz w:val="24"/>
                <w:szCs w:val="24"/>
              </w:rPr>
              <w:lastRenderedPageBreak/>
              <w:delText xml:space="preserve">22. </w:delText>
            </w:r>
            <w:r w:rsidRPr="00672117" w:rsidDel="00ED5829">
              <w:rPr>
                <w:rFonts w:ascii="Arial" w:eastAsia="Times New Roman" w:hAnsi="Arial" w:cs="Arial"/>
                <w:sz w:val="24"/>
                <w:szCs w:val="24"/>
              </w:rPr>
              <w:tab/>
              <w:delText xml:space="preserve">Fiorella RP, Good SP, Allen ST, Guo JS, Still CJ, Noone DC, et al. Calibration Strategies for Detecting Macroscale Patterns in NEON Atmospheric Carbon Isotope Observations. J Geophys Res Biogeosci. 2021 Mar 26;126(3). </w:delText>
            </w:r>
          </w:del>
        </w:p>
        <w:p w14:paraId="3885ED58" w14:textId="14F00A70" w:rsidR="00196AD0" w:rsidRPr="00672117" w:rsidDel="00ED5829" w:rsidRDefault="00196AD0">
          <w:pPr>
            <w:autoSpaceDE w:val="0"/>
            <w:autoSpaceDN w:val="0"/>
            <w:ind w:hanging="640"/>
            <w:divId w:val="70470739"/>
            <w:rPr>
              <w:del w:id="1140" w:author="Li, Bonan" w:date="2023-08-03T13:43:00Z"/>
              <w:rFonts w:ascii="Arial" w:eastAsia="Times New Roman" w:hAnsi="Arial" w:cs="Arial"/>
              <w:sz w:val="24"/>
              <w:szCs w:val="24"/>
            </w:rPr>
          </w:pPr>
          <w:del w:id="1141" w:author="Li, Bonan" w:date="2023-08-03T13:43:00Z">
            <w:r w:rsidRPr="00672117" w:rsidDel="00ED5829">
              <w:rPr>
                <w:rFonts w:ascii="Arial" w:eastAsia="Times New Roman" w:hAnsi="Arial" w:cs="Arial"/>
                <w:sz w:val="24"/>
                <w:szCs w:val="24"/>
              </w:rPr>
              <w:delText xml:space="preserve">23. </w:delText>
            </w:r>
            <w:r w:rsidRPr="00672117" w:rsidDel="00ED5829">
              <w:rPr>
                <w:rFonts w:ascii="Arial" w:eastAsia="Times New Roman" w:hAnsi="Arial" w:cs="Arial"/>
                <w:sz w:val="24"/>
                <w:szCs w:val="24"/>
              </w:rPr>
              <w:tab/>
              <w:delText xml:space="preserve">Finkenbiner CE, Li B, Spencer L, Butler Z, Haagsma M, Fiorella RP, et al. The NEON Daily Isotopic Composition of Environmental Exchanges Dataset. Sci Data. 2022 Dec 21;9(1):353. </w:delText>
            </w:r>
          </w:del>
        </w:p>
        <w:p w14:paraId="04EF19DC" w14:textId="2C2DA449" w:rsidR="00196AD0" w:rsidRPr="00672117" w:rsidDel="00ED5829" w:rsidRDefault="00196AD0">
          <w:pPr>
            <w:autoSpaceDE w:val="0"/>
            <w:autoSpaceDN w:val="0"/>
            <w:ind w:hanging="640"/>
            <w:divId w:val="412702528"/>
            <w:rPr>
              <w:del w:id="1142" w:author="Li, Bonan" w:date="2023-08-03T13:43:00Z"/>
              <w:rFonts w:ascii="Arial" w:eastAsia="Times New Roman" w:hAnsi="Arial" w:cs="Arial"/>
              <w:sz w:val="24"/>
              <w:szCs w:val="24"/>
            </w:rPr>
          </w:pPr>
          <w:del w:id="1143" w:author="Li, Bonan" w:date="2023-08-03T13:43:00Z">
            <w:r w:rsidRPr="00672117" w:rsidDel="00ED5829">
              <w:rPr>
                <w:rFonts w:ascii="Arial" w:eastAsia="Times New Roman" w:hAnsi="Arial" w:cs="Arial"/>
                <w:sz w:val="24"/>
                <w:szCs w:val="24"/>
              </w:rPr>
              <w:delText xml:space="preserve">24. </w:delText>
            </w:r>
            <w:r w:rsidRPr="00672117" w:rsidDel="00ED5829">
              <w:rPr>
                <w:rFonts w:ascii="Arial" w:eastAsia="Times New Roman" w:hAnsi="Arial" w:cs="Arial"/>
                <w:sz w:val="24"/>
                <w:szCs w:val="24"/>
              </w:rPr>
              <w:tab/>
              <w:delText>Cover TM, Thomas JA. Elements of Information Theory [Internet]. Wiley; 2005. Available from: https://onlinelibrary.wiley.com/doi/book/10.1002/047174882X</w:delText>
            </w:r>
          </w:del>
        </w:p>
        <w:p w14:paraId="63BFB049" w14:textId="0C7FA422" w:rsidR="00196AD0" w:rsidRPr="00672117" w:rsidDel="00ED5829" w:rsidRDefault="00196AD0">
          <w:pPr>
            <w:autoSpaceDE w:val="0"/>
            <w:autoSpaceDN w:val="0"/>
            <w:ind w:hanging="640"/>
            <w:divId w:val="1436362886"/>
            <w:rPr>
              <w:del w:id="1144" w:author="Li, Bonan" w:date="2023-08-03T13:43:00Z"/>
              <w:rFonts w:ascii="Arial" w:eastAsia="Times New Roman" w:hAnsi="Arial" w:cs="Arial"/>
              <w:sz w:val="24"/>
              <w:szCs w:val="24"/>
            </w:rPr>
          </w:pPr>
          <w:del w:id="1145" w:author="Li, Bonan" w:date="2023-08-03T13:43:00Z">
            <w:r w:rsidRPr="00672117" w:rsidDel="00ED5829">
              <w:rPr>
                <w:rFonts w:ascii="Arial" w:eastAsia="Times New Roman" w:hAnsi="Arial" w:cs="Arial"/>
                <w:sz w:val="24"/>
                <w:szCs w:val="24"/>
              </w:rPr>
              <w:delText xml:space="preserve">25. </w:delText>
            </w:r>
            <w:r w:rsidRPr="00672117" w:rsidDel="00ED5829">
              <w:rPr>
                <w:rFonts w:ascii="Arial" w:eastAsia="Times New Roman" w:hAnsi="Arial" w:cs="Arial"/>
                <w:sz w:val="24"/>
                <w:szCs w:val="24"/>
              </w:rPr>
              <w:tab/>
              <w:delText>Goodwell AE, Kumar P. Temporal information partitioning: Characterizing synergy, uniqueness, and redundancy in interacting environmental variables. Water Resour Res [Internet]. 2017 Jul 24;53(7):5920–42. Available from: https://onlinelibrary.wiley.com/doi/10.1002/2016WR020216</w:delText>
            </w:r>
          </w:del>
        </w:p>
        <w:p w14:paraId="4BDAD688" w14:textId="0297F26F" w:rsidR="00196AD0" w:rsidRPr="00672117" w:rsidDel="00ED5829" w:rsidRDefault="00196AD0">
          <w:pPr>
            <w:autoSpaceDE w:val="0"/>
            <w:autoSpaceDN w:val="0"/>
            <w:ind w:hanging="640"/>
            <w:divId w:val="861284025"/>
            <w:rPr>
              <w:del w:id="1146" w:author="Li, Bonan" w:date="2023-08-03T13:43:00Z"/>
              <w:rFonts w:ascii="Arial" w:eastAsia="Times New Roman" w:hAnsi="Arial" w:cs="Arial"/>
              <w:sz w:val="24"/>
              <w:szCs w:val="24"/>
            </w:rPr>
          </w:pPr>
          <w:del w:id="1147" w:author="Li, Bonan" w:date="2023-08-03T13:43:00Z">
            <w:r w:rsidRPr="00672117" w:rsidDel="00ED5829">
              <w:rPr>
                <w:rFonts w:ascii="Arial" w:eastAsia="Times New Roman" w:hAnsi="Arial" w:cs="Arial"/>
                <w:sz w:val="24"/>
                <w:szCs w:val="24"/>
              </w:rPr>
              <w:delText xml:space="preserve">26. </w:delText>
            </w:r>
            <w:r w:rsidRPr="00672117" w:rsidDel="00ED5829">
              <w:rPr>
                <w:rFonts w:ascii="Arial" w:eastAsia="Times New Roman" w:hAnsi="Arial" w:cs="Arial"/>
                <w:sz w:val="24"/>
                <w:szCs w:val="24"/>
              </w:rPr>
              <w:tab/>
              <w:delText>Williams PL, Beer RD. Nonnegative Decomposition of Multivariate Information. 2010 Apr 14; Available from: http://arxiv.org/abs/1004.2515</w:delText>
            </w:r>
          </w:del>
        </w:p>
        <w:p w14:paraId="2564FC78" w14:textId="02CCBC59" w:rsidR="00196AD0" w:rsidRPr="00672117" w:rsidDel="00ED5829" w:rsidRDefault="00196AD0">
          <w:pPr>
            <w:autoSpaceDE w:val="0"/>
            <w:autoSpaceDN w:val="0"/>
            <w:ind w:hanging="640"/>
            <w:divId w:val="239213696"/>
            <w:rPr>
              <w:del w:id="1148" w:author="Li, Bonan" w:date="2023-08-03T13:43:00Z"/>
              <w:rFonts w:ascii="Arial" w:eastAsia="Times New Roman" w:hAnsi="Arial" w:cs="Arial"/>
              <w:sz w:val="24"/>
              <w:szCs w:val="24"/>
            </w:rPr>
          </w:pPr>
          <w:del w:id="1149" w:author="Li, Bonan" w:date="2023-08-03T13:43:00Z">
            <w:r w:rsidRPr="00672117" w:rsidDel="00ED5829">
              <w:rPr>
                <w:rFonts w:ascii="Arial" w:eastAsia="Times New Roman" w:hAnsi="Arial" w:cs="Arial"/>
                <w:sz w:val="24"/>
                <w:szCs w:val="24"/>
              </w:rPr>
              <w:delText xml:space="preserve">27. </w:delText>
            </w:r>
            <w:r w:rsidRPr="00672117" w:rsidDel="00ED5829">
              <w:rPr>
                <w:rFonts w:ascii="Arial" w:eastAsia="Times New Roman" w:hAnsi="Arial" w:cs="Arial"/>
                <w:sz w:val="24"/>
                <w:szCs w:val="24"/>
              </w:rPr>
              <w:tab/>
              <w:delText>Barnett DT, Adler PB, Chemel BR, Duffy PA, Enquist BJ, Grace JB, et al. The plant diversity sampling design for The National Ecological Observatory Network. Ecosphere [Internet]. 2019 Feb 25;10(2). Available from: https://onlinelibrary.wiley.com/doi/10.1002/ecs2.2603</w:delText>
            </w:r>
          </w:del>
        </w:p>
        <w:p w14:paraId="2E365200" w14:textId="6C7D4F26" w:rsidR="00196AD0" w:rsidRPr="00672117" w:rsidDel="00ED5829" w:rsidRDefault="00196AD0">
          <w:pPr>
            <w:autoSpaceDE w:val="0"/>
            <w:autoSpaceDN w:val="0"/>
            <w:ind w:hanging="640"/>
            <w:divId w:val="1809711272"/>
            <w:rPr>
              <w:del w:id="1150" w:author="Li, Bonan" w:date="2023-08-03T13:43:00Z"/>
              <w:rFonts w:ascii="Arial" w:eastAsia="Times New Roman" w:hAnsi="Arial" w:cs="Arial"/>
              <w:sz w:val="24"/>
              <w:szCs w:val="24"/>
            </w:rPr>
          </w:pPr>
          <w:del w:id="1151" w:author="Li, Bonan" w:date="2023-08-03T13:43:00Z">
            <w:r w:rsidRPr="00672117" w:rsidDel="00ED5829">
              <w:rPr>
                <w:rFonts w:ascii="Arial" w:eastAsia="Times New Roman" w:hAnsi="Arial" w:cs="Arial"/>
                <w:sz w:val="24"/>
                <w:szCs w:val="24"/>
              </w:rPr>
              <w:delText xml:space="preserve">28. </w:delText>
            </w:r>
            <w:r w:rsidRPr="00672117" w:rsidDel="00ED5829">
              <w:rPr>
                <w:rFonts w:ascii="Arial" w:eastAsia="Times New Roman" w:hAnsi="Arial" w:cs="Arial"/>
                <w:sz w:val="24"/>
                <w:szCs w:val="24"/>
              </w:rPr>
              <w:tab/>
              <w:delText>National Ecological Observatory Network (NEON). Bundled data products - eddy covariance (DP4.00200.001) [Internet]. National Ecological Observatory Network (NEON); 2022. Available from: https://data.neonscience.org</w:delText>
            </w:r>
          </w:del>
        </w:p>
        <w:p w14:paraId="74F48BA2" w14:textId="05181244" w:rsidR="00196AD0" w:rsidRPr="00672117" w:rsidDel="00ED5829" w:rsidRDefault="00196AD0">
          <w:pPr>
            <w:autoSpaceDE w:val="0"/>
            <w:autoSpaceDN w:val="0"/>
            <w:ind w:hanging="640"/>
            <w:divId w:val="895748407"/>
            <w:rPr>
              <w:del w:id="1152" w:author="Li, Bonan" w:date="2023-08-03T13:43:00Z"/>
              <w:rFonts w:ascii="Arial" w:eastAsia="Times New Roman" w:hAnsi="Arial" w:cs="Arial"/>
              <w:sz w:val="24"/>
              <w:szCs w:val="24"/>
            </w:rPr>
          </w:pPr>
          <w:del w:id="1153" w:author="Li, Bonan" w:date="2023-08-03T13:43:00Z">
            <w:r w:rsidRPr="00672117" w:rsidDel="00ED5829">
              <w:rPr>
                <w:rFonts w:ascii="Arial" w:eastAsia="Times New Roman" w:hAnsi="Arial" w:cs="Arial"/>
                <w:sz w:val="24"/>
                <w:szCs w:val="24"/>
              </w:rPr>
              <w:delText xml:space="preserve">29. </w:delText>
            </w:r>
            <w:r w:rsidRPr="00672117" w:rsidDel="00ED5829">
              <w:rPr>
                <w:rFonts w:ascii="Arial" w:eastAsia="Times New Roman" w:hAnsi="Arial" w:cs="Arial"/>
                <w:sz w:val="24"/>
                <w:szCs w:val="24"/>
              </w:rPr>
              <w:tab/>
              <w:delText xml:space="preserve">National Ecological Observatory Network (NEON). Relative humidity (DP1.00098.001). National Ecological Observatory Network (NEON); 2022. </w:delText>
            </w:r>
          </w:del>
        </w:p>
        <w:p w14:paraId="649DCA8C" w14:textId="5551541E" w:rsidR="00196AD0" w:rsidRPr="00672117" w:rsidDel="00ED5829" w:rsidRDefault="00196AD0">
          <w:pPr>
            <w:autoSpaceDE w:val="0"/>
            <w:autoSpaceDN w:val="0"/>
            <w:ind w:hanging="640"/>
            <w:divId w:val="538126579"/>
            <w:rPr>
              <w:del w:id="1154" w:author="Li, Bonan" w:date="2023-08-03T13:43:00Z"/>
              <w:rFonts w:ascii="Arial" w:eastAsia="Times New Roman" w:hAnsi="Arial" w:cs="Arial"/>
              <w:sz w:val="24"/>
              <w:szCs w:val="24"/>
            </w:rPr>
          </w:pPr>
          <w:del w:id="1155" w:author="Li, Bonan" w:date="2023-08-03T13:43:00Z">
            <w:r w:rsidRPr="00672117" w:rsidDel="00ED5829">
              <w:rPr>
                <w:rFonts w:ascii="Arial" w:eastAsia="Times New Roman" w:hAnsi="Arial" w:cs="Arial"/>
                <w:sz w:val="24"/>
                <w:szCs w:val="24"/>
              </w:rPr>
              <w:delText xml:space="preserve">30. </w:delText>
            </w:r>
            <w:r w:rsidRPr="00672117" w:rsidDel="00ED5829">
              <w:rPr>
                <w:rFonts w:ascii="Arial" w:eastAsia="Times New Roman" w:hAnsi="Arial" w:cs="Arial"/>
                <w:sz w:val="24"/>
                <w:szCs w:val="24"/>
              </w:rPr>
              <w:tab/>
              <w:delText>Finkenbiner CE, Li B, Spencer L, Butler Z, Haagsma M, Fiorella RP, et al. The NEON Daily Isotopic Composition of Environmental Exchanges Dataset. Sci Data [Internet]. 2022 Dec 21;9(1):353. Available from: https://www.nature.com/articles/s41597-022-01412-4</w:delText>
            </w:r>
          </w:del>
        </w:p>
        <w:p w14:paraId="14705113" w14:textId="318ED4D8" w:rsidR="00196AD0" w:rsidRPr="00672117" w:rsidDel="00ED5829" w:rsidRDefault="00196AD0">
          <w:pPr>
            <w:autoSpaceDE w:val="0"/>
            <w:autoSpaceDN w:val="0"/>
            <w:ind w:hanging="640"/>
            <w:divId w:val="1951274567"/>
            <w:rPr>
              <w:del w:id="1156" w:author="Li, Bonan" w:date="2023-08-03T13:43:00Z"/>
              <w:rFonts w:ascii="Arial" w:eastAsia="Times New Roman" w:hAnsi="Arial" w:cs="Arial"/>
              <w:sz w:val="24"/>
              <w:szCs w:val="24"/>
            </w:rPr>
          </w:pPr>
          <w:del w:id="1157" w:author="Li, Bonan" w:date="2023-08-03T13:43:00Z">
            <w:r w:rsidRPr="00672117" w:rsidDel="00ED5829">
              <w:rPr>
                <w:rFonts w:ascii="Arial" w:eastAsia="Times New Roman" w:hAnsi="Arial" w:cs="Arial"/>
                <w:sz w:val="24"/>
                <w:szCs w:val="24"/>
              </w:rPr>
              <w:delText xml:space="preserve">31. </w:delText>
            </w:r>
            <w:r w:rsidRPr="00672117" w:rsidDel="00ED5829">
              <w:rPr>
                <w:rFonts w:ascii="Arial" w:eastAsia="Times New Roman" w:hAnsi="Arial" w:cs="Arial"/>
                <w:sz w:val="24"/>
                <w:szCs w:val="24"/>
              </w:rPr>
              <w:tab/>
              <w:delText>Silverman BW. Density Estimation for Statistics and Data Analysis [Internet]. Routledge; 2018. Available from: https://www.taylorfrancis.com/books/9781351456173</w:delText>
            </w:r>
          </w:del>
        </w:p>
        <w:p w14:paraId="33E3152D" w14:textId="7E4D0DBC" w:rsidR="00196AD0" w:rsidRPr="00672117" w:rsidDel="00ED5829" w:rsidRDefault="00196AD0">
          <w:pPr>
            <w:autoSpaceDE w:val="0"/>
            <w:autoSpaceDN w:val="0"/>
            <w:ind w:hanging="640"/>
            <w:divId w:val="836775195"/>
            <w:rPr>
              <w:del w:id="1158" w:author="Li, Bonan" w:date="2023-08-03T13:43:00Z"/>
              <w:rFonts w:ascii="Arial" w:eastAsia="Times New Roman" w:hAnsi="Arial" w:cs="Arial"/>
              <w:sz w:val="24"/>
              <w:szCs w:val="24"/>
            </w:rPr>
          </w:pPr>
          <w:del w:id="1159" w:author="Li, Bonan" w:date="2023-08-03T13:43:00Z">
            <w:r w:rsidRPr="00672117" w:rsidDel="00ED5829">
              <w:rPr>
                <w:rFonts w:ascii="Arial" w:eastAsia="Times New Roman" w:hAnsi="Arial" w:cs="Arial"/>
                <w:sz w:val="24"/>
                <w:szCs w:val="24"/>
              </w:rPr>
              <w:delText xml:space="preserve">32. </w:delText>
            </w:r>
            <w:r w:rsidRPr="00672117" w:rsidDel="00ED5829">
              <w:rPr>
                <w:rFonts w:ascii="Arial" w:eastAsia="Times New Roman" w:hAnsi="Arial" w:cs="Arial"/>
                <w:sz w:val="24"/>
                <w:szCs w:val="24"/>
              </w:rPr>
              <w:tab/>
              <w:delText>Goodwell AE, Kumar P, Fellows AW, Flerchinger GN. Dynamic process connectivity explains ecohydrologic responses to rainfall pulses and drought. Proceedings of the National Academy of Sciences [Internet]. 2018 Sep 11;115(37). Available from: https://pnas.org/doi/full/10.1073/pnas.1800236115</w:delText>
            </w:r>
          </w:del>
        </w:p>
        <w:p w14:paraId="29B03FEF" w14:textId="7068945A" w:rsidR="00196AD0" w:rsidRPr="00672117" w:rsidDel="00ED5829" w:rsidRDefault="00196AD0">
          <w:pPr>
            <w:autoSpaceDE w:val="0"/>
            <w:autoSpaceDN w:val="0"/>
            <w:ind w:hanging="640"/>
            <w:divId w:val="1908613698"/>
            <w:rPr>
              <w:del w:id="1160" w:author="Li, Bonan" w:date="2023-08-03T13:43:00Z"/>
              <w:rFonts w:ascii="Arial" w:eastAsia="Times New Roman" w:hAnsi="Arial" w:cs="Arial"/>
              <w:sz w:val="24"/>
              <w:szCs w:val="24"/>
            </w:rPr>
          </w:pPr>
          <w:del w:id="1161" w:author="Li, Bonan" w:date="2023-08-03T13:43:00Z">
            <w:r w:rsidRPr="00672117" w:rsidDel="00ED5829">
              <w:rPr>
                <w:rFonts w:ascii="Arial" w:eastAsia="Times New Roman" w:hAnsi="Arial" w:cs="Arial"/>
                <w:sz w:val="24"/>
                <w:szCs w:val="24"/>
              </w:rPr>
              <w:delText xml:space="preserve">33. </w:delText>
            </w:r>
            <w:r w:rsidRPr="00672117" w:rsidDel="00ED5829">
              <w:rPr>
                <w:rFonts w:ascii="Arial" w:eastAsia="Times New Roman" w:hAnsi="Arial" w:cs="Arial"/>
                <w:sz w:val="24"/>
                <w:szCs w:val="24"/>
              </w:rPr>
              <w:tab/>
              <w:delText xml:space="preserve">Goodwell AE, Kumar P. Temporal information partitioning: Characterizing synergy, uniqueness, and redundancy in interacting environmental variables. Water Resour Res. 2017 Jul 24;53(7):5920–42. </w:delText>
            </w:r>
          </w:del>
        </w:p>
        <w:p w14:paraId="69916C78" w14:textId="3F8A68F0" w:rsidR="00196AD0" w:rsidRPr="00672117" w:rsidDel="00ED5829" w:rsidRDefault="00196AD0">
          <w:pPr>
            <w:autoSpaceDE w:val="0"/>
            <w:autoSpaceDN w:val="0"/>
            <w:ind w:hanging="640"/>
            <w:divId w:val="1036082343"/>
            <w:rPr>
              <w:del w:id="1162" w:author="Li, Bonan" w:date="2023-08-03T13:43:00Z"/>
              <w:rFonts w:ascii="Arial" w:eastAsia="Times New Roman" w:hAnsi="Arial" w:cs="Arial"/>
              <w:sz w:val="24"/>
              <w:szCs w:val="24"/>
            </w:rPr>
          </w:pPr>
          <w:del w:id="1163" w:author="Li, Bonan" w:date="2023-08-03T13:43:00Z">
            <w:r w:rsidRPr="00672117" w:rsidDel="00ED5829">
              <w:rPr>
                <w:rFonts w:ascii="Arial" w:eastAsia="Times New Roman" w:hAnsi="Arial" w:cs="Arial"/>
                <w:sz w:val="24"/>
                <w:szCs w:val="24"/>
              </w:rPr>
              <w:lastRenderedPageBreak/>
              <w:delText xml:space="preserve">34. </w:delText>
            </w:r>
            <w:r w:rsidRPr="00672117" w:rsidDel="00ED5829">
              <w:rPr>
                <w:rFonts w:ascii="Arial" w:eastAsia="Times New Roman" w:hAnsi="Arial" w:cs="Arial"/>
                <w:sz w:val="24"/>
                <w:szCs w:val="24"/>
              </w:rPr>
              <w:tab/>
              <w:delText>Yusup Y, Liu H. Effects of persistent wind speeds on turbulent fluxes in the water-atmosphere interface. Theor Appl Climatol [Internet]. 2020 Apr 13;140(1–2):313–25. Available from: http://link.springer.com/10.1007/s00704-019-03084-4</w:delText>
            </w:r>
          </w:del>
        </w:p>
        <w:p w14:paraId="0AFB1DB9" w14:textId="7B5E57F1" w:rsidR="00196AD0" w:rsidRPr="00672117" w:rsidDel="00ED5829" w:rsidRDefault="00196AD0">
          <w:pPr>
            <w:autoSpaceDE w:val="0"/>
            <w:autoSpaceDN w:val="0"/>
            <w:ind w:hanging="640"/>
            <w:divId w:val="558712892"/>
            <w:rPr>
              <w:del w:id="1164" w:author="Li, Bonan" w:date="2023-08-03T13:43:00Z"/>
              <w:rFonts w:ascii="Arial" w:eastAsia="Times New Roman" w:hAnsi="Arial" w:cs="Arial"/>
              <w:sz w:val="24"/>
              <w:szCs w:val="24"/>
            </w:rPr>
          </w:pPr>
          <w:del w:id="1165" w:author="Li, Bonan" w:date="2023-08-03T13:43:00Z">
            <w:r w:rsidRPr="00672117" w:rsidDel="00ED5829">
              <w:rPr>
                <w:rFonts w:ascii="Arial" w:eastAsia="Times New Roman" w:hAnsi="Arial" w:cs="Arial"/>
                <w:sz w:val="24"/>
                <w:szCs w:val="24"/>
              </w:rPr>
              <w:delText xml:space="preserve">35. </w:delText>
            </w:r>
            <w:r w:rsidRPr="00672117" w:rsidDel="00ED5829">
              <w:rPr>
                <w:rFonts w:ascii="Arial" w:eastAsia="Times New Roman" w:hAnsi="Arial" w:cs="Arial"/>
                <w:sz w:val="24"/>
                <w:szCs w:val="24"/>
              </w:rPr>
              <w:tab/>
              <w:delText>Cosgrove BA, Lohmann D, Mitchell KE, Houser PR, Wood EF, Schaake JC, et al. Real</w:delText>
            </w:r>
            <w:r w:rsidRPr="00672117" w:rsidDel="00ED5829">
              <w:rPr>
                <w:rFonts w:ascii="Cambria Math" w:eastAsia="Times New Roman" w:hAnsi="Cambria Math" w:cs="Cambria Math"/>
                <w:sz w:val="24"/>
                <w:szCs w:val="24"/>
              </w:rPr>
              <w:delText>‐</w:delText>
            </w:r>
            <w:r w:rsidRPr="00672117" w:rsidDel="00ED5829">
              <w:rPr>
                <w:rFonts w:ascii="Arial" w:eastAsia="Times New Roman" w:hAnsi="Arial" w:cs="Arial"/>
                <w:sz w:val="24"/>
                <w:szCs w:val="24"/>
              </w:rPr>
              <w:delText>time and retrospective forcing in the North American Land Data Assimilation System (NLDAS) project. Journal of Geophysical Research: Atmospheres [Internet]. 2003 Nov 27;108(D22):2002JD003118. Available from: https://onlinelibrary.wiley.com/doi/abs/10.1029/2002JD003118</w:delText>
            </w:r>
          </w:del>
        </w:p>
        <w:p w14:paraId="5EB00BC9" w14:textId="115D7719" w:rsidR="00196AD0" w:rsidRPr="00672117" w:rsidDel="00ED5829" w:rsidRDefault="00196AD0">
          <w:pPr>
            <w:autoSpaceDE w:val="0"/>
            <w:autoSpaceDN w:val="0"/>
            <w:ind w:hanging="640"/>
            <w:divId w:val="1235431431"/>
            <w:rPr>
              <w:del w:id="1166" w:author="Li, Bonan" w:date="2023-08-03T13:43:00Z"/>
              <w:rFonts w:ascii="Arial" w:eastAsia="Times New Roman" w:hAnsi="Arial" w:cs="Arial"/>
              <w:sz w:val="24"/>
              <w:szCs w:val="24"/>
            </w:rPr>
          </w:pPr>
          <w:del w:id="1167" w:author="Li, Bonan" w:date="2023-08-03T13:43:00Z">
            <w:r w:rsidRPr="00672117" w:rsidDel="00ED5829">
              <w:rPr>
                <w:rFonts w:ascii="Arial" w:eastAsia="Times New Roman" w:hAnsi="Arial" w:cs="Arial"/>
                <w:sz w:val="24"/>
                <w:szCs w:val="24"/>
              </w:rPr>
              <w:delText xml:space="preserve">36. </w:delText>
            </w:r>
            <w:r w:rsidRPr="00672117" w:rsidDel="00ED5829">
              <w:rPr>
                <w:rFonts w:ascii="Arial" w:eastAsia="Times New Roman" w:hAnsi="Arial" w:cs="Arial"/>
                <w:sz w:val="24"/>
                <w:szCs w:val="24"/>
              </w:rPr>
              <w:tab/>
              <w:delText>Rodell M, Houser PR, Jambor U, Gottschalck J, Mitchell K, Meng CJ, et al. The Global Land Data Assimilation System. Bull Am Meteorol Soc [Internet]. 2004 Mar;85(3):381–94. Available from: https://journals.ametsoc.org/doi/10.1175/BAMS-85-3-381</w:delText>
            </w:r>
          </w:del>
        </w:p>
        <w:p w14:paraId="22C10619" w14:textId="5908CCB3" w:rsidR="00196AD0" w:rsidRPr="00672117" w:rsidDel="00ED5829" w:rsidRDefault="00196AD0">
          <w:pPr>
            <w:autoSpaceDE w:val="0"/>
            <w:autoSpaceDN w:val="0"/>
            <w:ind w:hanging="640"/>
            <w:divId w:val="434061706"/>
            <w:rPr>
              <w:del w:id="1168" w:author="Li, Bonan" w:date="2023-08-03T13:43:00Z"/>
              <w:rFonts w:ascii="Arial" w:eastAsia="Times New Roman" w:hAnsi="Arial" w:cs="Arial"/>
              <w:sz w:val="24"/>
              <w:szCs w:val="24"/>
            </w:rPr>
          </w:pPr>
          <w:del w:id="1169" w:author="Li, Bonan" w:date="2023-08-03T13:43:00Z">
            <w:r w:rsidRPr="00672117" w:rsidDel="00ED5829">
              <w:rPr>
                <w:rFonts w:ascii="Arial" w:eastAsia="Times New Roman" w:hAnsi="Arial" w:cs="Arial"/>
                <w:sz w:val="24"/>
                <w:szCs w:val="24"/>
              </w:rPr>
              <w:delText xml:space="preserve">37. </w:delText>
            </w:r>
            <w:r w:rsidRPr="00672117" w:rsidDel="00ED5829">
              <w:rPr>
                <w:rFonts w:ascii="Arial" w:eastAsia="Times New Roman" w:hAnsi="Arial" w:cs="Arial"/>
                <w:sz w:val="24"/>
                <w:szCs w:val="24"/>
              </w:rPr>
              <w:tab/>
              <w:delText>Safa B, Arkebauer TJ, Zhu Q, Suyker A, Irmak S. Net Ecosystem Exchange (NEE) simulation in maize using artificial neural networks. IFAC Journal of Systems and Control [Internet]. 2019 Mar;7:100036. Available from: https://linkinghub.elsevier.com/retrieve/pii/S2468601817302584</w:delText>
            </w:r>
          </w:del>
        </w:p>
        <w:p w14:paraId="6213AC05" w14:textId="514B11DF" w:rsidR="00196AD0" w:rsidRPr="00672117" w:rsidDel="00ED5829" w:rsidRDefault="00196AD0">
          <w:pPr>
            <w:autoSpaceDE w:val="0"/>
            <w:autoSpaceDN w:val="0"/>
            <w:ind w:hanging="640"/>
            <w:divId w:val="1634797131"/>
            <w:rPr>
              <w:del w:id="1170" w:author="Li, Bonan" w:date="2023-08-03T13:43:00Z"/>
              <w:rFonts w:ascii="Arial" w:eastAsia="Times New Roman" w:hAnsi="Arial" w:cs="Arial"/>
              <w:sz w:val="24"/>
              <w:szCs w:val="24"/>
            </w:rPr>
          </w:pPr>
          <w:del w:id="1171" w:author="Li, Bonan" w:date="2023-08-03T13:43:00Z">
            <w:r w:rsidRPr="00672117" w:rsidDel="00ED5829">
              <w:rPr>
                <w:rFonts w:ascii="Arial" w:eastAsia="Times New Roman" w:hAnsi="Arial" w:cs="Arial"/>
                <w:sz w:val="24"/>
                <w:szCs w:val="24"/>
              </w:rPr>
              <w:delText xml:space="preserve">38. </w:delText>
            </w:r>
            <w:r w:rsidRPr="00672117" w:rsidDel="00ED5829">
              <w:rPr>
                <w:rFonts w:ascii="Arial" w:eastAsia="Times New Roman" w:hAnsi="Arial" w:cs="Arial"/>
                <w:sz w:val="24"/>
                <w:szCs w:val="24"/>
              </w:rPr>
              <w:tab/>
              <w:delText>Talsma C, Good S, Miralles D, Fisher J, Martens B, Jimenez C, et al. Sensitivity of Evapotranspiration Components in Remote Sensing-Based Models. Remote Sens (Basel) [Internet]. 2018 Oct 9;10(10):1601. Available from: http://www.mdpi.com/2072-4292/10/10/1601</w:delText>
            </w:r>
          </w:del>
        </w:p>
        <w:p w14:paraId="27BB2BD6" w14:textId="5ABCF352" w:rsidR="00196AD0" w:rsidRPr="00672117" w:rsidDel="00ED5829" w:rsidRDefault="00196AD0">
          <w:pPr>
            <w:autoSpaceDE w:val="0"/>
            <w:autoSpaceDN w:val="0"/>
            <w:ind w:hanging="640"/>
            <w:divId w:val="1692028093"/>
            <w:rPr>
              <w:del w:id="1172" w:author="Li, Bonan" w:date="2023-08-03T13:43:00Z"/>
              <w:rFonts w:ascii="Arial" w:eastAsia="Times New Roman" w:hAnsi="Arial" w:cs="Arial"/>
              <w:sz w:val="24"/>
              <w:szCs w:val="24"/>
            </w:rPr>
          </w:pPr>
          <w:del w:id="1173" w:author="Li, Bonan" w:date="2023-08-03T13:43:00Z">
            <w:r w:rsidRPr="00672117" w:rsidDel="00ED5829">
              <w:rPr>
                <w:rFonts w:ascii="Arial" w:eastAsia="Times New Roman" w:hAnsi="Arial" w:cs="Arial"/>
                <w:sz w:val="24"/>
                <w:szCs w:val="24"/>
              </w:rPr>
              <w:delText xml:space="preserve">39. </w:delText>
            </w:r>
            <w:r w:rsidRPr="00672117" w:rsidDel="00ED5829">
              <w:rPr>
                <w:rFonts w:ascii="Arial" w:eastAsia="Times New Roman" w:hAnsi="Arial" w:cs="Arial"/>
                <w:sz w:val="24"/>
                <w:szCs w:val="24"/>
              </w:rPr>
              <w:tab/>
              <w:delText>Yetemen O, Istanbulluoglu E, Flores-Cervantes JH, Vivoni ER, Bras RL. Ecohydrologic role of solar radiation on landscape evolution. Water Resour Res [Internet]. 2015 Feb;51(2):1127–57. Available from: http://doi.wiley.com/10.1002/2014WR016169</w:delText>
            </w:r>
          </w:del>
        </w:p>
        <w:p w14:paraId="528D796C" w14:textId="08A756A6" w:rsidR="00196AD0" w:rsidRPr="00672117" w:rsidDel="00ED5829" w:rsidRDefault="00196AD0">
          <w:pPr>
            <w:autoSpaceDE w:val="0"/>
            <w:autoSpaceDN w:val="0"/>
            <w:ind w:hanging="640"/>
            <w:divId w:val="203489919"/>
            <w:rPr>
              <w:del w:id="1174" w:author="Li, Bonan" w:date="2023-08-03T13:43:00Z"/>
              <w:rFonts w:ascii="Arial" w:eastAsia="Times New Roman" w:hAnsi="Arial" w:cs="Arial"/>
              <w:sz w:val="24"/>
              <w:szCs w:val="24"/>
            </w:rPr>
          </w:pPr>
          <w:del w:id="1175" w:author="Li, Bonan" w:date="2023-08-03T13:43:00Z">
            <w:r w:rsidRPr="00672117" w:rsidDel="00ED5829">
              <w:rPr>
                <w:rFonts w:ascii="Arial" w:eastAsia="Times New Roman" w:hAnsi="Arial" w:cs="Arial"/>
                <w:sz w:val="24"/>
                <w:szCs w:val="24"/>
              </w:rPr>
              <w:delText xml:space="preserve">40. </w:delText>
            </w:r>
            <w:r w:rsidRPr="00672117" w:rsidDel="00ED5829">
              <w:rPr>
                <w:rFonts w:ascii="Arial" w:eastAsia="Times New Roman" w:hAnsi="Arial" w:cs="Arial"/>
                <w:sz w:val="24"/>
                <w:szCs w:val="24"/>
              </w:rPr>
              <w:tab/>
              <w:delText>Clausius R. Ueber die bewegende Kraft der Wärme und die Gesetze, welche sich daraus für die Wärmelehre selbst ableiten lassen. Annalen der Physik und Chemie [Internet]. 1850;155(4):500–24. Available from: https://onlinelibrary.wiley.com/doi/10.1002/andp.18501550403</w:delText>
            </w:r>
          </w:del>
        </w:p>
        <w:p w14:paraId="1878056B" w14:textId="0393844A" w:rsidR="00196AD0" w:rsidRPr="00672117" w:rsidDel="00ED5829" w:rsidRDefault="00196AD0">
          <w:pPr>
            <w:autoSpaceDE w:val="0"/>
            <w:autoSpaceDN w:val="0"/>
            <w:ind w:hanging="640"/>
            <w:divId w:val="1290820259"/>
            <w:rPr>
              <w:del w:id="1176" w:author="Li, Bonan" w:date="2023-08-03T13:43:00Z"/>
              <w:rFonts w:ascii="Arial" w:eastAsia="Times New Roman" w:hAnsi="Arial" w:cs="Arial"/>
              <w:sz w:val="24"/>
              <w:szCs w:val="24"/>
            </w:rPr>
          </w:pPr>
          <w:del w:id="1177" w:author="Li, Bonan" w:date="2023-08-03T13:43:00Z">
            <w:r w:rsidRPr="00672117" w:rsidDel="00ED5829">
              <w:rPr>
                <w:rFonts w:ascii="Arial" w:eastAsia="Times New Roman" w:hAnsi="Arial" w:cs="Arial"/>
                <w:sz w:val="24"/>
                <w:szCs w:val="24"/>
              </w:rPr>
              <w:delText xml:space="preserve">41. </w:delText>
            </w:r>
            <w:r w:rsidRPr="00672117" w:rsidDel="00ED5829">
              <w:rPr>
                <w:rFonts w:ascii="Arial" w:eastAsia="Times New Roman" w:hAnsi="Arial" w:cs="Arial"/>
                <w:sz w:val="24"/>
                <w:szCs w:val="24"/>
              </w:rPr>
              <w:tab/>
              <w:delText>Chen J, Wen J, Kang S, Meng X, Tian H, Ma X, et al. Assessments of the factors controlling latent heat flux and the coupling degree between an alpine wetland and the atmosphere on the Qinghai-Tibetan Plateau in summer. Atmos Res [Internet]. 2020 Aug;240:104937. Available from: https://linkinghub.elsevier.com/retrieve/pii/S016980951931573X</w:delText>
            </w:r>
          </w:del>
        </w:p>
        <w:p w14:paraId="4F74A3E6" w14:textId="2B8710F7" w:rsidR="00196AD0" w:rsidRPr="00672117" w:rsidDel="00ED5829" w:rsidRDefault="00196AD0">
          <w:pPr>
            <w:autoSpaceDE w:val="0"/>
            <w:autoSpaceDN w:val="0"/>
            <w:ind w:hanging="640"/>
            <w:divId w:val="981273389"/>
            <w:rPr>
              <w:del w:id="1178" w:author="Li, Bonan" w:date="2023-08-03T13:43:00Z"/>
              <w:rFonts w:ascii="Arial" w:eastAsia="Times New Roman" w:hAnsi="Arial" w:cs="Arial"/>
              <w:sz w:val="24"/>
              <w:szCs w:val="24"/>
            </w:rPr>
          </w:pPr>
          <w:del w:id="1179" w:author="Li, Bonan" w:date="2023-08-03T13:43:00Z">
            <w:r w:rsidRPr="00672117" w:rsidDel="00ED5829">
              <w:rPr>
                <w:rFonts w:ascii="Arial" w:eastAsia="Times New Roman" w:hAnsi="Arial" w:cs="Arial"/>
                <w:sz w:val="24"/>
                <w:szCs w:val="24"/>
              </w:rPr>
              <w:delText xml:space="preserve">42. </w:delText>
            </w:r>
            <w:r w:rsidRPr="00672117" w:rsidDel="00ED5829">
              <w:rPr>
                <w:rFonts w:ascii="Arial" w:eastAsia="Times New Roman" w:hAnsi="Arial" w:cs="Arial"/>
                <w:sz w:val="24"/>
                <w:szCs w:val="24"/>
              </w:rPr>
              <w:tab/>
              <w:delText>Niu S, Luo Y, Fei S, Yuan W, Schimel D, Law BE, et al. Thermal optimality of net ecosystem exchange of carbon dioxide and underlying mechanisms. New Phytologist [Internet]. 2012 May 7;194(3):775–83. Available from: https://onlinelibrary.wiley.com/doi/10.1111/j.1469-8137.2012.04095.x</w:delText>
            </w:r>
          </w:del>
        </w:p>
        <w:p w14:paraId="48C09A14" w14:textId="23395D87" w:rsidR="00196AD0" w:rsidRPr="00672117" w:rsidDel="00ED5829" w:rsidRDefault="00196AD0">
          <w:pPr>
            <w:autoSpaceDE w:val="0"/>
            <w:autoSpaceDN w:val="0"/>
            <w:ind w:hanging="640"/>
            <w:divId w:val="1028944870"/>
            <w:rPr>
              <w:del w:id="1180" w:author="Li, Bonan" w:date="2023-08-03T13:43:00Z"/>
              <w:rFonts w:ascii="Arial" w:eastAsia="Times New Roman" w:hAnsi="Arial" w:cs="Arial"/>
              <w:sz w:val="24"/>
              <w:szCs w:val="24"/>
            </w:rPr>
          </w:pPr>
          <w:del w:id="1181" w:author="Li, Bonan" w:date="2023-08-03T13:43:00Z">
            <w:r w:rsidRPr="00672117" w:rsidDel="00ED5829">
              <w:rPr>
                <w:rFonts w:ascii="Arial" w:eastAsia="Times New Roman" w:hAnsi="Arial" w:cs="Arial"/>
                <w:sz w:val="24"/>
                <w:szCs w:val="24"/>
              </w:rPr>
              <w:lastRenderedPageBreak/>
              <w:delText xml:space="preserve">43. </w:delText>
            </w:r>
            <w:r w:rsidRPr="00672117" w:rsidDel="00ED5829">
              <w:rPr>
                <w:rFonts w:ascii="Arial" w:eastAsia="Times New Roman" w:hAnsi="Arial" w:cs="Arial"/>
                <w:sz w:val="24"/>
                <w:szCs w:val="24"/>
              </w:rPr>
              <w:tab/>
              <w:delText>Gu L, Meyers T, Pallardy SG, Hanson PJ, Yang B, Heuer M, et al. Direct and indirect effects of atmospheric conditions and soil moisture on surface energy partitioning revealed by a prolonged drought at a temperate forest site. J Geophys Res [Internet]. 2006;111(D16):D16102. Available from: http://doi.wiley.com/10.1029/2006JD007161</w:delText>
            </w:r>
          </w:del>
        </w:p>
        <w:p w14:paraId="1FE3BDD8" w14:textId="31EEF260" w:rsidR="00196AD0" w:rsidRPr="00672117" w:rsidDel="00ED5829" w:rsidRDefault="00196AD0">
          <w:pPr>
            <w:autoSpaceDE w:val="0"/>
            <w:autoSpaceDN w:val="0"/>
            <w:ind w:hanging="640"/>
            <w:divId w:val="1500537001"/>
            <w:rPr>
              <w:del w:id="1182" w:author="Li, Bonan" w:date="2023-08-03T13:43:00Z"/>
              <w:rFonts w:ascii="Arial" w:eastAsia="Times New Roman" w:hAnsi="Arial" w:cs="Arial"/>
              <w:sz w:val="24"/>
              <w:szCs w:val="24"/>
            </w:rPr>
          </w:pPr>
          <w:del w:id="1183" w:author="Li, Bonan" w:date="2023-08-03T13:43:00Z">
            <w:r w:rsidRPr="00672117" w:rsidDel="00ED5829">
              <w:rPr>
                <w:rFonts w:ascii="Arial" w:eastAsia="Times New Roman" w:hAnsi="Arial" w:cs="Arial"/>
                <w:sz w:val="24"/>
                <w:szCs w:val="24"/>
              </w:rPr>
              <w:delText xml:space="preserve">44. </w:delText>
            </w:r>
            <w:r w:rsidRPr="00672117" w:rsidDel="00ED5829">
              <w:rPr>
                <w:rFonts w:ascii="Arial" w:eastAsia="Times New Roman" w:hAnsi="Arial" w:cs="Arial"/>
                <w:sz w:val="24"/>
                <w:szCs w:val="24"/>
              </w:rPr>
              <w:tab/>
              <w:delText>Tong B, Guo J, Xu H, Wang Y, Li H, Bian L, et al. Effects of soil moisture, net radiation, and atmospheric vapor pressure deficit on surface evaporation fraction at a semi-arid grass site. Science of The Total Environment [Internet]. 2022 Nov;849:157890. Available from: https://linkinghub.elsevier.com/retrieve/pii/S0048969722049890</w:delText>
            </w:r>
          </w:del>
        </w:p>
        <w:p w14:paraId="7EF6D35E" w14:textId="7BAAD940" w:rsidR="00196AD0" w:rsidRPr="00672117" w:rsidDel="00ED5829" w:rsidRDefault="00196AD0">
          <w:pPr>
            <w:autoSpaceDE w:val="0"/>
            <w:autoSpaceDN w:val="0"/>
            <w:ind w:hanging="640"/>
            <w:divId w:val="1419129608"/>
            <w:rPr>
              <w:del w:id="1184" w:author="Li, Bonan" w:date="2023-08-03T13:43:00Z"/>
              <w:rFonts w:ascii="Arial" w:eastAsia="Times New Roman" w:hAnsi="Arial" w:cs="Arial"/>
              <w:sz w:val="24"/>
              <w:szCs w:val="24"/>
            </w:rPr>
          </w:pPr>
          <w:del w:id="1185" w:author="Li, Bonan" w:date="2023-08-03T13:43:00Z">
            <w:r w:rsidRPr="00672117" w:rsidDel="00ED5829">
              <w:rPr>
                <w:rFonts w:ascii="Arial" w:eastAsia="Times New Roman" w:hAnsi="Arial" w:cs="Arial"/>
                <w:sz w:val="24"/>
                <w:szCs w:val="24"/>
              </w:rPr>
              <w:delText xml:space="preserve">45. </w:delText>
            </w:r>
            <w:r w:rsidRPr="00672117" w:rsidDel="00ED5829">
              <w:rPr>
                <w:rFonts w:ascii="Arial" w:eastAsia="Times New Roman" w:hAnsi="Arial" w:cs="Arial"/>
                <w:sz w:val="24"/>
                <w:szCs w:val="24"/>
              </w:rPr>
              <w:tab/>
              <w:delText>Wang P, Li D, Liao W, Rigden A, Wang W. Contrasting Evaporative Responses of Ecosystems to Heatwaves Traced to the Opposing Roles of Vapor Pressure Deficit and Surface Resistance. Water Resour Res [Internet]. 2019 Jun 4;55(6):4550–63. Available from: https://onlinelibrary.wiley.com/doi/10.1029/2019WR024771</w:delText>
            </w:r>
          </w:del>
        </w:p>
        <w:p w14:paraId="5E17BD6D" w14:textId="7AA4A547" w:rsidR="00196AD0" w:rsidRPr="00672117" w:rsidDel="00ED5829" w:rsidRDefault="00196AD0">
          <w:pPr>
            <w:autoSpaceDE w:val="0"/>
            <w:autoSpaceDN w:val="0"/>
            <w:ind w:hanging="640"/>
            <w:divId w:val="1313607642"/>
            <w:rPr>
              <w:del w:id="1186" w:author="Li, Bonan" w:date="2023-08-03T13:43:00Z"/>
              <w:rFonts w:ascii="Arial" w:eastAsia="Times New Roman" w:hAnsi="Arial" w:cs="Arial"/>
              <w:sz w:val="24"/>
              <w:szCs w:val="24"/>
            </w:rPr>
          </w:pPr>
          <w:del w:id="1187" w:author="Li, Bonan" w:date="2023-08-03T13:43:00Z">
            <w:r w:rsidRPr="00672117" w:rsidDel="00ED5829">
              <w:rPr>
                <w:rFonts w:ascii="Arial" w:eastAsia="Times New Roman" w:hAnsi="Arial" w:cs="Arial"/>
                <w:sz w:val="24"/>
                <w:szCs w:val="24"/>
              </w:rPr>
              <w:delText xml:space="preserve">46. </w:delText>
            </w:r>
            <w:r w:rsidRPr="00672117" w:rsidDel="00ED5829">
              <w:rPr>
                <w:rFonts w:ascii="Arial" w:eastAsia="Times New Roman" w:hAnsi="Arial" w:cs="Arial"/>
                <w:sz w:val="24"/>
                <w:szCs w:val="24"/>
              </w:rPr>
              <w:tab/>
              <w:delText>Grossiord C, Buckley TN, Cernusak LA, Novick KA, Poulter B, Siegwolf RTW, et al. Plant responses to rising vapor pressure deficit. New Phytologist [Internet]. 2020 Jun 20;226(6):1550–66. Available from: https://onlinelibrary.wiley.com/doi/10.1111/nph.16485</w:delText>
            </w:r>
          </w:del>
        </w:p>
        <w:p w14:paraId="4FCAD73D" w14:textId="4133DD1B" w:rsidR="00196AD0" w:rsidRPr="00672117" w:rsidDel="00ED5829" w:rsidRDefault="00196AD0">
          <w:pPr>
            <w:autoSpaceDE w:val="0"/>
            <w:autoSpaceDN w:val="0"/>
            <w:ind w:hanging="640"/>
            <w:divId w:val="411391884"/>
            <w:rPr>
              <w:del w:id="1188" w:author="Li, Bonan" w:date="2023-08-03T13:43:00Z"/>
              <w:rFonts w:ascii="Arial" w:eastAsia="Times New Roman" w:hAnsi="Arial" w:cs="Arial"/>
              <w:sz w:val="24"/>
              <w:szCs w:val="24"/>
            </w:rPr>
          </w:pPr>
          <w:del w:id="1189" w:author="Li, Bonan" w:date="2023-08-03T13:43:00Z">
            <w:r w:rsidRPr="00672117" w:rsidDel="00ED5829">
              <w:rPr>
                <w:rFonts w:ascii="Arial" w:eastAsia="Times New Roman" w:hAnsi="Arial" w:cs="Arial"/>
                <w:sz w:val="24"/>
                <w:szCs w:val="24"/>
              </w:rPr>
              <w:delText xml:space="preserve">47. </w:delText>
            </w:r>
            <w:r w:rsidRPr="00672117" w:rsidDel="00ED5829">
              <w:rPr>
                <w:rFonts w:ascii="Arial" w:eastAsia="Times New Roman" w:hAnsi="Arial" w:cs="Arial"/>
                <w:sz w:val="24"/>
                <w:szCs w:val="24"/>
              </w:rPr>
              <w:tab/>
              <w:delText>Yang Y, Cui Y, Bai K, Luo T, Dai J, Wang W, et al. Short-term forecasting of daily reference evapotranspiration using the reduced-set Penman-Monteith model and public weather forecasts. Agric Water Manag [Internet]. 2019 Jan;211:70–80. Available from: https://linkinghub.elsevier.com/retrieve/pii/S0378377418314732</w:delText>
            </w:r>
          </w:del>
        </w:p>
        <w:p w14:paraId="33B0146E" w14:textId="0025E8A0" w:rsidR="00196AD0" w:rsidRPr="00672117" w:rsidDel="00ED5829" w:rsidRDefault="00196AD0">
          <w:pPr>
            <w:autoSpaceDE w:val="0"/>
            <w:autoSpaceDN w:val="0"/>
            <w:ind w:hanging="640"/>
            <w:divId w:val="903442876"/>
            <w:rPr>
              <w:del w:id="1190" w:author="Li, Bonan" w:date="2023-08-03T13:43:00Z"/>
              <w:rFonts w:ascii="Arial" w:eastAsia="Times New Roman" w:hAnsi="Arial" w:cs="Arial"/>
              <w:sz w:val="24"/>
              <w:szCs w:val="24"/>
            </w:rPr>
          </w:pPr>
          <w:del w:id="1191" w:author="Li, Bonan" w:date="2023-08-03T13:43:00Z">
            <w:r w:rsidRPr="00672117" w:rsidDel="00ED5829">
              <w:rPr>
                <w:rFonts w:ascii="Arial" w:eastAsia="Times New Roman" w:hAnsi="Arial" w:cs="Arial"/>
                <w:sz w:val="24"/>
                <w:szCs w:val="24"/>
              </w:rPr>
              <w:delText xml:space="preserve">48. </w:delText>
            </w:r>
            <w:r w:rsidRPr="00672117" w:rsidDel="00ED5829">
              <w:rPr>
                <w:rFonts w:ascii="Arial" w:eastAsia="Times New Roman" w:hAnsi="Arial" w:cs="Arial"/>
                <w:sz w:val="24"/>
                <w:szCs w:val="24"/>
              </w:rPr>
              <w:tab/>
              <w:delText>Liu X, Zhang D. Trend analysis of reference evapotranspiration in Northwest China: The roles of changing wind speed and surface air temperature. Hydrol Process [Internet]. 2013 Dec 30;27(26):3941–8. Available from: https://onlinelibrary.wiley.com/doi/10.1002/hyp.9527</w:delText>
            </w:r>
          </w:del>
        </w:p>
        <w:p w14:paraId="050C8E91" w14:textId="330F9368" w:rsidR="00196AD0" w:rsidRPr="00672117" w:rsidDel="00ED5829" w:rsidRDefault="00196AD0">
          <w:pPr>
            <w:autoSpaceDE w:val="0"/>
            <w:autoSpaceDN w:val="0"/>
            <w:ind w:hanging="640"/>
            <w:divId w:val="1461150642"/>
            <w:rPr>
              <w:del w:id="1192" w:author="Li, Bonan" w:date="2023-08-03T13:43:00Z"/>
              <w:rFonts w:ascii="Arial" w:eastAsia="Times New Roman" w:hAnsi="Arial" w:cs="Arial"/>
              <w:sz w:val="24"/>
              <w:szCs w:val="24"/>
            </w:rPr>
          </w:pPr>
          <w:del w:id="1193" w:author="Li, Bonan" w:date="2023-08-03T13:43:00Z">
            <w:r w:rsidRPr="00672117" w:rsidDel="00ED5829">
              <w:rPr>
                <w:rFonts w:ascii="Arial" w:eastAsia="Times New Roman" w:hAnsi="Arial" w:cs="Arial"/>
                <w:sz w:val="24"/>
                <w:szCs w:val="24"/>
              </w:rPr>
              <w:delText xml:space="preserve">49. </w:delText>
            </w:r>
            <w:r w:rsidRPr="00672117" w:rsidDel="00ED5829">
              <w:rPr>
                <w:rFonts w:ascii="Arial" w:eastAsia="Times New Roman" w:hAnsi="Arial" w:cs="Arial"/>
                <w:sz w:val="24"/>
                <w:szCs w:val="24"/>
              </w:rPr>
              <w:tab/>
              <w:delText>Ruddell BL, Drewry DT, Nearing GS. Information Theory for Model Diagnostics: Structural Error is Indicated by Trade</w:delText>
            </w:r>
            <w:r w:rsidRPr="00672117" w:rsidDel="00ED5829">
              <w:rPr>
                <w:rFonts w:ascii="Cambria Math" w:eastAsia="Times New Roman" w:hAnsi="Cambria Math" w:cs="Cambria Math"/>
                <w:sz w:val="24"/>
                <w:szCs w:val="24"/>
              </w:rPr>
              <w:delText>‐</w:delText>
            </w:r>
            <w:r w:rsidRPr="00672117" w:rsidDel="00ED5829">
              <w:rPr>
                <w:rFonts w:ascii="Arial" w:eastAsia="Times New Roman" w:hAnsi="Arial" w:cs="Arial"/>
                <w:sz w:val="24"/>
                <w:szCs w:val="24"/>
              </w:rPr>
              <w:delText>Off Between Functional and Predictive Performance. Water Resour Res [Internet]. 2019 Aug 6;55(8):6534–54. Available from: https://onlinelibrary.wiley.com/doi/10.1029/2018WR023692</w:delText>
            </w:r>
          </w:del>
        </w:p>
        <w:p w14:paraId="4DC5F28B" w14:textId="0D2BC8EC" w:rsidR="00196AD0" w:rsidRPr="00672117" w:rsidDel="00ED5829" w:rsidRDefault="00196AD0">
          <w:pPr>
            <w:autoSpaceDE w:val="0"/>
            <w:autoSpaceDN w:val="0"/>
            <w:ind w:hanging="640"/>
            <w:divId w:val="1002125774"/>
            <w:rPr>
              <w:del w:id="1194" w:author="Li, Bonan" w:date="2023-08-03T13:43:00Z"/>
              <w:rFonts w:ascii="Arial" w:eastAsia="Times New Roman" w:hAnsi="Arial" w:cs="Arial"/>
              <w:sz w:val="24"/>
              <w:szCs w:val="24"/>
            </w:rPr>
          </w:pPr>
          <w:del w:id="1195" w:author="Li, Bonan" w:date="2023-08-03T13:43:00Z">
            <w:r w:rsidRPr="00672117" w:rsidDel="00ED5829">
              <w:rPr>
                <w:rFonts w:ascii="Arial" w:eastAsia="Times New Roman" w:hAnsi="Arial" w:cs="Arial"/>
                <w:sz w:val="24"/>
                <w:szCs w:val="24"/>
              </w:rPr>
              <w:delText xml:space="preserve">50. </w:delText>
            </w:r>
            <w:r w:rsidRPr="00672117" w:rsidDel="00ED5829">
              <w:rPr>
                <w:rFonts w:ascii="Arial" w:eastAsia="Times New Roman" w:hAnsi="Arial" w:cs="Arial"/>
                <w:sz w:val="24"/>
                <w:szCs w:val="24"/>
              </w:rPr>
              <w:tab/>
              <w:delText>Li B, Good SP. Information-based uncertainty decomposition in dual-channel microwave remote sensing of soil moisture. Hydrol Earth Syst Sci [Internet]. 2021 Sep 17;25(9):5029–45. Available from: https://hess.copernicus.org/articles/25/5029/2021/</w:delText>
            </w:r>
          </w:del>
        </w:p>
        <w:p w14:paraId="3DF69C3B" w14:textId="5CC4F235" w:rsidR="00196AD0" w:rsidRPr="00672117" w:rsidDel="00ED5829" w:rsidRDefault="00196AD0">
          <w:pPr>
            <w:autoSpaceDE w:val="0"/>
            <w:autoSpaceDN w:val="0"/>
            <w:ind w:hanging="640"/>
            <w:divId w:val="475613970"/>
            <w:rPr>
              <w:del w:id="1196" w:author="Li, Bonan" w:date="2023-08-03T13:43:00Z"/>
              <w:rFonts w:ascii="Arial" w:eastAsia="Times New Roman" w:hAnsi="Arial" w:cs="Arial"/>
              <w:sz w:val="24"/>
              <w:szCs w:val="24"/>
            </w:rPr>
          </w:pPr>
          <w:del w:id="1197" w:author="Li, Bonan" w:date="2023-08-03T13:43:00Z">
            <w:r w:rsidRPr="00672117" w:rsidDel="00ED5829">
              <w:rPr>
                <w:rFonts w:ascii="Arial" w:eastAsia="Times New Roman" w:hAnsi="Arial" w:cs="Arial"/>
                <w:sz w:val="24"/>
                <w:szCs w:val="24"/>
              </w:rPr>
              <w:delText xml:space="preserve">51. </w:delText>
            </w:r>
            <w:r w:rsidRPr="00672117" w:rsidDel="00ED5829">
              <w:rPr>
                <w:rFonts w:ascii="Arial" w:eastAsia="Times New Roman" w:hAnsi="Arial" w:cs="Arial"/>
                <w:sz w:val="24"/>
                <w:szCs w:val="24"/>
              </w:rPr>
              <w:tab/>
              <w:delText>Gong W, Gupta H V., Yang D, Sricharan K, Hero AO. Estimating epistemic and aleatory uncertainties during hydrologic modeling: An information theoretic approach. Water Resour Res [Internet]. 2013 Apr;49(4):2253–73. Available from: http://doi.wiley.com/10.1002/wrcr.20161</w:delText>
            </w:r>
          </w:del>
        </w:p>
        <w:p w14:paraId="38D46631" w14:textId="41DF1541" w:rsidR="00196AD0" w:rsidRPr="00672117" w:rsidDel="00ED5829" w:rsidRDefault="00196AD0">
          <w:pPr>
            <w:autoSpaceDE w:val="0"/>
            <w:autoSpaceDN w:val="0"/>
            <w:ind w:hanging="640"/>
            <w:divId w:val="215163790"/>
            <w:rPr>
              <w:del w:id="1198" w:author="Li, Bonan" w:date="2023-08-03T13:43:00Z"/>
              <w:rFonts w:ascii="Arial" w:eastAsia="Times New Roman" w:hAnsi="Arial" w:cs="Arial"/>
              <w:sz w:val="24"/>
              <w:szCs w:val="24"/>
            </w:rPr>
          </w:pPr>
          <w:del w:id="1199" w:author="Li, Bonan" w:date="2023-08-03T13:43:00Z">
            <w:r w:rsidRPr="00672117" w:rsidDel="00ED5829">
              <w:rPr>
                <w:rFonts w:ascii="Arial" w:eastAsia="Times New Roman" w:hAnsi="Arial" w:cs="Arial"/>
                <w:sz w:val="24"/>
                <w:szCs w:val="24"/>
              </w:rPr>
              <w:lastRenderedPageBreak/>
              <w:delText xml:space="preserve">52. </w:delText>
            </w:r>
            <w:r w:rsidRPr="00672117" w:rsidDel="00ED5829">
              <w:rPr>
                <w:rFonts w:ascii="Arial" w:eastAsia="Times New Roman" w:hAnsi="Arial" w:cs="Arial"/>
                <w:sz w:val="24"/>
                <w:szCs w:val="24"/>
              </w:rPr>
              <w:tab/>
              <w:delText>Fisher RA, Koven CD. Perspectives on the Future of Land Surface Models and the Challenges of Representing Complex Terrestrial Systems. J Adv Model Earth Syst [Internet]. 2020 Apr 20;12(4). Available from: https://onlinelibrary.wiley.com/doi/10.1029/2018MS001453</w:delText>
            </w:r>
          </w:del>
        </w:p>
        <w:p w14:paraId="476128B6" w14:textId="7C07C191" w:rsidR="00196AD0" w:rsidRPr="00672117" w:rsidDel="00ED5829" w:rsidRDefault="00196AD0">
          <w:pPr>
            <w:autoSpaceDE w:val="0"/>
            <w:autoSpaceDN w:val="0"/>
            <w:ind w:hanging="640"/>
            <w:divId w:val="465437995"/>
            <w:rPr>
              <w:del w:id="1200" w:author="Li, Bonan" w:date="2023-08-03T13:43:00Z"/>
              <w:rFonts w:ascii="Arial" w:eastAsia="Times New Roman" w:hAnsi="Arial" w:cs="Arial"/>
              <w:sz w:val="24"/>
              <w:szCs w:val="24"/>
            </w:rPr>
          </w:pPr>
          <w:del w:id="1201" w:author="Li, Bonan" w:date="2023-08-03T13:43:00Z">
            <w:r w:rsidRPr="00672117" w:rsidDel="00ED5829">
              <w:rPr>
                <w:rFonts w:ascii="Arial" w:eastAsia="Times New Roman" w:hAnsi="Arial" w:cs="Arial"/>
                <w:sz w:val="24"/>
                <w:szCs w:val="24"/>
              </w:rPr>
              <w:delText xml:space="preserve">53. </w:delText>
            </w:r>
            <w:r w:rsidRPr="00672117" w:rsidDel="00ED5829">
              <w:rPr>
                <w:rFonts w:ascii="Arial" w:eastAsia="Times New Roman" w:hAnsi="Arial" w:cs="Arial"/>
                <w:sz w:val="24"/>
                <w:szCs w:val="24"/>
              </w:rPr>
              <w:tab/>
              <w:delText>Wood DA. Net ecosystem carbon exchange prediction and insightful data mining with an optimized data-matching algorithm. Ecol Indic [Internet]. 2021 May;124:107426. Available from: https://linkinghub.elsevier.com/retrieve/pii/S1470160X21000911</w:delText>
            </w:r>
          </w:del>
        </w:p>
        <w:p w14:paraId="7563AFD2" w14:textId="17479068" w:rsidR="00196AD0" w:rsidRPr="00672117" w:rsidDel="00ED5829" w:rsidRDefault="00196AD0">
          <w:pPr>
            <w:autoSpaceDE w:val="0"/>
            <w:autoSpaceDN w:val="0"/>
            <w:ind w:hanging="640"/>
            <w:divId w:val="1019700161"/>
            <w:rPr>
              <w:del w:id="1202" w:author="Li, Bonan" w:date="2023-08-03T13:43:00Z"/>
              <w:rFonts w:ascii="Arial" w:eastAsia="Times New Roman" w:hAnsi="Arial" w:cs="Arial"/>
              <w:sz w:val="24"/>
              <w:szCs w:val="24"/>
            </w:rPr>
          </w:pPr>
          <w:del w:id="1203" w:author="Li, Bonan" w:date="2023-08-03T13:43:00Z">
            <w:r w:rsidRPr="00672117" w:rsidDel="00ED5829">
              <w:rPr>
                <w:rFonts w:ascii="Arial" w:eastAsia="Times New Roman" w:hAnsi="Arial" w:cs="Arial"/>
                <w:sz w:val="24"/>
                <w:szCs w:val="24"/>
              </w:rPr>
              <w:delText xml:space="preserve">54. </w:delText>
            </w:r>
            <w:r w:rsidRPr="00672117" w:rsidDel="00ED5829">
              <w:rPr>
                <w:rFonts w:ascii="Arial" w:eastAsia="Times New Roman" w:hAnsi="Arial" w:cs="Arial"/>
                <w:sz w:val="24"/>
                <w:szCs w:val="24"/>
              </w:rPr>
              <w:tab/>
              <w:delText>Su Z. The Surface Energy Balance System (SEBS) for estimation of turbulent heat fluxes. Hydrol Earth Syst Sci [Internet]. 2002 Feb 28;6(1):85–100. Available from: https://hess.copernicus.org/articles/6/85/2002/</w:delText>
            </w:r>
          </w:del>
        </w:p>
        <w:p w14:paraId="0C5D061A" w14:textId="3F5029AA" w:rsidR="00196AD0" w:rsidRPr="00672117" w:rsidDel="00ED5829" w:rsidRDefault="00196AD0">
          <w:pPr>
            <w:autoSpaceDE w:val="0"/>
            <w:autoSpaceDN w:val="0"/>
            <w:ind w:hanging="640"/>
            <w:divId w:val="249974311"/>
            <w:rPr>
              <w:del w:id="1204" w:author="Li, Bonan" w:date="2023-08-03T13:43:00Z"/>
              <w:rFonts w:ascii="Arial" w:eastAsia="Times New Roman" w:hAnsi="Arial" w:cs="Arial"/>
              <w:sz w:val="24"/>
              <w:szCs w:val="24"/>
            </w:rPr>
          </w:pPr>
          <w:del w:id="1205" w:author="Li, Bonan" w:date="2023-08-03T13:43:00Z">
            <w:r w:rsidRPr="00672117" w:rsidDel="00ED5829">
              <w:rPr>
                <w:rFonts w:ascii="Arial" w:eastAsia="Times New Roman" w:hAnsi="Arial" w:cs="Arial"/>
                <w:sz w:val="24"/>
                <w:szCs w:val="24"/>
              </w:rPr>
              <w:delText xml:space="preserve">55. </w:delText>
            </w:r>
            <w:r w:rsidRPr="00672117" w:rsidDel="00ED5829">
              <w:rPr>
                <w:rFonts w:ascii="Arial" w:eastAsia="Times New Roman" w:hAnsi="Arial" w:cs="Arial"/>
                <w:sz w:val="24"/>
                <w:szCs w:val="24"/>
              </w:rPr>
              <w:tab/>
              <w:delText>Veroustraete F, Patyn J, Myneni RB. Estimating net ecosystem exchange of carbon using the normalized difference vegetation index and an ecosystem model. Remote Sens Environ [Internet]. 1996 Oct;58(1):115–30. Available from: https://linkinghub.elsevier.com/retrieve/pii/0034425795002588</w:delText>
            </w:r>
          </w:del>
        </w:p>
        <w:p w14:paraId="67BFBBD4" w14:textId="4B3F2869" w:rsidR="00196AD0" w:rsidRPr="00672117" w:rsidDel="00ED5829" w:rsidRDefault="00196AD0">
          <w:pPr>
            <w:autoSpaceDE w:val="0"/>
            <w:autoSpaceDN w:val="0"/>
            <w:ind w:hanging="640"/>
            <w:divId w:val="993294949"/>
            <w:rPr>
              <w:del w:id="1206" w:author="Li, Bonan" w:date="2023-08-03T13:43:00Z"/>
              <w:rFonts w:ascii="Arial" w:eastAsia="Times New Roman" w:hAnsi="Arial" w:cs="Arial"/>
              <w:sz w:val="24"/>
              <w:szCs w:val="24"/>
            </w:rPr>
          </w:pPr>
          <w:del w:id="1207" w:author="Li, Bonan" w:date="2023-08-03T13:43:00Z">
            <w:r w:rsidRPr="00672117" w:rsidDel="00ED5829">
              <w:rPr>
                <w:rFonts w:ascii="Arial" w:eastAsia="Times New Roman" w:hAnsi="Arial" w:cs="Arial"/>
                <w:sz w:val="24"/>
                <w:szCs w:val="24"/>
              </w:rPr>
              <w:delText xml:space="preserve">56. </w:delText>
            </w:r>
            <w:r w:rsidRPr="00672117" w:rsidDel="00ED5829">
              <w:rPr>
                <w:rFonts w:ascii="Arial" w:eastAsia="Times New Roman" w:hAnsi="Arial" w:cs="Arial"/>
                <w:sz w:val="24"/>
                <w:szCs w:val="24"/>
              </w:rPr>
              <w:tab/>
              <w:delText>Papale D, Reichstein M, Aubinet M, Canfora E, Bernhofer C, Kutsch W, et al. Towards a standardized processing of Net Ecosystem Exchange measured with eddy covariance technique: algorithms and uncertainty estimation. Biogeosciences [Internet]. 2006 Nov 27;3(4):571–83. Available from: https://bg.copernicus.org/articles/3/571/2006/</w:delText>
            </w:r>
          </w:del>
        </w:p>
        <w:p w14:paraId="4195B08C" w14:textId="5404AF4E" w:rsidR="00196AD0" w:rsidRPr="00672117" w:rsidDel="00ED5829" w:rsidRDefault="00196AD0">
          <w:pPr>
            <w:autoSpaceDE w:val="0"/>
            <w:autoSpaceDN w:val="0"/>
            <w:ind w:hanging="640"/>
            <w:divId w:val="536969125"/>
            <w:rPr>
              <w:del w:id="1208" w:author="Li, Bonan" w:date="2023-08-03T13:43:00Z"/>
              <w:rFonts w:ascii="Arial" w:eastAsia="Times New Roman" w:hAnsi="Arial" w:cs="Arial"/>
              <w:sz w:val="24"/>
              <w:szCs w:val="24"/>
            </w:rPr>
          </w:pPr>
          <w:del w:id="1209" w:author="Li, Bonan" w:date="2023-08-03T13:43:00Z">
            <w:r w:rsidRPr="00672117" w:rsidDel="00ED5829">
              <w:rPr>
                <w:rFonts w:ascii="Arial" w:eastAsia="Times New Roman" w:hAnsi="Arial" w:cs="Arial"/>
                <w:sz w:val="24"/>
                <w:szCs w:val="24"/>
              </w:rPr>
              <w:delText xml:space="preserve">57. </w:delText>
            </w:r>
            <w:r w:rsidRPr="00672117" w:rsidDel="00ED5829">
              <w:rPr>
                <w:rFonts w:ascii="Arial" w:eastAsia="Times New Roman" w:hAnsi="Arial" w:cs="Arial"/>
                <w:sz w:val="24"/>
                <w:szCs w:val="24"/>
              </w:rPr>
              <w:tab/>
              <w:delText>Zhao WL, Qiu GY, Xiong YJ, Paw U KT, Gentine P, Chen BY. Uncertainties Caused by Resistances in Evapotranspiration Estimation Using High-Density Eddy Covariance Measurements. J Hydrometeorol [Internet]. 2020 Jun;21(6):1349–65. Available from: https://journals.ametsoc.org/view/journals/hydr/21/6/JHM-D-19-0191.1.xml</w:delText>
            </w:r>
          </w:del>
        </w:p>
        <w:p w14:paraId="26A2C05B" w14:textId="5BC6BAFA" w:rsidR="00196AD0" w:rsidRPr="00672117" w:rsidDel="00ED5829" w:rsidRDefault="00196AD0">
          <w:pPr>
            <w:autoSpaceDE w:val="0"/>
            <w:autoSpaceDN w:val="0"/>
            <w:ind w:hanging="640"/>
            <w:divId w:val="64685952"/>
            <w:rPr>
              <w:del w:id="1210" w:author="Li, Bonan" w:date="2023-08-03T13:43:00Z"/>
              <w:rFonts w:ascii="Arial" w:eastAsia="Times New Roman" w:hAnsi="Arial" w:cs="Arial"/>
              <w:sz w:val="24"/>
              <w:szCs w:val="24"/>
            </w:rPr>
          </w:pPr>
          <w:del w:id="1211" w:author="Li, Bonan" w:date="2023-08-03T13:43:00Z">
            <w:r w:rsidRPr="00672117" w:rsidDel="00ED5829">
              <w:rPr>
                <w:rFonts w:ascii="Arial" w:eastAsia="Times New Roman" w:hAnsi="Arial" w:cs="Arial"/>
                <w:sz w:val="24"/>
                <w:szCs w:val="24"/>
              </w:rPr>
              <w:delText xml:space="preserve">58. </w:delText>
            </w:r>
            <w:r w:rsidRPr="00672117" w:rsidDel="00ED5829">
              <w:rPr>
                <w:rFonts w:ascii="Arial" w:eastAsia="Times New Roman" w:hAnsi="Arial" w:cs="Arial"/>
                <w:sz w:val="24"/>
                <w:szCs w:val="24"/>
              </w:rPr>
              <w:tab/>
              <w:delText>Wibral M, Priesemann V, Kay JW, Lizier JT, Phillips WA. Partial information decomposition as a unified approach to the specification of neural goal functions. Brain Cogn [Internet]. 2017 Mar;112:25–38. Available from: https://linkinghub.elsevier.com/retrieve/pii/S027826261530021X</w:delText>
            </w:r>
          </w:del>
        </w:p>
        <w:p w14:paraId="4CBA2033" w14:textId="761DA357" w:rsidR="00196AD0" w:rsidRPr="00672117" w:rsidDel="00ED5829" w:rsidRDefault="00196AD0">
          <w:pPr>
            <w:autoSpaceDE w:val="0"/>
            <w:autoSpaceDN w:val="0"/>
            <w:ind w:hanging="640"/>
            <w:divId w:val="1235507830"/>
            <w:rPr>
              <w:del w:id="1212" w:author="Li, Bonan" w:date="2023-08-03T13:43:00Z"/>
              <w:rFonts w:ascii="Arial" w:eastAsia="Times New Roman" w:hAnsi="Arial" w:cs="Arial"/>
              <w:sz w:val="24"/>
              <w:szCs w:val="24"/>
            </w:rPr>
          </w:pPr>
          <w:del w:id="1213" w:author="Li, Bonan" w:date="2023-08-03T13:43:00Z">
            <w:r w:rsidRPr="00672117" w:rsidDel="00ED5829">
              <w:rPr>
                <w:rFonts w:ascii="Arial" w:eastAsia="Times New Roman" w:hAnsi="Arial" w:cs="Arial"/>
                <w:sz w:val="24"/>
                <w:szCs w:val="24"/>
              </w:rPr>
              <w:delText xml:space="preserve">59. </w:delText>
            </w:r>
            <w:r w:rsidRPr="00672117" w:rsidDel="00ED5829">
              <w:rPr>
                <w:rFonts w:ascii="Arial" w:eastAsia="Times New Roman" w:hAnsi="Arial" w:cs="Arial"/>
                <w:sz w:val="24"/>
                <w:szCs w:val="24"/>
              </w:rPr>
              <w:tab/>
              <w:delText>Good SP, Soderberg K, Guan K, King EG, Scanlon TM, Caylor KK. δ 2 H isotopic flux partitioning of evapotranspiration over a grass field following a water pulse and subsequent dry down. Water Resour Res [Internet]. 2014 Feb;50(2):1410–32. Available from: http://doi.wiley.com/10.1002/2013WR014333</w:delText>
            </w:r>
          </w:del>
        </w:p>
        <w:p w14:paraId="1B7226C3" w14:textId="4652AB44" w:rsidR="00196AD0" w:rsidRPr="00672117" w:rsidDel="00ED5829" w:rsidRDefault="00196AD0">
          <w:pPr>
            <w:autoSpaceDE w:val="0"/>
            <w:autoSpaceDN w:val="0"/>
            <w:ind w:hanging="640"/>
            <w:divId w:val="57410568"/>
            <w:rPr>
              <w:del w:id="1214" w:author="Li, Bonan" w:date="2023-08-03T13:43:00Z"/>
              <w:rFonts w:ascii="Arial" w:eastAsia="Times New Roman" w:hAnsi="Arial" w:cs="Arial"/>
              <w:sz w:val="24"/>
              <w:szCs w:val="24"/>
            </w:rPr>
          </w:pPr>
          <w:del w:id="1215" w:author="Li, Bonan" w:date="2023-08-03T13:43:00Z">
            <w:r w:rsidRPr="00672117" w:rsidDel="00ED5829">
              <w:rPr>
                <w:rFonts w:ascii="Arial" w:eastAsia="Times New Roman" w:hAnsi="Arial" w:cs="Arial"/>
                <w:sz w:val="24"/>
                <w:szCs w:val="24"/>
              </w:rPr>
              <w:delText xml:space="preserve">60. </w:delText>
            </w:r>
            <w:r w:rsidRPr="00672117" w:rsidDel="00ED5829">
              <w:rPr>
                <w:rFonts w:ascii="Arial" w:eastAsia="Times New Roman" w:hAnsi="Arial" w:cs="Arial"/>
                <w:sz w:val="24"/>
                <w:szCs w:val="24"/>
              </w:rPr>
              <w:tab/>
              <w:delText>Conrad R, Klose M, Yuan Q, Lu Y, Chidthaisong A. Stable carbon isotope fractionation, carbon flux partitioning and priming effects in anoxic soils during methanogenic degradation of straw and soil organic matter. Soil Biol Biochem [Internet]. 2012 Jun;49:193–9. Available from: https://linkinghub.elsevier.com/retrieve/pii/S0038071712000958</w:delText>
            </w:r>
          </w:del>
        </w:p>
        <w:p w14:paraId="0545BF57" w14:textId="37E6D6DB" w:rsidR="00196AD0" w:rsidRPr="00672117" w:rsidDel="00ED5829" w:rsidRDefault="00196AD0">
          <w:pPr>
            <w:autoSpaceDE w:val="0"/>
            <w:autoSpaceDN w:val="0"/>
            <w:ind w:hanging="640"/>
            <w:divId w:val="969896463"/>
            <w:rPr>
              <w:del w:id="1216" w:author="Li, Bonan" w:date="2023-08-03T13:43:00Z"/>
              <w:rFonts w:ascii="Arial" w:eastAsia="Times New Roman" w:hAnsi="Arial" w:cs="Arial"/>
              <w:sz w:val="24"/>
              <w:szCs w:val="24"/>
            </w:rPr>
          </w:pPr>
          <w:del w:id="1217" w:author="Li, Bonan" w:date="2023-08-03T13:43:00Z">
            <w:r w:rsidRPr="00672117" w:rsidDel="00ED5829">
              <w:rPr>
                <w:rFonts w:ascii="Arial" w:eastAsia="Times New Roman" w:hAnsi="Arial" w:cs="Arial"/>
                <w:sz w:val="24"/>
                <w:szCs w:val="24"/>
              </w:rPr>
              <w:lastRenderedPageBreak/>
              <w:delText xml:space="preserve">61. </w:delText>
            </w:r>
            <w:r w:rsidRPr="00672117" w:rsidDel="00ED5829">
              <w:rPr>
                <w:rFonts w:ascii="Arial" w:eastAsia="Times New Roman" w:hAnsi="Arial" w:cs="Arial"/>
                <w:sz w:val="24"/>
                <w:szCs w:val="24"/>
              </w:rPr>
              <w:tab/>
              <w:delText>Wang L, Caylor KK, Villegas JC, Barron-Gafford GA, Breshears DD, Huxman TE. Partitioning evapotranspiration across gradients of woody plant cover: Assessment of a stable isotope technique. Geophys Res Lett [Internet]. 2010 May;37(9):n/a-n/a. Available from: http://doi.wiley.com/10.1029/2010GL043228</w:delText>
            </w:r>
          </w:del>
        </w:p>
        <w:p w14:paraId="5FCA1E6E" w14:textId="6E8D6E91" w:rsidR="00196AD0" w:rsidRPr="00672117" w:rsidDel="00ED5829" w:rsidRDefault="00196AD0">
          <w:pPr>
            <w:autoSpaceDE w:val="0"/>
            <w:autoSpaceDN w:val="0"/>
            <w:ind w:hanging="640"/>
            <w:divId w:val="1707752841"/>
            <w:rPr>
              <w:del w:id="1218" w:author="Li, Bonan" w:date="2023-08-03T13:43:00Z"/>
              <w:rFonts w:ascii="Arial" w:eastAsia="Times New Roman" w:hAnsi="Arial" w:cs="Arial"/>
              <w:sz w:val="24"/>
              <w:szCs w:val="24"/>
            </w:rPr>
          </w:pPr>
          <w:del w:id="1219" w:author="Li, Bonan" w:date="2023-08-03T13:43:00Z">
            <w:r w:rsidRPr="00672117" w:rsidDel="00ED5829">
              <w:rPr>
                <w:rFonts w:ascii="Arial" w:eastAsia="Times New Roman" w:hAnsi="Arial" w:cs="Arial"/>
                <w:sz w:val="24"/>
                <w:szCs w:val="24"/>
              </w:rPr>
              <w:delText xml:space="preserve">62. </w:delText>
            </w:r>
            <w:r w:rsidRPr="00672117" w:rsidDel="00ED5829">
              <w:rPr>
                <w:rFonts w:ascii="Arial" w:eastAsia="Times New Roman" w:hAnsi="Arial" w:cs="Arial"/>
                <w:sz w:val="24"/>
                <w:szCs w:val="24"/>
              </w:rPr>
              <w:tab/>
              <w:delText>Good SP, Noone D, Kurita N, Benetti M, Bowen GJ. D/H isotope ratios in the global hydrologic cycle. Geophys Res Lett [Internet]. 2015 Jun 28;42(12):5042–50. Available from: http://doi.wiley.com/10.1002/2015GL064117</w:delText>
            </w:r>
          </w:del>
        </w:p>
        <w:p w14:paraId="67FE5A25" w14:textId="6BA66A67" w:rsidR="00196AD0" w:rsidRPr="00672117" w:rsidDel="00ED5829" w:rsidRDefault="00196AD0">
          <w:pPr>
            <w:autoSpaceDE w:val="0"/>
            <w:autoSpaceDN w:val="0"/>
            <w:ind w:hanging="640"/>
            <w:divId w:val="996344115"/>
            <w:rPr>
              <w:del w:id="1220" w:author="Li, Bonan" w:date="2023-08-03T13:43:00Z"/>
              <w:rFonts w:ascii="Arial" w:eastAsia="Times New Roman" w:hAnsi="Arial" w:cs="Arial"/>
              <w:sz w:val="24"/>
              <w:szCs w:val="24"/>
            </w:rPr>
          </w:pPr>
          <w:del w:id="1221" w:author="Li, Bonan" w:date="2023-08-03T13:43:00Z">
            <w:r w:rsidRPr="00672117" w:rsidDel="00ED5829">
              <w:rPr>
                <w:rFonts w:ascii="Arial" w:eastAsia="Times New Roman" w:hAnsi="Arial" w:cs="Arial"/>
                <w:sz w:val="24"/>
                <w:szCs w:val="24"/>
              </w:rPr>
              <w:delText xml:space="preserve">63. </w:delText>
            </w:r>
            <w:r w:rsidRPr="00672117" w:rsidDel="00ED5829">
              <w:rPr>
                <w:rFonts w:ascii="Arial" w:eastAsia="Times New Roman" w:hAnsi="Arial" w:cs="Arial"/>
                <w:sz w:val="24"/>
                <w:szCs w:val="24"/>
              </w:rPr>
              <w:tab/>
              <w:delText>Wang L, Good SP, Caylor KK. Global synthesis of vegetation control on evapotranspiration partitioning. Geophys Res Lett [Internet]. 2014 Oct 16;41(19):6753–7. Available from: http://doi.wiley.com/10.1002/2014GL061439</w:delText>
            </w:r>
          </w:del>
        </w:p>
        <w:p w14:paraId="23D524C5" w14:textId="0581A88D" w:rsidR="00196AD0" w:rsidRPr="00672117" w:rsidDel="00ED5829" w:rsidRDefault="00196AD0">
          <w:pPr>
            <w:autoSpaceDE w:val="0"/>
            <w:autoSpaceDN w:val="0"/>
            <w:ind w:hanging="640"/>
            <w:divId w:val="484055395"/>
            <w:rPr>
              <w:del w:id="1222" w:author="Li, Bonan" w:date="2023-08-03T13:43:00Z"/>
              <w:rFonts w:ascii="Arial" w:eastAsia="Times New Roman" w:hAnsi="Arial" w:cs="Arial"/>
              <w:sz w:val="24"/>
              <w:szCs w:val="24"/>
            </w:rPr>
          </w:pPr>
          <w:del w:id="1223" w:author="Li, Bonan" w:date="2023-08-03T13:43:00Z">
            <w:r w:rsidRPr="00672117" w:rsidDel="00ED5829">
              <w:rPr>
                <w:rFonts w:ascii="Arial" w:eastAsia="Times New Roman" w:hAnsi="Arial" w:cs="Arial"/>
                <w:sz w:val="24"/>
                <w:szCs w:val="24"/>
              </w:rPr>
              <w:delText xml:space="preserve">64. </w:delText>
            </w:r>
            <w:r w:rsidRPr="00672117" w:rsidDel="00ED5829">
              <w:rPr>
                <w:rFonts w:ascii="Arial" w:eastAsia="Times New Roman" w:hAnsi="Arial" w:cs="Arial"/>
                <w:sz w:val="24"/>
                <w:szCs w:val="24"/>
              </w:rPr>
              <w:tab/>
              <w:delText>Bowling DR, Pataki DE, Randerson JT. Carbon isotopes in terrestrial ecosystem pools and CO 2 fluxes. New Phytologist [Internet]. 2008 Apr 7;178(1):24–40. Available from: https://onlinelibrary.wiley.com/doi/10.1111/j.1469-8137.2007.02342.x</w:delText>
            </w:r>
          </w:del>
        </w:p>
        <w:p w14:paraId="4A7C76CF" w14:textId="5A2BCB04" w:rsidR="00A52D89" w:rsidRDefault="00196AD0">
          <w:del w:id="1224" w:author="Li, Bonan" w:date="2023-08-03T13:43:00Z">
            <w:r w:rsidRPr="00672117" w:rsidDel="00ED5829">
              <w:rPr>
                <w:rFonts w:ascii="Arial" w:eastAsia="Times New Roman" w:hAnsi="Arial" w:cs="Arial"/>
                <w:sz w:val="24"/>
                <w:szCs w:val="24"/>
              </w:rPr>
              <w:delText> </w:delText>
            </w:r>
          </w:del>
        </w:p>
      </w:sdtContent>
    </w:sdt>
    <w:p w14:paraId="23E6B8D8" w14:textId="77777777" w:rsidR="00A52D89" w:rsidRDefault="00A52D89" w:rsidP="00C71B76">
      <w:pPr>
        <w:tabs>
          <w:tab w:val="left" w:pos="2860"/>
        </w:tabs>
        <w:rPr>
          <w:rFonts w:ascii="Arial" w:hAnsi="Arial" w:cs="Arial"/>
          <w:sz w:val="24"/>
          <w:szCs w:val="24"/>
        </w:rPr>
      </w:pPr>
    </w:p>
    <w:p w14:paraId="654E018C" w14:textId="77777777" w:rsidR="00A52D89" w:rsidRDefault="00A52D89" w:rsidP="00C71B76">
      <w:pPr>
        <w:tabs>
          <w:tab w:val="left" w:pos="2860"/>
        </w:tabs>
        <w:rPr>
          <w:rFonts w:ascii="Arial" w:hAnsi="Arial" w:cs="Arial"/>
          <w:sz w:val="24"/>
          <w:szCs w:val="24"/>
        </w:rPr>
      </w:pPr>
    </w:p>
    <w:p w14:paraId="7C9E31D8" w14:textId="77777777" w:rsidR="00A52D89" w:rsidRDefault="00A52D89" w:rsidP="00C71B76">
      <w:pPr>
        <w:tabs>
          <w:tab w:val="left" w:pos="2860"/>
        </w:tabs>
        <w:rPr>
          <w:rFonts w:ascii="Arial" w:hAnsi="Arial" w:cs="Arial"/>
          <w:sz w:val="24"/>
          <w:szCs w:val="24"/>
        </w:rPr>
      </w:pPr>
    </w:p>
    <w:p w14:paraId="5BEB3170" w14:textId="77777777" w:rsidR="00A52D89" w:rsidRDefault="00A52D89" w:rsidP="00C71B76">
      <w:pPr>
        <w:tabs>
          <w:tab w:val="left" w:pos="2860"/>
        </w:tabs>
        <w:rPr>
          <w:rFonts w:ascii="Arial" w:hAnsi="Arial" w:cs="Arial"/>
          <w:sz w:val="24"/>
          <w:szCs w:val="24"/>
        </w:rPr>
      </w:pPr>
    </w:p>
    <w:p w14:paraId="68D48D32" w14:textId="0CC30F7A" w:rsidR="00A52D89" w:rsidDel="00672117" w:rsidRDefault="00A52D89" w:rsidP="00C71B76">
      <w:pPr>
        <w:tabs>
          <w:tab w:val="left" w:pos="2860"/>
        </w:tabs>
        <w:rPr>
          <w:del w:id="1225" w:author="Li, Bonan" w:date="2023-08-03T14:26:00Z"/>
          <w:rFonts w:ascii="Arial" w:hAnsi="Arial" w:cs="Arial"/>
          <w:sz w:val="24"/>
          <w:szCs w:val="24"/>
        </w:rPr>
      </w:pPr>
    </w:p>
    <w:p w14:paraId="6211E0E5" w14:textId="77777777" w:rsidR="00672117" w:rsidRDefault="00672117" w:rsidP="00C71B76">
      <w:pPr>
        <w:tabs>
          <w:tab w:val="left" w:pos="2860"/>
        </w:tabs>
        <w:rPr>
          <w:ins w:id="1226" w:author="Li, Bonan" w:date="2023-08-03T14:26:00Z"/>
          <w:rFonts w:ascii="Arial" w:hAnsi="Arial" w:cs="Arial"/>
          <w:sz w:val="24"/>
          <w:szCs w:val="24"/>
        </w:rPr>
      </w:pPr>
    </w:p>
    <w:p w14:paraId="4AE2BA84" w14:textId="77777777" w:rsidR="00672117" w:rsidRDefault="00672117" w:rsidP="00C71B76">
      <w:pPr>
        <w:tabs>
          <w:tab w:val="left" w:pos="2860"/>
        </w:tabs>
        <w:rPr>
          <w:ins w:id="1227" w:author="Li, Bonan" w:date="2023-08-03T14:26:00Z"/>
          <w:rFonts w:ascii="Arial" w:hAnsi="Arial" w:cs="Arial"/>
          <w:sz w:val="24"/>
          <w:szCs w:val="24"/>
        </w:rPr>
      </w:pPr>
    </w:p>
    <w:p w14:paraId="20345E51" w14:textId="77777777" w:rsidR="00672117" w:rsidRDefault="00672117" w:rsidP="00C71B76">
      <w:pPr>
        <w:tabs>
          <w:tab w:val="left" w:pos="2860"/>
        </w:tabs>
        <w:rPr>
          <w:ins w:id="1228" w:author="Li, Bonan" w:date="2023-08-03T14:26:00Z"/>
          <w:rFonts w:ascii="Arial" w:hAnsi="Arial" w:cs="Arial"/>
          <w:sz w:val="24"/>
          <w:szCs w:val="24"/>
        </w:rPr>
      </w:pPr>
    </w:p>
    <w:p w14:paraId="14491F08" w14:textId="77777777" w:rsidR="00672117" w:rsidRDefault="00672117" w:rsidP="00C71B76">
      <w:pPr>
        <w:tabs>
          <w:tab w:val="left" w:pos="2860"/>
        </w:tabs>
        <w:rPr>
          <w:ins w:id="1229" w:author="Li, Bonan" w:date="2023-08-03T14:26:00Z"/>
          <w:rFonts w:ascii="Arial" w:hAnsi="Arial" w:cs="Arial"/>
          <w:sz w:val="24"/>
          <w:szCs w:val="24"/>
        </w:rPr>
      </w:pPr>
    </w:p>
    <w:p w14:paraId="6297B5B8" w14:textId="77777777" w:rsidR="00672117" w:rsidRDefault="00672117" w:rsidP="00C71B76">
      <w:pPr>
        <w:tabs>
          <w:tab w:val="left" w:pos="2860"/>
        </w:tabs>
        <w:rPr>
          <w:ins w:id="1230" w:author="Li, Bonan" w:date="2023-08-03T14:26:00Z"/>
          <w:rFonts w:ascii="Arial" w:hAnsi="Arial" w:cs="Arial"/>
          <w:sz w:val="24"/>
          <w:szCs w:val="24"/>
        </w:rPr>
      </w:pPr>
    </w:p>
    <w:p w14:paraId="3A48495C" w14:textId="77777777" w:rsidR="00672117" w:rsidRDefault="00672117" w:rsidP="00C71B76">
      <w:pPr>
        <w:tabs>
          <w:tab w:val="left" w:pos="2860"/>
        </w:tabs>
        <w:rPr>
          <w:ins w:id="1231" w:author="Li, Bonan" w:date="2023-08-03T14:26:00Z"/>
          <w:rFonts w:ascii="Arial" w:hAnsi="Arial" w:cs="Arial"/>
          <w:sz w:val="24"/>
          <w:szCs w:val="24"/>
        </w:rPr>
      </w:pPr>
    </w:p>
    <w:p w14:paraId="53347436" w14:textId="77777777" w:rsidR="00672117" w:rsidRDefault="00672117" w:rsidP="00C71B76">
      <w:pPr>
        <w:tabs>
          <w:tab w:val="left" w:pos="2860"/>
        </w:tabs>
        <w:rPr>
          <w:ins w:id="1232" w:author="Li, Bonan" w:date="2023-08-03T14:26:00Z"/>
          <w:rFonts w:ascii="Arial" w:hAnsi="Arial" w:cs="Arial"/>
          <w:sz w:val="24"/>
          <w:szCs w:val="24"/>
        </w:rPr>
      </w:pPr>
    </w:p>
    <w:p w14:paraId="2DEBA49A" w14:textId="77777777" w:rsidR="00672117" w:rsidRDefault="00672117" w:rsidP="00C71B76">
      <w:pPr>
        <w:tabs>
          <w:tab w:val="left" w:pos="2860"/>
        </w:tabs>
        <w:rPr>
          <w:ins w:id="1233" w:author="Li, Bonan" w:date="2023-08-03T14:26:00Z"/>
          <w:rFonts w:ascii="Arial" w:hAnsi="Arial" w:cs="Arial"/>
          <w:sz w:val="24"/>
          <w:szCs w:val="24"/>
        </w:rPr>
      </w:pPr>
    </w:p>
    <w:p w14:paraId="3C612D8F" w14:textId="77777777" w:rsidR="00672117" w:rsidRDefault="00672117" w:rsidP="00C71B76">
      <w:pPr>
        <w:tabs>
          <w:tab w:val="left" w:pos="2860"/>
        </w:tabs>
        <w:rPr>
          <w:ins w:id="1234" w:author="Li, Bonan" w:date="2023-08-03T14:26:00Z"/>
          <w:rFonts w:ascii="Arial" w:hAnsi="Arial" w:cs="Arial"/>
          <w:sz w:val="24"/>
          <w:szCs w:val="24"/>
        </w:rPr>
      </w:pPr>
    </w:p>
    <w:p w14:paraId="4FF2094E" w14:textId="77777777" w:rsidR="00672117" w:rsidRDefault="00672117" w:rsidP="00C71B76">
      <w:pPr>
        <w:tabs>
          <w:tab w:val="left" w:pos="2860"/>
        </w:tabs>
        <w:rPr>
          <w:ins w:id="1235" w:author="Li, Bonan" w:date="2023-08-03T14:26:00Z"/>
          <w:rFonts w:ascii="Arial" w:hAnsi="Arial" w:cs="Arial"/>
          <w:sz w:val="24"/>
          <w:szCs w:val="24"/>
        </w:rPr>
      </w:pPr>
    </w:p>
    <w:p w14:paraId="2F2EA6A1" w14:textId="77777777" w:rsidR="00672117" w:rsidRDefault="00672117" w:rsidP="00C71B76">
      <w:pPr>
        <w:tabs>
          <w:tab w:val="left" w:pos="2860"/>
        </w:tabs>
        <w:rPr>
          <w:ins w:id="1236" w:author="Li, Bonan" w:date="2023-08-03T14:26:00Z"/>
          <w:rFonts w:ascii="Arial" w:hAnsi="Arial" w:cs="Arial"/>
          <w:sz w:val="24"/>
          <w:szCs w:val="24"/>
        </w:rPr>
      </w:pPr>
    </w:p>
    <w:p w14:paraId="3D39AC81" w14:textId="77777777" w:rsidR="00A52D89" w:rsidDel="00672117" w:rsidRDefault="00A52D89" w:rsidP="00C71B76">
      <w:pPr>
        <w:tabs>
          <w:tab w:val="left" w:pos="2860"/>
        </w:tabs>
        <w:rPr>
          <w:del w:id="1237" w:author="Li, Bonan" w:date="2023-08-03T14:26:00Z"/>
          <w:rFonts w:ascii="Arial" w:hAnsi="Arial" w:cs="Arial"/>
          <w:sz w:val="24"/>
          <w:szCs w:val="24"/>
        </w:rPr>
      </w:pPr>
    </w:p>
    <w:p w14:paraId="7EDFD7EF" w14:textId="77777777" w:rsidR="00A52D89" w:rsidDel="00672117" w:rsidRDefault="00A52D89" w:rsidP="00C71B76">
      <w:pPr>
        <w:tabs>
          <w:tab w:val="left" w:pos="2860"/>
        </w:tabs>
        <w:rPr>
          <w:del w:id="1238" w:author="Li, Bonan" w:date="2023-08-03T14:26:00Z"/>
          <w:rFonts w:ascii="Arial" w:hAnsi="Arial" w:cs="Arial"/>
          <w:sz w:val="24"/>
          <w:szCs w:val="24"/>
        </w:rPr>
      </w:pPr>
    </w:p>
    <w:p w14:paraId="6C6BD997" w14:textId="5DF61092" w:rsidR="00A52D89" w:rsidRDefault="00A52D89" w:rsidP="00C71B76">
      <w:pPr>
        <w:tabs>
          <w:tab w:val="left" w:pos="2860"/>
        </w:tabs>
        <w:rPr>
          <w:ins w:id="1239" w:author="Li, Bonan" w:date="2023-08-03T13:06:00Z"/>
          <w:rFonts w:ascii="Arial" w:hAnsi="Arial" w:cs="Arial"/>
          <w:sz w:val="24"/>
          <w:szCs w:val="24"/>
        </w:rPr>
      </w:pPr>
    </w:p>
    <w:p w14:paraId="307E2627" w14:textId="77777777" w:rsidR="003B46FD" w:rsidRDefault="003B46FD" w:rsidP="00C71B76">
      <w:pPr>
        <w:tabs>
          <w:tab w:val="left" w:pos="2860"/>
        </w:tabs>
        <w:rPr>
          <w:rFonts w:ascii="Arial" w:hAnsi="Arial" w:cs="Arial"/>
          <w:sz w:val="24"/>
          <w:szCs w:val="24"/>
        </w:rPr>
      </w:pPr>
    </w:p>
    <w:p w14:paraId="6567879E" w14:textId="03F8AFDC" w:rsidR="00A52D89" w:rsidDel="003B46FD" w:rsidRDefault="003B46FD" w:rsidP="00EC3A86">
      <w:pPr>
        <w:tabs>
          <w:tab w:val="left" w:pos="2860"/>
        </w:tabs>
        <w:jc w:val="both"/>
        <w:rPr>
          <w:del w:id="1240" w:author="Li, Bonan" w:date="2023-08-03T13:05:00Z"/>
          <w:rFonts w:ascii="Arial" w:hAnsi="Arial" w:cs="Arial"/>
          <w:b/>
          <w:color w:val="000000"/>
          <w:sz w:val="24"/>
          <w:szCs w:val="24"/>
        </w:rPr>
      </w:pPr>
      <w:ins w:id="1241" w:author="Li, Bonan" w:date="2023-08-03T13:06:00Z">
        <w:r>
          <w:rPr>
            <w:rFonts w:ascii="Arial" w:hAnsi="Arial" w:cs="Arial"/>
            <w:b/>
            <w:noProof/>
            <w:color w:val="000000"/>
            <w:sz w:val="24"/>
            <w:szCs w:val="24"/>
          </w:rPr>
          <w:drawing>
            <wp:inline distT="0" distB="0" distL="0" distR="0" wp14:anchorId="767F407E" wp14:editId="3635AC3C">
              <wp:extent cx="5943600" cy="2512695"/>
              <wp:effectExtent l="0" t="0" r="0" b="1905"/>
              <wp:docPr id="2054791178" name="Picture 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91178" name="Picture 2" descr="A graph of different colored squar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ins>
      <w:del w:id="1242" w:author="Li, Bonan" w:date="2023-08-03T13:05:00Z">
        <w:r w:rsidR="003918A1" w:rsidDel="003B46FD">
          <w:rPr>
            <w:rFonts w:ascii="Arial" w:hAnsi="Arial" w:cs="Arial"/>
            <w:b/>
            <w:noProof/>
            <w:color w:val="000000"/>
            <w:sz w:val="24"/>
            <w:szCs w:val="24"/>
          </w:rPr>
          <w:drawing>
            <wp:inline distT="0" distB="0" distL="0" distR="0" wp14:anchorId="1132E39F" wp14:editId="4369B166">
              <wp:extent cx="5943600" cy="377507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r w:rsidR="00A52D89" w:rsidDel="003B46FD">
          <w:rPr>
            <w:rFonts w:ascii="Arial" w:hAnsi="Arial" w:cs="Arial"/>
            <w:b/>
            <w:color w:val="000000"/>
            <w:sz w:val="24"/>
            <w:szCs w:val="24"/>
          </w:rPr>
          <w:delText xml:space="preserve">Figure 1 </w:delText>
        </w:r>
        <w:r w:rsidR="00A52D89" w:rsidDel="003B46FD">
          <w:rPr>
            <w:rFonts w:ascii="Arial" w:hAnsi="Arial" w:cs="Arial"/>
            <w:color w:val="000000"/>
            <w:sz w:val="24"/>
            <w:szCs w:val="24"/>
          </w:rPr>
          <w:delText xml:space="preserve">Individual mutual </w:delText>
        </w:r>
        <w:r w:rsidR="00A52D89" w:rsidRPr="00DF591F" w:rsidDel="003B46FD">
          <w:rPr>
            <w:rFonts w:ascii="Arial" w:hAnsi="Arial" w:cs="Arial"/>
            <w:color w:val="000000"/>
            <w:sz w:val="24"/>
            <w:szCs w:val="24"/>
          </w:rPr>
          <w:delText xml:space="preserve">information shared between </w:delText>
        </w:r>
        <w:r w:rsidR="00A52D89" w:rsidDel="003B46FD">
          <w:rPr>
            <w:rFonts w:ascii="Arial" w:hAnsi="Arial" w:cs="Arial"/>
            <w:color w:val="000000"/>
            <w:sz w:val="24"/>
            <w:szCs w:val="24"/>
          </w:rPr>
          <w:delText>net ecosystem exchange (</w:delText>
        </w:r>
        <w:r w:rsidR="00A52D89" w:rsidRPr="00A57404" w:rsidDel="003B46FD">
          <w:rPr>
            <w:rFonts w:ascii="Arial" w:hAnsi="Arial" w:cs="Arial"/>
            <w:i/>
            <w:iCs/>
            <w:color w:val="000000"/>
            <w:sz w:val="24"/>
            <w:szCs w:val="24"/>
          </w:rPr>
          <w:delText>NEE</w:delText>
        </w:r>
        <w:r w:rsidR="00A52D89" w:rsidDel="003B46FD">
          <w:rPr>
            <w:rFonts w:ascii="Arial" w:hAnsi="Arial" w:cs="Arial"/>
            <w:color w:val="000000"/>
            <w:sz w:val="24"/>
            <w:szCs w:val="24"/>
          </w:rPr>
          <w:delText xml:space="preserve">) and each individual </w:delText>
        </w:r>
        <w:r w:rsidR="00A52D89" w:rsidRPr="00DF591F" w:rsidDel="003B46FD">
          <w:rPr>
            <w:rFonts w:ascii="Arial" w:hAnsi="Arial" w:cs="Arial"/>
            <w:color w:val="000000"/>
            <w:sz w:val="24"/>
            <w:szCs w:val="24"/>
          </w:rPr>
          <w:delText>meteorological</w:delText>
        </w:r>
        <w:r w:rsidR="00A52D89" w:rsidDel="003B46FD">
          <w:rPr>
            <w:rFonts w:ascii="Arial" w:hAnsi="Arial" w:cs="Arial"/>
            <w:b/>
            <w:bCs/>
            <w:color w:val="000000"/>
            <w:sz w:val="24"/>
            <w:szCs w:val="24"/>
          </w:rPr>
          <w:delText xml:space="preserve"> </w:delText>
        </w:r>
        <w:r w:rsidR="00A52D89" w:rsidRPr="00920120" w:rsidDel="003B46FD">
          <w:rPr>
            <w:rFonts w:ascii="Arial" w:hAnsi="Arial" w:cs="Arial"/>
            <w:color w:val="000000"/>
            <w:sz w:val="24"/>
            <w:szCs w:val="24"/>
          </w:rPr>
          <w:delText>variable</w:delText>
        </w:r>
        <w:r w:rsidR="00A52D89" w:rsidDel="003B46FD">
          <w:rPr>
            <w:rFonts w:ascii="Arial" w:hAnsi="Arial" w:cs="Arial"/>
            <w:color w:val="000000"/>
            <w:sz w:val="24"/>
            <w:szCs w:val="24"/>
          </w:rPr>
          <w:delText xml:space="preserve"> (</w:delText>
        </w:r>
        <w:r w:rsidR="00A52D89" w:rsidRPr="00920120" w:rsidDel="003B46FD">
          <w:rPr>
            <w:rFonts w:ascii="Arial" w:hAnsi="Arial" w:cs="Arial"/>
            <w:color w:val="000000"/>
            <w:sz w:val="24"/>
            <w:szCs w:val="24"/>
          </w:rPr>
          <w:delText>vapor pressure deficit [</w:delText>
        </w:r>
        <w:r w:rsidR="00A52D89" w:rsidRPr="00920120" w:rsidDel="003B46FD">
          <w:rPr>
            <w:rFonts w:ascii="Arial" w:hAnsi="Arial" w:cs="Arial"/>
            <w:i/>
            <w:iCs/>
            <w:color w:val="000000"/>
            <w:sz w:val="24"/>
            <w:szCs w:val="24"/>
          </w:rPr>
          <w:delText>VPD</w:delText>
        </w:r>
        <w:r w:rsidR="00A52D89" w:rsidRPr="00920120" w:rsidDel="003B46FD">
          <w:rPr>
            <w:rFonts w:ascii="Arial" w:hAnsi="Arial" w:cs="Arial"/>
            <w:color w:val="000000"/>
            <w:sz w:val="24"/>
            <w:szCs w:val="24"/>
          </w:rPr>
          <w:delText>], air temperature [</w:delText>
        </w:r>
        <w:r w:rsidR="00A52D89" w:rsidRPr="00CF53CA" w:rsidDel="003B46FD">
          <w:rPr>
            <w:rFonts w:ascii="Arial" w:hAnsi="Arial" w:cs="Arial"/>
            <w:i/>
            <w:iCs/>
            <w:color w:val="000000"/>
            <w:sz w:val="24"/>
            <w:szCs w:val="24"/>
          </w:rPr>
          <w:delText>T</w:delText>
        </w:r>
        <w:r w:rsidR="00A52D89" w:rsidRPr="00920120" w:rsidDel="003B46FD">
          <w:rPr>
            <w:rFonts w:ascii="Arial" w:hAnsi="Arial" w:cs="Arial"/>
            <w:color w:val="000000"/>
            <w:sz w:val="24"/>
            <w:szCs w:val="24"/>
          </w:rPr>
          <w:delText xml:space="preserve">], </w:delText>
        </w:r>
        <w:r w:rsidR="00A52D89" w:rsidDel="003B46FD">
          <w:rPr>
            <w:rFonts w:ascii="Arial" w:hAnsi="Arial" w:cs="Arial"/>
            <w:color w:val="000000"/>
            <w:sz w:val="24"/>
            <w:szCs w:val="24"/>
          </w:rPr>
          <w:delText>global</w:delText>
        </w:r>
        <w:r w:rsidR="00A52D89" w:rsidRPr="00920120" w:rsidDel="003B46FD">
          <w:rPr>
            <w:rFonts w:ascii="Arial" w:hAnsi="Arial" w:cs="Arial"/>
            <w:color w:val="000000"/>
            <w:sz w:val="24"/>
            <w:szCs w:val="24"/>
          </w:rPr>
          <w:delText xml:space="preserve"> radiation [</w:delText>
        </w:r>
        <w:r w:rsidR="00A52D89" w:rsidRPr="00CF53CA" w:rsidDel="003B46FD">
          <w:rPr>
            <w:rFonts w:ascii="Arial" w:hAnsi="Arial" w:cs="Arial"/>
            <w:i/>
            <w:iCs/>
            <w:color w:val="000000"/>
            <w:sz w:val="24"/>
            <w:szCs w:val="24"/>
          </w:rPr>
          <w:delText>R</w:delText>
        </w:r>
        <w:r w:rsidR="00A52D89" w:rsidRPr="00CF53CA" w:rsidDel="003B46FD">
          <w:rPr>
            <w:rFonts w:ascii="Arial" w:hAnsi="Arial" w:cs="Arial"/>
            <w:i/>
            <w:iCs/>
            <w:color w:val="000000"/>
            <w:sz w:val="24"/>
            <w:szCs w:val="24"/>
            <w:vertAlign w:val="subscript"/>
          </w:rPr>
          <w:delText>g</w:delText>
        </w:r>
        <w:r w:rsidR="00A52D89" w:rsidRPr="00920120" w:rsidDel="003B46FD">
          <w:rPr>
            <w:rFonts w:ascii="Arial" w:hAnsi="Arial" w:cs="Arial"/>
            <w:color w:val="000000"/>
            <w:sz w:val="24"/>
            <w:szCs w:val="24"/>
          </w:rPr>
          <w:delText>], windspeed [</w:delText>
        </w:r>
        <w:r w:rsidR="00A52D89" w:rsidRPr="00CF53CA" w:rsidDel="003B46FD">
          <w:rPr>
            <w:rFonts w:ascii="Arial" w:hAnsi="Arial" w:cs="Arial"/>
            <w:i/>
            <w:iCs/>
            <w:color w:val="000000"/>
            <w:sz w:val="24"/>
            <w:szCs w:val="24"/>
          </w:rPr>
          <w:delText>u</w:delText>
        </w:r>
        <w:r w:rsidR="00A52D89" w:rsidRPr="00920120" w:rsidDel="003B46FD">
          <w:rPr>
            <w:rFonts w:ascii="Arial" w:hAnsi="Arial" w:cs="Arial"/>
            <w:color w:val="000000"/>
            <w:sz w:val="24"/>
            <w:szCs w:val="24"/>
          </w:rPr>
          <w:delText>]</w:delText>
        </w:r>
        <w:r w:rsidR="00A52D89" w:rsidDel="003B46FD">
          <w:rPr>
            <w:rFonts w:ascii="Arial" w:hAnsi="Arial" w:cs="Arial"/>
            <w:color w:val="000000"/>
            <w:sz w:val="24"/>
            <w:szCs w:val="24"/>
          </w:rPr>
          <w:delText>) (a). Individual information shared between latent heat flux (</w:delText>
        </w:r>
        <w:r w:rsidR="00A52D89" w:rsidRPr="0061258B" w:rsidDel="003B46FD">
          <w:rPr>
            <w:rFonts w:ascii="Arial" w:hAnsi="Arial" w:cs="Arial"/>
            <w:i/>
            <w:iCs/>
            <w:color w:val="000000"/>
            <w:sz w:val="24"/>
            <w:szCs w:val="24"/>
          </w:rPr>
          <w:delText>LH</w:delText>
        </w:r>
        <w:r w:rsidR="00A52D89" w:rsidDel="003B46FD">
          <w:rPr>
            <w:rFonts w:ascii="Arial" w:hAnsi="Arial" w:cs="Arial"/>
            <w:color w:val="000000"/>
            <w:sz w:val="24"/>
            <w:szCs w:val="24"/>
          </w:rPr>
          <w:delText xml:space="preserve">) and each individual meteorological variable (b). The mean and median </w:delText>
        </w:r>
        <w:r w:rsidR="00A52D89" w:rsidDel="003B46FD">
          <w:rPr>
            <w:rFonts w:ascii="Arial" w:hAnsi="Arial" w:cs="Arial"/>
            <w:color w:val="000000"/>
            <w:sz w:val="24"/>
            <w:szCs w:val="24"/>
          </w:rPr>
          <w:lastRenderedPageBreak/>
          <w:delText>values of each boxplot are shown as black triangle and white line, respectively. The</w:delText>
        </w:r>
        <w:r w:rsidR="00A52D89" w:rsidRPr="00500403" w:rsidDel="003B46FD">
          <w:rPr>
            <w:rFonts w:ascii="Arial" w:hAnsi="Arial" w:cs="Arial"/>
            <w:color w:val="000000"/>
            <w:sz w:val="24"/>
            <w:szCs w:val="24"/>
          </w:rPr>
          <w:delText xml:space="preserve"> double asterisk indicates a significant p-value (&lt;0.01)</w:delText>
        </w:r>
        <w:r w:rsidR="00A52D89" w:rsidDel="003B46FD">
          <w:rPr>
            <w:rFonts w:ascii="Arial" w:hAnsi="Arial" w:cs="Arial"/>
            <w:color w:val="000000"/>
            <w:sz w:val="24"/>
            <w:szCs w:val="24"/>
          </w:rPr>
          <w:delText>.</w:delText>
        </w:r>
      </w:del>
    </w:p>
    <w:p w14:paraId="2FC40D4E" w14:textId="77777777" w:rsidR="00A64F90" w:rsidRDefault="00A64F90" w:rsidP="00A64F90">
      <w:pPr>
        <w:tabs>
          <w:tab w:val="left" w:pos="2860"/>
        </w:tabs>
        <w:jc w:val="both"/>
        <w:rPr>
          <w:ins w:id="1243" w:author="Li, Bonan" w:date="2023-08-03T13:22:00Z"/>
          <w:rFonts w:ascii="Arial" w:hAnsi="Arial" w:cs="Arial"/>
          <w:color w:val="000000"/>
          <w:sz w:val="24"/>
          <w:szCs w:val="24"/>
        </w:rPr>
      </w:pPr>
      <w:bookmarkStart w:id="1244" w:name="_Hlk141960409"/>
      <w:ins w:id="1245" w:author="Li, Bonan" w:date="2023-08-03T13:22:00Z">
        <w:r>
          <w:rPr>
            <w:rFonts w:ascii="Arial" w:hAnsi="Arial" w:cs="Arial"/>
            <w:b/>
            <w:color w:val="000000"/>
            <w:sz w:val="24"/>
            <w:szCs w:val="24"/>
          </w:rPr>
          <w:t xml:space="preserve">Figure 1 </w:t>
        </w:r>
        <w:r>
          <w:rPr>
            <w:rFonts w:ascii="Arial" w:hAnsi="Arial" w:cs="Arial"/>
            <w:color w:val="000000"/>
            <w:sz w:val="24"/>
            <w:szCs w:val="24"/>
          </w:rPr>
          <w:t xml:space="preserve">(a) Individual mutual </w:t>
        </w:r>
        <w:r w:rsidRPr="00DF591F">
          <w:rPr>
            <w:rFonts w:ascii="Arial" w:hAnsi="Arial" w:cs="Arial"/>
            <w:color w:val="000000"/>
            <w:sz w:val="24"/>
            <w:szCs w:val="24"/>
          </w:rPr>
          <w:t>information</w:t>
        </w:r>
        <w:r>
          <w:rPr>
            <w:rFonts w:ascii="Arial" w:hAnsi="Arial" w:cs="Arial"/>
            <w:color w:val="000000"/>
            <w:sz w:val="24"/>
            <w:szCs w:val="24"/>
          </w:rPr>
          <w:t xml:space="preserve">, </w:t>
        </w:r>
        <w:r>
          <w:rPr>
            <w:rFonts w:ascii="Arial" w:hAnsi="Arial" w:cs="Arial"/>
            <w:i/>
            <w:iCs/>
            <w:color w:val="000000"/>
            <w:sz w:val="24"/>
            <w:szCs w:val="24"/>
          </w:rPr>
          <w:t>I</w:t>
        </w:r>
        <w:r>
          <w:rPr>
            <w:rFonts w:ascii="Arial" w:hAnsi="Arial" w:cs="Arial"/>
            <w:color w:val="000000"/>
            <w:sz w:val="24"/>
            <w:szCs w:val="24"/>
          </w:rPr>
          <w:t>(X;Y),</w:t>
        </w:r>
        <w:r w:rsidRPr="00DF591F">
          <w:rPr>
            <w:rFonts w:ascii="Arial" w:hAnsi="Arial" w:cs="Arial"/>
            <w:color w:val="000000"/>
            <w:sz w:val="24"/>
            <w:szCs w:val="24"/>
          </w:rPr>
          <w:t xml:space="preserve"> shared between </w:t>
        </w:r>
        <w:r>
          <w:rPr>
            <w:rFonts w:ascii="Arial" w:hAnsi="Arial" w:cs="Arial"/>
            <w:color w:val="000000"/>
            <w:sz w:val="24"/>
            <w:szCs w:val="24"/>
          </w:rPr>
          <w:t xml:space="preserve">net ecosystem exchange, </w:t>
        </w:r>
        <w:r w:rsidRPr="00A57404">
          <w:rPr>
            <w:rFonts w:ascii="Arial" w:hAnsi="Arial" w:cs="Arial"/>
            <w:i/>
            <w:iCs/>
            <w:color w:val="000000"/>
            <w:sz w:val="24"/>
            <w:szCs w:val="24"/>
          </w:rPr>
          <w:t>NEE</w:t>
        </w:r>
        <w:r>
          <w:rPr>
            <w:rFonts w:ascii="Arial" w:hAnsi="Arial" w:cs="Arial"/>
            <w:i/>
            <w:iCs/>
            <w:color w:val="000000"/>
            <w:sz w:val="24"/>
            <w:szCs w:val="24"/>
          </w:rPr>
          <w:t>,</w:t>
        </w:r>
        <w:r>
          <w:rPr>
            <w:rFonts w:ascii="Arial" w:hAnsi="Arial" w:cs="Arial"/>
            <w:color w:val="000000"/>
            <w:sz w:val="24"/>
            <w:szCs w:val="24"/>
          </w:rPr>
          <w:t xml:space="preserve"> and each individual </w:t>
        </w:r>
        <w:r w:rsidRPr="00DF591F">
          <w:rPr>
            <w:rFonts w:ascii="Arial" w:hAnsi="Arial" w:cs="Arial"/>
            <w:color w:val="000000"/>
            <w:sz w:val="24"/>
            <w:szCs w:val="24"/>
          </w:rPr>
          <w:t>meteorological</w:t>
        </w:r>
        <w:r>
          <w:rPr>
            <w:rFonts w:ascii="Arial" w:hAnsi="Arial" w:cs="Arial"/>
            <w:b/>
            <w:bCs/>
            <w:color w:val="000000"/>
            <w:sz w:val="24"/>
            <w:szCs w:val="24"/>
          </w:rPr>
          <w:t xml:space="preserve"> </w:t>
        </w:r>
        <w:r w:rsidRPr="00920120">
          <w:rPr>
            <w:rFonts w:ascii="Arial" w:hAnsi="Arial" w:cs="Arial"/>
            <w:color w:val="000000"/>
            <w:sz w:val="24"/>
            <w:szCs w:val="24"/>
          </w:rPr>
          <w:t>variable</w:t>
        </w:r>
        <w:r>
          <w:rPr>
            <w:rFonts w:ascii="Arial" w:hAnsi="Arial" w:cs="Arial"/>
            <w:color w:val="000000"/>
            <w:sz w:val="24"/>
            <w:szCs w:val="24"/>
          </w:rPr>
          <w:t xml:space="preserve"> (</w:t>
        </w:r>
        <w:r w:rsidRPr="00920120">
          <w:rPr>
            <w:rFonts w:ascii="Arial" w:hAnsi="Arial" w:cs="Arial"/>
            <w:color w:val="000000"/>
            <w:sz w:val="24"/>
            <w:szCs w:val="24"/>
          </w:rPr>
          <w:t>vapor pressure deficit</w:t>
        </w:r>
        <w:r>
          <w:rPr>
            <w:rFonts w:ascii="Arial" w:hAnsi="Arial" w:cs="Arial"/>
            <w:color w:val="000000"/>
            <w:sz w:val="24"/>
            <w:szCs w:val="24"/>
          </w:rPr>
          <w:t>,</w:t>
        </w:r>
        <w:r w:rsidRPr="00920120">
          <w:rPr>
            <w:rFonts w:ascii="Arial" w:hAnsi="Arial" w:cs="Arial"/>
            <w:color w:val="000000"/>
            <w:sz w:val="24"/>
            <w:szCs w:val="24"/>
          </w:rPr>
          <w:t xml:space="preserve"> </w:t>
        </w:r>
        <w:r w:rsidRPr="00920120">
          <w:rPr>
            <w:rFonts w:ascii="Arial" w:hAnsi="Arial" w:cs="Arial"/>
            <w:i/>
            <w:iCs/>
            <w:color w:val="000000"/>
            <w:sz w:val="24"/>
            <w:szCs w:val="24"/>
          </w:rPr>
          <w:t>VPD</w:t>
        </w:r>
        <w:r w:rsidRPr="00920120">
          <w:rPr>
            <w:rFonts w:ascii="Arial" w:hAnsi="Arial" w:cs="Arial"/>
            <w:color w:val="000000"/>
            <w:sz w:val="24"/>
            <w:szCs w:val="24"/>
          </w:rPr>
          <w:t>, air temperature</w:t>
        </w:r>
        <w:r>
          <w:rPr>
            <w:rFonts w:ascii="Arial" w:hAnsi="Arial" w:cs="Arial"/>
            <w:color w:val="000000"/>
            <w:sz w:val="24"/>
            <w:szCs w:val="24"/>
          </w:rPr>
          <w:t>,</w:t>
        </w:r>
        <w:r w:rsidRPr="00920120">
          <w:rPr>
            <w:rFonts w:ascii="Arial" w:hAnsi="Arial" w:cs="Arial"/>
            <w:color w:val="000000"/>
            <w:sz w:val="24"/>
            <w:szCs w:val="24"/>
          </w:rPr>
          <w:t xml:space="preserve"> </w:t>
        </w:r>
        <w:r w:rsidRPr="00CF53CA">
          <w:rPr>
            <w:rFonts w:ascii="Arial" w:hAnsi="Arial" w:cs="Arial"/>
            <w:i/>
            <w:iCs/>
            <w:color w:val="000000"/>
            <w:sz w:val="24"/>
            <w:szCs w:val="24"/>
          </w:rPr>
          <w:t>T</w:t>
        </w:r>
        <w:r w:rsidRPr="00920120">
          <w:rPr>
            <w:rFonts w:ascii="Arial" w:hAnsi="Arial" w:cs="Arial"/>
            <w:color w:val="000000"/>
            <w:sz w:val="24"/>
            <w:szCs w:val="24"/>
          </w:rPr>
          <w:t xml:space="preserve">, </w:t>
        </w:r>
        <w:r>
          <w:rPr>
            <w:rFonts w:ascii="Arial" w:hAnsi="Arial" w:cs="Arial"/>
            <w:color w:val="000000"/>
            <w:sz w:val="24"/>
            <w:szCs w:val="24"/>
          </w:rPr>
          <w:t>global</w:t>
        </w:r>
        <w:r w:rsidRPr="00920120">
          <w:rPr>
            <w:rFonts w:ascii="Arial" w:hAnsi="Arial" w:cs="Arial"/>
            <w:color w:val="000000"/>
            <w:sz w:val="24"/>
            <w:szCs w:val="24"/>
          </w:rPr>
          <w:t xml:space="preserve"> radiation</w:t>
        </w:r>
        <w:r>
          <w:rPr>
            <w:rFonts w:ascii="Arial" w:hAnsi="Arial" w:cs="Arial"/>
            <w:color w:val="000000"/>
            <w:sz w:val="24"/>
            <w:szCs w:val="24"/>
          </w:rPr>
          <w:t>,</w:t>
        </w:r>
        <w:r w:rsidRPr="00920120">
          <w:rPr>
            <w:rFonts w:ascii="Arial" w:hAnsi="Arial" w:cs="Arial"/>
            <w:color w:val="000000"/>
            <w:sz w:val="24"/>
            <w:szCs w:val="24"/>
          </w:rPr>
          <w:t xml:space="preserve"> </w:t>
        </w:r>
        <w:r w:rsidRPr="00CF53CA">
          <w:rPr>
            <w:rFonts w:ascii="Arial" w:hAnsi="Arial" w:cs="Arial"/>
            <w:i/>
            <w:iCs/>
            <w:color w:val="000000"/>
            <w:sz w:val="24"/>
            <w:szCs w:val="24"/>
          </w:rPr>
          <w:t>R</w:t>
        </w:r>
        <w:r w:rsidRPr="00CF53CA">
          <w:rPr>
            <w:rFonts w:ascii="Arial" w:hAnsi="Arial" w:cs="Arial"/>
            <w:i/>
            <w:iCs/>
            <w:color w:val="000000"/>
            <w:sz w:val="24"/>
            <w:szCs w:val="24"/>
            <w:vertAlign w:val="subscript"/>
          </w:rPr>
          <w:t>g</w:t>
        </w:r>
        <w:r w:rsidRPr="00920120">
          <w:rPr>
            <w:rFonts w:ascii="Arial" w:hAnsi="Arial" w:cs="Arial"/>
            <w:color w:val="000000"/>
            <w:sz w:val="24"/>
            <w:szCs w:val="24"/>
          </w:rPr>
          <w:t>, windspeed</w:t>
        </w:r>
        <w:r>
          <w:rPr>
            <w:rFonts w:ascii="Arial" w:hAnsi="Arial" w:cs="Arial"/>
            <w:color w:val="000000"/>
            <w:sz w:val="24"/>
            <w:szCs w:val="24"/>
          </w:rPr>
          <w:t>,</w:t>
        </w:r>
        <w:r w:rsidRPr="00920120">
          <w:rPr>
            <w:rFonts w:ascii="Arial" w:hAnsi="Arial" w:cs="Arial"/>
            <w:color w:val="000000"/>
            <w:sz w:val="24"/>
            <w:szCs w:val="24"/>
          </w:rPr>
          <w:t xml:space="preserve"> </w:t>
        </w:r>
        <w:r w:rsidRPr="00CF53CA">
          <w:rPr>
            <w:rFonts w:ascii="Arial" w:hAnsi="Arial" w:cs="Arial"/>
            <w:i/>
            <w:iCs/>
            <w:color w:val="000000"/>
            <w:sz w:val="24"/>
            <w:szCs w:val="24"/>
          </w:rPr>
          <w:t>u</w:t>
        </w:r>
        <w:r>
          <w:rPr>
            <w:rFonts w:ascii="Arial" w:hAnsi="Arial" w:cs="Arial"/>
            <w:color w:val="000000"/>
            <w:sz w:val="24"/>
            <w:szCs w:val="24"/>
          </w:rPr>
          <w:t xml:space="preserve">). (b) Individual information shared between latent heat flux, </w:t>
        </w:r>
        <w:r w:rsidRPr="0061258B">
          <w:rPr>
            <w:rFonts w:ascii="Arial" w:hAnsi="Arial" w:cs="Arial"/>
            <w:i/>
            <w:iCs/>
            <w:color w:val="000000"/>
            <w:sz w:val="24"/>
            <w:szCs w:val="24"/>
          </w:rPr>
          <w:t>LH</w:t>
        </w:r>
        <w:r>
          <w:rPr>
            <w:rFonts w:ascii="Arial" w:hAnsi="Arial" w:cs="Arial"/>
            <w:i/>
            <w:iCs/>
            <w:color w:val="000000"/>
            <w:sz w:val="24"/>
            <w:szCs w:val="24"/>
          </w:rPr>
          <w:t>,</w:t>
        </w:r>
        <w:r>
          <w:rPr>
            <w:rFonts w:ascii="Arial" w:hAnsi="Arial" w:cs="Arial"/>
            <w:color w:val="000000"/>
            <w:sz w:val="24"/>
            <w:szCs w:val="24"/>
          </w:rPr>
          <w:t xml:space="preserve"> and each individual meteorological variable. Boxes of </w:t>
        </w:r>
        <w:r w:rsidRPr="006B20B8">
          <w:rPr>
            <w:rFonts w:ascii="Arial" w:hAnsi="Arial" w:cs="Arial"/>
            <w:color w:val="000000"/>
            <w:sz w:val="24"/>
            <w:szCs w:val="24"/>
          </w:rPr>
          <w:t xml:space="preserve">mutual information between meteorological variables and </w:t>
        </w:r>
        <w:r>
          <w:rPr>
            <w:rFonts w:ascii="Arial" w:hAnsi="Arial" w:cs="Arial"/>
            <w:color w:val="000000"/>
            <w:sz w:val="24"/>
            <w:szCs w:val="24"/>
          </w:rPr>
          <w:t>flux are consists of</w:t>
        </w:r>
        <w:r w:rsidRPr="006B20B8">
          <w:rPr>
            <w:rFonts w:ascii="Arial" w:hAnsi="Arial" w:cs="Arial"/>
            <w:color w:val="000000"/>
            <w:sz w:val="24"/>
            <w:szCs w:val="24"/>
          </w:rPr>
          <w:t xml:space="preserve"> the same quantity that </w:t>
        </w:r>
        <w:r>
          <w:rPr>
            <w:rFonts w:ascii="Arial" w:hAnsi="Arial" w:cs="Arial"/>
            <w:color w:val="000000"/>
            <w:sz w:val="24"/>
            <w:szCs w:val="24"/>
          </w:rPr>
          <w:t>is calculated based on</w:t>
        </w:r>
        <w:r w:rsidRPr="006B20B8">
          <w:rPr>
            <w:rFonts w:ascii="Arial" w:hAnsi="Arial" w:cs="Arial"/>
            <w:color w:val="000000"/>
            <w:sz w:val="24"/>
            <w:szCs w:val="24"/>
          </w:rPr>
          <w:t xml:space="preserve"> different isotope availability (</w:t>
        </w:r>
        <w:r>
          <w:rPr>
            <w:rFonts w:ascii="Arial" w:hAnsi="Arial" w:cs="Arial"/>
            <w:color w:val="000000"/>
            <w:sz w:val="24"/>
            <w:szCs w:val="24"/>
          </w:rPr>
          <w:t xml:space="preserve">e.g., box of </w:t>
        </w:r>
        <w:r w:rsidRPr="00D03758">
          <w:rPr>
            <w:rFonts w:ascii="Arial" w:hAnsi="Arial" w:cs="Arial"/>
            <w:i/>
            <w:iCs/>
            <w:color w:val="000000"/>
            <w:sz w:val="24"/>
            <w:szCs w:val="24"/>
          </w:rPr>
          <w:t>I</w:t>
        </w:r>
        <w:r w:rsidRPr="006B20B8">
          <w:rPr>
            <w:rFonts w:ascii="Arial" w:hAnsi="Arial" w:cs="Arial"/>
            <w:color w:val="000000"/>
            <w:sz w:val="24"/>
            <w:szCs w:val="24"/>
          </w:rPr>
          <w:t>(</w:t>
        </w:r>
        <w:r w:rsidRPr="00D03758">
          <w:rPr>
            <w:rFonts w:ascii="Arial" w:hAnsi="Arial" w:cs="Arial"/>
            <w:i/>
            <w:iCs/>
            <w:color w:val="000000"/>
            <w:sz w:val="24"/>
            <w:szCs w:val="24"/>
          </w:rPr>
          <w:t>VPD</w:t>
        </w:r>
        <w:r w:rsidRPr="006B20B8">
          <w:rPr>
            <w:rFonts w:ascii="Arial" w:hAnsi="Arial" w:cs="Arial"/>
            <w:color w:val="000000"/>
            <w:sz w:val="24"/>
            <w:szCs w:val="24"/>
          </w:rPr>
          <w:t xml:space="preserve">; </w:t>
        </w:r>
        <w:r w:rsidRPr="00D03758">
          <w:rPr>
            <w:rFonts w:ascii="Arial" w:hAnsi="Arial" w:cs="Arial"/>
            <w:i/>
            <w:iCs/>
            <w:color w:val="000000"/>
            <w:sz w:val="24"/>
            <w:szCs w:val="24"/>
          </w:rPr>
          <w:t>NEE</w:t>
        </w:r>
        <w:r w:rsidRPr="006B20B8">
          <w:rPr>
            <w:rFonts w:ascii="Arial" w:hAnsi="Arial" w:cs="Arial"/>
            <w:color w:val="000000"/>
            <w:sz w:val="24"/>
            <w:szCs w:val="24"/>
          </w:rPr>
          <w:t xml:space="preserve">) </w:t>
        </w:r>
        <w:r>
          <w:rPr>
            <w:rFonts w:ascii="Arial" w:hAnsi="Arial" w:cs="Arial"/>
            <w:color w:val="000000"/>
            <w:sz w:val="24"/>
            <w:szCs w:val="24"/>
          </w:rPr>
          <w:t>consists of</w:t>
        </w:r>
        <w:r w:rsidRPr="006B20B8">
          <w:rPr>
            <w:rFonts w:ascii="Arial" w:hAnsi="Arial" w:cs="Arial"/>
            <w:color w:val="000000"/>
            <w:sz w:val="24"/>
            <w:szCs w:val="24"/>
          </w:rPr>
          <w:t xml:space="preserve"> </w:t>
        </w:r>
        <w:r w:rsidRPr="00D03758">
          <w:rPr>
            <w:rFonts w:ascii="Arial" w:hAnsi="Arial" w:cs="Arial"/>
            <w:i/>
            <w:iCs/>
            <w:color w:val="000000"/>
            <w:sz w:val="24"/>
            <w:szCs w:val="24"/>
          </w:rPr>
          <w:t>I</w:t>
        </w:r>
        <w:r w:rsidRPr="006B20B8">
          <w:rPr>
            <w:rFonts w:ascii="Arial" w:hAnsi="Arial" w:cs="Arial"/>
            <w:color w:val="000000"/>
            <w:sz w:val="24"/>
            <w:szCs w:val="24"/>
          </w:rPr>
          <w:t>(</w:t>
        </w:r>
        <w:r w:rsidRPr="00D03758">
          <w:rPr>
            <w:rFonts w:ascii="Arial" w:hAnsi="Arial" w:cs="Arial"/>
            <w:i/>
            <w:iCs/>
            <w:color w:val="000000"/>
            <w:sz w:val="24"/>
            <w:szCs w:val="24"/>
          </w:rPr>
          <w:t>VPD</w:t>
        </w:r>
        <w:r w:rsidRPr="006B20B8">
          <w:rPr>
            <w:rFonts w:ascii="Arial" w:hAnsi="Arial" w:cs="Arial"/>
            <w:color w:val="000000"/>
            <w:sz w:val="24"/>
            <w:szCs w:val="24"/>
          </w:rPr>
          <w:t xml:space="preserve">; </w:t>
        </w:r>
        <w:r w:rsidRPr="00D03758">
          <w:rPr>
            <w:rFonts w:ascii="Arial" w:hAnsi="Arial" w:cs="Arial"/>
            <w:i/>
            <w:iCs/>
            <w:color w:val="000000"/>
            <w:sz w:val="24"/>
            <w:szCs w:val="24"/>
          </w:rPr>
          <w:t>NEE</w:t>
        </w:r>
        <w:r w:rsidRPr="006B20B8">
          <w:rPr>
            <w:rFonts w:ascii="Arial" w:hAnsi="Arial" w:cs="Arial"/>
            <w:color w:val="000000"/>
            <w:sz w:val="24"/>
            <w:szCs w:val="24"/>
          </w:rPr>
          <w:t xml:space="preserve">) </w:t>
        </w:r>
        <w:r>
          <w:rPr>
            <w:rFonts w:ascii="Arial" w:hAnsi="Arial" w:cs="Arial"/>
            <w:color w:val="000000"/>
            <w:sz w:val="24"/>
            <w:szCs w:val="24"/>
          </w:rPr>
          <w:t>based on the availability of</w:t>
        </w:r>
        <w:r w:rsidRPr="00640393">
          <w:rPr>
            <w:rFonts w:ascii="Arial" w:hAnsi="Arial" w:cs="Arial"/>
            <w:i/>
            <w:iCs/>
            <w:sz w:val="24"/>
            <w:szCs w:val="24"/>
          </w:rPr>
          <w:t xml:space="preserve"> δ</w:t>
        </w:r>
        <w:r w:rsidRPr="00D03758">
          <w:rPr>
            <w:rFonts w:ascii="Arial" w:hAnsi="Arial" w:cs="Arial"/>
            <w:i/>
            <w:iCs/>
            <w:color w:val="000000"/>
            <w:sz w:val="24"/>
            <w:szCs w:val="24"/>
            <w:vertAlign w:val="superscript"/>
          </w:rPr>
          <w:t>13</w:t>
        </w:r>
        <w:r w:rsidRPr="00D03758">
          <w:rPr>
            <w:rFonts w:ascii="Arial" w:hAnsi="Arial" w:cs="Arial"/>
            <w:i/>
            <w:iCs/>
            <w:color w:val="000000"/>
            <w:sz w:val="24"/>
            <w:szCs w:val="24"/>
          </w:rPr>
          <w:t>C</w:t>
        </w:r>
        <w:r w:rsidRPr="006B20B8">
          <w:rPr>
            <w:rFonts w:ascii="Arial" w:hAnsi="Arial" w:cs="Arial"/>
            <w:color w:val="000000"/>
            <w:sz w:val="24"/>
            <w:szCs w:val="24"/>
          </w:rPr>
          <w:t xml:space="preserve">, </w:t>
        </w:r>
        <w:r w:rsidRPr="00D03758">
          <w:rPr>
            <w:rFonts w:ascii="Arial" w:hAnsi="Arial" w:cs="Arial"/>
            <w:i/>
            <w:iCs/>
            <w:color w:val="000000"/>
            <w:sz w:val="24"/>
            <w:szCs w:val="24"/>
          </w:rPr>
          <w:t>I</w:t>
        </w:r>
        <w:r w:rsidRPr="006B20B8">
          <w:rPr>
            <w:rFonts w:ascii="Arial" w:hAnsi="Arial" w:cs="Arial"/>
            <w:color w:val="000000"/>
            <w:sz w:val="24"/>
            <w:szCs w:val="24"/>
          </w:rPr>
          <w:t>(</w:t>
        </w:r>
        <w:r w:rsidRPr="00D03758">
          <w:rPr>
            <w:rFonts w:ascii="Arial" w:hAnsi="Arial" w:cs="Arial"/>
            <w:i/>
            <w:iCs/>
            <w:color w:val="000000"/>
            <w:sz w:val="24"/>
            <w:szCs w:val="24"/>
          </w:rPr>
          <w:t>VPD</w:t>
        </w:r>
        <w:r w:rsidRPr="006B20B8">
          <w:rPr>
            <w:rFonts w:ascii="Arial" w:hAnsi="Arial" w:cs="Arial"/>
            <w:color w:val="000000"/>
            <w:sz w:val="24"/>
            <w:szCs w:val="24"/>
          </w:rPr>
          <w:t xml:space="preserve">; </w:t>
        </w:r>
        <w:r w:rsidRPr="00D03758">
          <w:rPr>
            <w:rFonts w:ascii="Arial" w:hAnsi="Arial" w:cs="Arial"/>
            <w:i/>
            <w:iCs/>
            <w:color w:val="000000"/>
            <w:sz w:val="24"/>
            <w:szCs w:val="24"/>
          </w:rPr>
          <w:t>NEE</w:t>
        </w:r>
        <w:r w:rsidRPr="006B20B8">
          <w:rPr>
            <w:rFonts w:ascii="Arial" w:hAnsi="Arial" w:cs="Arial"/>
            <w:color w:val="000000"/>
            <w:sz w:val="24"/>
            <w:szCs w:val="24"/>
          </w:rPr>
          <w:t>)</w:t>
        </w:r>
        <w:r>
          <w:rPr>
            <w:rFonts w:ascii="Arial" w:hAnsi="Arial" w:cs="Arial"/>
            <w:color w:val="000000"/>
            <w:sz w:val="24"/>
            <w:szCs w:val="24"/>
          </w:rPr>
          <w:t xml:space="preserve"> based on the availability of </w:t>
        </w:r>
        <w:r w:rsidRPr="00640393">
          <w:rPr>
            <w:rFonts w:ascii="Arial" w:hAnsi="Arial" w:cs="Arial"/>
            <w:i/>
            <w:iCs/>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and</w:t>
        </w:r>
        <w:r w:rsidRPr="00640393">
          <w:rPr>
            <w:rFonts w:ascii="Arial" w:hAnsi="Arial" w:cs="Arial"/>
            <w:color w:val="000000"/>
            <w:sz w:val="24"/>
            <w:szCs w:val="24"/>
          </w:rPr>
          <w:t xml:space="preserve"> </w:t>
        </w:r>
        <w:r w:rsidRPr="00D03758">
          <w:rPr>
            <w:rFonts w:ascii="Arial" w:hAnsi="Arial" w:cs="Arial"/>
            <w:i/>
            <w:iCs/>
            <w:color w:val="000000"/>
            <w:sz w:val="24"/>
            <w:szCs w:val="24"/>
          </w:rPr>
          <w:t>I</w:t>
        </w:r>
        <w:r w:rsidRPr="006B20B8">
          <w:rPr>
            <w:rFonts w:ascii="Arial" w:hAnsi="Arial" w:cs="Arial"/>
            <w:color w:val="000000"/>
            <w:sz w:val="24"/>
            <w:szCs w:val="24"/>
          </w:rPr>
          <w:t>(</w:t>
        </w:r>
        <w:r w:rsidRPr="00D03758">
          <w:rPr>
            <w:rFonts w:ascii="Arial" w:hAnsi="Arial" w:cs="Arial"/>
            <w:i/>
            <w:iCs/>
            <w:color w:val="000000"/>
            <w:sz w:val="24"/>
            <w:szCs w:val="24"/>
          </w:rPr>
          <w:t>VPD</w:t>
        </w:r>
        <w:r w:rsidRPr="006B20B8">
          <w:rPr>
            <w:rFonts w:ascii="Arial" w:hAnsi="Arial" w:cs="Arial"/>
            <w:color w:val="000000"/>
            <w:sz w:val="24"/>
            <w:szCs w:val="24"/>
          </w:rPr>
          <w:t xml:space="preserve">; </w:t>
        </w:r>
        <w:r w:rsidRPr="00D03758">
          <w:rPr>
            <w:rFonts w:ascii="Arial" w:hAnsi="Arial" w:cs="Arial"/>
            <w:i/>
            <w:iCs/>
            <w:color w:val="000000"/>
            <w:sz w:val="24"/>
            <w:szCs w:val="24"/>
          </w:rPr>
          <w:t>NEE</w:t>
        </w:r>
        <w:r w:rsidRPr="006B20B8">
          <w:rPr>
            <w:rFonts w:ascii="Arial" w:hAnsi="Arial" w:cs="Arial"/>
            <w:color w:val="000000"/>
            <w:sz w:val="24"/>
            <w:szCs w:val="24"/>
          </w:rPr>
          <w:t>)</w:t>
        </w:r>
        <w:r>
          <w:rPr>
            <w:rFonts w:ascii="Arial" w:hAnsi="Arial" w:cs="Arial"/>
            <w:color w:val="000000"/>
            <w:sz w:val="24"/>
            <w:szCs w:val="24"/>
          </w:rPr>
          <w:t xml:space="preserve"> on the availability of</w:t>
        </w:r>
        <w:r w:rsidRPr="00640393">
          <w:rPr>
            <w:rFonts w:ascii="Arial" w:hAnsi="Arial" w:cs="Arial"/>
            <w:i/>
            <w:iCs/>
            <w:sz w:val="24"/>
            <w:szCs w:val="24"/>
          </w:rPr>
          <w:t xml:space="preserve"> </w:t>
        </w:r>
        <w:r>
          <w:rPr>
            <w:rFonts w:ascii="Arial" w:hAnsi="Arial" w:cs="Arial"/>
            <w:i/>
            <w:iCs/>
            <w:sz w:val="24"/>
            <w:szCs w:val="24"/>
          </w:rPr>
          <w:t>d</w:t>
        </w:r>
        <w:r>
          <w:rPr>
            <w:rFonts w:ascii="Arial" w:hAnsi="Arial" w:cs="Arial"/>
            <w:sz w:val="24"/>
            <w:szCs w:val="24"/>
          </w:rPr>
          <w:t>, collectively</w:t>
        </w:r>
        <w:r w:rsidRPr="006B20B8">
          <w:rPr>
            <w:rFonts w:ascii="Arial" w:hAnsi="Arial" w:cs="Arial"/>
            <w:color w:val="000000"/>
            <w:sz w:val="24"/>
            <w:szCs w:val="24"/>
          </w:rPr>
          <w:t>)</w:t>
        </w:r>
        <w:r>
          <w:rPr>
            <w:rFonts w:ascii="Arial" w:hAnsi="Arial" w:cs="Arial"/>
            <w:color w:val="000000"/>
            <w:sz w:val="24"/>
            <w:szCs w:val="24"/>
          </w:rPr>
          <w:t>. The mean and median values of each boxplot are shown as black triangle and white line, respectively. The</w:t>
        </w:r>
        <w:r w:rsidRPr="00500403">
          <w:rPr>
            <w:rFonts w:ascii="Arial" w:hAnsi="Arial" w:cs="Arial"/>
            <w:color w:val="000000"/>
            <w:sz w:val="24"/>
            <w:szCs w:val="24"/>
          </w:rPr>
          <w:t xml:space="preserve"> double asterisk indicates a significant </w:t>
        </w:r>
        <w:r w:rsidRPr="00640393">
          <w:rPr>
            <w:rFonts w:ascii="Arial" w:hAnsi="Arial" w:cs="Arial"/>
            <w:color w:val="000000"/>
            <w:sz w:val="24"/>
            <w:szCs w:val="24"/>
          </w:rPr>
          <w:t>p</w:t>
        </w:r>
        <w:r w:rsidRPr="00500403">
          <w:rPr>
            <w:rFonts w:ascii="Arial" w:hAnsi="Arial" w:cs="Arial"/>
            <w:color w:val="000000"/>
            <w:sz w:val="24"/>
            <w:szCs w:val="24"/>
          </w:rPr>
          <w:t>-value (&lt;0.01)</w:t>
        </w:r>
        <w:r>
          <w:rPr>
            <w:rFonts w:ascii="Arial" w:hAnsi="Arial" w:cs="Arial"/>
            <w:color w:val="000000"/>
            <w:sz w:val="24"/>
            <w:szCs w:val="24"/>
          </w:rPr>
          <w:t xml:space="preserve">. </w:t>
        </w:r>
      </w:ins>
    </w:p>
    <w:bookmarkEnd w:id="1244"/>
    <w:p w14:paraId="531E0387" w14:textId="77777777" w:rsidR="003B46FD" w:rsidRDefault="003B46FD" w:rsidP="00EC3A86">
      <w:pPr>
        <w:tabs>
          <w:tab w:val="left" w:pos="2860"/>
        </w:tabs>
        <w:jc w:val="both"/>
        <w:rPr>
          <w:ins w:id="1246" w:author="Li, Bonan" w:date="2023-08-03T13:06:00Z"/>
          <w:rFonts w:ascii="Arial" w:hAnsi="Arial" w:cs="Arial"/>
          <w:b/>
          <w:bCs/>
          <w:color w:val="000000"/>
          <w:sz w:val="24"/>
          <w:szCs w:val="24"/>
        </w:rPr>
      </w:pPr>
    </w:p>
    <w:p w14:paraId="4FCAA232" w14:textId="77777777" w:rsidR="00A52D89" w:rsidRDefault="00A52D89" w:rsidP="00EC3A86">
      <w:pPr>
        <w:tabs>
          <w:tab w:val="left" w:pos="2860"/>
        </w:tabs>
        <w:jc w:val="both"/>
        <w:rPr>
          <w:rFonts w:ascii="Arial" w:hAnsi="Arial" w:cs="Arial"/>
          <w:b/>
          <w:bCs/>
          <w:color w:val="000000"/>
          <w:sz w:val="24"/>
          <w:szCs w:val="24"/>
        </w:rPr>
      </w:pPr>
    </w:p>
    <w:p w14:paraId="2BBD444A" w14:textId="77777777" w:rsidR="00A52D89" w:rsidRDefault="00A52D89" w:rsidP="00EC3A86">
      <w:pPr>
        <w:tabs>
          <w:tab w:val="left" w:pos="2860"/>
        </w:tabs>
        <w:jc w:val="both"/>
        <w:rPr>
          <w:rFonts w:ascii="Arial" w:hAnsi="Arial" w:cs="Arial"/>
          <w:b/>
          <w:bCs/>
          <w:color w:val="000000"/>
          <w:sz w:val="24"/>
          <w:szCs w:val="24"/>
        </w:rPr>
      </w:pPr>
    </w:p>
    <w:p w14:paraId="16F1827C" w14:textId="77777777" w:rsidR="00A52D89" w:rsidRDefault="00A52D89" w:rsidP="00EC3A86">
      <w:pPr>
        <w:tabs>
          <w:tab w:val="left" w:pos="2860"/>
        </w:tabs>
        <w:jc w:val="both"/>
        <w:rPr>
          <w:rFonts w:ascii="Arial" w:hAnsi="Arial" w:cs="Arial"/>
          <w:b/>
          <w:bCs/>
          <w:color w:val="000000"/>
          <w:sz w:val="24"/>
          <w:szCs w:val="24"/>
        </w:rPr>
      </w:pPr>
    </w:p>
    <w:p w14:paraId="4A2779FB" w14:textId="77777777" w:rsidR="00A52D89" w:rsidRDefault="00A52D89" w:rsidP="00EC3A86">
      <w:pPr>
        <w:tabs>
          <w:tab w:val="left" w:pos="2860"/>
        </w:tabs>
        <w:jc w:val="both"/>
        <w:rPr>
          <w:rFonts w:ascii="Arial" w:hAnsi="Arial" w:cs="Arial"/>
          <w:b/>
          <w:bCs/>
          <w:color w:val="000000"/>
          <w:sz w:val="24"/>
          <w:szCs w:val="24"/>
        </w:rPr>
      </w:pPr>
    </w:p>
    <w:p w14:paraId="677F6F18" w14:textId="77777777" w:rsidR="00A52D89" w:rsidRDefault="00A52D89" w:rsidP="00EC3A86">
      <w:pPr>
        <w:tabs>
          <w:tab w:val="left" w:pos="2860"/>
        </w:tabs>
        <w:jc w:val="both"/>
        <w:rPr>
          <w:rFonts w:ascii="Arial" w:hAnsi="Arial" w:cs="Arial"/>
          <w:b/>
          <w:bCs/>
          <w:color w:val="000000"/>
          <w:sz w:val="24"/>
          <w:szCs w:val="24"/>
        </w:rPr>
      </w:pPr>
    </w:p>
    <w:p w14:paraId="1ED5CE8D" w14:textId="77777777" w:rsidR="00A52D89" w:rsidRDefault="00A52D89" w:rsidP="00EC3A86">
      <w:pPr>
        <w:tabs>
          <w:tab w:val="left" w:pos="2860"/>
        </w:tabs>
        <w:jc w:val="both"/>
        <w:rPr>
          <w:rFonts w:ascii="Arial" w:hAnsi="Arial" w:cs="Arial"/>
          <w:b/>
          <w:bCs/>
          <w:color w:val="000000"/>
          <w:sz w:val="24"/>
          <w:szCs w:val="24"/>
        </w:rPr>
      </w:pPr>
    </w:p>
    <w:p w14:paraId="0B61C11B" w14:textId="77777777" w:rsidR="00A52D89" w:rsidRDefault="00A52D89" w:rsidP="00EC3A86">
      <w:pPr>
        <w:tabs>
          <w:tab w:val="left" w:pos="2860"/>
        </w:tabs>
        <w:jc w:val="both"/>
        <w:rPr>
          <w:rFonts w:ascii="Arial" w:hAnsi="Arial" w:cs="Arial"/>
          <w:b/>
          <w:bCs/>
          <w:color w:val="000000"/>
          <w:sz w:val="24"/>
          <w:szCs w:val="24"/>
        </w:rPr>
      </w:pPr>
    </w:p>
    <w:p w14:paraId="7577A9FD" w14:textId="77777777" w:rsidR="00535F2E" w:rsidRDefault="00535F2E" w:rsidP="00EC3A86">
      <w:pPr>
        <w:tabs>
          <w:tab w:val="left" w:pos="2860"/>
        </w:tabs>
        <w:jc w:val="both"/>
        <w:rPr>
          <w:rFonts w:ascii="Arial" w:hAnsi="Arial" w:cs="Arial"/>
          <w:b/>
          <w:bCs/>
          <w:color w:val="000000"/>
          <w:sz w:val="24"/>
          <w:szCs w:val="24"/>
        </w:rPr>
      </w:pPr>
    </w:p>
    <w:p w14:paraId="3F9C7AB4" w14:textId="77777777" w:rsidR="00535F2E" w:rsidRDefault="00535F2E" w:rsidP="00EC3A86">
      <w:pPr>
        <w:tabs>
          <w:tab w:val="left" w:pos="2860"/>
        </w:tabs>
        <w:jc w:val="both"/>
        <w:rPr>
          <w:rFonts w:ascii="Arial" w:hAnsi="Arial" w:cs="Arial"/>
          <w:b/>
          <w:bCs/>
          <w:color w:val="000000"/>
          <w:sz w:val="24"/>
          <w:szCs w:val="24"/>
        </w:rPr>
      </w:pPr>
    </w:p>
    <w:p w14:paraId="297E28C4" w14:textId="77777777" w:rsidR="00535F2E" w:rsidRDefault="00535F2E" w:rsidP="00EC3A86">
      <w:pPr>
        <w:tabs>
          <w:tab w:val="left" w:pos="2860"/>
        </w:tabs>
        <w:jc w:val="both"/>
        <w:rPr>
          <w:rFonts w:ascii="Arial" w:hAnsi="Arial" w:cs="Arial"/>
          <w:b/>
          <w:bCs/>
          <w:color w:val="000000"/>
          <w:sz w:val="24"/>
          <w:szCs w:val="24"/>
        </w:rPr>
      </w:pPr>
    </w:p>
    <w:p w14:paraId="32F0D57F" w14:textId="77777777" w:rsidR="00535F2E" w:rsidRDefault="00535F2E" w:rsidP="00EC3A86">
      <w:pPr>
        <w:tabs>
          <w:tab w:val="left" w:pos="2860"/>
        </w:tabs>
        <w:jc w:val="both"/>
        <w:rPr>
          <w:rFonts w:ascii="Arial" w:hAnsi="Arial" w:cs="Arial"/>
          <w:b/>
          <w:bCs/>
          <w:color w:val="000000"/>
          <w:sz w:val="24"/>
          <w:szCs w:val="24"/>
        </w:rPr>
      </w:pPr>
    </w:p>
    <w:p w14:paraId="7DB61DE4" w14:textId="6A171EAD" w:rsidR="00535F2E" w:rsidRDefault="003918A1" w:rsidP="00EC3A86">
      <w:pPr>
        <w:tabs>
          <w:tab w:val="left" w:pos="2860"/>
        </w:tabs>
        <w:jc w:val="both"/>
        <w:rPr>
          <w:rFonts w:ascii="Arial" w:hAnsi="Arial" w:cs="Arial"/>
          <w:b/>
          <w:bCs/>
          <w:color w:val="000000"/>
          <w:sz w:val="24"/>
          <w:szCs w:val="24"/>
        </w:rPr>
      </w:pPr>
      <w:del w:id="1247" w:author="Li, Bonan" w:date="2023-08-03T14:28:00Z">
        <w:r w:rsidDel="00672117">
          <w:rPr>
            <w:rFonts w:ascii="Arial" w:hAnsi="Arial" w:cs="Arial"/>
            <w:b/>
            <w:bCs/>
            <w:noProof/>
            <w:color w:val="000000"/>
            <w:sz w:val="24"/>
            <w:szCs w:val="24"/>
          </w:rPr>
          <w:lastRenderedPageBreak/>
          <w:drawing>
            <wp:inline distT="0" distB="0" distL="0" distR="0" wp14:anchorId="51F56709" wp14:editId="1400C45E">
              <wp:extent cx="5943600" cy="3709670"/>
              <wp:effectExtent l="0" t="0" r="0" b="508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del>
    </w:p>
    <w:p w14:paraId="48C52ADD" w14:textId="08A8ADEC" w:rsidR="00672117" w:rsidRDefault="00672117" w:rsidP="00702B45">
      <w:pPr>
        <w:tabs>
          <w:tab w:val="left" w:pos="2860"/>
        </w:tabs>
        <w:jc w:val="both"/>
        <w:rPr>
          <w:ins w:id="1248" w:author="Li, Bonan" w:date="2023-08-03T14:28:00Z"/>
          <w:rFonts w:ascii="Arial" w:hAnsi="Arial" w:cs="Arial"/>
          <w:b/>
          <w:bCs/>
          <w:color w:val="000000"/>
          <w:sz w:val="24"/>
          <w:szCs w:val="24"/>
        </w:rPr>
      </w:pPr>
      <w:ins w:id="1249" w:author="Li, Bonan" w:date="2023-08-03T14:28:00Z">
        <w:r>
          <w:rPr>
            <w:rFonts w:ascii="Arial" w:hAnsi="Arial" w:cs="Arial"/>
            <w:b/>
            <w:bCs/>
            <w:noProof/>
            <w:color w:val="000000"/>
            <w:sz w:val="24"/>
            <w:szCs w:val="24"/>
          </w:rPr>
          <w:drawing>
            <wp:inline distT="0" distB="0" distL="0" distR="0" wp14:anchorId="4A24DC20" wp14:editId="46571889">
              <wp:extent cx="5943600" cy="3716655"/>
              <wp:effectExtent l="0" t="0" r="0" b="0"/>
              <wp:docPr id="7898008"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008" name="Picture 5" descr="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ins>
    </w:p>
    <w:p w14:paraId="416BBAC6" w14:textId="0061F373" w:rsidR="00702B45" w:rsidRDefault="00702B45" w:rsidP="00702B45">
      <w:pPr>
        <w:tabs>
          <w:tab w:val="left" w:pos="2860"/>
        </w:tabs>
        <w:jc w:val="both"/>
        <w:rPr>
          <w:ins w:id="1250" w:author="Li, Bonan" w:date="2023-08-03T13:33:00Z"/>
          <w:rFonts w:ascii="Arial" w:hAnsi="Arial" w:cs="Arial"/>
          <w:color w:val="000000"/>
          <w:sz w:val="24"/>
          <w:szCs w:val="24"/>
        </w:rPr>
      </w:pPr>
      <w:ins w:id="1251" w:author="Li, Bonan" w:date="2023-08-03T13:33:00Z">
        <w:r w:rsidRPr="00CF53CA">
          <w:rPr>
            <w:rFonts w:ascii="Arial" w:hAnsi="Arial" w:cs="Arial"/>
            <w:b/>
            <w:bCs/>
            <w:color w:val="000000"/>
            <w:sz w:val="24"/>
            <w:szCs w:val="24"/>
          </w:rPr>
          <w:t xml:space="preserve">Figure 2 </w:t>
        </w:r>
        <w:r w:rsidRPr="001256ED">
          <w:rPr>
            <w:rFonts w:ascii="Arial" w:hAnsi="Arial" w:cs="Arial"/>
            <w:color w:val="000000"/>
            <w:sz w:val="24"/>
            <w:szCs w:val="24"/>
          </w:rPr>
          <w:t>(a)</w:t>
        </w:r>
        <w:r>
          <w:rPr>
            <w:rFonts w:ascii="Arial" w:hAnsi="Arial" w:cs="Arial"/>
            <w:b/>
            <w:bCs/>
            <w:color w:val="000000"/>
            <w:sz w:val="24"/>
            <w:szCs w:val="24"/>
          </w:rPr>
          <w:t xml:space="preserve"> </w:t>
        </w:r>
        <w:r w:rsidRPr="00F63A24">
          <w:rPr>
            <w:rFonts w:ascii="Arial" w:hAnsi="Arial" w:cs="Arial"/>
            <w:color w:val="000000"/>
            <w:sz w:val="24"/>
            <w:szCs w:val="24"/>
          </w:rPr>
          <w:t>The unique information</w:t>
        </w:r>
        <w:r>
          <w:rPr>
            <w:rFonts w:ascii="Arial" w:hAnsi="Arial" w:cs="Arial"/>
            <w:color w:val="000000"/>
            <w:sz w:val="24"/>
            <w:szCs w:val="24"/>
          </w:rPr>
          <w:t>,</w:t>
        </w:r>
        <w:r w:rsidRPr="00F63A24">
          <w:rPr>
            <w:rFonts w:ascii="Arial" w:hAnsi="Arial" w:cs="Arial"/>
            <w:color w:val="000000"/>
            <w:sz w:val="24"/>
            <w:szCs w:val="24"/>
          </w:rPr>
          <w:t xml:space="preserve"> </w:t>
        </w:r>
        <w:r w:rsidRPr="00F63A24">
          <w:rPr>
            <w:rFonts w:ascii="Arial" w:hAnsi="Arial" w:cs="Arial"/>
            <w:i/>
            <w:iCs/>
            <w:color w:val="000000"/>
            <w:sz w:val="24"/>
            <w:szCs w:val="24"/>
          </w:rPr>
          <w:t>U</w:t>
        </w:r>
        <w:r w:rsidRPr="00F63A24">
          <w:rPr>
            <w:rFonts w:ascii="Arial" w:hAnsi="Arial" w:cs="Arial"/>
            <w:color w:val="000000"/>
            <w:sz w:val="24"/>
            <w:szCs w:val="24"/>
          </w:rPr>
          <w:t>, synergistic information</w:t>
        </w:r>
        <w:r>
          <w:rPr>
            <w:rFonts w:ascii="Arial" w:hAnsi="Arial" w:cs="Arial"/>
            <w:color w:val="000000"/>
            <w:sz w:val="24"/>
            <w:szCs w:val="24"/>
          </w:rPr>
          <w:t>,</w:t>
        </w:r>
        <w:r w:rsidRPr="00F63A24">
          <w:rPr>
            <w:rFonts w:ascii="Arial" w:hAnsi="Arial" w:cs="Arial"/>
            <w:color w:val="000000"/>
            <w:sz w:val="24"/>
            <w:szCs w:val="24"/>
          </w:rPr>
          <w:t xml:space="preserve"> </w:t>
        </w:r>
        <w:r w:rsidRPr="00F63A24">
          <w:rPr>
            <w:rFonts w:ascii="Arial" w:hAnsi="Arial" w:cs="Arial"/>
            <w:i/>
            <w:iCs/>
            <w:color w:val="000000"/>
            <w:sz w:val="24"/>
            <w:szCs w:val="24"/>
          </w:rPr>
          <w:t>S</w:t>
        </w:r>
        <w:r w:rsidRPr="00F63A24">
          <w:rPr>
            <w:rFonts w:ascii="Arial" w:hAnsi="Arial" w:cs="Arial"/>
            <w:color w:val="000000"/>
            <w:sz w:val="24"/>
            <w:szCs w:val="24"/>
          </w:rPr>
          <w:t>, and redundant information</w:t>
        </w:r>
        <w:r>
          <w:rPr>
            <w:rFonts w:ascii="Arial" w:hAnsi="Arial" w:cs="Arial"/>
            <w:color w:val="000000"/>
            <w:sz w:val="24"/>
            <w:szCs w:val="24"/>
          </w:rPr>
          <w:t>,</w:t>
        </w:r>
        <w:r w:rsidRPr="00F63A24">
          <w:rPr>
            <w:rFonts w:ascii="Arial" w:hAnsi="Arial" w:cs="Arial"/>
            <w:color w:val="000000"/>
            <w:sz w:val="24"/>
            <w:szCs w:val="24"/>
          </w:rPr>
          <w:t xml:space="preserve"> </w:t>
        </w:r>
        <w:r w:rsidRPr="00F63A24">
          <w:rPr>
            <w:rFonts w:ascii="Arial" w:hAnsi="Arial" w:cs="Arial"/>
            <w:i/>
            <w:iCs/>
            <w:color w:val="000000"/>
            <w:sz w:val="24"/>
            <w:szCs w:val="24"/>
          </w:rPr>
          <w:t>R</w:t>
        </w:r>
        <w:r w:rsidRPr="001256ED">
          <w:rPr>
            <w:rFonts w:ascii="Arial" w:hAnsi="Arial" w:cs="Arial"/>
            <w:color w:val="000000"/>
            <w:sz w:val="24"/>
            <w:szCs w:val="24"/>
          </w:rPr>
          <w:t>,</w:t>
        </w:r>
        <w:r w:rsidRPr="00F63A24">
          <w:rPr>
            <w:rFonts w:ascii="Arial" w:hAnsi="Arial" w:cs="Arial"/>
            <w:color w:val="000000"/>
            <w:sz w:val="24"/>
            <w:szCs w:val="24"/>
          </w:rPr>
          <w:t xml:space="preserve"> of the </w:t>
        </w:r>
        <w:bookmarkStart w:id="1252" w:name="_Hlk141551026"/>
        <w:r w:rsidRPr="009520D6">
          <w:rPr>
            <w:rFonts w:ascii="Arial" w:hAnsi="Arial" w:cs="Arial"/>
            <w:i/>
            <w:iCs/>
            <w:sz w:val="24"/>
            <w:szCs w:val="24"/>
          </w:rPr>
          <w:t>δ</w:t>
        </w:r>
        <w:r w:rsidRPr="009520D6">
          <w:rPr>
            <w:rFonts w:ascii="Arial" w:hAnsi="Arial" w:cs="Arial"/>
            <w:i/>
            <w:iCs/>
            <w:sz w:val="24"/>
            <w:szCs w:val="24"/>
            <w:vertAlign w:val="superscript"/>
          </w:rPr>
          <w:t>13</w:t>
        </w:r>
        <w:r w:rsidRPr="009520D6">
          <w:rPr>
            <w:rFonts w:ascii="Arial" w:hAnsi="Arial" w:cs="Arial"/>
            <w:i/>
            <w:iCs/>
            <w:sz w:val="24"/>
            <w:szCs w:val="24"/>
          </w:rPr>
          <w:t>C</w:t>
        </w:r>
        <w:r>
          <w:rPr>
            <w:rFonts w:ascii="Arial" w:hAnsi="Arial" w:cs="Arial"/>
            <w:i/>
            <w:iCs/>
            <w:sz w:val="24"/>
            <w:szCs w:val="24"/>
          </w:rPr>
          <w:t xml:space="preserve">, </w:t>
        </w:r>
        <w:r w:rsidRPr="009520D6">
          <w:rPr>
            <w:rFonts w:ascii="Arial" w:hAnsi="Arial" w:cs="Arial"/>
            <w:i/>
            <w:iCs/>
            <w:sz w:val="24"/>
            <w:szCs w:val="24"/>
          </w:rPr>
          <w:t>δ</w:t>
        </w:r>
        <w:r w:rsidRPr="009520D6">
          <w:rPr>
            <w:rFonts w:ascii="Arial" w:hAnsi="Arial" w:cs="Arial"/>
            <w:i/>
            <w:iCs/>
            <w:sz w:val="24"/>
            <w:szCs w:val="24"/>
            <w:vertAlign w:val="superscript"/>
          </w:rPr>
          <w:t>2</w:t>
        </w:r>
        <w:r w:rsidRPr="009520D6">
          <w:rPr>
            <w:rFonts w:ascii="Arial" w:hAnsi="Arial" w:cs="Arial"/>
            <w:i/>
            <w:iCs/>
            <w:sz w:val="24"/>
            <w:szCs w:val="24"/>
          </w:rPr>
          <w:t>H</w:t>
        </w:r>
        <w:r>
          <w:rPr>
            <w:rFonts w:ascii="Arial" w:hAnsi="Arial" w:cs="Arial"/>
            <w:i/>
            <w:iCs/>
            <w:sz w:val="24"/>
            <w:szCs w:val="24"/>
          </w:rPr>
          <w:t>,</w:t>
        </w:r>
        <w:r w:rsidRPr="009520D6">
          <w:rPr>
            <w:rFonts w:ascii="Arial" w:hAnsi="Arial" w:cs="Arial"/>
            <w:sz w:val="24"/>
            <w:szCs w:val="24"/>
          </w:rPr>
          <w:t xml:space="preserve"> </w:t>
        </w:r>
        <w:r>
          <w:rPr>
            <w:rFonts w:ascii="Arial" w:hAnsi="Arial" w:cs="Arial"/>
            <w:sz w:val="24"/>
            <w:szCs w:val="24"/>
          </w:rPr>
          <w:t xml:space="preserve">and </w:t>
        </w:r>
        <w:r>
          <w:rPr>
            <w:rFonts w:ascii="Arial" w:hAnsi="Arial" w:cs="Arial"/>
            <w:i/>
            <w:iCs/>
            <w:sz w:val="24"/>
            <w:szCs w:val="24"/>
          </w:rPr>
          <w:t>d</w:t>
        </w:r>
        <w:r w:rsidRPr="009520D6">
          <w:rPr>
            <w:rFonts w:ascii="Arial" w:hAnsi="Arial" w:cs="Arial"/>
            <w:sz w:val="24"/>
            <w:szCs w:val="24"/>
          </w:rPr>
          <w:t xml:space="preserve"> </w:t>
        </w:r>
        <w:bookmarkEnd w:id="1252"/>
        <w:r w:rsidRPr="00F63A24">
          <w:rPr>
            <w:rFonts w:ascii="Arial" w:hAnsi="Arial" w:cs="Arial"/>
            <w:color w:val="000000"/>
            <w:sz w:val="24"/>
            <w:szCs w:val="24"/>
          </w:rPr>
          <w:t>stable isotope flux ratios on</w:t>
        </w:r>
        <w:r>
          <w:rPr>
            <w:rFonts w:ascii="Arial" w:hAnsi="Arial" w:cs="Arial"/>
            <w:color w:val="000000"/>
            <w:sz w:val="24"/>
            <w:szCs w:val="24"/>
          </w:rPr>
          <w:t xml:space="preserve"> </w:t>
        </w:r>
        <w:r w:rsidRPr="00F63A24">
          <w:rPr>
            <w:rFonts w:ascii="Arial" w:hAnsi="Arial" w:cs="Arial"/>
            <w:color w:val="000000"/>
            <w:sz w:val="24"/>
            <w:szCs w:val="24"/>
          </w:rPr>
          <w:t xml:space="preserve">the </w:t>
        </w:r>
        <w:r>
          <w:rPr>
            <w:rFonts w:ascii="Arial" w:hAnsi="Arial" w:cs="Arial"/>
            <w:color w:val="000000"/>
            <w:sz w:val="24"/>
            <w:szCs w:val="24"/>
          </w:rPr>
          <w:t xml:space="preserve">net ecosystem </w:t>
        </w:r>
        <w:r>
          <w:rPr>
            <w:rFonts w:ascii="Arial" w:hAnsi="Arial" w:cs="Arial"/>
            <w:color w:val="000000"/>
            <w:sz w:val="24"/>
            <w:szCs w:val="24"/>
          </w:rPr>
          <w:lastRenderedPageBreak/>
          <w:t xml:space="preserve">exchange, </w:t>
        </w:r>
        <w:r w:rsidRPr="00F63A24">
          <w:rPr>
            <w:rFonts w:ascii="Arial" w:hAnsi="Arial" w:cs="Arial"/>
            <w:i/>
            <w:iCs/>
            <w:color w:val="000000"/>
            <w:sz w:val="24"/>
            <w:szCs w:val="24"/>
          </w:rPr>
          <w:t>NEE</w:t>
        </w:r>
        <w:r>
          <w:rPr>
            <w:rFonts w:ascii="Arial" w:hAnsi="Arial" w:cs="Arial"/>
            <w:i/>
            <w:iCs/>
            <w:color w:val="000000"/>
            <w:sz w:val="24"/>
            <w:szCs w:val="24"/>
          </w:rPr>
          <w:t>,</w:t>
        </w:r>
        <w:r>
          <w:rPr>
            <w:rFonts w:ascii="Arial" w:hAnsi="Arial" w:cs="Arial"/>
            <w:color w:val="000000"/>
            <w:sz w:val="24"/>
            <w:szCs w:val="24"/>
          </w:rPr>
          <w:t xml:space="preserve"> a</w:t>
        </w:r>
        <w:r w:rsidRPr="00F63A24">
          <w:rPr>
            <w:rFonts w:ascii="Arial" w:hAnsi="Arial" w:cs="Arial"/>
            <w:color w:val="000000"/>
            <w:sz w:val="24"/>
            <w:szCs w:val="24"/>
          </w:rPr>
          <w:t xml:space="preserve">nd </w:t>
        </w:r>
        <w:r>
          <w:rPr>
            <w:rFonts w:ascii="Arial" w:hAnsi="Arial" w:cs="Arial"/>
            <w:color w:val="000000"/>
            <w:sz w:val="24"/>
            <w:szCs w:val="24"/>
          </w:rPr>
          <w:t xml:space="preserve">(b) latent heat flux, </w:t>
        </w:r>
        <w:r w:rsidRPr="00F63A24">
          <w:rPr>
            <w:rFonts w:ascii="Arial" w:hAnsi="Arial" w:cs="Arial"/>
            <w:i/>
            <w:iCs/>
            <w:color w:val="000000"/>
            <w:sz w:val="24"/>
            <w:szCs w:val="24"/>
          </w:rPr>
          <w:t>LH</w:t>
        </w:r>
        <w:r w:rsidRPr="00F63A24">
          <w:rPr>
            <w:rFonts w:ascii="Arial" w:hAnsi="Arial" w:cs="Arial"/>
            <w:color w:val="000000"/>
            <w:sz w:val="24"/>
            <w:szCs w:val="24"/>
          </w:rPr>
          <w:t xml:space="preserve">. </w:t>
        </w:r>
        <w:bookmarkStart w:id="1253" w:name="_Hlk141789621"/>
        <w:bookmarkStart w:id="1254" w:name="_Hlk141709840"/>
        <w:r>
          <w:rPr>
            <w:rFonts w:ascii="Arial" w:hAnsi="Arial" w:cs="Arial"/>
            <w:color w:val="000000"/>
            <w:sz w:val="24"/>
            <w:szCs w:val="24"/>
          </w:rPr>
          <w:t xml:space="preserve">The values of </w:t>
        </w:r>
        <w:r>
          <w:rPr>
            <w:rFonts w:ascii="Arial" w:hAnsi="Arial" w:cs="Arial"/>
            <w:i/>
            <w:iCs/>
            <w:color w:val="000000"/>
            <w:sz w:val="24"/>
            <w:szCs w:val="24"/>
          </w:rPr>
          <w:t>S</w:t>
        </w:r>
        <w:r w:rsidRPr="001256ED">
          <w:rPr>
            <w:rFonts w:ascii="Arial" w:hAnsi="Arial" w:cs="Arial"/>
            <w:color w:val="000000"/>
            <w:sz w:val="24"/>
            <w:szCs w:val="24"/>
          </w:rPr>
          <w:t>,</w:t>
        </w:r>
        <w:r>
          <w:rPr>
            <w:rFonts w:ascii="Arial" w:hAnsi="Arial" w:cs="Arial"/>
            <w:i/>
            <w:iCs/>
            <w:color w:val="000000"/>
            <w:sz w:val="24"/>
            <w:szCs w:val="24"/>
          </w:rPr>
          <w:t xml:space="preserve"> </w:t>
        </w:r>
        <w:r>
          <w:rPr>
            <w:rFonts w:ascii="Arial" w:hAnsi="Arial" w:cs="Arial"/>
            <w:color w:val="000000"/>
            <w:sz w:val="24"/>
            <w:szCs w:val="24"/>
          </w:rPr>
          <w:t xml:space="preserve">and </w:t>
        </w:r>
        <w:r>
          <w:rPr>
            <w:rFonts w:ascii="Arial" w:hAnsi="Arial" w:cs="Arial"/>
            <w:i/>
            <w:iCs/>
            <w:color w:val="000000"/>
            <w:sz w:val="24"/>
            <w:szCs w:val="24"/>
          </w:rPr>
          <w:t xml:space="preserve">R </w:t>
        </w:r>
        <w:r>
          <w:rPr>
            <w:rFonts w:ascii="Arial" w:hAnsi="Arial" w:cs="Arial"/>
            <w:color w:val="000000"/>
            <w:sz w:val="24"/>
            <w:szCs w:val="24"/>
          </w:rPr>
          <w:t xml:space="preserve">are calculated by averaging </w:t>
        </w:r>
        <w:r w:rsidRPr="005507E6">
          <w:rPr>
            <w:rFonts w:ascii="Arial" w:hAnsi="Arial" w:cs="Arial"/>
            <w:color w:val="000000"/>
            <w:sz w:val="24"/>
            <w:szCs w:val="24"/>
          </w:rPr>
          <w:t>across different meteorological variables</w:t>
        </w:r>
        <w:r>
          <w:rPr>
            <w:rFonts w:ascii="Arial" w:hAnsi="Arial" w:cs="Arial"/>
            <w:color w:val="000000"/>
            <w:sz w:val="24"/>
            <w:szCs w:val="24"/>
          </w:rPr>
          <w:t xml:space="preserve">, indicated by </w:t>
        </w:r>
        <w:r>
          <w:rPr>
            <w:rFonts w:ascii="Arial" w:hAnsi="Arial" w:cs="Arial"/>
            <w:b/>
            <w:bCs/>
            <w:color w:val="000000"/>
            <w:sz w:val="24"/>
            <w:szCs w:val="24"/>
          </w:rPr>
          <w:t xml:space="preserve">Y </w:t>
        </w:r>
        <w:r>
          <w:rPr>
            <w:rFonts w:ascii="Arial" w:hAnsi="Arial" w:cs="Arial"/>
            <w:color w:val="000000"/>
            <w:sz w:val="24"/>
            <w:szCs w:val="24"/>
          </w:rPr>
          <w:t>(e.g.</w:t>
        </w:r>
        <w:r w:rsidRPr="005507E6">
          <w:rPr>
            <w:rFonts w:ascii="Arial" w:hAnsi="Arial" w:cs="Arial"/>
            <w:color w:val="000000"/>
            <w:sz w:val="24"/>
            <w:szCs w:val="24"/>
          </w:rPr>
          <w:t>,</w:t>
        </w:r>
        <w:r>
          <w:rPr>
            <w:rFonts w:ascii="Arial" w:hAnsi="Arial" w:cs="Arial"/>
            <w:color w:val="000000"/>
            <w:sz w:val="24"/>
            <w:szCs w:val="24"/>
          </w:rPr>
          <w:t xml:space="preserve"> the average over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ED526F">
          <w:rPr>
            <w:rFonts w:ascii="Arial" w:hAnsi="Arial" w:cs="Arial"/>
            <w:bCs/>
            <w:iCs/>
            <w:sz w:val="24"/>
            <w:szCs w:val="24"/>
          </w:rPr>
          <w:t>,</w:t>
        </w:r>
        <w:r>
          <w:rPr>
            <w:rFonts w:ascii="Arial" w:hAnsi="Arial" w:cs="Arial"/>
            <w:bCs/>
            <w:i/>
            <w:sz w:val="24"/>
            <w:szCs w:val="24"/>
          </w:rPr>
          <w:t>VPD</w:t>
        </w:r>
        <w:r w:rsidRPr="00ED526F">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T</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u</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and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R</w:t>
        </w:r>
        <w:r w:rsidRPr="00ED526F">
          <w:rPr>
            <w:rFonts w:ascii="Arial" w:hAnsi="Arial" w:cs="Arial"/>
            <w:bCs/>
            <w:i/>
            <w:sz w:val="24"/>
            <w:szCs w:val="24"/>
            <w:vertAlign w:val="subscript"/>
          </w:rPr>
          <w:t>g</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for </w:t>
        </w:r>
        <w:r>
          <w:rPr>
            <w:rFonts w:ascii="Arial" w:hAnsi="Arial" w:cs="Arial"/>
            <w:i/>
            <w:iCs/>
            <w:color w:val="000000"/>
            <w:sz w:val="24"/>
            <w:szCs w:val="24"/>
          </w:rPr>
          <w:t>S</w:t>
        </w:r>
        <w:r>
          <w:rPr>
            <w:rFonts w:ascii="Arial" w:hAnsi="Arial" w:cs="Arial"/>
            <w:color w:val="000000"/>
            <w:sz w:val="24"/>
            <w:szCs w:val="24"/>
          </w:rPr>
          <w:t>)</w:t>
        </w:r>
        <w:bookmarkEnd w:id="1253"/>
        <w:r>
          <w:rPr>
            <w:rFonts w:ascii="Arial" w:hAnsi="Arial" w:cs="Arial"/>
            <w:color w:val="000000"/>
            <w:sz w:val="24"/>
            <w:szCs w:val="24"/>
          </w:rPr>
          <w:t xml:space="preserve">. </w:t>
        </w:r>
        <w:r w:rsidRPr="005A4B00">
          <w:rPr>
            <w:rFonts w:ascii="Arial" w:hAnsi="Arial" w:cs="Arial"/>
            <w:color w:val="000000"/>
            <w:sz w:val="24"/>
            <w:szCs w:val="24"/>
          </w:rPr>
          <w:t>The</w:t>
        </w:r>
        <w:r>
          <w:rPr>
            <w:rFonts w:ascii="Arial" w:hAnsi="Arial" w:cs="Arial"/>
            <w:color w:val="000000"/>
            <w:sz w:val="24"/>
            <w:szCs w:val="24"/>
          </w:rPr>
          <w:t xml:space="preserve"> mean and median values of each boxplot are shown as black triangle and white line, respectively. The</w:t>
        </w:r>
        <w:r w:rsidRPr="00500403">
          <w:rPr>
            <w:rFonts w:ascii="Arial" w:hAnsi="Arial" w:cs="Arial"/>
            <w:color w:val="000000"/>
            <w:sz w:val="24"/>
            <w:szCs w:val="24"/>
          </w:rPr>
          <w:t xml:space="preserve"> double asterisk indicates a significant p-value (&lt;0.01)</w:t>
        </w:r>
        <w:r>
          <w:rPr>
            <w:rFonts w:ascii="Arial" w:hAnsi="Arial" w:cs="Arial"/>
            <w:color w:val="000000"/>
            <w:sz w:val="24"/>
            <w:szCs w:val="24"/>
          </w:rPr>
          <w:t>.</w:t>
        </w:r>
      </w:ins>
    </w:p>
    <w:bookmarkEnd w:id="1254"/>
    <w:p w14:paraId="4039E008" w14:textId="000B0281" w:rsidR="00A52D89" w:rsidDel="00702B45" w:rsidRDefault="00A52D89" w:rsidP="000F58FC">
      <w:pPr>
        <w:tabs>
          <w:tab w:val="left" w:pos="2860"/>
        </w:tabs>
        <w:jc w:val="both"/>
        <w:rPr>
          <w:del w:id="1255" w:author="Li, Bonan" w:date="2023-08-03T13:33:00Z"/>
          <w:rFonts w:ascii="Arial" w:hAnsi="Arial" w:cs="Arial"/>
          <w:color w:val="000000"/>
          <w:sz w:val="24"/>
          <w:szCs w:val="24"/>
        </w:rPr>
      </w:pPr>
      <w:del w:id="1256" w:author="Li, Bonan" w:date="2023-08-03T13:33:00Z">
        <w:r w:rsidRPr="00CF53CA" w:rsidDel="00702B45">
          <w:rPr>
            <w:rFonts w:ascii="Arial" w:hAnsi="Arial" w:cs="Arial"/>
            <w:b/>
            <w:bCs/>
            <w:color w:val="000000"/>
            <w:sz w:val="24"/>
            <w:szCs w:val="24"/>
          </w:rPr>
          <w:delText xml:space="preserve">Figure 2 </w:delText>
        </w:r>
        <w:r w:rsidRPr="00F63A24" w:rsidDel="00702B45">
          <w:rPr>
            <w:rFonts w:ascii="Arial" w:hAnsi="Arial" w:cs="Arial"/>
            <w:color w:val="000000"/>
            <w:sz w:val="24"/>
            <w:szCs w:val="24"/>
          </w:rPr>
          <w:delText>The unique information (</w:delText>
        </w:r>
        <w:r w:rsidRPr="00F63A24" w:rsidDel="00702B45">
          <w:rPr>
            <w:rFonts w:ascii="Arial" w:hAnsi="Arial" w:cs="Arial"/>
            <w:i/>
            <w:iCs/>
            <w:color w:val="000000"/>
            <w:sz w:val="24"/>
            <w:szCs w:val="24"/>
          </w:rPr>
          <w:delText>U</w:delText>
        </w:r>
        <w:r w:rsidRPr="00F63A24" w:rsidDel="00702B45">
          <w:rPr>
            <w:rFonts w:ascii="Arial" w:hAnsi="Arial" w:cs="Arial"/>
            <w:color w:val="000000"/>
            <w:sz w:val="24"/>
            <w:szCs w:val="24"/>
          </w:rPr>
          <w:delText>), synergistic information (</w:delText>
        </w:r>
        <w:r w:rsidRPr="00F63A24" w:rsidDel="00702B45">
          <w:rPr>
            <w:rFonts w:ascii="Arial" w:hAnsi="Arial" w:cs="Arial"/>
            <w:i/>
            <w:iCs/>
            <w:color w:val="000000"/>
            <w:sz w:val="24"/>
            <w:szCs w:val="24"/>
          </w:rPr>
          <w:delText>S</w:delText>
        </w:r>
        <w:r w:rsidRPr="00F63A24" w:rsidDel="00702B45">
          <w:rPr>
            <w:rFonts w:ascii="Arial" w:hAnsi="Arial" w:cs="Arial"/>
            <w:color w:val="000000"/>
            <w:sz w:val="24"/>
            <w:szCs w:val="24"/>
          </w:rPr>
          <w:delText>), and redundant information (</w:delText>
        </w:r>
        <w:r w:rsidRPr="00F63A24" w:rsidDel="00702B45">
          <w:rPr>
            <w:rFonts w:ascii="Arial" w:hAnsi="Arial" w:cs="Arial"/>
            <w:i/>
            <w:iCs/>
            <w:color w:val="000000"/>
            <w:sz w:val="24"/>
            <w:szCs w:val="24"/>
          </w:rPr>
          <w:delText>R</w:delText>
        </w:r>
        <w:r w:rsidRPr="00F63A24" w:rsidDel="00702B45">
          <w:rPr>
            <w:rFonts w:ascii="Arial" w:hAnsi="Arial" w:cs="Arial"/>
            <w:color w:val="000000"/>
            <w:sz w:val="24"/>
            <w:szCs w:val="24"/>
          </w:rPr>
          <w:delText xml:space="preserve">) of the stable isotope flux ratios on the </w:delText>
        </w:r>
        <w:r w:rsidDel="00702B45">
          <w:rPr>
            <w:rFonts w:ascii="Arial" w:hAnsi="Arial" w:cs="Arial"/>
            <w:color w:val="000000"/>
            <w:sz w:val="24"/>
            <w:szCs w:val="24"/>
          </w:rPr>
          <w:delText>net ecosystem exchange [</w:delText>
        </w:r>
        <w:r w:rsidRPr="00F63A24" w:rsidDel="00702B45">
          <w:rPr>
            <w:rFonts w:ascii="Arial" w:hAnsi="Arial" w:cs="Arial"/>
            <w:i/>
            <w:iCs/>
            <w:color w:val="000000"/>
            <w:sz w:val="24"/>
            <w:szCs w:val="24"/>
          </w:rPr>
          <w:delText>NEE</w:delText>
        </w:r>
        <w:r w:rsidDel="00702B45">
          <w:rPr>
            <w:rFonts w:ascii="Arial" w:hAnsi="Arial" w:cs="Arial"/>
            <w:color w:val="000000"/>
            <w:sz w:val="24"/>
            <w:szCs w:val="24"/>
          </w:rPr>
          <w:delText xml:space="preserve">] (a) </w:delText>
        </w:r>
        <w:r w:rsidRPr="00F63A24" w:rsidDel="00702B45">
          <w:rPr>
            <w:rFonts w:ascii="Arial" w:hAnsi="Arial" w:cs="Arial"/>
            <w:color w:val="000000"/>
            <w:sz w:val="24"/>
            <w:szCs w:val="24"/>
          </w:rPr>
          <w:delText xml:space="preserve">and </w:delText>
        </w:r>
        <w:r w:rsidDel="00702B45">
          <w:rPr>
            <w:rFonts w:ascii="Arial" w:hAnsi="Arial" w:cs="Arial"/>
            <w:color w:val="000000"/>
            <w:sz w:val="24"/>
            <w:szCs w:val="24"/>
          </w:rPr>
          <w:delText>latent heat flux (</w:delText>
        </w:r>
        <w:r w:rsidRPr="00F63A24" w:rsidDel="00702B45">
          <w:rPr>
            <w:rFonts w:ascii="Arial" w:hAnsi="Arial" w:cs="Arial"/>
            <w:i/>
            <w:iCs/>
            <w:color w:val="000000"/>
            <w:sz w:val="24"/>
            <w:szCs w:val="24"/>
          </w:rPr>
          <w:delText>LH</w:delText>
        </w:r>
        <w:r w:rsidDel="00702B45">
          <w:rPr>
            <w:rFonts w:ascii="Arial" w:hAnsi="Arial" w:cs="Arial"/>
            <w:color w:val="000000"/>
            <w:sz w:val="24"/>
            <w:szCs w:val="24"/>
          </w:rPr>
          <w:delText xml:space="preserve">) (b) </w:delText>
        </w:r>
        <w:r w:rsidRPr="00F63A24" w:rsidDel="00702B45">
          <w:rPr>
            <w:rFonts w:ascii="Arial" w:hAnsi="Arial" w:cs="Arial"/>
            <w:color w:val="000000"/>
            <w:sz w:val="24"/>
            <w:szCs w:val="24"/>
          </w:rPr>
          <w:delText xml:space="preserve">fluxes. </w:delText>
        </w:r>
        <w:r w:rsidDel="00702B45">
          <w:rPr>
            <w:rFonts w:ascii="Arial" w:hAnsi="Arial" w:cs="Arial"/>
            <w:color w:val="000000"/>
            <w:sz w:val="24"/>
            <w:szCs w:val="24"/>
          </w:rPr>
          <w:delText>The mean and median values of each boxplot are shown as black triangle and white line, respectively. The</w:delText>
        </w:r>
        <w:r w:rsidRPr="00500403" w:rsidDel="00702B45">
          <w:rPr>
            <w:rFonts w:ascii="Arial" w:hAnsi="Arial" w:cs="Arial"/>
            <w:color w:val="000000"/>
            <w:sz w:val="24"/>
            <w:szCs w:val="24"/>
          </w:rPr>
          <w:delText xml:space="preserve"> double asterisk indicates a significant p-value (&lt;0.01)</w:delText>
        </w:r>
        <w:r w:rsidDel="00702B45">
          <w:rPr>
            <w:rFonts w:ascii="Arial" w:hAnsi="Arial" w:cs="Arial"/>
            <w:color w:val="000000"/>
            <w:sz w:val="24"/>
            <w:szCs w:val="24"/>
          </w:rPr>
          <w:delText>.</w:delText>
        </w:r>
      </w:del>
    </w:p>
    <w:p w14:paraId="075467BB" w14:textId="77777777" w:rsidR="00A52D89" w:rsidRDefault="00A52D89" w:rsidP="00EC3A86">
      <w:pPr>
        <w:tabs>
          <w:tab w:val="left" w:pos="2860"/>
        </w:tabs>
        <w:jc w:val="both"/>
        <w:rPr>
          <w:rFonts w:ascii="Arial" w:hAnsi="Arial" w:cs="Arial"/>
          <w:b/>
          <w:bCs/>
          <w:color w:val="000000"/>
          <w:sz w:val="24"/>
          <w:szCs w:val="24"/>
        </w:rPr>
      </w:pPr>
    </w:p>
    <w:p w14:paraId="4C1C15B9" w14:textId="77777777" w:rsidR="00A52D89" w:rsidRDefault="00A52D89" w:rsidP="00EC3A86">
      <w:pPr>
        <w:tabs>
          <w:tab w:val="left" w:pos="2860"/>
        </w:tabs>
        <w:jc w:val="both"/>
        <w:rPr>
          <w:rFonts w:ascii="Arial" w:hAnsi="Arial" w:cs="Arial"/>
          <w:b/>
          <w:bCs/>
          <w:color w:val="000000"/>
          <w:sz w:val="24"/>
          <w:szCs w:val="24"/>
        </w:rPr>
      </w:pPr>
    </w:p>
    <w:p w14:paraId="6C7A3B29" w14:textId="77777777" w:rsidR="00A52D89" w:rsidRDefault="00A52D89" w:rsidP="00EC3A86">
      <w:pPr>
        <w:tabs>
          <w:tab w:val="left" w:pos="2860"/>
        </w:tabs>
        <w:jc w:val="both"/>
        <w:rPr>
          <w:rFonts w:ascii="Arial" w:hAnsi="Arial" w:cs="Arial"/>
          <w:b/>
          <w:bCs/>
          <w:color w:val="000000"/>
          <w:sz w:val="24"/>
          <w:szCs w:val="24"/>
        </w:rPr>
      </w:pPr>
    </w:p>
    <w:p w14:paraId="283C95BF" w14:textId="77777777" w:rsidR="00A52D89" w:rsidRDefault="00A52D89" w:rsidP="00EC3A86">
      <w:pPr>
        <w:tabs>
          <w:tab w:val="left" w:pos="2860"/>
        </w:tabs>
        <w:jc w:val="both"/>
        <w:rPr>
          <w:rFonts w:ascii="Arial" w:hAnsi="Arial" w:cs="Arial"/>
          <w:b/>
          <w:bCs/>
          <w:color w:val="000000"/>
          <w:sz w:val="24"/>
          <w:szCs w:val="24"/>
        </w:rPr>
      </w:pPr>
    </w:p>
    <w:p w14:paraId="374991FC" w14:textId="77777777" w:rsidR="00A52D89" w:rsidRDefault="00A52D89" w:rsidP="00EC3A86">
      <w:pPr>
        <w:tabs>
          <w:tab w:val="left" w:pos="2860"/>
        </w:tabs>
        <w:jc w:val="both"/>
        <w:rPr>
          <w:rFonts w:ascii="Arial" w:hAnsi="Arial" w:cs="Arial"/>
          <w:b/>
          <w:bCs/>
          <w:color w:val="000000"/>
          <w:sz w:val="24"/>
          <w:szCs w:val="24"/>
        </w:rPr>
      </w:pPr>
    </w:p>
    <w:p w14:paraId="1C7242F8" w14:textId="77777777" w:rsidR="00A52D89" w:rsidRDefault="00A52D89" w:rsidP="00EC3A86">
      <w:pPr>
        <w:tabs>
          <w:tab w:val="left" w:pos="2860"/>
        </w:tabs>
        <w:jc w:val="both"/>
        <w:rPr>
          <w:rFonts w:ascii="Arial" w:hAnsi="Arial" w:cs="Arial"/>
          <w:b/>
          <w:bCs/>
          <w:color w:val="000000"/>
          <w:sz w:val="24"/>
          <w:szCs w:val="24"/>
        </w:rPr>
      </w:pPr>
    </w:p>
    <w:p w14:paraId="667FF670" w14:textId="77777777" w:rsidR="00A52D89" w:rsidRDefault="00A52D89" w:rsidP="00EC3A86">
      <w:pPr>
        <w:tabs>
          <w:tab w:val="left" w:pos="2860"/>
        </w:tabs>
        <w:jc w:val="both"/>
        <w:rPr>
          <w:rFonts w:ascii="Arial" w:hAnsi="Arial" w:cs="Arial"/>
          <w:b/>
          <w:bCs/>
          <w:color w:val="000000"/>
          <w:sz w:val="24"/>
          <w:szCs w:val="24"/>
        </w:rPr>
      </w:pPr>
    </w:p>
    <w:p w14:paraId="561E186D" w14:textId="77777777" w:rsidR="00A52D89" w:rsidRDefault="00A52D89" w:rsidP="00EC3A86">
      <w:pPr>
        <w:tabs>
          <w:tab w:val="left" w:pos="2860"/>
        </w:tabs>
        <w:jc w:val="both"/>
        <w:rPr>
          <w:rFonts w:ascii="Arial" w:hAnsi="Arial" w:cs="Arial"/>
          <w:b/>
          <w:bCs/>
          <w:color w:val="000000"/>
          <w:sz w:val="24"/>
          <w:szCs w:val="24"/>
        </w:rPr>
      </w:pPr>
    </w:p>
    <w:p w14:paraId="5B9C0375" w14:textId="77777777" w:rsidR="00A52D89" w:rsidRDefault="00A52D89" w:rsidP="00EC3A86">
      <w:pPr>
        <w:tabs>
          <w:tab w:val="left" w:pos="2860"/>
        </w:tabs>
        <w:jc w:val="both"/>
        <w:rPr>
          <w:rFonts w:ascii="Arial" w:hAnsi="Arial" w:cs="Arial"/>
          <w:b/>
          <w:bCs/>
          <w:color w:val="000000"/>
          <w:sz w:val="24"/>
          <w:szCs w:val="24"/>
        </w:rPr>
      </w:pPr>
    </w:p>
    <w:p w14:paraId="0B3D94FF" w14:textId="77777777" w:rsidR="00A52D89" w:rsidDel="00702B45" w:rsidRDefault="00A52D89" w:rsidP="00EC3A86">
      <w:pPr>
        <w:tabs>
          <w:tab w:val="left" w:pos="2860"/>
        </w:tabs>
        <w:jc w:val="both"/>
        <w:rPr>
          <w:del w:id="1257" w:author="Li, Bonan" w:date="2023-08-03T13:34:00Z"/>
          <w:rFonts w:ascii="Arial" w:hAnsi="Arial" w:cs="Arial"/>
          <w:b/>
          <w:bCs/>
          <w:color w:val="000000"/>
          <w:sz w:val="24"/>
          <w:szCs w:val="24"/>
        </w:rPr>
      </w:pPr>
    </w:p>
    <w:p w14:paraId="5489A6EB" w14:textId="77777777" w:rsidR="00A52D89" w:rsidRDefault="00A52D89" w:rsidP="00EC3A86">
      <w:pPr>
        <w:tabs>
          <w:tab w:val="left" w:pos="2860"/>
        </w:tabs>
        <w:jc w:val="both"/>
        <w:rPr>
          <w:rFonts w:ascii="Arial" w:hAnsi="Arial" w:cs="Arial"/>
          <w:b/>
          <w:bCs/>
          <w:color w:val="000000"/>
          <w:sz w:val="24"/>
          <w:szCs w:val="24"/>
        </w:rPr>
      </w:pPr>
    </w:p>
    <w:p w14:paraId="74427A44" w14:textId="77FF7EBB" w:rsidR="00535F2E" w:rsidRDefault="003918A1" w:rsidP="003C22B3">
      <w:pPr>
        <w:tabs>
          <w:tab w:val="left" w:pos="2860"/>
        </w:tabs>
        <w:jc w:val="both"/>
        <w:rPr>
          <w:rFonts w:ascii="Arial" w:hAnsi="Arial" w:cs="Arial"/>
          <w:b/>
          <w:bCs/>
          <w:color w:val="000000"/>
          <w:sz w:val="24"/>
          <w:szCs w:val="24"/>
        </w:rPr>
      </w:pPr>
      <w:del w:id="1258" w:author="Li, Bonan" w:date="2023-08-03T13:34:00Z">
        <w:r w:rsidDel="00702B45">
          <w:rPr>
            <w:rFonts w:ascii="Arial" w:hAnsi="Arial" w:cs="Arial"/>
            <w:b/>
            <w:bCs/>
            <w:noProof/>
            <w:color w:val="000000"/>
            <w:sz w:val="24"/>
            <w:szCs w:val="24"/>
          </w:rPr>
          <w:lastRenderedPageBreak/>
          <w:drawing>
            <wp:inline distT="0" distB="0" distL="0" distR="0" wp14:anchorId="0AF1FB24" wp14:editId="5F6B7C14">
              <wp:extent cx="5943600" cy="2463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del>
      <w:ins w:id="1259" w:author="Li, Bonan" w:date="2023-08-03T14:29:00Z">
        <w:r w:rsidR="00672117">
          <w:rPr>
            <w:rFonts w:ascii="Arial" w:hAnsi="Arial" w:cs="Arial"/>
            <w:b/>
            <w:bCs/>
            <w:noProof/>
            <w:color w:val="000000"/>
            <w:sz w:val="24"/>
            <w:szCs w:val="24"/>
          </w:rPr>
          <w:drawing>
            <wp:inline distT="0" distB="0" distL="0" distR="0" wp14:anchorId="1FADCC83" wp14:editId="3164214C">
              <wp:extent cx="5943600" cy="2463800"/>
              <wp:effectExtent l="0" t="0" r="0" b="0"/>
              <wp:docPr id="731235975"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35975" name="Picture 6" descr="A map of the worl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ins>
    </w:p>
    <w:p w14:paraId="3FD56C9F" w14:textId="1E5AAD32" w:rsidR="00A52D89" w:rsidRPr="007A3BE1" w:rsidDel="00702B45" w:rsidRDefault="00702B45" w:rsidP="003C22B3">
      <w:pPr>
        <w:tabs>
          <w:tab w:val="left" w:pos="2860"/>
        </w:tabs>
        <w:jc w:val="both"/>
        <w:rPr>
          <w:del w:id="1260" w:author="Li, Bonan" w:date="2023-08-03T13:34:00Z"/>
          <w:rFonts w:ascii="Arial" w:hAnsi="Arial" w:cs="Arial"/>
          <w:color w:val="000000"/>
          <w:sz w:val="24"/>
          <w:szCs w:val="24"/>
        </w:rPr>
      </w:pPr>
      <w:ins w:id="1261" w:author="Li, Bonan" w:date="2023-08-03T13:34:00Z">
        <w:r w:rsidRPr="00054FDC">
          <w:rPr>
            <w:rFonts w:ascii="Arial" w:hAnsi="Arial" w:cs="Arial"/>
            <w:b/>
            <w:bCs/>
            <w:color w:val="000000"/>
            <w:sz w:val="24"/>
            <w:szCs w:val="24"/>
          </w:rPr>
          <w:t xml:space="preserve">Figure 3 </w:t>
        </w:r>
        <w:bookmarkStart w:id="1262" w:name="_Hlk141789724"/>
        <w:r>
          <w:rPr>
            <w:rFonts w:ascii="Arial" w:hAnsi="Arial" w:cs="Arial"/>
            <w:color w:val="000000"/>
            <w:sz w:val="24"/>
            <w:szCs w:val="24"/>
          </w:rPr>
          <w:t xml:space="preserve">The additive information of (a)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(b)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(c) </w:t>
        </w:r>
        <w:r>
          <w:rPr>
            <w:rFonts w:ascii="Arial" w:hAnsi="Arial" w:cs="Arial"/>
            <w:i/>
            <w:iCs/>
            <w:color w:val="000000"/>
            <w:sz w:val="24"/>
            <w:szCs w:val="24"/>
          </w:rPr>
          <w:t xml:space="preserve">d </w:t>
        </w:r>
        <w:r>
          <w:rPr>
            <w:rFonts w:ascii="Arial" w:hAnsi="Arial" w:cs="Arial"/>
            <w:color w:val="000000"/>
            <w:sz w:val="24"/>
            <w:szCs w:val="24"/>
          </w:rPr>
          <w:t xml:space="preserve">isotope data about net ecosystem exchange, </w:t>
        </w:r>
        <w:r w:rsidRPr="00054FDC">
          <w:rPr>
            <w:rFonts w:ascii="Arial" w:hAnsi="Arial" w:cs="Arial"/>
            <w:i/>
            <w:iCs/>
            <w:color w:val="000000"/>
            <w:sz w:val="24"/>
            <w:szCs w:val="24"/>
          </w:rPr>
          <w:t>NEE</w:t>
        </w:r>
        <w:r>
          <w:rPr>
            <w:rFonts w:ascii="Arial" w:hAnsi="Arial" w:cs="Arial"/>
            <w:i/>
            <w:iCs/>
            <w:color w:val="000000"/>
            <w:sz w:val="24"/>
            <w:szCs w:val="24"/>
          </w:rPr>
          <w:t xml:space="preserve">. </w:t>
        </w:r>
        <w:r w:rsidRPr="008D145A">
          <w:rPr>
            <w:rFonts w:ascii="Arial" w:hAnsi="Arial" w:cs="Arial"/>
            <w:color w:val="000000"/>
            <w:sz w:val="24"/>
            <w:szCs w:val="24"/>
          </w:rPr>
          <w:t>T</w:t>
        </w:r>
        <w:r w:rsidRPr="00A35727">
          <w:rPr>
            <w:rFonts w:ascii="Arial" w:hAnsi="Arial" w:cs="Arial"/>
            <w:color w:val="000000"/>
            <w:sz w:val="24"/>
            <w:szCs w:val="24"/>
          </w:rPr>
          <w:t>he</w:t>
        </w:r>
        <w:r>
          <w:rPr>
            <w:rFonts w:ascii="Arial" w:hAnsi="Arial" w:cs="Arial"/>
            <w:b/>
            <w:bCs/>
            <w:color w:val="000000"/>
            <w:sz w:val="24"/>
            <w:szCs w:val="24"/>
          </w:rPr>
          <w:t xml:space="preserve"> </w:t>
        </w:r>
        <w:r>
          <w:rPr>
            <w:rFonts w:ascii="Arial" w:hAnsi="Arial" w:cs="Arial"/>
            <w:color w:val="000000"/>
            <w:sz w:val="24"/>
            <w:szCs w:val="24"/>
          </w:rPr>
          <w:t xml:space="preserve">additive information of (d)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(e)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(f) </w:t>
        </w:r>
        <w:r>
          <w:rPr>
            <w:rFonts w:ascii="Arial" w:hAnsi="Arial" w:cs="Arial"/>
            <w:i/>
            <w:iCs/>
            <w:color w:val="000000"/>
            <w:sz w:val="24"/>
            <w:szCs w:val="24"/>
          </w:rPr>
          <w:t xml:space="preserve">d </w:t>
        </w:r>
        <w:r>
          <w:rPr>
            <w:rFonts w:ascii="Arial" w:hAnsi="Arial" w:cs="Arial"/>
            <w:color w:val="000000"/>
            <w:sz w:val="24"/>
            <w:szCs w:val="24"/>
          </w:rPr>
          <w:t xml:space="preserve">isotope data about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sidRPr="007A3BE1">
          <w:rPr>
            <w:rFonts w:ascii="Arial" w:hAnsi="Arial" w:cs="Arial"/>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 xml:space="preserve">The additive information is the sum unique, </w:t>
        </w:r>
        <w:r>
          <w:rPr>
            <w:rFonts w:ascii="Arial" w:hAnsi="Arial" w:cs="Arial"/>
            <w:i/>
            <w:iCs/>
            <w:color w:val="000000"/>
            <w:sz w:val="24"/>
            <w:szCs w:val="24"/>
          </w:rPr>
          <w:t>U,</w:t>
        </w:r>
        <w:r>
          <w:rPr>
            <w:rFonts w:ascii="Arial" w:hAnsi="Arial" w:cs="Arial"/>
            <w:color w:val="000000"/>
            <w:sz w:val="24"/>
            <w:szCs w:val="24"/>
          </w:rPr>
          <w:t xml:space="preserve"> and synergistic, </w:t>
        </w:r>
        <w:r>
          <w:rPr>
            <w:rFonts w:ascii="Arial" w:hAnsi="Arial" w:cs="Arial"/>
            <w:i/>
            <w:iCs/>
            <w:color w:val="000000"/>
            <w:sz w:val="24"/>
            <w:szCs w:val="24"/>
          </w:rPr>
          <w:t>S,</w:t>
        </w:r>
        <w:r>
          <w:rPr>
            <w:rFonts w:ascii="Arial" w:hAnsi="Arial" w:cs="Arial"/>
            <w:color w:val="000000"/>
            <w:sz w:val="24"/>
            <w:szCs w:val="24"/>
          </w:rPr>
          <w:t xml:space="preserve"> information added by each data source</w:t>
        </w:r>
        <w:bookmarkEnd w:id="1262"/>
        <w:r>
          <w:rPr>
            <w:rFonts w:ascii="Arial" w:hAnsi="Arial" w:cs="Arial"/>
            <w:color w:val="000000"/>
            <w:sz w:val="24"/>
            <w:szCs w:val="24"/>
          </w:rPr>
          <w:t xml:space="preserve">. </w:t>
        </w:r>
      </w:ins>
      <w:del w:id="1263" w:author="Li, Bonan" w:date="2023-08-03T13:34:00Z">
        <w:r w:rsidR="00A52D89" w:rsidRPr="00054FDC" w:rsidDel="00702B45">
          <w:rPr>
            <w:rFonts w:ascii="Arial" w:hAnsi="Arial" w:cs="Arial"/>
            <w:b/>
            <w:bCs/>
            <w:color w:val="000000"/>
            <w:sz w:val="24"/>
            <w:szCs w:val="24"/>
          </w:rPr>
          <w:delText xml:space="preserve">Figure 3 </w:delText>
        </w:r>
        <w:r w:rsidR="00A52D89" w:rsidDel="00702B45">
          <w:rPr>
            <w:rFonts w:ascii="Arial" w:hAnsi="Arial" w:cs="Arial"/>
            <w:color w:val="000000"/>
            <w:sz w:val="24"/>
            <w:szCs w:val="24"/>
          </w:rPr>
          <w:delText xml:space="preserve">The additive information of </w:delText>
        </w:r>
        <w:r w:rsidR="00A52D89" w:rsidRPr="00054FDC" w:rsidDel="00702B45">
          <w:rPr>
            <w:rFonts w:ascii="Arial" w:hAnsi="Arial" w:cs="Arial"/>
            <w:i/>
            <w:iCs/>
            <w:color w:val="000000"/>
            <w:sz w:val="24"/>
            <w:szCs w:val="24"/>
          </w:rPr>
          <w:delText>δ</w:delText>
        </w:r>
        <w:r w:rsidR="00A52D89" w:rsidRPr="00054FDC" w:rsidDel="00702B45">
          <w:rPr>
            <w:rFonts w:ascii="Arial" w:hAnsi="Arial" w:cs="Arial"/>
            <w:i/>
            <w:iCs/>
            <w:color w:val="000000"/>
            <w:sz w:val="24"/>
            <w:szCs w:val="24"/>
            <w:vertAlign w:val="superscript"/>
          </w:rPr>
          <w:delText>13</w:delText>
        </w:r>
        <w:r w:rsidR="00A52D89" w:rsidRPr="00054FDC" w:rsidDel="00702B45">
          <w:rPr>
            <w:rFonts w:ascii="Arial" w:hAnsi="Arial" w:cs="Arial"/>
            <w:i/>
            <w:iCs/>
            <w:color w:val="000000"/>
            <w:sz w:val="24"/>
            <w:szCs w:val="24"/>
          </w:rPr>
          <w:delText>C</w:delText>
        </w:r>
        <w:r w:rsidR="00A52D89" w:rsidDel="00702B45">
          <w:rPr>
            <w:rFonts w:ascii="Arial" w:hAnsi="Arial" w:cs="Arial"/>
            <w:color w:val="000000"/>
            <w:sz w:val="24"/>
            <w:szCs w:val="24"/>
          </w:rPr>
          <w:delText xml:space="preserve"> about net ecosystem exchange (</w:delText>
        </w:r>
        <w:r w:rsidR="00A52D89" w:rsidRPr="00054FDC" w:rsidDel="00702B45">
          <w:rPr>
            <w:rFonts w:ascii="Arial" w:hAnsi="Arial" w:cs="Arial"/>
            <w:i/>
            <w:iCs/>
            <w:color w:val="000000"/>
            <w:sz w:val="24"/>
            <w:szCs w:val="24"/>
          </w:rPr>
          <w:delText>NEE</w:delText>
        </w:r>
        <w:r w:rsidR="00A52D89" w:rsidDel="00702B45">
          <w:rPr>
            <w:rFonts w:ascii="Arial" w:hAnsi="Arial" w:cs="Arial"/>
            <w:color w:val="000000"/>
            <w:sz w:val="24"/>
            <w:szCs w:val="24"/>
          </w:rPr>
          <w:delText xml:space="preserve">) </w:delText>
        </w:r>
        <w:r w:rsidR="00A52D89" w:rsidRPr="007A3BE1" w:rsidDel="00702B45">
          <w:rPr>
            <w:rFonts w:ascii="Arial" w:hAnsi="Arial" w:cs="Arial"/>
            <w:color w:val="000000"/>
            <w:sz w:val="24"/>
            <w:szCs w:val="24"/>
          </w:rPr>
          <w:delText>(a)</w:delText>
        </w:r>
        <w:r w:rsidR="00A52D89" w:rsidDel="00702B45">
          <w:rPr>
            <w:rFonts w:ascii="Arial" w:hAnsi="Arial" w:cs="Arial"/>
            <w:b/>
            <w:bCs/>
            <w:color w:val="000000"/>
            <w:sz w:val="24"/>
            <w:szCs w:val="24"/>
          </w:rPr>
          <w:delText xml:space="preserve"> </w:delText>
        </w:r>
        <w:r w:rsidR="00A52D89" w:rsidRPr="00054FDC" w:rsidDel="00702B45">
          <w:rPr>
            <w:rFonts w:ascii="Arial" w:hAnsi="Arial" w:cs="Arial"/>
            <w:color w:val="000000"/>
            <w:sz w:val="24"/>
            <w:szCs w:val="24"/>
          </w:rPr>
          <w:delText>and</w:delText>
        </w:r>
        <w:r w:rsidR="00A52D89" w:rsidDel="00702B45">
          <w:rPr>
            <w:rFonts w:ascii="Arial" w:hAnsi="Arial" w:cs="Arial"/>
            <w:b/>
            <w:bCs/>
            <w:color w:val="000000"/>
            <w:sz w:val="24"/>
            <w:szCs w:val="24"/>
          </w:rPr>
          <w:delText xml:space="preserve"> </w:delText>
        </w:r>
        <w:r w:rsidR="00A52D89" w:rsidRPr="00054FDC" w:rsidDel="00702B45">
          <w:rPr>
            <w:rFonts w:ascii="Arial" w:hAnsi="Arial" w:cs="Arial"/>
            <w:color w:val="000000"/>
            <w:sz w:val="24"/>
            <w:szCs w:val="24"/>
          </w:rPr>
          <w:delText>latent heat flux</w:delText>
        </w:r>
        <w:r w:rsidR="00A52D89" w:rsidDel="00702B45">
          <w:rPr>
            <w:rFonts w:ascii="Arial" w:hAnsi="Arial" w:cs="Arial"/>
            <w:color w:val="000000"/>
            <w:sz w:val="24"/>
            <w:szCs w:val="24"/>
          </w:rPr>
          <w:delText xml:space="preserve"> (</w:delText>
        </w:r>
        <w:r w:rsidR="00A52D89" w:rsidRPr="00054FDC" w:rsidDel="00702B45">
          <w:rPr>
            <w:rFonts w:ascii="Arial" w:hAnsi="Arial" w:cs="Arial"/>
            <w:i/>
            <w:iCs/>
            <w:color w:val="000000"/>
            <w:sz w:val="24"/>
            <w:szCs w:val="24"/>
          </w:rPr>
          <w:delText>LH</w:delText>
        </w:r>
        <w:r w:rsidR="00A52D89" w:rsidRPr="007A3BE1" w:rsidDel="00702B45">
          <w:rPr>
            <w:rFonts w:ascii="Arial" w:hAnsi="Arial" w:cs="Arial"/>
            <w:color w:val="000000"/>
            <w:sz w:val="24"/>
            <w:szCs w:val="24"/>
          </w:rPr>
          <w:delText>) (d).</w:delText>
        </w:r>
        <w:r w:rsidR="00A52D89" w:rsidDel="00702B45">
          <w:rPr>
            <w:rFonts w:ascii="Arial" w:hAnsi="Arial" w:cs="Arial"/>
            <w:b/>
            <w:bCs/>
            <w:color w:val="000000"/>
            <w:sz w:val="24"/>
            <w:szCs w:val="24"/>
          </w:rPr>
          <w:delText xml:space="preserve"> </w:delText>
        </w:r>
        <w:r w:rsidR="00A52D89" w:rsidDel="00702B45">
          <w:rPr>
            <w:rFonts w:ascii="Arial" w:hAnsi="Arial" w:cs="Arial"/>
            <w:color w:val="000000"/>
            <w:sz w:val="24"/>
            <w:szCs w:val="24"/>
          </w:rPr>
          <w:delText xml:space="preserve">The additive information of </w:delText>
        </w:r>
        <w:r w:rsidR="00A52D89" w:rsidRPr="00054FDC" w:rsidDel="00702B45">
          <w:rPr>
            <w:rFonts w:ascii="Arial" w:hAnsi="Arial" w:cs="Arial"/>
            <w:i/>
            <w:iCs/>
            <w:color w:val="000000"/>
            <w:sz w:val="24"/>
            <w:szCs w:val="24"/>
          </w:rPr>
          <w:delText>δ</w:delText>
        </w:r>
        <w:r w:rsidR="00A52D89" w:rsidRPr="00054FDC" w:rsidDel="00702B45">
          <w:rPr>
            <w:rFonts w:ascii="Arial" w:hAnsi="Arial" w:cs="Arial"/>
            <w:i/>
            <w:iCs/>
            <w:color w:val="000000"/>
            <w:sz w:val="24"/>
            <w:szCs w:val="24"/>
            <w:vertAlign w:val="superscript"/>
          </w:rPr>
          <w:delText>13</w:delText>
        </w:r>
        <w:r w:rsidR="00A52D89" w:rsidDel="00702B45">
          <w:rPr>
            <w:rFonts w:ascii="Arial" w:hAnsi="Arial" w:cs="Arial"/>
            <w:i/>
            <w:iCs/>
            <w:color w:val="000000"/>
            <w:sz w:val="24"/>
            <w:szCs w:val="24"/>
          </w:rPr>
          <w:delText>H</w:delText>
        </w:r>
        <w:r w:rsidR="00A52D89" w:rsidDel="00702B45">
          <w:rPr>
            <w:rFonts w:ascii="Arial" w:hAnsi="Arial" w:cs="Arial"/>
            <w:color w:val="000000"/>
            <w:sz w:val="24"/>
            <w:szCs w:val="24"/>
          </w:rPr>
          <w:delText xml:space="preserve"> about </w:delText>
        </w:r>
        <w:r w:rsidR="00A52D89" w:rsidRPr="00535F2E" w:rsidDel="00702B45">
          <w:rPr>
            <w:rFonts w:ascii="Arial" w:hAnsi="Arial" w:cs="Arial"/>
            <w:i/>
            <w:iCs/>
            <w:color w:val="000000"/>
            <w:sz w:val="24"/>
            <w:szCs w:val="24"/>
          </w:rPr>
          <w:delText>NEE</w:delText>
        </w:r>
        <w:r w:rsidR="00A52D89" w:rsidRPr="00535F2E" w:rsidDel="00702B45">
          <w:rPr>
            <w:rFonts w:ascii="Arial" w:hAnsi="Arial" w:cs="Arial"/>
            <w:color w:val="000000"/>
            <w:sz w:val="24"/>
            <w:szCs w:val="24"/>
          </w:rPr>
          <w:delText xml:space="preserve"> (b)</w:delText>
        </w:r>
        <w:r w:rsidR="00A52D89" w:rsidDel="00702B45">
          <w:rPr>
            <w:rFonts w:ascii="Arial" w:hAnsi="Arial" w:cs="Arial"/>
            <w:b/>
            <w:bCs/>
            <w:color w:val="000000"/>
            <w:sz w:val="24"/>
            <w:szCs w:val="24"/>
          </w:rPr>
          <w:delText xml:space="preserve"> </w:delText>
        </w:r>
        <w:r w:rsidR="00A52D89" w:rsidRPr="00054FDC" w:rsidDel="00702B45">
          <w:rPr>
            <w:rFonts w:ascii="Arial" w:hAnsi="Arial" w:cs="Arial"/>
            <w:color w:val="000000"/>
            <w:sz w:val="24"/>
            <w:szCs w:val="24"/>
          </w:rPr>
          <w:delText>and</w:delText>
        </w:r>
        <w:r w:rsidR="00A52D89" w:rsidDel="00702B45">
          <w:rPr>
            <w:rFonts w:ascii="Arial" w:hAnsi="Arial" w:cs="Arial"/>
            <w:b/>
            <w:bCs/>
            <w:color w:val="000000"/>
            <w:sz w:val="24"/>
            <w:szCs w:val="24"/>
          </w:rPr>
          <w:delText xml:space="preserve"> </w:delText>
        </w:r>
        <w:r w:rsidR="00A52D89" w:rsidRPr="00054FDC" w:rsidDel="00702B45">
          <w:rPr>
            <w:rFonts w:ascii="Arial" w:hAnsi="Arial" w:cs="Arial"/>
            <w:color w:val="000000"/>
            <w:sz w:val="24"/>
            <w:szCs w:val="24"/>
          </w:rPr>
          <w:delText>latent heat flux</w:delText>
        </w:r>
        <w:r w:rsidR="00A52D89" w:rsidDel="00702B45">
          <w:rPr>
            <w:rFonts w:ascii="Arial" w:hAnsi="Arial" w:cs="Arial"/>
            <w:color w:val="000000"/>
            <w:sz w:val="24"/>
            <w:szCs w:val="24"/>
          </w:rPr>
          <w:delText xml:space="preserve"> (</w:delText>
        </w:r>
        <w:r w:rsidR="00A52D89" w:rsidRPr="00054FDC" w:rsidDel="00702B45">
          <w:rPr>
            <w:rFonts w:ascii="Arial" w:hAnsi="Arial" w:cs="Arial"/>
            <w:i/>
            <w:iCs/>
            <w:color w:val="000000"/>
            <w:sz w:val="24"/>
            <w:szCs w:val="24"/>
          </w:rPr>
          <w:delText>LH</w:delText>
        </w:r>
        <w:r w:rsidR="00A52D89" w:rsidRPr="007A3BE1" w:rsidDel="00702B45">
          <w:rPr>
            <w:rFonts w:ascii="Arial" w:hAnsi="Arial" w:cs="Arial"/>
            <w:color w:val="000000"/>
            <w:sz w:val="24"/>
            <w:szCs w:val="24"/>
          </w:rPr>
          <w:delText>) (e).</w:delText>
        </w:r>
        <w:r w:rsidR="00A52D89" w:rsidDel="00702B45">
          <w:rPr>
            <w:rFonts w:ascii="Arial" w:hAnsi="Arial" w:cs="Arial"/>
            <w:color w:val="000000"/>
            <w:sz w:val="24"/>
            <w:szCs w:val="24"/>
          </w:rPr>
          <w:delText xml:space="preserve"> The additive information of </w:delText>
        </w:r>
        <w:r w:rsidR="00A52D89" w:rsidDel="00702B45">
          <w:rPr>
            <w:rFonts w:ascii="Arial" w:hAnsi="Arial" w:cs="Arial"/>
            <w:i/>
            <w:iCs/>
            <w:color w:val="000000"/>
            <w:sz w:val="24"/>
            <w:szCs w:val="24"/>
          </w:rPr>
          <w:delText>d</w:delText>
        </w:r>
        <w:r w:rsidR="00A52D89" w:rsidDel="00702B45">
          <w:rPr>
            <w:rFonts w:ascii="Arial" w:hAnsi="Arial" w:cs="Arial"/>
            <w:color w:val="000000"/>
            <w:sz w:val="24"/>
            <w:szCs w:val="24"/>
          </w:rPr>
          <w:delText xml:space="preserve"> about </w:delText>
        </w:r>
        <w:r w:rsidR="00A52D89" w:rsidRPr="00054FDC" w:rsidDel="00702B45">
          <w:rPr>
            <w:rFonts w:ascii="Arial" w:hAnsi="Arial" w:cs="Arial"/>
            <w:i/>
            <w:iCs/>
            <w:color w:val="000000"/>
            <w:sz w:val="24"/>
            <w:szCs w:val="24"/>
          </w:rPr>
          <w:delText>NEE</w:delText>
        </w:r>
        <w:r w:rsidR="00A52D89" w:rsidDel="00702B45">
          <w:rPr>
            <w:rFonts w:ascii="Arial" w:hAnsi="Arial" w:cs="Arial"/>
            <w:color w:val="000000"/>
            <w:sz w:val="24"/>
            <w:szCs w:val="24"/>
          </w:rPr>
          <w:delText xml:space="preserve"> </w:delText>
        </w:r>
        <w:r w:rsidR="00A52D89" w:rsidRPr="007A3BE1" w:rsidDel="00702B45">
          <w:rPr>
            <w:rFonts w:ascii="Arial" w:hAnsi="Arial" w:cs="Arial"/>
            <w:color w:val="000000"/>
            <w:sz w:val="24"/>
            <w:szCs w:val="24"/>
          </w:rPr>
          <w:delText>(c) and latent heat flux (</w:delText>
        </w:r>
        <w:r w:rsidR="00A52D89" w:rsidRPr="007A3BE1" w:rsidDel="00702B45">
          <w:rPr>
            <w:rFonts w:ascii="Arial" w:hAnsi="Arial" w:cs="Arial"/>
            <w:i/>
            <w:iCs/>
            <w:color w:val="000000"/>
            <w:sz w:val="24"/>
            <w:szCs w:val="24"/>
          </w:rPr>
          <w:delText>LH</w:delText>
        </w:r>
        <w:r w:rsidR="00A52D89" w:rsidRPr="007A3BE1" w:rsidDel="00702B45">
          <w:rPr>
            <w:rFonts w:ascii="Arial" w:hAnsi="Arial" w:cs="Arial"/>
            <w:color w:val="000000"/>
            <w:sz w:val="24"/>
            <w:szCs w:val="24"/>
          </w:rPr>
          <w:delText xml:space="preserve">) (f). </w:delText>
        </w:r>
      </w:del>
    </w:p>
    <w:p w14:paraId="79B4F523" w14:textId="77777777" w:rsidR="00A52D89" w:rsidRDefault="00A52D89" w:rsidP="00EC3A86">
      <w:pPr>
        <w:tabs>
          <w:tab w:val="left" w:pos="2860"/>
        </w:tabs>
        <w:jc w:val="both"/>
        <w:rPr>
          <w:rFonts w:ascii="Arial" w:hAnsi="Arial" w:cs="Arial"/>
          <w:b/>
          <w:bCs/>
          <w:color w:val="000000"/>
          <w:sz w:val="24"/>
          <w:szCs w:val="24"/>
        </w:rPr>
      </w:pPr>
    </w:p>
    <w:p w14:paraId="2E2D36B4" w14:textId="77777777" w:rsidR="00A52D89" w:rsidRDefault="00A52D89" w:rsidP="00EC3A86">
      <w:pPr>
        <w:tabs>
          <w:tab w:val="left" w:pos="2860"/>
        </w:tabs>
        <w:jc w:val="both"/>
        <w:rPr>
          <w:rFonts w:ascii="Arial" w:hAnsi="Arial" w:cs="Arial"/>
          <w:b/>
          <w:bCs/>
          <w:color w:val="000000"/>
          <w:sz w:val="24"/>
          <w:szCs w:val="24"/>
        </w:rPr>
      </w:pPr>
    </w:p>
    <w:p w14:paraId="17985BF4" w14:textId="77777777" w:rsidR="00A52D89" w:rsidRDefault="00A52D89" w:rsidP="00EC3A86">
      <w:pPr>
        <w:tabs>
          <w:tab w:val="left" w:pos="2860"/>
        </w:tabs>
        <w:jc w:val="both"/>
        <w:rPr>
          <w:rFonts w:ascii="Arial" w:hAnsi="Arial" w:cs="Arial"/>
          <w:b/>
          <w:bCs/>
          <w:color w:val="000000"/>
          <w:sz w:val="24"/>
          <w:szCs w:val="24"/>
        </w:rPr>
      </w:pPr>
    </w:p>
    <w:p w14:paraId="4B0C5AD5" w14:textId="77777777" w:rsidR="00A52D89" w:rsidRDefault="00A52D89" w:rsidP="00EC3A86">
      <w:pPr>
        <w:tabs>
          <w:tab w:val="left" w:pos="2860"/>
        </w:tabs>
        <w:jc w:val="both"/>
        <w:rPr>
          <w:rFonts w:ascii="Arial" w:hAnsi="Arial" w:cs="Arial"/>
          <w:b/>
          <w:bCs/>
          <w:color w:val="000000"/>
          <w:sz w:val="24"/>
          <w:szCs w:val="24"/>
        </w:rPr>
      </w:pPr>
    </w:p>
    <w:p w14:paraId="34058A40" w14:textId="77777777" w:rsidR="00A52D89" w:rsidRDefault="00A52D89" w:rsidP="00EC3A86">
      <w:pPr>
        <w:tabs>
          <w:tab w:val="left" w:pos="2860"/>
        </w:tabs>
        <w:jc w:val="both"/>
        <w:rPr>
          <w:rFonts w:ascii="Arial" w:hAnsi="Arial" w:cs="Arial"/>
          <w:b/>
          <w:bCs/>
          <w:color w:val="000000"/>
          <w:sz w:val="24"/>
          <w:szCs w:val="24"/>
        </w:rPr>
      </w:pPr>
    </w:p>
    <w:p w14:paraId="5395902A" w14:textId="77777777" w:rsidR="00A52D89" w:rsidRDefault="00A52D89" w:rsidP="00EC3A86">
      <w:pPr>
        <w:tabs>
          <w:tab w:val="left" w:pos="2860"/>
        </w:tabs>
        <w:jc w:val="both"/>
        <w:rPr>
          <w:rFonts w:ascii="Arial" w:hAnsi="Arial" w:cs="Arial"/>
          <w:b/>
          <w:bCs/>
          <w:color w:val="000000"/>
          <w:sz w:val="24"/>
          <w:szCs w:val="24"/>
        </w:rPr>
      </w:pPr>
    </w:p>
    <w:p w14:paraId="2BC89013" w14:textId="77777777" w:rsidR="00A52D89" w:rsidRDefault="00A52D89" w:rsidP="00EC3A86">
      <w:pPr>
        <w:tabs>
          <w:tab w:val="left" w:pos="2860"/>
        </w:tabs>
        <w:jc w:val="both"/>
        <w:rPr>
          <w:rFonts w:ascii="Arial" w:hAnsi="Arial" w:cs="Arial"/>
          <w:b/>
          <w:bCs/>
          <w:color w:val="000000"/>
          <w:sz w:val="24"/>
          <w:szCs w:val="24"/>
        </w:rPr>
      </w:pPr>
    </w:p>
    <w:p w14:paraId="484BE332" w14:textId="77777777" w:rsidR="00A52D89" w:rsidRDefault="00A52D89" w:rsidP="00EC3A86">
      <w:pPr>
        <w:tabs>
          <w:tab w:val="left" w:pos="2860"/>
        </w:tabs>
        <w:jc w:val="both"/>
        <w:rPr>
          <w:rFonts w:ascii="Arial" w:hAnsi="Arial" w:cs="Arial"/>
          <w:b/>
          <w:bCs/>
          <w:color w:val="000000"/>
          <w:sz w:val="24"/>
          <w:szCs w:val="24"/>
        </w:rPr>
      </w:pPr>
    </w:p>
    <w:p w14:paraId="2257DB25" w14:textId="77777777" w:rsidR="00A52D89" w:rsidRDefault="00A52D89" w:rsidP="00EC3A86">
      <w:pPr>
        <w:tabs>
          <w:tab w:val="left" w:pos="2860"/>
        </w:tabs>
        <w:jc w:val="both"/>
        <w:rPr>
          <w:rFonts w:ascii="Arial" w:hAnsi="Arial" w:cs="Arial"/>
          <w:b/>
          <w:bCs/>
          <w:color w:val="000000"/>
          <w:sz w:val="24"/>
          <w:szCs w:val="24"/>
        </w:rPr>
      </w:pPr>
    </w:p>
    <w:p w14:paraId="1F7ED616" w14:textId="77777777" w:rsidR="00A52D89" w:rsidRDefault="00A52D89" w:rsidP="00EC3A86">
      <w:pPr>
        <w:tabs>
          <w:tab w:val="left" w:pos="2860"/>
        </w:tabs>
        <w:jc w:val="both"/>
        <w:rPr>
          <w:rFonts w:ascii="Arial" w:hAnsi="Arial" w:cs="Arial"/>
          <w:b/>
          <w:bCs/>
          <w:color w:val="000000"/>
          <w:sz w:val="24"/>
          <w:szCs w:val="24"/>
        </w:rPr>
      </w:pPr>
    </w:p>
    <w:p w14:paraId="5FE7D3F2" w14:textId="77777777" w:rsidR="00A52D89" w:rsidRDefault="00A52D89" w:rsidP="00EC3A86">
      <w:pPr>
        <w:tabs>
          <w:tab w:val="left" w:pos="2860"/>
        </w:tabs>
        <w:jc w:val="both"/>
        <w:rPr>
          <w:rFonts w:ascii="Arial" w:hAnsi="Arial" w:cs="Arial"/>
          <w:b/>
          <w:bCs/>
          <w:color w:val="000000"/>
          <w:sz w:val="24"/>
          <w:szCs w:val="24"/>
        </w:rPr>
      </w:pPr>
    </w:p>
    <w:p w14:paraId="5BBACF77" w14:textId="77777777" w:rsidR="00A52D89" w:rsidRDefault="00A52D89" w:rsidP="00EC3A86">
      <w:pPr>
        <w:tabs>
          <w:tab w:val="left" w:pos="2860"/>
        </w:tabs>
        <w:jc w:val="both"/>
        <w:rPr>
          <w:rFonts w:ascii="Arial" w:hAnsi="Arial" w:cs="Arial"/>
          <w:b/>
          <w:bCs/>
          <w:color w:val="000000"/>
          <w:sz w:val="24"/>
          <w:szCs w:val="24"/>
        </w:rPr>
      </w:pPr>
    </w:p>
    <w:p w14:paraId="28B5FF4B" w14:textId="77777777" w:rsidR="00A52D89" w:rsidRDefault="00A52D89" w:rsidP="00EC3A86">
      <w:pPr>
        <w:tabs>
          <w:tab w:val="left" w:pos="2860"/>
        </w:tabs>
        <w:jc w:val="both"/>
        <w:rPr>
          <w:rFonts w:ascii="Arial" w:hAnsi="Arial" w:cs="Arial"/>
          <w:b/>
          <w:bCs/>
          <w:color w:val="000000"/>
          <w:sz w:val="24"/>
          <w:szCs w:val="24"/>
        </w:rPr>
      </w:pPr>
    </w:p>
    <w:p w14:paraId="690FABC6" w14:textId="77777777" w:rsidR="00A52D89" w:rsidRDefault="00A52D89" w:rsidP="00EC3A86">
      <w:pPr>
        <w:tabs>
          <w:tab w:val="left" w:pos="2860"/>
        </w:tabs>
        <w:jc w:val="both"/>
        <w:rPr>
          <w:rFonts w:ascii="Arial" w:hAnsi="Arial" w:cs="Arial"/>
          <w:b/>
          <w:bCs/>
          <w:color w:val="000000"/>
          <w:sz w:val="24"/>
          <w:szCs w:val="24"/>
        </w:rPr>
      </w:pPr>
    </w:p>
    <w:p w14:paraId="193DA85E" w14:textId="77777777" w:rsidR="00A52D89" w:rsidRDefault="00A52D89" w:rsidP="00EC3A86">
      <w:pPr>
        <w:tabs>
          <w:tab w:val="left" w:pos="2860"/>
        </w:tabs>
        <w:jc w:val="both"/>
        <w:rPr>
          <w:rFonts w:ascii="Arial" w:hAnsi="Arial" w:cs="Arial"/>
          <w:b/>
          <w:bCs/>
          <w:color w:val="000000"/>
          <w:sz w:val="24"/>
          <w:szCs w:val="24"/>
        </w:rPr>
      </w:pPr>
    </w:p>
    <w:p w14:paraId="6D70E507" w14:textId="77777777" w:rsidR="00A52D89" w:rsidRDefault="00A52D89" w:rsidP="00EC3A86">
      <w:pPr>
        <w:tabs>
          <w:tab w:val="left" w:pos="2860"/>
        </w:tabs>
        <w:jc w:val="both"/>
        <w:rPr>
          <w:rFonts w:ascii="Arial" w:hAnsi="Arial" w:cs="Arial"/>
          <w:b/>
          <w:bCs/>
          <w:color w:val="000000"/>
          <w:sz w:val="24"/>
          <w:szCs w:val="24"/>
        </w:rPr>
      </w:pPr>
    </w:p>
    <w:p w14:paraId="56C7471A" w14:textId="77777777" w:rsidR="00535F2E" w:rsidRDefault="00535F2E" w:rsidP="00EC3A86">
      <w:pPr>
        <w:tabs>
          <w:tab w:val="left" w:pos="2860"/>
        </w:tabs>
        <w:jc w:val="both"/>
        <w:rPr>
          <w:rFonts w:ascii="Arial" w:hAnsi="Arial" w:cs="Arial"/>
          <w:b/>
          <w:bCs/>
          <w:color w:val="000000"/>
          <w:sz w:val="24"/>
          <w:szCs w:val="24"/>
        </w:rPr>
      </w:pPr>
    </w:p>
    <w:p w14:paraId="45B5A895" w14:textId="11BCA2A5" w:rsidR="00535F2E" w:rsidRDefault="003918A1" w:rsidP="00EC3A86">
      <w:pPr>
        <w:tabs>
          <w:tab w:val="left" w:pos="2860"/>
        </w:tabs>
        <w:jc w:val="both"/>
        <w:rPr>
          <w:rFonts w:ascii="Arial" w:hAnsi="Arial" w:cs="Arial"/>
          <w:b/>
          <w:bCs/>
          <w:color w:val="000000"/>
          <w:sz w:val="24"/>
          <w:szCs w:val="24"/>
        </w:rPr>
      </w:pPr>
      <w:del w:id="1264" w:author="Li, Bonan" w:date="2023-08-03T13:34:00Z">
        <w:r w:rsidDel="00702B45">
          <w:rPr>
            <w:rFonts w:ascii="Arial" w:hAnsi="Arial" w:cs="Arial"/>
            <w:b/>
            <w:bCs/>
            <w:noProof/>
            <w:color w:val="000000"/>
            <w:sz w:val="24"/>
            <w:szCs w:val="24"/>
          </w:rPr>
          <w:lastRenderedPageBreak/>
          <w:drawing>
            <wp:inline distT="0" distB="0" distL="0" distR="0" wp14:anchorId="7FF2D19B" wp14:editId="0E2DE2AB">
              <wp:extent cx="5943600" cy="3885565"/>
              <wp:effectExtent l="0" t="0" r="0" b="635"/>
              <wp:docPr id="8" name="Picture 8"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del>
      <w:ins w:id="1265" w:author="Li, Bonan" w:date="2023-08-03T14:30:00Z">
        <w:r w:rsidR="00672117">
          <w:rPr>
            <w:rFonts w:ascii="Arial" w:hAnsi="Arial" w:cs="Arial"/>
            <w:b/>
            <w:bCs/>
            <w:noProof/>
            <w:color w:val="000000"/>
            <w:sz w:val="24"/>
            <w:szCs w:val="24"/>
          </w:rPr>
          <w:drawing>
            <wp:inline distT="0" distB="0" distL="0" distR="0" wp14:anchorId="0CB844A6" wp14:editId="5D238966">
              <wp:extent cx="5943600" cy="3885565"/>
              <wp:effectExtent l="0" t="0" r="0" b="635"/>
              <wp:docPr id="383131238" name="Picture 7"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1238" name="Picture 7" descr="A group of graphs showing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ins>
    </w:p>
    <w:p w14:paraId="5648154C" w14:textId="77777777" w:rsidR="00702B45" w:rsidRPr="00535F2E" w:rsidRDefault="00702B45" w:rsidP="00702B45">
      <w:pPr>
        <w:tabs>
          <w:tab w:val="left" w:pos="2860"/>
        </w:tabs>
        <w:jc w:val="both"/>
        <w:rPr>
          <w:ins w:id="1266" w:author="Li, Bonan" w:date="2023-08-03T13:35:00Z"/>
          <w:rFonts w:ascii="Arial" w:hAnsi="Arial" w:cs="Arial"/>
          <w:color w:val="000000"/>
          <w:sz w:val="24"/>
          <w:szCs w:val="24"/>
        </w:rPr>
      </w:pPr>
      <w:bookmarkStart w:id="1267" w:name="_Hlk141348788"/>
      <w:ins w:id="1268" w:author="Li, Bonan" w:date="2023-08-03T13:35:00Z">
        <w:r w:rsidRPr="0022255C">
          <w:rPr>
            <w:rFonts w:ascii="Arial" w:hAnsi="Arial" w:cs="Arial"/>
            <w:b/>
            <w:bCs/>
            <w:color w:val="000000"/>
            <w:sz w:val="24"/>
            <w:szCs w:val="24"/>
          </w:rPr>
          <w:lastRenderedPageBreak/>
          <w:t xml:space="preserve">Figure 4 </w:t>
        </w:r>
        <w:bookmarkStart w:id="1269" w:name="_Hlk141789778"/>
        <w:r>
          <w:rPr>
            <w:rFonts w:ascii="Arial" w:hAnsi="Arial" w:cs="Arial"/>
            <w:color w:val="000000"/>
            <w:sz w:val="24"/>
            <w:szCs w:val="24"/>
          </w:rPr>
          <w:t xml:space="preserve">The total </w:t>
        </w:r>
        <w:r w:rsidRPr="00F738E4">
          <w:rPr>
            <w:rFonts w:ascii="Arial" w:hAnsi="Arial" w:cs="Arial"/>
            <w:color w:val="000000"/>
            <w:sz w:val="24"/>
            <w:szCs w:val="24"/>
          </w:rPr>
          <w:t xml:space="preserve">added information of </w:t>
        </w:r>
        <w:r>
          <w:rPr>
            <w:rFonts w:ascii="Arial" w:hAnsi="Arial" w:cs="Arial"/>
            <w:color w:val="000000"/>
            <w:sz w:val="24"/>
            <w:szCs w:val="24"/>
          </w:rPr>
          <w:t xml:space="preserve">(a) </w:t>
        </w:r>
        <w:r w:rsidRPr="00F738E4">
          <w:rPr>
            <w:rFonts w:ascii="Arial" w:hAnsi="Arial" w:cs="Arial"/>
            <w:i/>
            <w:iCs/>
            <w:color w:val="000000"/>
            <w:sz w:val="24"/>
            <w:szCs w:val="24"/>
          </w:rPr>
          <w:t>δ</w:t>
        </w:r>
        <w:r w:rsidRPr="00F738E4">
          <w:rPr>
            <w:rFonts w:ascii="Arial" w:hAnsi="Arial" w:cs="Arial"/>
            <w:color w:val="000000"/>
            <w:sz w:val="24"/>
            <w:szCs w:val="24"/>
            <w:vertAlign w:val="superscript"/>
          </w:rPr>
          <w:t>13</w:t>
        </w:r>
        <w:r w:rsidRPr="00F738E4">
          <w:rPr>
            <w:rFonts w:ascii="Arial" w:hAnsi="Arial" w:cs="Arial"/>
            <w:i/>
            <w:iCs/>
            <w:color w:val="000000"/>
            <w:sz w:val="24"/>
            <w:szCs w:val="24"/>
          </w:rPr>
          <w:t>C</w:t>
        </w:r>
        <w:r w:rsidRPr="00F738E4">
          <w:rPr>
            <w:rFonts w:ascii="Arial" w:hAnsi="Arial" w:cs="Arial"/>
            <w:color w:val="000000"/>
            <w:sz w:val="24"/>
            <w:szCs w:val="24"/>
          </w:rPr>
          <w:t xml:space="preserve">, </w:t>
        </w:r>
        <w:r>
          <w:rPr>
            <w:rFonts w:ascii="Arial" w:hAnsi="Arial" w:cs="Arial"/>
            <w:color w:val="000000"/>
            <w:sz w:val="24"/>
            <w:szCs w:val="24"/>
          </w:rPr>
          <w:t xml:space="preserve">(b) </w:t>
        </w:r>
        <w:r w:rsidRPr="00F738E4">
          <w:rPr>
            <w:rFonts w:ascii="Arial" w:hAnsi="Arial" w:cs="Arial"/>
            <w:i/>
            <w:iCs/>
            <w:color w:val="000000"/>
            <w:sz w:val="24"/>
            <w:szCs w:val="24"/>
          </w:rPr>
          <w:t>δ</w:t>
        </w:r>
        <w:r w:rsidRPr="00F738E4">
          <w:rPr>
            <w:rFonts w:ascii="Arial" w:hAnsi="Arial" w:cs="Arial"/>
            <w:i/>
            <w:iCs/>
            <w:color w:val="000000"/>
            <w:sz w:val="24"/>
            <w:szCs w:val="24"/>
            <w:vertAlign w:val="superscript"/>
          </w:rPr>
          <w:t>2</w:t>
        </w:r>
        <w:r w:rsidRPr="00F738E4">
          <w:rPr>
            <w:rFonts w:ascii="Arial" w:hAnsi="Arial" w:cs="Arial"/>
            <w:i/>
            <w:iCs/>
            <w:color w:val="000000"/>
            <w:sz w:val="24"/>
            <w:szCs w:val="24"/>
          </w:rPr>
          <w:t>H</w:t>
        </w:r>
        <w:r w:rsidRPr="00F738E4">
          <w:rPr>
            <w:rFonts w:ascii="Arial" w:hAnsi="Arial" w:cs="Arial"/>
            <w:color w:val="000000"/>
            <w:sz w:val="24"/>
            <w:szCs w:val="24"/>
          </w:rPr>
          <w:t xml:space="preserve">, and </w:t>
        </w:r>
        <w:r>
          <w:rPr>
            <w:rFonts w:ascii="Arial" w:hAnsi="Arial" w:cs="Arial"/>
            <w:color w:val="000000"/>
            <w:sz w:val="24"/>
            <w:szCs w:val="24"/>
          </w:rPr>
          <w:t xml:space="preserve">(c) </w:t>
        </w:r>
        <w:r w:rsidRPr="00F738E4">
          <w:rPr>
            <w:rFonts w:ascii="Arial" w:hAnsi="Arial" w:cs="Arial"/>
            <w:i/>
            <w:iCs/>
            <w:color w:val="000000"/>
            <w:sz w:val="24"/>
            <w:szCs w:val="24"/>
          </w:rPr>
          <w:t>d</w:t>
        </w:r>
        <w:r w:rsidRPr="00F738E4">
          <w:rPr>
            <w:rFonts w:ascii="Arial" w:hAnsi="Arial" w:cs="Arial"/>
            <w:color w:val="000000"/>
            <w:sz w:val="24"/>
            <w:szCs w:val="24"/>
          </w:rPr>
          <w:t xml:space="preserve"> </w:t>
        </w:r>
        <w:r>
          <w:rPr>
            <w:rFonts w:ascii="Arial" w:hAnsi="Arial" w:cs="Arial"/>
            <w:color w:val="000000"/>
            <w:sz w:val="24"/>
            <w:szCs w:val="24"/>
          </w:rPr>
          <w:t>isotope data</w:t>
        </w:r>
        <w:r w:rsidRPr="00F738E4">
          <w:rPr>
            <w:rFonts w:ascii="Arial" w:hAnsi="Arial" w:cs="Arial"/>
            <w:color w:val="000000"/>
            <w:sz w:val="24"/>
            <w:szCs w:val="24"/>
          </w:rPr>
          <w:t xml:space="preserve"> about net ecosystem exchange</w:t>
        </w:r>
        <w:r>
          <w:rPr>
            <w:rFonts w:ascii="Arial" w:hAnsi="Arial" w:cs="Arial"/>
            <w:color w:val="000000"/>
            <w:sz w:val="24"/>
            <w:szCs w:val="24"/>
          </w:rPr>
          <w:t>,</w:t>
        </w:r>
        <w:r w:rsidRPr="00F738E4">
          <w:rPr>
            <w:rFonts w:ascii="Arial" w:hAnsi="Arial" w:cs="Arial"/>
            <w:color w:val="000000"/>
            <w:sz w:val="24"/>
            <w:szCs w:val="24"/>
          </w:rPr>
          <w:t xml:space="preserve"> </w:t>
        </w:r>
        <w:r w:rsidRPr="00F738E4">
          <w:rPr>
            <w:rFonts w:ascii="Arial" w:hAnsi="Arial" w:cs="Arial"/>
            <w:i/>
            <w:iCs/>
            <w:color w:val="000000"/>
            <w:sz w:val="24"/>
            <w:szCs w:val="24"/>
          </w:rPr>
          <w:t>NEE</w:t>
        </w:r>
        <w:r>
          <w:rPr>
            <w:rFonts w:ascii="Arial" w:hAnsi="Arial" w:cs="Arial"/>
            <w:i/>
            <w:iCs/>
            <w:color w:val="000000"/>
            <w:sz w:val="24"/>
            <w:szCs w:val="24"/>
          </w:rPr>
          <w:t>,</w:t>
        </w:r>
        <w:r w:rsidRPr="00F738E4">
          <w:rPr>
            <w:rFonts w:ascii="Arial" w:hAnsi="Arial" w:cs="Arial"/>
            <w:color w:val="000000"/>
            <w:sz w:val="24"/>
            <w:szCs w:val="24"/>
          </w:rPr>
          <w:t xml:space="preserve"> against scaled site-specific variables. The total added information of </w:t>
        </w:r>
        <w:r>
          <w:rPr>
            <w:rFonts w:ascii="Arial" w:hAnsi="Arial" w:cs="Arial"/>
            <w:color w:val="000000"/>
            <w:sz w:val="24"/>
            <w:szCs w:val="24"/>
          </w:rPr>
          <w:t xml:space="preserve">(d) </w:t>
        </w:r>
        <w:r w:rsidRPr="00F738E4">
          <w:rPr>
            <w:rFonts w:ascii="Arial" w:hAnsi="Arial" w:cs="Arial"/>
            <w:i/>
            <w:iCs/>
            <w:color w:val="000000"/>
            <w:sz w:val="24"/>
            <w:szCs w:val="24"/>
          </w:rPr>
          <w:t>δ</w:t>
        </w:r>
        <w:r w:rsidRPr="00F738E4">
          <w:rPr>
            <w:rFonts w:ascii="Arial" w:hAnsi="Arial" w:cs="Arial"/>
            <w:color w:val="000000"/>
            <w:sz w:val="24"/>
            <w:szCs w:val="24"/>
            <w:vertAlign w:val="superscript"/>
          </w:rPr>
          <w:t>13</w:t>
        </w:r>
        <w:r w:rsidRPr="00F738E4">
          <w:rPr>
            <w:rFonts w:ascii="Arial" w:hAnsi="Arial" w:cs="Arial"/>
            <w:i/>
            <w:iCs/>
            <w:color w:val="000000"/>
            <w:sz w:val="24"/>
            <w:szCs w:val="24"/>
          </w:rPr>
          <w:t>C</w:t>
        </w:r>
        <w:r w:rsidRPr="00F738E4">
          <w:rPr>
            <w:rFonts w:ascii="Arial" w:hAnsi="Arial" w:cs="Arial"/>
            <w:color w:val="000000"/>
            <w:sz w:val="24"/>
            <w:szCs w:val="24"/>
          </w:rPr>
          <w:t xml:space="preserve">, </w:t>
        </w:r>
        <w:r>
          <w:rPr>
            <w:rFonts w:ascii="Arial" w:hAnsi="Arial" w:cs="Arial"/>
            <w:color w:val="000000"/>
            <w:sz w:val="24"/>
            <w:szCs w:val="24"/>
          </w:rPr>
          <w:t xml:space="preserve">(e) </w:t>
        </w:r>
        <w:r w:rsidRPr="00F738E4">
          <w:rPr>
            <w:rFonts w:ascii="Arial" w:hAnsi="Arial" w:cs="Arial"/>
            <w:i/>
            <w:iCs/>
            <w:color w:val="000000"/>
            <w:sz w:val="24"/>
            <w:szCs w:val="24"/>
          </w:rPr>
          <w:t>δ</w:t>
        </w:r>
        <w:r w:rsidRPr="00F738E4">
          <w:rPr>
            <w:rFonts w:ascii="Arial" w:hAnsi="Arial" w:cs="Arial"/>
            <w:i/>
            <w:iCs/>
            <w:color w:val="000000"/>
            <w:sz w:val="24"/>
            <w:szCs w:val="24"/>
            <w:vertAlign w:val="superscript"/>
          </w:rPr>
          <w:t>2</w:t>
        </w:r>
        <w:r w:rsidRPr="00F738E4">
          <w:rPr>
            <w:rFonts w:ascii="Arial" w:hAnsi="Arial" w:cs="Arial"/>
            <w:i/>
            <w:iCs/>
            <w:color w:val="000000"/>
            <w:sz w:val="24"/>
            <w:szCs w:val="24"/>
          </w:rPr>
          <w:t>H</w:t>
        </w:r>
        <w:r w:rsidRPr="00F738E4">
          <w:rPr>
            <w:rFonts w:ascii="Arial" w:hAnsi="Arial" w:cs="Arial"/>
            <w:color w:val="000000"/>
            <w:sz w:val="24"/>
            <w:szCs w:val="24"/>
          </w:rPr>
          <w:t xml:space="preserve">, and </w:t>
        </w:r>
        <w:r>
          <w:rPr>
            <w:rFonts w:ascii="Arial" w:hAnsi="Arial" w:cs="Arial"/>
            <w:color w:val="000000"/>
            <w:sz w:val="24"/>
            <w:szCs w:val="24"/>
          </w:rPr>
          <w:t xml:space="preserve">(f) </w:t>
        </w:r>
        <w:r w:rsidRPr="00F738E4">
          <w:rPr>
            <w:rFonts w:ascii="Arial" w:hAnsi="Arial" w:cs="Arial"/>
            <w:i/>
            <w:iCs/>
            <w:color w:val="000000"/>
            <w:sz w:val="24"/>
            <w:szCs w:val="24"/>
          </w:rPr>
          <w:t>d</w:t>
        </w:r>
        <w:r w:rsidRPr="00F738E4">
          <w:rPr>
            <w:rFonts w:ascii="Arial" w:hAnsi="Arial" w:cs="Arial"/>
            <w:color w:val="000000"/>
            <w:sz w:val="24"/>
            <w:szCs w:val="24"/>
          </w:rPr>
          <w:t xml:space="preserve"> </w:t>
        </w:r>
        <w:r>
          <w:rPr>
            <w:rFonts w:ascii="Arial" w:hAnsi="Arial" w:cs="Arial"/>
            <w:color w:val="000000"/>
            <w:sz w:val="24"/>
            <w:szCs w:val="24"/>
          </w:rPr>
          <w:t>isotope data</w:t>
        </w:r>
        <w:r w:rsidRPr="00F738E4">
          <w:rPr>
            <w:rFonts w:ascii="Arial" w:hAnsi="Arial" w:cs="Arial"/>
            <w:color w:val="000000"/>
            <w:sz w:val="24"/>
            <w:szCs w:val="24"/>
          </w:rPr>
          <w:t xml:space="preserve"> about latent heat flux</w:t>
        </w:r>
        <w:r>
          <w:rPr>
            <w:rFonts w:ascii="Arial" w:hAnsi="Arial" w:cs="Arial"/>
            <w:color w:val="000000"/>
            <w:sz w:val="24"/>
            <w:szCs w:val="24"/>
          </w:rPr>
          <w:t>,</w:t>
        </w:r>
        <w:r w:rsidRPr="00F738E4">
          <w:rPr>
            <w:rFonts w:ascii="Arial" w:hAnsi="Arial" w:cs="Arial"/>
            <w:color w:val="000000"/>
            <w:sz w:val="24"/>
            <w:szCs w:val="24"/>
          </w:rPr>
          <w:t xml:space="preserve"> </w:t>
        </w:r>
        <w:r w:rsidRPr="00F738E4">
          <w:rPr>
            <w:rFonts w:ascii="Arial" w:hAnsi="Arial" w:cs="Arial"/>
            <w:i/>
            <w:iCs/>
            <w:color w:val="000000"/>
            <w:sz w:val="24"/>
            <w:szCs w:val="24"/>
          </w:rPr>
          <w:t>LH</w:t>
        </w:r>
        <w:r w:rsidRPr="00F738E4">
          <w:rPr>
            <w:rFonts w:ascii="Arial" w:hAnsi="Arial" w:cs="Arial"/>
            <w:color w:val="000000"/>
            <w:sz w:val="24"/>
            <w:szCs w:val="24"/>
          </w:rPr>
          <w:t xml:space="preserve"> against scaled site-specific variables. Solid lines indicate a significant p-values (&lt; 0.05) of the slopes.</w:t>
        </w:r>
        <w:bookmarkEnd w:id="1267"/>
        <w:bookmarkEnd w:id="1269"/>
      </w:ins>
    </w:p>
    <w:p w14:paraId="403AFBCA" w14:textId="71DA1442" w:rsidR="00A52D89" w:rsidRPr="00535F2E" w:rsidRDefault="00A52D89" w:rsidP="00702B45">
      <w:pPr>
        <w:tabs>
          <w:tab w:val="left" w:pos="2860"/>
        </w:tabs>
        <w:jc w:val="both"/>
        <w:rPr>
          <w:rFonts w:ascii="Arial" w:hAnsi="Arial" w:cs="Arial"/>
          <w:color w:val="000000"/>
          <w:sz w:val="24"/>
          <w:szCs w:val="24"/>
        </w:rPr>
      </w:pPr>
      <w:del w:id="1270" w:author="Li, Bonan" w:date="2023-08-03T13:35:00Z">
        <w:r w:rsidRPr="0022255C" w:rsidDel="00702B45">
          <w:rPr>
            <w:rFonts w:ascii="Arial" w:hAnsi="Arial" w:cs="Arial"/>
            <w:b/>
            <w:bCs/>
            <w:color w:val="000000"/>
            <w:sz w:val="24"/>
            <w:szCs w:val="24"/>
          </w:rPr>
          <w:delText xml:space="preserve">Figure 4 </w:delText>
        </w:r>
        <w:r w:rsidDel="00702B45">
          <w:rPr>
            <w:rFonts w:ascii="Arial" w:hAnsi="Arial" w:cs="Arial"/>
            <w:color w:val="000000"/>
            <w:sz w:val="24"/>
            <w:szCs w:val="24"/>
          </w:rPr>
          <w:delText xml:space="preserve">The total </w:delText>
        </w:r>
        <w:r w:rsidRPr="00F738E4" w:rsidDel="00702B45">
          <w:rPr>
            <w:rFonts w:ascii="Arial" w:hAnsi="Arial" w:cs="Arial"/>
            <w:color w:val="000000"/>
            <w:sz w:val="24"/>
            <w:szCs w:val="24"/>
          </w:rPr>
          <w:delText xml:space="preserve">added information of </w:delText>
        </w:r>
        <w:r w:rsidRPr="00F738E4" w:rsidDel="00702B45">
          <w:rPr>
            <w:rFonts w:ascii="Arial" w:hAnsi="Arial" w:cs="Arial"/>
            <w:i/>
            <w:iCs/>
            <w:color w:val="000000"/>
            <w:sz w:val="24"/>
            <w:szCs w:val="24"/>
          </w:rPr>
          <w:delText>δ</w:delText>
        </w:r>
        <w:r w:rsidRPr="00F738E4" w:rsidDel="00702B45">
          <w:rPr>
            <w:rFonts w:ascii="Arial" w:hAnsi="Arial" w:cs="Arial"/>
            <w:color w:val="000000"/>
            <w:sz w:val="24"/>
            <w:szCs w:val="24"/>
            <w:vertAlign w:val="superscript"/>
          </w:rPr>
          <w:delText>13</w:delText>
        </w:r>
        <w:r w:rsidRPr="00F738E4" w:rsidDel="00702B45">
          <w:rPr>
            <w:rFonts w:ascii="Arial" w:hAnsi="Arial" w:cs="Arial"/>
            <w:i/>
            <w:iCs/>
            <w:color w:val="000000"/>
            <w:sz w:val="24"/>
            <w:szCs w:val="24"/>
          </w:rPr>
          <w:delText>C</w:delText>
        </w:r>
        <w:r w:rsidRPr="00F738E4" w:rsidDel="00702B45">
          <w:rPr>
            <w:rFonts w:ascii="Arial" w:hAnsi="Arial" w:cs="Arial"/>
            <w:color w:val="000000"/>
            <w:sz w:val="24"/>
            <w:szCs w:val="24"/>
          </w:rPr>
          <w:delText xml:space="preserve"> (</w:delText>
        </w:r>
        <w:r w:rsidDel="00702B45">
          <w:rPr>
            <w:rFonts w:ascii="Arial" w:hAnsi="Arial" w:cs="Arial"/>
            <w:color w:val="000000"/>
            <w:sz w:val="24"/>
            <w:szCs w:val="24"/>
          </w:rPr>
          <w:delText>a</w:delText>
        </w:r>
        <w:r w:rsidRPr="00F738E4" w:rsidDel="00702B45">
          <w:rPr>
            <w:rFonts w:ascii="Arial" w:hAnsi="Arial" w:cs="Arial"/>
            <w:color w:val="000000"/>
            <w:sz w:val="24"/>
            <w:szCs w:val="24"/>
          </w:rPr>
          <w:delText xml:space="preserve">), </w:delText>
        </w:r>
        <w:r w:rsidRPr="00F738E4" w:rsidDel="00702B45">
          <w:rPr>
            <w:rFonts w:ascii="Arial" w:hAnsi="Arial" w:cs="Arial"/>
            <w:i/>
            <w:iCs/>
            <w:color w:val="000000"/>
            <w:sz w:val="24"/>
            <w:szCs w:val="24"/>
          </w:rPr>
          <w:delText>δ</w:delText>
        </w:r>
        <w:r w:rsidRPr="00F738E4" w:rsidDel="00702B45">
          <w:rPr>
            <w:rFonts w:ascii="Arial" w:hAnsi="Arial" w:cs="Arial"/>
            <w:i/>
            <w:iCs/>
            <w:color w:val="000000"/>
            <w:sz w:val="24"/>
            <w:szCs w:val="24"/>
            <w:vertAlign w:val="superscript"/>
          </w:rPr>
          <w:delText>2</w:delText>
        </w:r>
        <w:r w:rsidRPr="00F738E4" w:rsidDel="00702B45">
          <w:rPr>
            <w:rFonts w:ascii="Arial" w:hAnsi="Arial" w:cs="Arial"/>
            <w:i/>
            <w:iCs/>
            <w:color w:val="000000"/>
            <w:sz w:val="24"/>
            <w:szCs w:val="24"/>
          </w:rPr>
          <w:delText xml:space="preserve">H </w:delText>
        </w:r>
        <w:r w:rsidRPr="00F738E4" w:rsidDel="00702B45">
          <w:rPr>
            <w:rFonts w:ascii="Arial" w:hAnsi="Arial" w:cs="Arial"/>
            <w:color w:val="000000"/>
            <w:sz w:val="24"/>
            <w:szCs w:val="24"/>
          </w:rPr>
          <w:delText>(</w:delText>
        </w:r>
        <w:r w:rsidDel="00702B45">
          <w:rPr>
            <w:rFonts w:ascii="Arial" w:hAnsi="Arial" w:cs="Arial"/>
            <w:color w:val="000000"/>
            <w:sz w:val="24"/>
            <w:szCs w:val="24"/>
          </w:rPr>
          <w:delText>b</w:delText>
        </w:r>
        <w:r w:rsidRPr="00F738E4" w:rsidDel="00702B45">
          <w:rPr>
            <w:rFonts w:ascii="Arial" w:hAnsi="Arial" w:cs="Arial"/>
            <w:color w:val="000000"/>
            <w:sz w:val="24"/>
            <w:szCs w:val="24"/>
          </w:rPr>
          <w:delText xml:space="preserve">), and </w:delText>
        </w:r>
        <w:r w:rsidRPr="00F738E4" w:rsidDel="00702B45">
          <w:rPr>
            <w:rFonts w:ascii="Arial" w:hAnsi="Arial" w:cs="Arial"/>
            <w:i/>
            <w:iCs/>
            <w:color w:val="000000"/>
            <w:sz w:val="24"/>
            <w:szCs w:val="24"/>
          </w:rPr>
          <w:delText>d</w:delText>
        </w:r>
        <w:r w:rsidRPr="00F738E4" w:rsidDel="00702B45">
          <w:rPr>
            <w:rFonts w:ascii="Arial" w:hAnsi="Arial" w:cs="Arial"/>
            <w:color w:val="000000"/>
            <w:sz w:val="24"/>
            <w:szCs w:val="24"/>
          </w:rPr>
          <w:delText xml:space="preserve"> (</w:delText>
        </w:r>
        <w:r w:rsidDel="00702B45">
          <w:rPr>
            <w:rFonts w:ascii="Arial" w:hAnsi="Arial" w:cs="Arial"/>
            <w:color w:val="000000"/>
            <w:sz w:val="24"/>
            <w:szCs w:val="24"/>
          </w:rPr>
          <w:delText>c</w:delText>
        </w:r>
        <w:r w:rsidRPr="00F738E4" w:rsidDel="00702B45">
          <w:rPr>
            <w:rFonts w:ascii="Arial" w:hAnsi="Arial" w:cs="Arial"/>
            <w:color w:val="000000"/>
            <w:sz w:val="24"/>
            <w:szCs w:val="24"/>
          </w:rPr>
          <w:delText>) about net ecosystem exchange (</w:delText>
        </w:r>
        <w:r w:rsidRPr="00F738E4" w:rsidDel="00702B45">
          <w:rPr>
            <w:rFonts w:ascii="Arial" w:hAnsi="Arial" w:cs="Arial"/>
            <w:i/>
            <w:iCs/>
            <w:color w:val="000000"/>
            <w:sz w:val="24"/>
            <w:szCs w:val="24"/>
          </w:rPr>
          <w:delText>NEE</w:delText>
        </w:r>
        <w:r w:rsidRPr="00F738E4" w:rsidDel="00702B45">
          <w:rPr>
            <w:rFonts w:ascii="Arial" w:hAnsi="Arial" w:cs="Arial"/>
            <w:color w:val="000000"/>
            <w:sz w:val="24"/>
            <w:szCs w:val="24"/>
          </w:rPr>
          <w:delText xml:space="preserve">) against scaled site-specific variables. The total added information of </w:delText>
        </w:r>
        <w:r w:rsidRPr="00F738E4" w:rsidDel="00702B45">
          <w:rPr>
            <w:rFonts w:ascii="Arial" w:hAnsi="Arial" w:cs="Arial"/>
            <w:i/>
            <w:iCs/>
            <w:color w:val="000000"/>
            <w:sz w:val="24"/>
            <w:szCs w:val="24"/>
          </w:rPr>
          <w:delText>δ</w:delText>
        </w:r>
        <w:r w:rsidRPr="00F738E4" w:rsidDel="00702B45">
          <w:rPr>
            <w:rFonts w:ascii="Arial" w:hAnsi="Arial" w:cs="Arial"/>
            <w:color w:val="000000"/>
            <w:sz w:val="24"/>
            <w:szCs w:val="24"/>
            <w:vertAlign w:val="superscript"/>
          </w:rPr>
          <w:delText>13</w:delText>
        </w:r>
        <w:r w:rsidRPr="00F738E4" w:rsidDel="00702B45">
          <w:rPr>
            <w:rFonts w:ascii="Arial" w:hAnsi="Arial" w:cs="Arial"/>
            <w:i/>
            <w:iCs/>
            <w:color w:val="000000"/>
            <w:sz w:val="24"/>
            <w:szCs w:val="24"/>
          </w:rPr>
          <w:delText>C</w:delText>
        </w:r>
        <w:r w:rsidRPr="00F738E4" w:rsidDel="00702B45">
          <w:rPr>
            <w:rFonts w:ascii="Arial" w:hAnsi="Arial" w:cs="Arial"/>
            <w:color w:val="000000"/>
            <w:sz w:val="24"/>
            <w:szCs w:val="24"/>
          </w:rPr>
          <w:delText xml:space="preserve"> (</w:delText>
        </w:r>
        <w:r w:rsidDel="00702B45">
          <w:rPr>
            <w:rFonts w:ascii="Arial" w:hAnsi="Arial" w:cs="Arial"/>
            <w:color w:val="000000"/>
            <w:sz w:val="24"/>
            <w:szCs w:val="24"/>
          </w:rPr>
          <w:delText>d</w:delText>
        </w:r>
        <w:r w:rsidRPr="00F738E4" w:rsidDel="00702B45">
          <w:rPr>
            <w:rFonts w:ascii="Arial" w:hAnsi="Arial" w:cs="Arial"/>
            <w:color w:val="000000"/>
            <w:sz w:val="24"/>
            <w:szCs w:val="24"/>
          </w:rPr>
          <w:delText xml:space="preserve">), </w:delText>
        </w:r>
        <w:r w:rsidRPr="00F738E4" w:rsidDel="00702B45">
          <w:rPr>
            <w:rFonts w:ascii="Arial" w:hAnsi="Arial" w:cs="Arial"/>
            <w:i/>
            <w:iCs/>
            <w:color w:val="000000"/>
            <w:sz w:val="24"/>
            <w:szCs w:val="24"/>
          </w:rPr>
          <w:delText>δ</w:delText>
        </w:r>
        <w:r w:rsidRPr="00F738E4" w:rsidDel="00702B45">
          <w:rPr>
            <w:rFonts w:ascii="Arial" w:hAnsi="Arial" w:cs="Arial"/>
            <w:i/>
            <w:iCs/>
            <w:color w:val="000000"/>
            <w:sz w:val="24"/>
            <w:szCs w:val="24"/>
            <w:vertAlign w:val="superscript"/>
          </w:rPr>
          <w:delText>2</w:delText>
        </w:r>
        <w:r w:rsidRPr="00F738E4" w:rsidDel="00702B45">
          <w:rPr>
            <w:rFonts w:ascii="Arial" w:hAnsi="Arial" w:cs="Arial"/>
            <w:i/>
            <w:iCs/>
            <w:color w:val="000000"/>
            <w:sz w:val="24"/>
            <w:szCs w:val="24"/>
          </w:rPr>
          <w:delText xml:space="preserve">H </w:delText>
        </w:r>
        <w:r w:rsidRPr="00F738E4" w:rsidDel="00702B45">
          <w:rPr>
            <w:rFonts w:ascii="Arial" w:hAnsi="Arial" w:cs="Arial"/>
            <w:color w:val="000000"/>
            <w:sz w:val="24"/>
            <w:szCs w:val="24"/>
          </w:rPr>
          <w:delText>(</w:delText>
        </w:r>
        <w:r w:rsidDel="00702B45">
          <w:rPr>
            <w:rFonts w:ascii="Arial" w:hAnsi="Arial" w:cs="Arial"/>
            <w:color w:val="000000"/>
            <w:sz w:val="24"/>
            <w:szCs w:val="24"/>
          </w:rPr>
          <w:delText>e</w:delText>
        </w:r>
        <w:r w:rsidRPr="00F738E4" w:rsidDel="00702B45">
          <w:rPr>
            <w:rFonts w:ascii="Arial" w:hAnsi="Arial" w:cs="Arial"/>
            <w:color w:val="000000"/>
            <w:sz w:val="24"/>
            <w:szCs w:val="24"/>
          </w:rPr>
          <w:delText xml:space="preserve">), and </w:delText>
        </w:r>
        <w:r w:rsidRPr="00F738E4" w:rsidDel="00702B45">
          <w:rPr>
            <w:rFonts w:ascii="Arial" w:hAnsi="Arial" w:cs="Arial"/>
            <w:i/>
            <w:iCs/>
            <w:color w:val="000000"/>
            <w:sz w:val="24"/>
            <w:szCs w:val="24"/>
          </w:rPr>
          <w:delText>d</w:delText>
        </w:r>
        <w:r w:rsidRPr="00F738E4" w:rsidDel="00702B45">
          <w:rPr>
            <w:rFonts w:ascii="Arial" w:hAnsi="Arial" w:cs="Arial"/>
            <w:color w:val="000000"/>
            <w:sz w:val="24"/>
            <w:szCs w:val="24"/>
          </w:rPr>
          <w:delText xml:space="preserve"> (</w:delText>
        </w:r>
        <w:r w:rsidDel="00702B45">
          <w:rPr>
            <w:rFonts w:ascii="Arial" w:hAnsi="Arial" w:cs="Arial"/>
            <w:color w:val="000000"/>
            <w:sz w:val="24"/>
            <w:szCs w:val="24"/>
          </w:rPr>
          <w:delText>f</w:delText>
        </w:r>
        <w:r w:rsidRPr="00F738E4" w:rsidDel="00702B45">
          <w:rPr>
            <w:rFonts w:ascii="Arial" w:hAnsi="Arial" w:cs="Arial"/>
            <w:color w:val="000000"/>
            <w:sz w:val="24"/>
            <w:szCs w:val="24"/>
          </w:rPr>
          <w:delText>) about latent heat flux (</w:delText>
        </w:r>
        <w:r w:rsidRPr="00F738E4" w:rsidDel="00702B45">
          <w:rPr>
            <w:rFonts w:ascii="Arial" w:hAnsi="Arial" w:cs="Arial"/>
            <w:i/>
            <w:iCs/>
            <w:color w:val="000000"/>
            <w:sz w:val="24"/>
            <w:szCs w:val="24"/>
          </w:rPr>
          <w:delText>LH</w:delText>
        </w:r>
        <w:r w:rsidRPr="00F738E4" w:rsidDel="00702B45">
          <w:rPr>
            <w:rFonts w:ascii="Arial" w:hAnsi="Arial" w:cs="Arial"/>
            <w:color w:val="000000"/>
            <w:sz w:val="24"/>
            <w:szCs w:val="24"/>
          </w:rPr>
          <w:delText xml:space="preserve">) against scaled site-specific variables. Solid lines indicate a significant p-values (&lt; 0.05) of the slopes. </w:delText>
        </w:r>
      </w:del>
    </w:p>
    <w:sectPr w:rsidR="00A52D89" w:rsidRPr="00535F2E" w:rsidSect="00564F78">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5288A" w14:textId="77777777" w:rsidR="00E15B61" w:rsidRDefault="00E15B61" w:rsidP="003B4301">
      <w:pPr>
        <w:spacing w:after="0" w:line="240" w:lineRule="auto"/>
      </w:pPr>
      <w:r>
        <w:separator/>
      </w:r>
    </w:p>
  </w:endnote>
  <w:endnote w:type="continuationSeparator" w:id="0">
    <w:p w14:paraId="141B83C0" w14:textId="77777777" w:rsidR="00E15B61" w:rsidRDefault="00E15B61" w:rsidP="003B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417209"/>
      <w:docPartObj>
        <w:docPartGallery w:val="Page Numbers (Bottom of Page)"/>
        <w:docPartUnique/>
      </w:docPartObj>
    </w:sdtPr>
    <w:sdtEndPr>
      <w:rPr>
        <w:noProof/>
      </w:rPr>
    </w:sdtEndPr>
    <w:sdtContent>
      <w:p w14:paraId="4FA1737C" w14:textId="254A4F1F" w:rsidR="003B4301" w:rsidRDefault="003B43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CDB316" w14:textId="77777777" w:rsidR="003B4301" w:rsidRDefault="003B4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B6739" w14:textId="77777777" w:rsidR="00E15B61" w:rsidRDefault="00E15B61" w:rsidP="003B4301">
      <w:pPr>
        <w:spacing w:after="0" w:line="240" w:lineRule="auto"/>
      </w:pPr>
      <w:r>
        <w:separator/>
      </w:r>
    </w:p>
  </w:footnote>
  <w:footnote w:type="continuationSeparator" w:id="0">
    <w:p w14:paraId="22C595D5" w14:textId="77777777" w:rsidR="00E15B61" w:rsidRDefault="00E15B61" w:rsidP="003B4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5D0"/>
    <w:multiLevelType w:val="hybridMultilevel"/>
    <w:tmpl w:val="EB70E0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7011F9"/>
    <w:multiLevelType w:val="hybridMultilevel"/>
    <w:tmpl w:val="AEC2E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C0C4D"/>
    <w:multiLevelType w:val="hybridMultilevel"/>
    <w:tmpl w:val="1FFA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4351E1"/>
    <w:multiLevelType w:val="hybridMultilevel"/>
    <w:tmpl w:val="56EE6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F2744"/>
    <w:multiLevelType w:val="hybridMultilevel"/>
    <w:tmpl w:val="B0564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EA01E0"/>
    <w:multiLevelType w:val="hybridMultilevel"/>
    <w:tmpl w:val="5DEEED4C"/>
    <w:lvl w:ilvl="0" w:tplc="CF94D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815E85"/>
    <w:multiLevelType w:val="hybridMultilevel"/>
    <w:tmpl w:val="45541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4531970">
    <w:abstractNumId w:val="6"/>
  </w:num>
  <w:num w:numId="2" w16cid:durableId="528688595">
    <w:abstractNumId w:val="1"/>
  </w:num>
  <w:num w:numId="3" w16cid:durableId="92557017">
    <w:abstractNumId w:val="2"/>
  </w:num>
  <w:num w:numId="4" w16cid:durableId="1894583075">
    <w:abstractNumId w:val="0"/>
  </w:num>
  <w:num w:numId="5" w16cid:durableId="1959681823">
    <w:abstractNumId w:val="5"/>
  </w:num>
  <w:num w:numId="6" w16cid:durableId="688068130">
    <w:abstractNumId w:val="4"/>
  </w:num>
  <w:num w:numId="7" w16cid:durableId="12158478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Bonan">
    <w15:presenceInfo w15:providerId="AD" w15:userId="S::libon@oregonstate.edu::16dcd7cb-c234-4e4b-a99f-f56c592c5e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37"/>
    <w:rsid w:val="00000032"/>
    <w:rsid w:val="000029A2"/>
    <w:rsid w:val="0000385F"/>
    <w:rsid w:val="00006A1D"/>
    <w:rsid w:val="00006CA6"/>
    <w:rsid w:val="000120F8"/>
    <w:rsid w:val="0001282D"/>
    <w:rsid w:val="000154B3"/>
    <w:rsid w:val="000164AB"/>
    <w:rsid w:val="000226E1"/>
    <w:rsid w:val="000256AF"/>
    <w:rsid w:val="00027AAE"/>
    <w:rsid w:val="00031689"/>
    <w:rsid w:val="000322F2"/>
    <w:rsid w:val="00032C6F"/>
    <w:rsid w:val="00033D94"/>
    <w:rsid w:val="00035212"/>
    <w:rsid w:val="00047332"/>
    <w:rsid w:val="00047D90"/>
    <w:rsid w:val="000508FB"/>
    <w:rsid w:val="00051E36"/>
    <w:rsid w:val="0005467C"/>
    <w:rsid w:val="00054FDC"/>
    <w:rsid w:val="000577CA"/>
    <w:rsid w:val="00060C4E"/>
    <w:rsid w:val="0006255F"/>
    <w:rsid w:val="000663BD"/>
    <w:rsid w:val="00067982"/>
    <w:rsid w:val="0007526A"/>
    <w:rsid w:val="0008211C"/>
    <w:rsid w:val="000900E0"/>
    <w:rsid w:val="00093550"/>
    <w:rsid w:val="0009550A"/>
    <w:rsid w:val="000A0194"/>
    <w:rsid w:val="000A0516"/>
    <w:rsid w:val="000A160A"/>
    <w:rsid w:val="000A330C"/>
    <w:rsid w:val="000A3C1B"/>
    <w:rsid w:val="000A3ED6"/>
    <w:rsid w:val="000A4E52"/>
    <w:rsid w:val="000A62D7"/>
    <w:rsid w:val="000A6671"/>
    <w:rsid w:val="000A791D"/>
    <w:rsid w:val="000B0C6F"/>
    <w:rsid w:val="000B1001"/>
    <w:rsid w:val="000B1A67"/>
    <w:rsid w:val="000B37B4"/>
    <w:rsid w:val="000B581A"/>
    <w:rsid w:val="000B593F"/>
    <w:rsid w:val="000B64D1"/>
    <w:rsid w:val="000B7007"/>
    <w:rsid w:val="000C3DE3"/>
    <w:rsid w:val="000C6CEC"/>
    <w:rsid w:val="000C7139"/>
    <w:rsid w:val="000C744C"/>
    <w:rsid w:val="000D0DEA"/>
    <w:rsid w:val="000D2BD9"/>
    <w:rsid w:val="000D47F2"/>
    <w:rsid w:val="000D52C0"/>
    <w:rsid w:val="000D6D11"/>
    <w:rsid w:val="000E5C0E"/>
    <w:rsid w:val="000E5D4F"/>
    <w:rsid w:val="000E7655"/>
    <w:rsid w:val="000E7BAA"/>
    <w:rsid w:val="000E7EA9"/>
    <w:rsid w:val="000F2704"/>
    <w:rsid w:val="000F50A6"/>
    <w:rsid w:val="000F56FB"/>
    <w:rsid w:val="000F58FC"/>
    <w:rsid w:val="000F7E09"/>
    <w:rsid w:val="00100B1D"/>
    <w:rsid w:val="00105027"/>
    <w:rsid w:val="00110BD8"/>
    <w:rsid w:val="00114742"/>
    <w:rsid w:val="00117351"/>
    <w:rsid w:val="00122DAD"/>
    <w:rsid w:val="00123478"/>
    <w:rsid w:val="00123889"/>
    <w:rsid w:val="00124D51"/>
    <w:rsid w:val="00125E79"/>
    <w:rsid w:val="00125EE6"/>
    <w:rsid w:val="00131A30"/>
    <w:rsid w:val="00133681"/>
    <w:rsid w:val="001355E4"/>
    <w:rsid w:val="001370A6"/>
    <w:rsid w:val="00141497"/>
    <w:rsid w:val="00142F44"/>
    <w:rsid w:val="001432BD"/>
    <w:rsid w:val="001515E0"/>
    <w:rsid w:val="001526FE"/>
    <w:rsid w:val="00155ABD"/>
    <w:rsid w:val="00161384"/>
    <w:rsid w:val="001652E9"/>
    <w:rsid w:val="00166875"/>
    <w:rsid w:val="0016767D"/>
    <w:rsid w:val="00167D8E"/>
    <w:rsid w:val="00176EFB"/>
    <w:rsid w:val="00176F20"/>
    <w:rsid w:val="00180516"/>
    <w:rsid w:val="00190E8E"/>
    <w:rsid w:val="00192268"/>
    <w:rsid w:val="00192560"/>
    <w:rsid w:val="00196AD0"/>
    <w:rsid w:val="0019757D"/>
    <w:rsid w:val="001A24F1"/>
    <w:rsid w:val="001A51A6"/>
    <w:rsid w:val="001B1424"/>
    <w:rsid w:val="001B1B45"/>
    <w:rsid w:val="001B1ED5"/>
    <w:rsid w:val="001B7387"/>
    <w:rsid w:val="001C2138"/>
    <w:rsid w:val="001C2958"/>
    <w:rsid w:val="001C2B05"/>
    <w:rsid w:val="001C2EFC"/>
    <w:rsid w:val="001C5482"/>
    <w:rsid w:val="001C6792"/>
    <w:rsid w:val="001D1955"/>
    <w:rsid w:val="001D27E5"/>
    <w:rsid w:val="001D3BAB"/>
    <w:rsid w:val="001D6ACE"/>
    <w:rsid w:val="001E07E1"/>
    <w:rsid w:val="001E40E5"/>
    <w:rsid w:val="001E6B3D"/>
    <w:rsid w:val="001E7A47"/>
    <w:rsid w:val="001F0C6D"/>
    <w:rsid w:val="001F5945"/>
    <w:rsid w:val="001F5C63"/>
    <w:rsid w:val="001F7FD7"/>
    <w:rsid w:val="0020027B"/>
    <w:rsid w:val="00200E27"/>
    <w:rsid w:val="0020270D"/>
    <w:rsid w:val="0020419A"/>
    <w:rsid w:val="002050F8"/>
    <w:rsid w:val="00207566"/>
    <w:rsid w:val="00207F54"/>
    <w:rsid w:val="0021022C"/>
    <w:rsid w:val="00210684"/>
    <w:rsid w:val="00212481"/>
    <w:rsid w:val="00216853"/>
    <w:rsid w:val="002174EC"/>
    <w:rsid w:val="00220F20"/>
    <w:rsid w:val="0022255C"/>
    <w:rsid w:val="00222DB1"/>
    <w:rsid w:val="0022493E"/>
    <w:rsid w:val="002253AD"/>
    <w:rsid w:val="002263D8"/>
    <w:rsid w:val="002264E5"/>
    <w:rsid w:val="00231452"/>
    <w:rsid w:val="00231AD2"/>
    <w:rsid w:val="0023453F"/>
    <w:rsid w:val="002374BC"/>
    <w:rsid w:val="00237AB0"/>
    <w:rsid w:val="00244BF4"/>
    <w:rsid w:val="00245956"/>
    <w:rsid w:val="002475CE"/>
    <w:rsid w:val="00247D25"/>
    <w:rsid w:val="0025082A"/>
    <w:rsid w:val="00254120"/>
    <w:rsid w:val="00255492"/>
    <w:rsid w:val="0025756D"/>
    <w:rsid w:val="0026279F"/>
    <w:rsid w:val="00265F07"/>
    <w:rsid w:val="00266810"/>
    <w:rsid w:val="00270365"/>
    <w:rsid w:val="00270A9B"/>
    <w:rsid w:val="002720A3"/>
    <w:rsid w:val="00272A9A"/>
    <w:rsid w:val="002740D2"/>
    <w:rsid w:val="0027497F"/>
    <w:rsid w:val="00275719"/>
    <w:rsid w:val="00276536"/>
    <w:rsid w:val="002803B8"/>
    <w:rsid w:val="00280A1F"/>
    <w:rsid w:val="00282AED"/>
    <w:rsid w:val="00287C38"/>
    <w:rsid w:val="00296474"/>
    <w:rsid w:val="002A23B4"/>
    <w:rsid w:val="002B19C2"/>
    <w:rsid w:val="002B27ED"/>
    <w:rsid w:val="002B4CC2"/>
    <w:rsid w:val="002C45ED"/>
    <w:rsid w:val="002C66F0"/>
    <w:rsid w:val="002D4EDE"/>
    <w:rsid w:val="002E138A"/>
    <w:rsid w:val="002E264E"/>
    <w:rsid w:val="002E3C88"/>
    <w:rsid w:val="002E7AA0"/>
    <w:rsid w:val="002F4A8C"/>
    <w:rsid w:val="00300AB4"/>
    <w:rsid w:val="00311157"/>
    <w:rsid w:val="0031156C"/>
    <w:rsid w:val="00313237"/>
    <w:rsid w:val="003155AE"/>
    <w:rsid w:val="0032020E"/>
    <w:rsid w:val="00320397"/>
    <w:rsid w:val="003222A5"/>
    <w:rsid w:val="00322310"/>
    <w:rsid w:val="003244A2"/>
    <w:rsid w:val="00325529"/>
    <w:rsid w:val="0032650D"/>
    <w:rsid w:val="00326DD2"/>
    <w:rsid w:val="003270BF"/>
    <w:rsid w:val="003271BC"/>
    <w:rsid w:val="00334A60"/>
    <w:rsid w:val="0033615B"/>
    <w:rsid w:val="00337C5E"/>
    <w:rsid w:val="00337E29"/>
    <w:rsid w:val="00341CB1"/>
    <w:rsid w:val="00342B9A"/>
    <w:rsid w:val="00347723"/>
    <w:rsid w:val="0035048E"/>
    <w:rsid w:val="003505A0"/>
    <w:rsid w:val="003510BC"/>
    <w:rsid w:val="0035150F"/>
    <w:rsid w:val="00351A9C"/>
    <w:rsid w:val="00355E35"/>
    <w:rsid w:val="00361BCA"/>
    <w:rsid w:val="00362435"/>
    <w:rsid w:val="003640A3"/>
    <w:rsid w:val="003667E5"/>
    <w:rsid w:val="00367A24"/>
    <w:rsid w:val="003708C3"/>
    <w:rsid w:val="003745B8"/>
    <w:rsid w:val="0037667E"/>
    <w:rsid w:val="0038137F"/>
    <w:rsid w:val="00385B3D"/>
    <w:rsid w:val="003866BE"/>
    <w:rsid w:val="00386AD9"/>
    <w:rsid w:val="00387434"/>
    <w:rsid w:val="00387708"/>
    <w:rsid w:val="003918A1"/>
    <w:rsid w:val="00395468"/>
    <w:rsid w:val="003A29D6"/>
    <w:rsid w:val="003A394A"/>
    <w:rsid w:val="003B0262"/>
    <w:rsid w:val="003B4067"/>
    <w:rsid w:val="003B4301"/>
    <w:rsid w:val="003B46FD"/>
    <w:rsid w:val="003B50C4"/>
    <w:rsid w:val="003B514C"/>
    <w:rsid w:val="003B548F"/>
    <w:rsid w:val="003B6DAF"/>
    <w:rsid w:val="003B7019"/>
    <w:rsid w:val="003B7858"/>
    <w:rsid w:val="003C136A"/>
    <w:rsid w:val="003C22B3"/>
    <w:rsid w:val="003C32EF"/>
    <w:rsid w:val="003C5067"/>
    <w:rsid w:val="003C70B2"/>
    <w:rsid w:val="003C7798"/>
    <w:rsid w:val="003E1B9A"/>
    <w:rsid w:val="003E224C"/>
    <w:rsid w:val="003E326C"/>
    <w:rsid w:val="003E618E"/>
    <w:rsid w:val="003E6C6C"/>
    <w:rsid w:val="003F050D"/>
    <w:rsid w:val="003F12A7"/>
    <w:rsid w:val="003F6974"/>
    <w:rsid w:val="003F6A14"/>
    <w:rsid w:val="003F7187"/>
    <w:rsid w:val="003F725D"/>
    <w:rsid w:val="0040279A"/>
    <w:rsid w:val="00402BA2"/>
    <w:rsid w:val="00402BF0"/>
    <w:rsid w:val="004033A4"/>
    <w:rsid w:val="00406242"/>
    <w:rsid w:val="00406D48"/>
    <w:rsid w:val="00411BB7"/>
    <w:rsid w:val="00412BEE"/>
    <w:rsid w:val="00415067"/>
    <w:rsid w:val="004204B9"/>
    <w:rsid w:val="004225BD"/>
    <w:rsid w:val="00423E59"/>
    <w:rsid w:val="0042436D"/>
    <w:rsid w:val="004252D4"/>
    <w:rsid w:val="004277B9"/>
    <w:rsid w:val="00427D47"/>
    <w:rsid w:val="00437695"/>
    <w:rsid w:val="004439A7"/>
    <w:rsid w:val="00445D2A"/>
    <w:rsid w:val="00445D6C"/>
    <w:rsid w:val="0044785B"/>
    <w:rsid w:val="004511A4"/>
    <w:rsid w:val="0045541A"/>
    <w:rsid w:val="0045567D"/>
    <w:rsid w:val="004570C2"/>
    <w:rsid w:val="00460793"/>
    <w:rsid w:val="004622A1"/>
    <w:rsid w:val="0046458F"/>
    <w:rsid w:val="00470E8D"/>
    <w:rsid w:val="00471364"/>
    <w:rsid w:val="00472AFD"/>
    <w:rsid w:val="0048540B"/>
    <w:rsid w:val="0048602E"/>
    <w:rsid w:val="00486926"/>
    <w:rsid w:val="00487C2D"/>
    <w:rsid w:val="004978AD"/>
    <w:rsid w:val="00497F3E"/>
    <w:rsid w:val="004A19C8"/>
    <w:rsid w:val="004A1B7A"/>
    <w:rsid w:val="004A4A95"/>
    <w:rsid w:val="004B1BC5"/>
    <w:rsid w:val="004B1F30"/>
    <w:rsid w:val="004B3421"/>
    <w:rsid w:val="004B411E"/>
    <w:rsid w:val="004B5811"/>
    <w:rsid w:val="004B5B2C"/>
    <w:rsid w:val="004C1F81"/>
    <w:rsid w:val="004C398B"/>
    <w:rsid w:val="004C5368"/>
    <w:rsid w:val="004C636F"/>
    <w:rsid w:val="004C639B"/>
    <w:rsid w:val="004C7CB3"/>
    <w:rsid w:val="004C7F17"/>
    <w:rsid w:val="004D109E"/>
    <w:rsid w:val="004D2F1E"/>
    <w:rsid w:val="004D44F7"/>
    <w:rsid w:val="004D5020"/>
    <w:rsid w:val="004E1E14"/>
    <w:rsid w:val="004E38C4"/>
    <w:rsid w:val="004E5737"/>
    <w:rsid w:val="004E58D0"/>
    <w:rsid w:val="004E6740"/>
    <w:rsid w:val="004E67E1"/>
    <w:rsid w:val="004F23BA"/>
    <w:rsid w:val="004F3BBD"/>
    <w:rsid w:val="00500403"/>
    <w:rsid w:val="0050407A"/>
    <w:rsid w:val="00505220"/>
    <w:rsid w:val="00505910"/>
    <w:rsid w:val="0050626A"/>
    <w:rsid w:val="005105F4"/>
    <w:rsid w:val="00515846"/>
    <w:rsid w:val="005172AA"/>
    <w:rsid w:val="00517E59"/>
    <w:rsid w:val="00520AB6"/>
    <w:rsid w:val="0052288A"/>
    <w:rsid w:val="005231DB"/>
    <w:rsid w:val="00524C16"/>
    <w:rsid w:val="00530A15"/>
    <w:rsid w:val="00535F2E"/>
    <w:rsid w:val="00536303"/>
    <w:rsid w:val="00536A52"/>
    <w:rsid w:val="0053797A"/>
    <w:rsid w:val="00540637"/>
    <w:rsid w:val="00545257"/>
    <w:rsid w:val="0054753C"/>
    <w:rsid w:val="00551337"/>
    <w:rsid w:val="00554326"/>
    <w:rsid w:val="005555A8"/>
    <w:rsid w:val="0055736C"/>
    <w:rsid w:val="00560EB6"/>
    <w:rsid w:val="0056459B"/>
    <w:rsid w:val="00564F78"/>
    <w:rsid w:val="0056553A"/>
    <w:rsid w:val="005669EE"/>
    <w:rsid w:val="005670C2"/>
    <w:rsid w:val="00571E8F"/>
    <w:rsid w:val="00572396"/>
    <w:rsid w:val="00576425"/>
    <w:rsid w:val="00581D14"/>
    <w:rsid w:val="00582A50"/>
    <w:rsid w:val="00592EDB"/>
    <w:rsid w:val="00595EEF"/>
    <w:rsid w:val="00595F24"/>
    <w:rsid w:val="00596D2E"/>
    <w:rsid w:val="005A371F"/>
    <w:rsid w:val="005A6301"/>
    <w:rsid w:val="005A744A"/>
    <w:rsid w:val="005A793B"/>
    <w:rsid w:val="005A7975"/>
    <w:rsid w:val="005B0C47"/>
    <w:rsid w:val="005B13BF"/>
    <w:rsid w:val="005B5AE4"/>
    <w:rsid w:val="005B5FF4"/>
    <w:rsid w:val="005B7BB1"/>
    <w:rsid w:val="005C02B8"/>
    <w:rsid w:val="005C14B3"/>
    <w:rsid w:val="005C4B9E"/>
    <w:rsid w:val="005C74EA"/>
    <w:rsid w:val="005D05B1"/>
    <w:rsid w:val="005D09A7"/>
    <w:rsid w:val="005D09C7"/>
    <w:rsid w:val="005D57EC"/>
    <w:rsid w:val="005E3175"/>
    <w:rsid w:val="005E3C71"/>
    <w:rsid w:val="005E3F7B"/>
    <w:rsid w:val="005E65E6"/>
    <w:rsid w:val="005F3120"/>
    <w:rsid w:val="005F37F7"/>
    <w:rsid w:val="005F622B"/>
    <w:rsid w:val="005F7873"/>
    <w:rsid w:val="005F7C47"/>
    <w:rsid w:val="005F7DE2"/>
    <w:rsid w:val="00601017"/>
    <w:rsid w:val="00605141"/>
    <w:rsid w:val="0061258B"/>
    <w:rsid w:val="00620AAE"/>
    <w:rsid w:val="00621DC1"/>
    <w:rsid w:val="006226AD"/>
    <w:rsid w:val="006319BB"/>
    <w:rsid w:val="00632523"/>
    <w:rsid w:val="006350B4"/>
    <w:rsid w:val="0063734E"/>
    <w:rsid w:val="006406EF"/>
    <w:rsid w:val="00640C32"/>
    <w:rsid w:val="006416BB"/>
    <w:rsid w:val="00650CEC"/>
    <w:rsid w:val="006541E3"/>
    <w:rsid w:val="00656FC2"/>
    <w:rsid w:val="00662B66"/>
    <w:rsid w:val="0066465D"/>
    <w:rsid w:val="00667D17"/>
    <w:rsid w:val="00672117"/>
    <w:rsid w:val="0067242E"/>
    <w:rsid w:val="0067324B"/>
    <w:rsid w:val="006740BE"/>
    <w:rsid w:val="00674192"/>
    <w:rsid w:val="006744EA"/>
    <w:rsid w:val="00674E3A"/>
    <w:rsid w:val="006754FA"/>
    <w:rsid w:val="00675517"/>
    <w:rsid w:val="006768B8"/>
    <w:rsid w:val="006770C3"/>
    <w:rsid w:val="00677816"/>
    <w:rsid w:val="00680199"/>
    <w:rsid w:val="00687010"/>
    <w:rsid w:val="006905A8"/>
    <w:rsid w:val="006912C6"/>
    <w:rsid w:val="006914A4"/>
    <w:rsid w:val="006936A2"/>
    <w:rsid w:val="0069521F"/>
    <w:rsid w:val="00695D88"/>
    <w:rsid w:val="00696564"/>
    <w:rsid w:val="006A2368"/>
    <w:rsid w:val="006A2720"/>
    <w:rsid w:val="006A48A8"/>
    <w:rsid w:val="006B0584"/>
    <w:rsid w:val="006B1E06"/>
    <w:rsid w:val="006B3193"/>
    <w:rsid w:val="006B3291"/>
    <w:rsid w:val="006B498A"/>
    <w:rsid w:val="006B55D8"/>
    <w:rsid w:val="006B5608"/>
    <w:rsid w:val="006C095E"/>
    <w:rsid w:val="006C238D"/>
    <w:rsid w:val="006D3EC2"/>
    <w:rsid w:val="006D46EE"/>
    <w:rsid w:val="006D4BED"/>
    <w:rsid w:val="006D7F6A"/>
    <w:rsid w:val="006E077D"/>
    <w:rsid w:val="006E5A22"/>
    <w:rsid w:val="006F384E"/>
    <w:rsid w:val="006F3E8D"/>
    <w:rsid w:val="007004CF"/>
    <w:rsid w:val="007029F6"/>
    <w:rsid w:val="00702B45"/>
    <w:rsid w:val="00704369"/>
    <w:rsid w:val="00704D34"/>
    <w:rsid w:val="007075C6"/>
    <w:rsid w:val="00710F0A"/>
    <w:rsid w:val="00711E1D"/>
    <w:rsid w:val="00713B21"/>
    <w:rsid w:val="007154D2"/>
    <w:rsid w:val="007168D8"/>
    <w:rsid w:val="00716988"/>
    <w:rsid w:val="00716A2E"/>
    <w:rsid w:val="00716FA5"/>
    <w:rsid w:val="007176AF"/>
    <w:rsid w:val="00720DF9"/>
    <w:rsid w:val="007271D7"/>
    <w:rsid w:val="0073003E"/>
    <w:rsid w:val="007338BC"/>
    <w:rsid w:val="007426FB"/>
    <w:rsid w:val="007475B3"/>
    <w:rsid w:val="00747A76"/>
    <w:rsid w:val="00747FF2"/>
    <w:rsid w:val="00750F5D"/>
    <w:rsid w:val="007512FC"/>
    <w:rsid w:val="00751D42"/>
    <w:rsid w:val="00753ACF"/>
    <w:rsid w:val="00754170"/>
    <w:rsid w:val="00757F40"/>
    <w:rsid w:val="007609D2"/>
    <w:rsid w:val="007615D1"/>
    <w:rsid w:val="00763A2D"/>
    <w:rsid w:val="00763F51"/>
    <w:rsid w:val="00767928"/>
    <w:rsid w:val="007735BB"/>
    <w:rsid w:val="007749DD"/>
    <w:rsid w:val="007753D1"/>
    <w:rsid w:val="007804D1"/>
    <w:rsid w:val="007812DD"/>
    <w:rsid w:val="007821CA"/>
    <w:rsid w:val="00783053"/>
    <w:rsid w:val="00785199"/>
    <w:rsid w:val="007902CF"/>
    <w:rsid w:val="00790AD5"/>
    <w:rsid w:val="00793887"/>
    <w:rsid w:val="007945A0"/>
    <w:rsid w:val="00794F74"/>
    <w:rsid w:val="007974BC"/>
    <w:rsid w:val="007A1FC9"/>
    <w:rsid w:val="007A3BE1"/>
    <w:rsid w:val="007A5BEE"/>
    <w:rsid w:val="007B1BEF"/>
    <w:rsid w:val="007B20A2"/>
    <w:rsid w:val="007B23AB"/>
    <w:rsid w:val="007B4500"/>
    <w:rsid w:val="007B6A90"/>
    <w:rsid w:val="007C3785"/>
    <w:rsid w:val="007C7FCB"/>
    <w:rsid w:val="007D7057"/>
    <w:rsid w:val="007E0303"/>
    <w:rsid w:val="007E4977"/>
    <w:rsid w:val="007E4DF1"/>
    <w:rsid w:val="007E5F92"/>
    <w:rsid w:val="007F0173"/>
    <w:rsid w:val="00800EE1"/>
    <w:rsid w:val="008018AB"/>
    <w:rsid w:val="00802D61"/>
    <w:rsid w:val="0080420E"/>
    <w:rsid w:val="00804730"/>
    <w:rsid w:val="00810109"/>
    <w:rsid w:val="00814DF2"/>
    <w:rsid w:val="00821C81"/>
    <w:rsid w:val="00824F81"/>
    <w:rsid w:val="00825143"/>
    <w:rsid w:val="00827EDB"/>
    <w:rsid w:val="00834CA0"/>
    <w:rsid w:val="0084155F"/>
    <w:rsid w:val="0084338F"/>
    <w:rsid w:val="00844441"/>
    <w:rsid w:val="00844BC9"/>
    <w:rsid w:val="00853A20"/>
    <w:rsid w:val="008578E4"/>
    <w:rsid w:val="0086273E"/>
    <w:rsid w:val="00863863"/>
    <w:rsid w:val="0086441C"/>
    <w:rsid w:val="008648C4"/>
    <w:rsid w:val="00866374"/>
    <w:rsid w:val="0086723C"/>
    <w:rsid w:val="00867807"/>
    <w:rsid w:val="008738DF"/>
    <w:rsid w:val="00873EA2"/>
    <w:rsid w:val="008770E3"/>
    <w:rsid w:val="0088542E"/>
    <w:rsid w:val="00885907"/>
    <w:rsid w:val="00894177"/>
    <w:rsid w:val="00895544"/>
    <w:rsid w:val="008A49FA"/>
    <w:rsid w:val="008B08F4"/>
    <w:rsid w:val="008B3F39"/>
    <w:rsid w:val="008B468F"/>
    <w:rsid w:val="008B7E11"/>
    <w:rsid w:val="008C162E"/>
    <w:rsid w:val="008C37D0"/>
    <w:rsid w:val="008C39CE"/>
    <w:rsid w:val="008C3ADF"/>
    <w:rsid w:val="008C456D"/>
    <w:rsid w:val="008D0AD4"/>
    <w:rsid w:val="008D1C01"/>
    <w:rsid w:val="008D1DD1"/>
    <w:rsid w:val="008D2422"/>
    <w:rsid w:val="008D41EF"/>
    <w:rsid w:val="008D4BC1"/>
    <w:rsid w:val="008D4D58"/>
    <w:rsid w:val="008D4FA6"/>
    <w:rsid w:val="008D64A1"/>
    <w:rsid w:val="008D7454"/>
    <w:rsid w:val="008E06F5"/>
    <w:rsid w:val="008E113A"/>
    <w:rsid w:val="008E3A80"/>
    <w:rsid w:val="008E4930"/>
    <w:rsid w:val="008F2BA4"/>
    <w:rsid w:val="008F4351"/>
    <w:rsid w:val="008F54D2"/>
    <w:rsid w:val="00901F08"/>
    <w:rsid w:val="00902565"/>
    <w:rsid w:val="009049BE"/>
    <w:rsid w:val="00906FD2"/>
    <w:rsid w:val="00907734"/>
    <w:rsid w:val="009119F4"/>
    <w:rsid w:val="00911F79"/>
    <w:rsid w:val="009154B9"/>
    <w:rsid w:val="00917381"/>
    <w:rsid w:val="00920120"/>
    <w:rsid w:val="00920306"/>
    <w:rsid w:val="00925CE6"/>
    <w:rsid w:val="009311C5"/>
    <w:rsid w:val="009426B2"/>
    <w:rsid w:val="00942729"/>
    <w:rsid w:val="009437F7"/>
    <w:rsid w:val="00947328"/>
    <w:rsid w:val="0094799B"/>
    <w:rsid w:val="009520D6"/>
    <w:rsid w:val="009520E6"/>
    <w:rsid w:val="00952F68"/>
    <w:rsid w:val="00957751"/>
    <w:rsid w:val="00960020"/>
    <w:rsid w:val="00961BF8"/>
    <w:rsid w:val="00962E4B"/>
    <w:rsid w:val="00965412"/>
    <w:rsid w:val="00966BA4"/>
    <w:rsid w:val="0096768F"/>
    <w:rsid w:val="0096786D"/>
    <w:rsid w:val="00970474"/>
    <w:rsid w:val="009717B0"/>
    <w:rsid w:val="00972079"/>
    <w:rsid w:val="00974A59"/>
    <w:rsid w:val="00976C4E"/>
    <w:rsid w:val="0098723E"/>
    <w:rsid w:val="00993688"/>
    <w:rsid w:val="00994E2D"/>
    <w:rsid w:val="009A228A"/>
    <w:rsid w:val="009A2AC7"/>
    <w:rsid w:val="009A602F"/>
    <w:rsid w:val="009B05DB"/>
    <w:rsid w:val="009B69DA"/>
    <w:rsid w:val="009C3DCE"/>
    <w:rsid w:val="009C5942"/>
    <w:rsid w:val="009C59E4"/>
    <w:rsid w:val="009D2F8F"/>
    <w:rsid w:val="009D3116"/>
    <w:rsid w:val="009D5878"/>
    <w:rsid w:val="009D6970"/>
    <w:rsid w:val="009D6993"/>
    <w:rsid w:val="009E2B28"/>
    <w:rsid w:val="009E4C58"/>
    <w:rsid w:val="009E5BD7"/>
    <w:rsid w:val="009E6429"/>
    <w:rsid w:val="009E7B95"/>
    <w:rsid w:val="009F2A75"/>
    <w:rsid w:val="009F4C96"/>
    <w:rsid w:val="009F702A"/>
    <w:rsid w:val="00A002B1"/>
    <w:rsid w:val="00A06FAB"/>
    <w:rsid w:val="00A12237"/>
    <w:rsid w:val="00A13E74"/>
    <w:rsid w:val="00A15DB2"/>
    <w:rsid w:val="00A228D4"/>
    <w:rsid w:val="00A300C7"/>
    <w:rsid w:val="00A33B5D"/>
    <w:rsid w:val="00A33C15"/>
    <w:rsid w:val="00A3454E"/>
    <w:rsid w:val="00A42211"/>
    <w:rsid w:val="00A42D3B"/>
    <w:rsid w:val="00A43821"/>
    <w:rsid w:val="00A439CC"/>
    <w:rsid w:val="00A4522A"/>
    <w:rsid w:val="00A46142"/>
    <w:rsid w:val="00A469A3"/>
    <w:rsid w:val="00A5164B"/>
    <w:rsid w:val="00A52648"/>
    <w:rsid w:val="00A52D89"/>
    <w:rsid w:val="00A544B5"/>
    <w:rsid w:val="00A57404"/>
    <w:rsid w:val="00A57ACE"/>
    <w:rsid w:val="00A63830"/>
    <w:rsid w:val="00A6396C"/>
    <w:rsid w:val="00A64F90"/>
    <w:rsid w:val="00A66E45"/>
    <w:rsid w:val="00A7025C"/>
    <w:rsid w:val="00A709A9"/>
    <w:rsid w:val="00A73367"/>
    <w:rsid w:val="00A7610D"/>
    <w:rsid w:val="00A77712"/>
    <w:rsid w:val="00A81761"/>
    <w:rsid w:val="00A84FC4"/>
    <w:rsid w:val="00A917D3"/>
    <w:rsid w:val="00A96C06"/>
    <w:rsid w:val="00AA08FB"/>
    <w:rsid w:val="00AA2B1C"/>
    <w:rsid w:val="00AA36B8"/>
    <w:rsid w:val="00AA4008"/>
    <w:rsid w:val="00AB5B64"/>
    <w:rsid w:val="00AB76FA"/>
    <w:rsid w:val="00AB7D45"/>
    <w:rsid w:val="00AC0CEB"/>
    <w:rsid w:val="00AC2083"/>
    <w:rsid w:val="00AC2FD9"/>
    <w:rsid w:val="00AC41A1"/>
    <w:rsid w:val="00AC464F"/>
    <w:rsid w:val="00AD0A62"/>
    <w:rsid w:val="00AE3C81"/>
    <w:rsid w:val="00AE59A6"/>
    <w:rsid w:val="00AF5FBC"/>
    <w:rsid w:val="00B00C0E"/>
    <w:rsid w:val="00B01878"/>
    <w:rsid w:val="00B1100D"/>
    <w:rsid w:val="00B15E1E"/>
    <w:rsid w:val="00B2094C"/>
    <w:rsid w:val="00B23C12"/>
    <w:rsid w:val="00B3081A"/>
    <w:rsid w:val="00B308C4"/>
    <w:rsid w:val="00B313B5"/>
    <w:rsid w:val="00B34BA7"/>
    <w:rsid w:val="00B3604B"/>
    <w:rsid w:val="00B36BE9"/>
    <w:rsid w:val="00B41B05"/>
    <w:rsid w:val="00B45509"/>
    <w:rsid w:val="00B47697"/>
    <w:rsid w:val="00B51550"/>
    <w:rsid w:val="00B549C4"/>
    <w:rsid w:val="00B563BF"/>
    <w:rsid w:val="00B62CDB"/>
    <w:rsid w:val="00B63FA9"/>
    <w:rsid w:val="00B65511"/>
    <w:rsid w:val="00B65A64"/>
    <w:rsid w:val="00B6794B"/>
    <w:rsid w:val="00B679F2"/>
    <w:rsid w:val="00B67BF0"/>
    <w:rsid w:val="00B67C2C"/>
    <w:rsid w:val="00B67FEA"/>
    <w:rsid w:val="00B72058"/>
    <w:rsid w:val="00B738BE"/>
    <w:rsid w:val="00B74294"/>
    <w:rsid w:val="00B74BA0"/>
    <w:rsid w:val="00B75B35"/>
    <w:rsid w:val="00B763E1"/>
    <w:rsid w:val="00B76937"/>
    <w:rsid w:val="00B76BE7"/>
    <w:rsid w:val="00B82277"/>
    <w:rsid w:val="00B8437C"/>
    <w:rsid w:val="00B85835"/>
    <w:rsid w:val="00B85E0B"/>
    <w:rsid w:val="00B8673E"/>
    <w:rsid w:val="00B86E0F"/>
    <w:rsid w:val="00B87A04"/>
    <w:rsid w:val="00B96954"/>
    <w:rsid w:val="00B9750F"/>
    <w:rsid w:val="00BA156B"/>
    <w:rsid w:val="00BA7225"/>
    <w:rsid w:val="00BC0A85"/>
    <w:rsid w:val="00BD2AEB"/>
    <w:rsid w:val="00BD3BAF"/>
    <w:rsid w:val="00BD4DBD"/>
    <w:rsid w:val="00BD57E7"/>
    <w:rsid w:val="00BD7FD2"/>
    <w:rsid w:val="00BE5732"/>
    <w:rsid w:val="00BE765C"/>
    <w:rsid w:val="00BF2E7E"/>
    <w:rsid w:val="00BF795A"/>
    <w:rsid w:val="00C017D8"/>
    <w:rsid w:val="00C0189D"/>
    <w:rsid w:val="00C0256C"/>
    <w:rsid w:val="00C030F0"/>
    <w:rsid w:val="00C05E3E"/>
    <w:rsid w:val="00C06DB1"/>
    <w:rsid w:val="00C134C4"/>
    <w:rsid w:val="00C20D8E"/>
    <w:rsid w:val="00C277B5"/>
    <w:rsid w:val="00C331CE"/>
    <w:rsid w:val="00C34DCE"/>
    <w:rsid w:val="00C3526D"/>
    <w:rsid w:val="00C36435"/>
    <w:rsid w:val="00C365F9"/>
    <w:rsid w:val="00C36ED4"/>
    <w:rsid w:val="00C41B15"/>
    <w:rsid w:val="00C50B7C"/>
    <w:rsid w:val="00C51C8B"/>
    <w:rsid w:val="00C53076"/>
    <w:rsid w:val="00C53BC8"/>
    <w:rsid w:val="00C60615"/>
    <w:rsid w:val="00C61E14"/>
    <w:rsid w:val="00C62A35"/>
    <w:rsid w:val="00C636A3"/>
    <w:rsid w:val="00C71B76"/>
    <w:rsid w:val="00C75B34"/>
    <w:rsid w:val="00C8176F"/>
    <w:rsid w:val="00C82030"/>
    <w:rsid w:val="00C82B05"/>
    <w:rsid w:val="00C849D5"/>
    <w:rsid w:val="00CA157C"/>
    <w:rsid w:val="00CA387A"/>
    <w:rsid w:val="00CA445E"/>
    <w:rsid w:val="00CA4D69"/>
    <w:rsid w:val="00CA4F05"/>
    <w:rsid w:val="00CA5626"/>
    <w:rsid w:val="00CA7909"/>
    <w:rsid w:val="00CA7DC6"/>
    <w:rsid w:val="00CB1562"/>
    <w:rsid w:val="00CC6866"/>
    <w:rsid w:val="00CD35AF"/>
    <w:rsid w:val="00CE4DEA"/>
    <w:rsid w:val="00CE64F3"/>
    <w:rsid w:val="00CE67B7"/>
    <w:rsid w:val="00CE6F83"/>
    <w:rsid w:val="00CF3046"/>
    <w:rsid w:val="00CF4772"/>
    <w:rsid w:val="00CF53CA"/>
    <w:rsid w:val="00CF5EAD"/>
    <w:rsid w:val="00D007C2"/>
    <w:rsid w:val="00D007FD"/>
    <w:rsid w:val="00D00BFA"/>
    <w:rsid w:val="00D0363B"/>
    <w:rsid w:val="00D04A3F"/>
    <w:rsid w:val="00D04FE5"/>
    <w:rsid w:val="00D120ED"/>
    <w:rsid w:val="00D124AC"/>
    <w:rsid w:val="00D15B74"/>
    <w:rsid w:val="00D1729D"/>
    <w:rsid w:val="00D20CD5"/>
    <w:rsid w:val="00D22395"/>
    <w:rsid w:val="00D276C7"/>
    <w:rsid w:val="00D34CDA"/>
    <w:rsid w:val="00D4314A"/>
    <w:rsid w:val="00D44F9B"/>
    <w:rsid w:val="00D450BD"/>
    <w:rsid w:val="00D46F64"/>
    <w:rsid w:val="00D578BD"/>
    <w:rsid w:val="00D62D4F"/>
    <w:rsid w:val="00D74B8A"/>
    <w:rsid w:val="00D8325A"/>
    <w:rsid w:val="00D841E9"/>
    <w:rsid w:val="00D87428"/>
    <w:rsid w:val="00D90403"/>
    <w:rsid w:val="00D928F3"/>
    <w:rsid w:val="00D931D2"/>
    <w:rsid w:val="00D945B6"/>
    <w:rsid w:val="00D947DB"/>
    <w:rsid w:val="00DA054F"/>
    <w:rsid w:val="00DA22E4"/>
    <w:rsid w:val="00DA2971"/>
    <w:rsid w:val="00DA3B58"/>
    <w:rsid w:val="00DA7BE0"/>
    <w:rsid w:val="00DB46CC"/>
    <w:rsid w:val="00DB4C80"/>
    <w:rsid w:val="00DB5961"/>
    <w:rsid w:val="00DB6265"/>
    <w:rsid w:val="00DB65BA"/>
    <w:rsid w:val="00DB6F4D"/>
    <w:rsid w:val="00DC2D0E"/>
    <w:rsid w:val="00DC4F46"/>
    <w:rsid w:val="00DD4E7E"/>
    <w:rsid w:val="00DD7801"/>
    <w:rsid w:val="00DE4ADD"/>
    <w:rsid w:val="00DE606E"/>
    <w:rsid w:val="00DF5135"/>
    <w:rsid w:val="00DF5264"/>
    <w:rsid w:val="00DF565C"/>
    <w:rsid w:val="00DF591F"/>
    <w:rsid w:val="00E03005"/>
    <w:rsid w:val="00E03403"/>
    <w:rsid w:val="00E03F18"/>
    <w:rsid w:val="00E11C32"/>
    <w:rsid w:val="00E14F28"/>
    <w:rsid w:val="00E15B61"/>
    <w:rsid w:val="00E171FC"/>
    <w:rsid w:val="00E30056"/>
    <w:rsid w:val="00E340F8"/>
    <w:rsid w:val="00E342A0"/>
    <w:rsid w:val="00E46CD3"/>
    <w:rsid w:val="00E56640"/>
    <w:rsid w:val="00E57C22"/>
    <w:rsid w:val="00E65F1D"/>
    <w:rsid w:val="00E67397"/>
    <w:rsid w:val="00E71931"/>
    <w:rsid w:val="00E74089"/>
    <w:rsid w:val="00E75C74"/>
    <w:rsid w:val="00E87B2E"/>
    <w:rsid w:val="00E92C1C"/>
    <w:rsid w:val="00E9334D"/>
    <w:rsid w:val="00E9559B"/>
    <w:rsid w:val="00E966A0"/>
    <w:rsid w:val="00EA006B"/>
    <w:rsid w:val="00EA0571"/>
    <w:rsid w:val="00EA18FB"/>
    <w:rsid w:val="00EA643E"/>
    <w:rsid w:val="00EA6C4C"/>
    <w:rsid w:val="00EA7388"/>
    <w:rsid w:val="00EB00F3"/>
    <w:rsid w:val="00EB1834"/>
    <w:rsid w:val="00EB2095"/>
    <w:rsid w:val="00EB30E7"/>
    <w:rsid w:val="00EB53D2"/>
    <w:rsid w:val="00EB5EA4"/>
    <w:rsid w:val="00EC106F"/>
    <w:rsid w:val="00EC3A86"/>
    <w:rsid w:val="00EC5364"/>
    <w:rsid w:val="00EC5520"/>
    <w:rsid w:val="00ED2BCA"/>
    <w:rsid w:val="00ED51FB"/>
    <w:rsid w:val="00ED5829"/>
    <w:rsid w:val="00ED7017"/>
    <w:rsid w:val="00ED7F4B"/>
    <w:rsid w:val="00EE3672"/>
    <w:rsid w:val="00EE6022"/>
    <w:rsid w:val="00EE6A54"/>
    <w:rsid w:val="00EF1069"/>
    <w:rsid w:val="00EF2507"/>
    <w:rsid w:val="00EF4DC6"/>
    <w:rsid w:val="00F021A9"/>
    <w:rsid w:val="00F0271E"/>
    <w:rsid w:val="00F02E2B"/>
    <w:rsid w:val="00F047CF"/>
    <w:rsid w:val="00F07D95"/>
    <w:rsid w:val="00F07EB0"/>
    <w:rsid w:val="00F16AEA"/>
    <w:rsid w:val="00F22306"/>
    <w:rsid w:val="00F26E28"/>
    <w:rsid w:val="00F3087B"/>
    <w:rsid w:val="00F31406"/>
    <w:rsid w:val="00F315F8"/>
    <w:rsid w:val="00F32265"/>
    <w:rsid w:val="00F32AA7"/>
    <w:rsid w:val="00F34084"/>
    <w:rsid w:val="00F36B7E"/>
    <w:rsid w:val="00F36BBF"/>
    <w:rsid w:val="00F375B0"/>
    <w:rsid w:val="00F375DA"/>
    <w:rsid w:val="00F447FF"/>
    <w:rsid w:val="00F46F5D"/>
    <w:rsid w:val="00F50344"/>
    <w:rsid w:val="00F5172F"/>
    <w:rsid w:val="00F52BBB"/>
    <w:rsid w:val="00F5571B"/>
    <w:rsid w:val="00F560B1"/>
    <w:rsid w:val="00F56A71"/>
    <w:rsid w:val="00F62434"/>
    <w:rsid w:val="00F62E9B"/>
    <w:rsid w:val="00F63A24"/>
    <w:rsid w:val="00F63C75"/>
    <w:rsid w:val="00F646D8"/>
    <w:rsid w:val="00F72D52"/>
    <w:rsid w:val="00F735D4"/>
    <w:rsid w:val="00F738E4"/>
    <w:rsid w:val="00F80EDC"/>
    <w:rsid w:val="00F85C53"/>
    <w:rsid w:val="00F86304"/>
    <w:rsid w:val="00F90AA9"/>
    <w:rsid w:val="00F917E4"/>
    <w:rsid w:val="00F92BA3"/>
    <w:rsid w:val="00F93CEB"/>
    <w:rsid w:val="00F95B83"/>
    <w:rsid w:val="00FA08B7"/>
    <w:rsid w:val="00FA24B2"/>
    <w:rsid w:val="00FA494C"/>
    <w:rsid w:val="00FA7692"/>
    <w:rsid w:val="00FB4653"/>
    <w:rsid w:val="00FB4CD4"/>
    <w:rsid w:val="00FD09A8"/>
    <w:rsid w:val="00FD5431"/>
    <w:rsid w:val="00FE5760"/>
    <w:rsid w:val="00FF1257"/>
    <w:rsid w:val="00FF3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A8E91"/>
  <w15:docId w15:val="{C3B00E4F-8E17-1D4A-B919-C3CBF536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E35"/>
    <w:pPr>
      <w:spacing w:after="0" w:line="240" w:lineRule="auto"/>
    </w:pPr>
    <w:rPr>
      <w:rFonts w:ascii="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6640"/>
    <w:rPr>
      <w:sz w:val="16"/>
      <w:szCs w:val="16"/>
    </w:rPr>
  </w:style>
  <w:style w:type="paragraph" w:styleId="CommentText">
    <w:name w:val="annotation text"/>
    <w:basedOn w:val="Normal"/>
    <w:link w:val="CommentTextChar"/>
    <w:uiPriority w:val="99"/>
    <w:unhideWhenUsed/>
    <w:rsid w:val="00E56640"/>
    <w:pPr>
      <w:spacing w:line="240" w:lineRule="auto"/>
    </w:pPr>
    <w:rPr>
      <w:sz w:val="20"/>
      <w:szCs w:val="20"/>
    </w:rPr>
  </w:style>
  <w:style w:type="character" w:customStyle="1" w:styleId="CommentTextChar">
    <w:name w:val="Comment Text Char"/>
    <w:basedOn w:val="DefaultParagraphFont"/>
    <w:link w:val="CommentText"/>
    <w:uiPriority w:val="99"/>
    <w:rsid w:val="00E56640"/>
    <w:rPr>
      <w:sz w:val="20"/>
      <w:szCs w:val="20"/>
    </w:rPr>
  </w:style>
  <w:style w:type="paragraph" w:styleId="CommentSubject">
    <w:name w:val="annotation subject"/>
    <w:basedOn w:val="CommentText"/>
    <w:next w:val="CommentText"/>
    <w:link w:val="CommentSubjectChar"/>
    <w:uiPriority w:val="99"/>
    <w:semiHidden/>
    <w:unhideWhenUsed/>
    <w:rsid w:val="00E56640"/>
    <w:rPr>
      <w:b/>
      <w:bCs/>
    </w:rPr>
  </w:style>
  <w:style w:type="character" w:customStyle="1" w:styleId="CommentSubjectChar">
    <w:name w:val="Comment Subject Char"/>
    <w:basedOn w:val="CommentTextChar"/>
    <w:link w:val="CommentSubject"/>
    <w:uiPriority w:val="99"/>
    <w:semiHidden/>
    <w:rsid w:val="00E56640"/>
    <w:rPr>
      <w:b/>
      <w:bCs/>
      <w:sz w:val="20"/>
      <w:szCs w:val="20"/>
    </w:rPr>
  </w:style>
  <w:style w:type="character" w:styleId="LineNumber">
    <w:name w:val="line number"/>
    <w:basedOn w:val="DefaultParagraphFont"/>
    <w:uiPriority w:val="99"/>
    <w:semiHidden/>
    <w:unhideWhenUsed/>
    <w:rsid w:val="00564F78"/>
  </w:style>
  <w:style w:type="paragraph" w:styleId="Header">
    <w:name w:val="header"/>
    <w:basedOn w:val="Normal"/>
    <w:link w:val="HeaderChar"/>
    <w:uiPriority w:val="99"/>
    <w:unhideWhenUsed/>
    <w:rsid w:val="003B4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301"/>
  </w:style>
  <w:style w:type="paragraph" w:styleId="Footer">
    <w:name w:val="footer"/>
    <w:basedOn w:val="Normal"/>
    <w:link w:val="FooterChar"/>
    <w:uiPriority w:val="99"/>
    <w:unhideWhenUsed/>
    <w:rsid w:val="003B4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301"/>
  </w:style>
  <w:style w:type="paragraph" w:styleId="Revision">
    <w:name w:val="Revision"/>
    <w:hidden/>
    <w:uiPriority w:val="99"/>
    <w:semiHidden/>
    <w:rsid w:val="000B1A67"/>
    <w:pPr>
      <w:spacing w:after="0" w:line="240" w:lineRule="auto"/>
    </w:pPr>
  </w:style>
  <w:style w:type="paragraph" w:styleId="BalloonText">
    <w:name w:val="Balloon Text"/>
    <w:basedOn w:val="Normal"/>
    <w:link w:val="BalloonTextChar"/>
    <w:uiPriority w:val="99"/>
    <w:semiHidden/>
    <w:unhideWhenUsed/>
    <w:rsid w:val="000A667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671"/>
    <w:rPr>
      <w:rFonts w:ascii="Times New Roman" w:hAnsi="Times New Roman" w:cs="Times New Roman"/>
      <w:sz w:val="18"/>
      <w:szCs w:val="18"/>
    </w:rPr>
  </w:style>
  <w:style w:type="paragraph" w:styleId="ListParagraph">
    <w:name w:val="List Paragraph"/>
    <w:basedOn w:val="Normal"/>
    <w:uiPriority w:val="34"/>
    <w:qFormat/>
    <w:rsid w:val="00E14F28"/>
    <w:pPr>
      <w:ind w:left="720"/>
      <w:contextualSpacing/>
    </w:pPr>
  </w:style>
  <w:style w:type="character" w:styleId="PlaceholderText">
    <w:name w:val="Placeholder Text"/>
    <w:basedOn w:val="DefaultParagraphFont"/>
    <w:uiPriority w:val="99"/>
    <w:semiHidden/>
    <w:rsid w:val="00A52D89"/>
    <w:rPr>
      <w:color w:val="808080"/>
    </w:rPr>
  </w:style>
  <w:style w:type="character" w:styleId="Hyperlink">
    <w:name w:val="Hyperlink"/>
    <w:basedOn w:val="DefaultParagraphFont"/>
    <w:uiPriority w:val="99"/>
    <w:unhideWhenUsed/>
    <w:rsid w:val="00D46F64"/>
    <w:rPr>
      <w:color w:val="0563C1" w:themeColor="hyperlink"/>
      <w:u w:val="single"/>
    </w:rPr>
  </w:style>
  <w:style w:type="character" w:styleId="UnresolvedMention">
    <w:name w:val="Unresolved Mention"/>
    <w:basedOn w:val="DefaultParagraphFont"/>
    <w:uiPriority w:val="99"/>
    <w:semiHidden/>
    <w:unhideWhenUsed/>
    <w:rsid w:val="00D46F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87">
      <w:bodyDiv w:val="1"/>
      <w:marLeft w:val="0"/>
      <w:marRight w:val="0"/>
      <w:marTop w:val="0"/>
      <w:marBottom w:val="0"/>
      <w:divBdr>
        <w:top w:val="none" w:sz="0" w:space="0" w:color="auto"/>
        <w:left w:val="none" w:sz="0" w:space="0" w:color="auto"/>
        <w:bottom w:val="none" w:sz="0" w:space="0" w:color="auto"/>
        <w:right w:val="none" w:sz="0" w:space="0" w:color="auto"/>
      </w:divBdr>
    </w:div>
    <w:div w:id="1780223">
      <w:bodyDiv w:val="1"/>
      <w:marLeft w:val="0"/>
      <w:marRight w:val="0"/>
      <w:marTop w:val="0"/>
      <w:marBottom w:val="0"/>
      <w:divBdr>
        <w:top w:val="none" w:sz="0" w:space="0" w:color="auto"/>
        <w:left w:val="none" w:sz="0" w:space="0" w:color="auto"/>
        <w:bottom w:val="none" w:sz="0" w:space="0" w:color="auto"/>
        <w:right w:val="none" w:sz="0" w:space="0" w:color="auto"/>
      </w:divBdr>
    </w:div>
    <w:div w:id="1783139">
      <w:bodyDiv w:val="1"/>
      <w:marLeft w:val="0"/>
      <w:marRight w:val="0"/>
      <w:marTop w:val="0"/>
      <w:marBottom w:val="0"/>
      <w:divBdr>
        <w:top w:val="none" w:sz="0" w:space="0" w:color="auto"/>
        <w:left w:val="none" w:sz="0" w:space="0" w:color="auto"/>
        <w:bottom w:val="none" w:sz="0" w:space="0" w:color="auto"/>
        <w:right w:val="none" w:sz="0" w:space="0" w:color="auto"/>
      </w:divBdr>
    </w:div>
    <w:div w:id="4988705">
      <w:bodyDiv w:val="1"/>
      <w:marLeft w:val="0"/>
      <w:marRight w:val="0"/>
      <w:marTop w:val="0"/>
      <w:marBottom w:val="0"/>
      <w:divBdr>
        <w:top w:val="none" w:sz="0" w:space="0" w:color="auto"/>
        <w:left w:val="none" w:sz="0" w:space="0" w:color="auto"/>
        <w:bottom w:val="none" w:sz="0" w:space="0" w:color="auto"/>
        <w:right w:val="none" w:sz="0" w:space="0" w:color="auto"/>
      </w:divBdr>
    </w:div>
    <w:div w:id="5519239">
      <w:bodyDiv w:val="1"/>
      <w:marLeft w:val="0"/>
      <w:marRight w:val="0"/>
      <w:marTop w:val="0"/>
      <w:marBottom w:val="0"/>
      <w:divBdr>
        <w:top w:val="none" w:sz="0" w:space="0" w:color="auto"/>
        <w:left w:val="none" w:sz="0" w:space="0" w:color="auto"/>
        <w:bottom w:val="none" w:sz="0" w:space="0" w:color="auto"/>
        <w:right w:val="none" w:sz="0" w:space="0" w:color="auto"/>
      </w:divBdr>
    </w:div>
    <w:div w:id="5600930">
      <w:bodyDiv w:val="1"/>
      <w:marLeft w:val="0"/>
      <w:marRight w:val="0"/>
      <w:marTop w:val="0"/>
      <w:marBottom w:val="0"/>
      <w:divBdr>
        <w:top w:val="none" w:sz="0" w:space="0" w:color="auto"/>
        <w:left w:val="none" w:sz="0" w:space="0" w:color="auto"/>
        <w:bottom w:val="none" w:sz="0" w:space="0" w:color="auto"/>
        <w:right w:val="none" w:sz="0" w:space="0" w:color="auto"/>
      </w:divBdr>
    </w:div>
    <w:div w:id="11760061">
      <w:bodyDiv w:val="1"/>
      <w:marLeft w:val="0"/>
      <w:marRight w:val="0"/>
      <w:marTop w:val="0"/>
      <w:marBottom w:val="0"/>
      <w:divBdr>
        <w:top w:val="none" w:sz="0" w:space="0" w:color="auto"/>
        <w:left w:val="none" w:sz="0" w:space="0" w:color="auto"/>
        <w:bottom w:val="none" w:sz="0" w:space="0" w:color="auto"/>
        <w:right w:val="none" w:sz="0" w:space="0" w:color="auto"/>
      </w:divBdr>
    </w:div>
    <w:div w:id="11960061">
      <w:bodyDiv w:val="1"/>
      <w:marLeft w:val="0"/>
      <w:marRight w:val="0"/>
      <w:marTop w:val="0"/>
      <w:marBottom w:val="0"/>
      <w:divBdr>
        <w:top w:val="none" w:sz="0" w:space="0" w:color="auto"/>
        <w:left w:val="none" w:sz="0" w:space="0" w:color="auto"/>
        <w:bottom w:val="none" w:sz="0" w:space="0" w:color="auto"/>
        <w:right w:val="none" w:sz="0" w:space="0" w:color="auto"/>
      </w:divBdr>
    </w:div>
    <w:div w:id="12000908">
      <w:bodyDiv w:val="1"/>
      <w:marLeft w:val="0"/>
      <w:marRight w:val="0"/>
      <w:marTop w:val="0"/>
      <w:marBottom w:val="0"/>
      <w:divBdr>
        <w:top w:val="none" w:sz="0" w:space="0" w:color="auto"/>
        <w:left w:val="none" w:sz="0" w:space="0" w:color="auto"/>
        <w:bottom w:val="none" w:sz="0" w:space="0" w:color="auto"/>
        <w:right w:val="none" w:sz="0" w:space="0" w:color="auto"/>
      </w:divBdr>
    </w:div>
    <w:div w:id="14430717">
      <w:bodyDiv w:val="1"/>
      <w:marLeft w:val="0"/>
      <w:marRight w:val="0"/>
      <w:marTop w:val="0"/>
      <w:marBottom w:val="0"/>
      <w:divBdr>
        <w:top w:val="none" w:sz="0" w:space="0" w:color="auto"/>
        <w:left w:val="none" w:sz="0" w:space="0" w:color="auto"/>
        <w:bottom w:val="none" w:sz="0" w:space="0" w:color="auto"/>
        <w:right w:val="none" w:sz="0" w:space="0" w:color="auto"/>
      </w:divBdr>
    </w:div>
    <w:div w:id="16004188">
      <w:bodyDiv w:val="1"/>
      <w:marLeft w:val="0"/>
      <w:marRight w:val="0"/>
      <w:marTop w:val="0"/>
      <w:marBottom w:val="0"/>
      <w:divBdr>
        <w:top w:val="none" w:sz="0" w:space="0" w:color="auto"/>
        <w:left w:val="none" w:sz="0" w:space="0" w:color="auto"/>
        <w:bottom w:val="none" w:sz="0" w:space="0" w:color="auto"/>
        <w:right w:val="none" w:sz="0" w:space="0" w:color="auto"/>
      </w:divBdr>
      <w:divsChild>
        <w:div w:id="1030690393">
          <w:marLeft w:val="640"/>
          <w:marRight w:val="0"/>
          <w:marTop w:val="0"/>
          <w:marBottom w:val="0"/>
          <w:divBdr>
            <w:top w:val="none" w:sz="0" w:space="0" w:color="auto"/>
            <w:left w:val="none" w:sz="0" w:space="0" w:color="auto"/>
            <w:bottom w:val="none" w:sz="0" w:space="0" w:color="auto"/>
            <w:right w:val="none" w:sz="0" w:space="0" w:color="auto"/>
          </w:divBdr>
        </w:div>
        <w:div w:id="1488277980">
          <w:marLeft w:val="640"/>
          <w:marRight w:val="0"/>
          <w:marTop w:val="0"/>
          <w:marBottom w:val="0"/>
          <w:divBdr>
            <w:top w:val="none" w:sz="0" w:space="0" w:color="auto"/>
            <w:left w:val="none" w:sz="0" w:space="0" w:color="auto"/>
            <w:bottom w:val="none" w:sz="0" w:space="0" w:color="auto"/>
            <w:right w:val="none" w:sz="0" w:space="0" w:color="auto"/>
          </w:divBdr>
        </w:div>
        <w:div w:id="2062358914">
          <w:marLeft w:val="640"/>
          <w:marRight w:val="0"/>
          <w:marTop w:val="0"/>
          <w:marBottom w:val="0"/>
          <w:divBdr>
            <w:top w:val="none" w:sz="0" w:space="0" w:color="auto"/>
            <w:left w:val="none" w:sz="0" w:space="0" w:color="auto"/>
            <w:bottom w:val="none" w:sz="0" w:space="0" w:color="auto"/>
            <w:right w:val="none" w:sz="0" w:space="0" w:color="auto"/>
          </w:divBdr>
        </w:div>
        <w:div w:id="586423765">
          <w:marLeft w:val="640"/>
          <w:marRight w:val="0"/>
          <w:marTop w:val="0"/>
          <w:marBottom w:val="0"/>
          <w:divBdr>
            <w:top w:val="none" w:sz="0" w:space="0" w:color="auto"/>
            <w:left w:val="none" w:sz="0" w:space="0" w:color="auto"/>
            <w:bottom w:val="none" w:sz="0" w:space="0" w:color="auto"/>
            <w:right w:val="none" w:sz="0" w:space="0" w:color="auto"/>
          </w:divBdr>
        </w:div>
        <w:div w:id="337854293">
          <w:marLeft w:val="640"/>
          <w:marRight w:val="0"/>
          <w:marTop w:val="0"/>
          <w:marBottom w:val="0"/>
          <w:divBdr>
            <w:top w:val="none" w:sz="0" w:space="0" w:color="auto"/>
            <w:left w:val="none" w:sz="0" w:space="0" w:color="auto"/>
            <w:bottom w:val="none" w:sz="0" w:space="0" w:color="auto"/>
            <w:right w:val="none" w:sz="0" w:space="0" w:color="auto"/>
          </w:divBdr>
        </w:div>
        <w:div w:id="685134952">
          <w:marLeft w:val="640"/>
          <w:marRight w:val="0"/>
          <w:marTop w:val="0"/>
          <w:marBottom w:val="0"/>
          <w:divBdr>
            <w:top w:val="none" w:sz="0" w:space="0" w:color="auto"/>
            <w:left w:val="none" w:sz="0" w:space="0" w:color="auto"/>
            <w:bottom w:val="none" w:sz="0" w:space="0" w:color="auto"/>
            <w:right w:val="none" w:sz="0" w:space="0" w:color="auto"/>
          </w:divBdr>
        </w:div>
        <w:div w:id="886913625">
          <w:marLeft w:val="640"/>
          <w:marRight w:val="0"/>
          <w:marTop w:val="0"/>
          <w:marBottom w:val="0"/>
          <w:divBdr>
            <w:top w:val="none" w:sz="0" w:space="0" w:color="auto"/>
            <w:left w:val="none" w:sz="0" w:space="0" w:color="auto"/>
            <w:bottom w:val="none" w:sz="0" w:space="0" w:color="auto"/>
            <w:right w:val="none" w:sz="0" w:space="0" w:color="auto"/>
          </w:divBdr>
        </w:div>
        <w:div w:id="217400495">
          <w:marLeft w:val="640"/>
          <w:marRight w:val="0"/>
          <w:marTop w:val="0"/>
          <w:marBottom w:val="0"/>
          <w:divBdr>
            <w:top w:val="none" w:sz="0" w:space="0" w:color="auto"/>
            <w:left w:val="none" w:sz="0" w:space="0" w:color="auto"/>
            <w:bottom w:val="none" w:sz="0" w:space="0" w:color="auto"/>
            <w:right w:val="none" w:sz="0" w:space="0" w:color="auto"/>
          </w:divBdr>
        </w:div>
        <w:div w:id="2086340466">
          <w:marLeft w:val="640"/>
          <w:marRight w:val="0"/>
          <w:marTop w:val="0"/>
          <w:marBottom w:val="0"/>
          <w:divBdr>
            <w:top w:val="none" w:sz="0" w:space="0" w:color="auto"/>
            <w:left w:val="none" w:sz="0" w:space="0" w:color="auto"/>
            <w:bottom w:val="none" w:sz="0" w:space="0" w:color="auto"/>
            <w:right w:val="none" w:sz="0" w:space="0" w:color="auto"/>
          </w:divBdr>
        </w:div>
        <w:div w:id="646667821">
          <w:marLeft w:val="640"/>
          <w:marRight w:val="0"/>
          <w:marTop w:val="0"/>
          <w:marBottom w:val="0"/>
          <w:divBdr>
            <w:top w:val="none" w:sz="0" w:space="0" w:color="auto"/>
            <w:left w:val="none" w:sz="0" w:space="0" w:color="auto"/>
            <w:bottom w:val="none" w:sz="0" w:space="0" w:color="auto"/>
            <w:right w:val="none" w:sz="0" w:space="0" w:color="auto"/>
          </w:divBdr>
        </w:div>
        <w:div w:id="360403277">
          <w:marLeft w:val="640"/>
          <w:marRight w:val="0"/>
          <w:marTop w:val="0"/>
          <w:marBottom w:val="0"/>
          <w:divBdr>
            <w:top w:val="none" w:sz="0" w:space="0" w:color="auto"/>
            <w:left w:val="none" w:sz="0" w:space="0" w:color="auto"/>
            <w:bottom w:val="none" w:sz="0" w:space="0" w:color="auto"/>
            <w:right w:val="none" w:sz="0" w:space="0" w:color="auto"/>
          </w:divBdr>
        </w:div>
        <w:div w:id="673150963">
          <w:marLeft w:val="640"/>
          <w:marRight w:val="0"/>
          <w:marTop w:val="0"/>
          <w:marBottom w:val="0"/>
          <w:divBdr>
            <w:top w:val="none" w:sz="0" w:space="0" w:color="auto"/>
            <w:left w:val="none" w:sz="0" w:space="0" w:color="auto"/>
            <w:bottom w:val="none" w:sz="0" w:space="0" w:color="auto"/>
            <w:right w:val="none" w:sz="0" w:space="0" w:color="auto"/>
          </w:divBdr>
        </w:div>
        <w:div w:id="1088310721">
          <w:marLeft w:val="640"/>
          <w:marRight w:val="0"/>
          <w:marTop w:val="0"/>
          <w:marBottom w:val="0"/>
          <w:divBdr>
            <w:top w:val="none" w:sz="0" w:space="0" w:color="auto"/>
            <w:left w:val="none" w:sz="0" w:space="0" w:color="auto"/>
            <w:bottom w:val="none" w:sz="0" w:space="0" w:color="auto"/>
            <w:right w:val="none" w:sz="0" w:space="0" w:color="auto"/>
          </w:divBdr>
        </w:div>
        <w:div w:id="391274475">
          <w:marLeft w:val="640"/>
          <w:marRight w:val="0"/>
          <w:marTop w:val="0"/>
          <w:marBottom w:val="0"/>
          <w:divBdr>
            <w:top w:val="none" w:sz="0" w:space="0" w:color="auto"/>
            <w:left w:val="none" w:sz="0" w:space="0" w:color="auto"/>
            <w:bottom w:val="none" w:sz="0" w:space="0" w:color="auto"/>
            <w:right w:val="none" w:sz="0" w:space="0" w:color="auto"/>
          </w:divBdr>
        </w:div>
        <w:div w:id="1332954028">
          <w:marLeft w:val="640"/>
          <w:marRight w:val="0"/>
          <w:marTop w:val="0"/>
          <w:marBottom w:val="0"/>
          <w:divBdr>
            <w:top w:val="none" w:sz="0" w:space="0" w:color="auto"/>
            <w:left w:val="none" w:sz="0" w:space="0" w:color="auto"/>
            <w:bottom w:val="none" w:sz="0" w:space="0" w:color="auto"/>
            <w:right w:val="none" w:sz="0" w:space="0" w:color="auto"/>
          </w:divBdr>
        </w:div>
        <w:div w:id="1065761143">
          <w:marLeft w:val="640"/>
          <w:marRight w:val="0"/>
          <w:marTop w:val="0"/>
          <w:marBottom w:val="0"/>
          <w:divBdr>
            <w:top w:val="none" w:sz="0" w:space="0" w:color="auto"/>
            <w:left w:val="none" w:sz="0" w:space="0" w:color="auto"/>
            <w:bottom w:val="none" w:sz="0" w:space="0" w:color="auto"/>
            <w:right w:val="none" w:sz="0" w:space="0" w:color="auto"/>
          </w:divBdr>
        </w:div>
        <w:div w:id="586575641">
          <w:marLeft w:val="640"/>
          <w:marRight w:val="0"/>
          <w:marTop w:val="0"/>
          <w:marBottom w:val="0"/>
          <w:divBdr>
            <w:top w:val="none" w:sz="0" w:space="0" w:color="auto"/>
            <w:left w:val="none" w:sz="0" w:space="0" w:color="auto"/>
            <w:bottom w:val="none" w:sz="0" w:space="0" w:color="auto"/>
            <w:right w:val="none" w:sz="0" w:space="0" w:color="auto"/>
          </w:divBdr>
        </w:div>
        <w:div w:id="878664055">
          <w:marLeft w:val="640"/>
          <w:marRight w:val="0"/>
          <w:marTop w:val="0"/>
          <w:marBottom w:val="0"/>
          <w:divBdr>
            <w:top w:val="none" w:sz="0" w:space="0" w:color="auto"/>
            <w:left w:val="none" w:sz="0" w:space="0" w:color="auto"/>
            <w:bottom w:val="none" w:sz="0" w:space="0" w:color="auto"/>
            <w:right w:val="none" w:sz="0" w:space="0" w:color="auto"/>
          </w:divBdr>
        </w:div>
        <w:div w:id="1402482345">
          <w:marLeft w:val="640"/>
          <w:marRight w:val="0"/>
          <w:marTop w:val="0"/>
          <w:marBottom w:val="0"/>
          <w:divBdr>
            <w:top w:val="none" w:sz="0" w:space="0" w:color="auto"/>
            <w:left w:val="none" w:sz="0" w:space="0" w:color="auto"/>
            <w:bottom w:val="none" w:sz="0" w:space="0" w:color="auto"/>
            <w:right w:val="none" w:sz="0" w:space="0" w:color="auto"/>
          </w:divBdr>
        </w:div>
        <w:div w:id="617103235">
          <w:marLeft w:val="640"/>
          <w:marRight w:val="0"/>
          <w:marTop w:val="0"/>
          <w:marBottom w:val="0"/>
          <w:divBdr>
            <w:top w:val="none" w:sz="0" w:space="0" w:color="auto"/>
            <w:left w:val="none" w:sz="0" w:space="0" w:color="auto"/>
            <w:bottom w:val="none" w:sz="0" w:space="0" w:color="auto"/>
            <w:right w:val="none" w:sz="0" w:space="0" w:color="auto"/>
          </w:divBdr>
        </w:div>
        <w:div w:id="518811461">
          <w:marLeft w:val="640"/>
          <w:marRight w:val="0"/>
          <w:marTop w:val="0"/>
          <w:marBottom w:val="0"/>
          <w:divBdr>
            <w:top w:val="none" w:sz="0" w:space="0" w:color="auto"/>
            <w:left w:val="none" w:sz="0" w:space="0" w:color="auto"/>
            <w:bottom w:val="none" w:sz="0" w:space="0" w:color="auto"/>
            <w:right w:val="none" w:sz="0" w:space="0" w:color="auto"/>
          </w:divBdr>
        </w:div>
        <w:div w:id="1210612764">
          <w:marLeft w:val="640"/>
          <w:marRight w:val="0"/>
          <w:marTop w:val="0"/>
          <w:marBottom w:val="0"/>
          <w:divBdr>
            <w:top w:val="none" w:sz="0" w:space="0" w:color="auto"/>
            <w:left w:val="none" w:sz="0" w:space="0" w:color="auto"/>
            <w:bottom w:val="none" w:sz="0" w:space="0" w:color="auto"/>
            <w:right w:val="none" w:sz="0" w:space="0" w:color="auto"/>
          </w:divBdr>
        </w:div>
        <w:div w:id="1838112706">
          <w:marLeft w:val="640"/>
          <w:marRight w:val="0"/>
          <w:marTop w:val="0"/>
          <w:marBottom w:val="0"/>
          <w:divBdr>
            <w:top w:val="none" w:sz="0" w:space="0" w:color="auto"/>
            <w:left w:val="none" w:sz="0" w:space="0" w:color="auto"/>
            <w:bottom w:val="none" w:sz="0" w:space="0" w:color="auto"/>
            <w:right w:val="none" w:sz="0" w:space="0" w:color="auto"/>
          </w:divBdr>
        </w:div>
        <w:div w:id="1089736131">
          <w:marLeft w:val="640"/>
          <w:marRight w:val="0"/>
          <w:marTop w:val="0"/>
          <w:marBottom w:val="0"/>
          <w:divBdr>
            <w:top w:val="none" w:sz="0" w:space="0" w:color="auto"/>
            <w:left w:val="none" w:sz="0" w:space="0" w:color="auto"/>
            <w:bottom w:val="none" w:sz="0" w:space="0" w:color="auto"/>
            <w:right w:val="none" w:sz="0" w:space="0" w:color="auto"/>
          </w:divBdr>
        </w:div>
        <w:div w:id="68046504">
          <w:marLeft w:val="640"/>
          <w:marRight w:val="0"/>
          <w:marTop w:val="0"/>
          <w:marBottom w:val="0"/>
          <w:divBdr>
            <w:top w:val="none" w:sz="0" w:space="0" w:color="auto"/>
            <w:left w:val="none" w:sz="0" w:space="0" w:color="auto"/>
            <w:bottom w:val="none" w:sz="0" w:space="0" w:color="auto"/>
            <w:right w:val="none" w:sz="0" w:space="0" w:color="auto"/>
          </w:divBdr>
        </w:div>
        <w:div w:id="717823409">
          <w:marLeft w:val="640"/>
          <w:marRight w:val="0"/>
          <w:marTop w:val="0"/>
          <w:marBottom w:val="0"/>
          <w:divBdr>
            <w:top w:val="none" w:sz="0" w:space="0" w:color="auto"/>
            <w:left w:val="none" w:sz="0" w:space="0" w:color="auto"/>
            <w:bottom w:val="none" w:sz="0" w:space="0" w:color="auto"/>
            <w:right w:val="none" w:sz="0" w:space="0" w:color="auto"/>
          </w:divBdr>
        </w:div>
        <w:div w:id="815688412">
          <w:marLeft w:val="640"/>
          <w:marRight w:val="0"/>
          <w:marTop w:val="0"/>
          <w:marBottom w:val="0"/>
          <w:divBdr>
            <w:top w:val="none" w:sz="0" w:space="0" w:color="auto"/>
            <w:left w:val="none" w:sz="0" w:space="0" w:color="auto"/>
            <w:bottom w:val="none" w:sz="0" w:space="0" w:color="auto"/>
            <w:right w:val="none" w:sz="0" w:space="0" w:color="auto"/>
          </w:divBdr>
        </w:div>
        <w:div w:id="736902553">
          <w:marLeft w:val="640"/>
          <w:marRight w:val="0"/>
          <w:marTop w:val="0"/>
          <w:marBottom w:val="0"/>
          <w:divBdr>
            <w:top w:val="none" w:sz="0" w:space="0" w:color="auto"/>
            <w:left w:val="none" w:sz="0" w:space="0" w:color="auto"/>
            <w:bottom w:val="none" w:sz="0" w:space="0" w:color="auto"/>
            <w:right w:val="none" w:sz="0" w:space="0" w:color="auto"/>
          </w:divBdr>
        </w:div>
        <w:div w:id="954598295">
          <w:marLeft w:val="640"/>
          <w:marRight w:val="0"/>
          <w:marTop w:val="0"/>
          <w:marBottom w:val="0"/>
          <w:divBdr>
            <w:top w:val="none" w:sz="0" w:space="0" w:color="auto"/>
            <w:left w:val="none" w:sz="0" w:space="0" w:color="auto"/>
            <w:bottom w:val="none" w:sz="0" w:space="0" w:color="auto"/>
            <w:right w:val="none" w:sz="0" w:space="0" w:color="auto"/>
          </w:divBdr>
        </w:div>
        <w:div w:id="1238056428">
          <w:marLeft w:val="640"/>
          <w:marRight w:val="0"/>
          <w:marTop w:val="0"/>
          <w:marBottom w:val="0"/>
          <w:divBdr>
            <w:top w:val="none" w:sz="0" w:space="0" w:color="auto"/>
            <w:left w:val="none" w:sz="0" w:space="0" w:color="auto"/>
            <w:bottom w:val="none" w:sz="0" w:space="0" w:color="auto"/>
            <w:right w:val="none" w:sz="0" w:space="0" w:color="auto"/>
          </w:divBdr>
        </w:div>
        <w:div w:id="875510911">
          <w:marLeft w:val="640"/>
          <w:marRight w:val="0"/>
          <w:marTop w:val="0"/>
          <w:marBottom w:val="0"/>
          <w:divBdr>
            <w:top w:val="none" w:sz="0" w:space="0" w:color="auto"/>
            <w:left w:val="none" w:sz="0" w:space="0" w:color="auto"/>
            <w:bottom w:val="none" w:sz="0" w:space="0" w:color="auto"/>
            <w:right w:val="none" w:sz="0" w:space="0" w:color="auto"/>
          </w:divBdr>
        </w:div>
        <w:div w:id="1887059298">
          <w:marLeft w:val="640"/>
          <w:marRight w:val="0"/>
          <w:marTop w:val="0"/>
          <w:marBottom w:val="0"/>
          <w:divBdr>
            <w:top w:val="none" w:sz="0" w:space="0" w:color="auto"/>
            <w:left w:val="none" w:sz="0" w:space="0" w:color="auto"/>
            <w:bottom w:val="none" w:sz="0" w:space="0" w:color="auto"/>
            <w:right w:val="none" w:sz="0" w:space="0" w:color="auto"/>
          </w:divBdr>
        </w:div>
        <w:div w:id="1952665234">
          <w:marLeft w:val="640"/>
          <w:marRight w:val="0"/>
          <w:marTop w:val="0"/>
          <w:marBottom w:val="0"/>
          <w:divBdr>
            <w:top w:val="none" w:sz="0" w:space="0" w:color="auto"/>
            <w:left w:val="none" w:sz="0" w:space="0" w:color="auto"/>
            <w:bottom w:val="none" w:sz="0" w:space="0" w:color="auto"/>
            <w:right w:val="none" w:sz="0" w:space="0" w:color="auto"/>
          </w:divBdr>
        </w:div>
        <w:div w:id="1400590786">
          <w:marLeft w:val="640"/>
          <w:marRight w:val="0"/>
          <w:marTop w:val="0"/>
          <w:marBottom w:val="0"/>
          <w:divBdr>
            <w:top w:val="none" w:sz="0" w:space="0" w:color="auto"/>
            <w:left w:val="none" w:sz="0" w:space="0" w:color="auto"/>
            <w:bottom w:val="none" w:sz="0" w:space="0" w:color="auto"/>
            <w:right w:val="none" w:sz="0" w:space="0" w:color="auto"/>
          </w:divBdr>
        </w:div>
        <w:div w:id="234509313">
          <w:marLeft w:val="640"/>
          <w:marRight w:val="0"/>
          <w:marTop w:val="0"/>
          <w:marBottom w:val="0"/>
          <w:divBdr>
            <w:top w:val="none" w:sz="0" w:space="0" w:color="auto"/>
            <w:left w:val="none" w:sz="0" w:space="0" w:color="auto"/>
            <w:bottom w:val="none" w:sz="0" w:space="0" w:color="auto"/>
            <w:right w:val="none" w:sz="0" w:space="0" w:color="auto"/>
          </w:divBdr>
        </w:div>
        <w:div w:id="1534465796">
          <w:marLeft w:val="640"/>
          <w:marRight w:val="0"/>
          <w:marTop w:val="0"/>
          <w:marBottom w:val="0"/>
          <w:divBdr>
            <w:top w:val="none" w:sz="0" w:space="0" w:color="auto"/>
            <w:left w:val="none" w:sz="0" w:space="0" w:color="auto"/>
            <w:bottom w:val="none" w:sz="0" w:space="0" w:color="auto"/>
            <w:right w:val="none" w:sz="0" w:space="0" w:color="auto"/>
          </w:divBdr>
        </w:div>
        <w:div w:id="132337230">
          <w:marLeft w:val="640"/>
          <w:marRight w:val="0"/>
          <w:marTop w:val="0"/>
          <w:marBottom w:val="0"/>
          <w:divBdr>
            <w:top w:val="none" w:sz="0" w:space="0" w:color="auto"/>
            <w:left w:val="none" w:sz="0" w:space="0" w:color="auto"/>
            <w:bottom w:val="none" w:sz="0" w:space="0" w:color="auto"/>
            <w:right w:val="none" w:sz="0" w:space="0" w:color="auto"/>
          </w:divBdr>
        </w:div>
        <w:div w:id="523790688">
          <w:marLeft w:val="640"/>
          <w:marRight w:val="0"/>
          <w:marTop w:val="0"/>
          <w:marBottom w:val="0"/>
          <w:divBdr>
            <w:top w:val="none" w:sz="0" w:space="0" w:color="auto"/>
            <w:left w:val="none" w:sz="0" w:space="0" w:color="auto"/>
            <w:bottom w:val="none" w:sz="0" w:space="0" w:color="auto"/>
            <w:right w:val="none" w:sz="0" w:space="0" w:color="auto"/>
          </w:divBdr>
        </w:div>
        <w:div w:id="1092048747">
          <w:marLeft w:val="640"/>
          <w:marRight w:val="0"/>
          <w:marTop w:val="0"/>
          <w:marBottom w:val="0"/>
          <w:divBdr>
            <w:top w:val="none" w:sz="0" w:space="0" w:color="auto"/>
            <w:left w:val="none" w:sz="0" w:space="0" w:color="auto"/>
            <w:bottom w:val="none" w:sz="0" w:space="0" w:color="auto"/>
            <w:right w:val="none" w:sz="0" w:space="0" w:color="auto"/>
          </w:divBdr>
        </w:div>
        <w:div w:id="1185556735">
          <w:marLeft w:val="640"/>
          <w:marRight w:val="0"/>
          <w:marTop w:val="0"/>
          <w:marBottom w:val="0"/>
          <w:divBdr>
            <w:top w:val="none" w:sz="0" w:space="0" w:color="auto"/>
            <w:left w:val="none" w:sz="0" w:space="0" w:color="auto"/>
            <w:bottom w:val="none" w:sz="0" w:space="0" w:color="auto"/>
            <w:right w:val="none" w:sz="0" w:space="0" w:color="auto"/>
          </w:divBdr>
        </w:div>
        <w:div w:id="1164902647">
          <w:marLeft w:val="640"/>
          <w:marRight w:val="0"/>
          <w:marTop w:val="0"/>
          <w:marBottom w:val="0"/>
          <w:divBdr>
            <w:top w:val="none" w:sz="0" w:space="0" w:color="auto"/>
            <w:left w:val="none" w:sz="0" w:space="0" w:color="auto"/>
            <w:bottom w:val="none" w:sz="0" w:space="0" w:color="auto"/>
            <w:right w:val="none" w:sz="0" w:space="0" w:color="auto"/>
          </w:divBdr>
        </w:div>
        <w:div w:id="434399237">
          <w:marLeft w:val="640"/>
          <w:marRight w:val="0"/>
          <w:marTop w:val="0"/>
          <w:marBottom w:val="0"/>
          <w:divBdr>
            <w:top w:val="none" w:sz="0" w:space="0" w:color="auto"/>
            <w:left w:val="none" w:sz="0" w:space="0" w:color="auto"/>
            <w:bottom w:val="none" w:sz="0" w:space="0" w:color="auto"/>
            <w:right w:val="none" w:sz="0" w:space="0" w:color="auto"/>
          </w:divBdr>
        </w:div>
        <w:div w:id="564224604">
          <w:marLeft w:val="640"/>
          <w:marRight w:val="0"/>
          <w:marTop w:val="0"/>
          <w:marBottom w:val="0"/>
          <w:divBdr>
            <w:top w:val="none" w:sz="0" w:space="0" w:color="auto"/>
            <w:left w:val="none" w:sz="0" w:space="0" w:color="auto"/>
            <w:bottom w:val="none" w:sz="0" w:space="0" w:color="auto"/>
            <w:right w:val="none" w:sz="0" w:space="0" w:color="auto"/>
          </w:divBdr>
        </w:div>
        <w:div w:id="2079664912">
          <w:marLeft w:val="640"/>
          <w:marRight w:val="0"/>
          <w:marTop w:val="0"/>
          <w:marBottom w:val="0"/>
          <w:divBdr>
            <w:top w:val="none" w:sz="0" w:space="0" w:color="auto"/>
            <w:left w:val="none" w:sz="0" w:space="0" w:color="auto"/>
            <w:bottom w:val="none" w:sz="0" w:space="0" w:color="auto"/>
            <w:right w:val="none" w:sz="0" w:space="0" w:color="auto"/>
          </w:divBdr>
        </w:div>
        <w:div w:id="704402450">
          <w:marLeft w:val="640"/>
          <w:marRight w:val="0"/>
          <w:marTop w:val="0"/>
          <w:marBottom w:val="0"/>
          <w:divBdr>
            <w:top w:val="none" w:sz="0" w:space="0" w:color="auto"/>
            <w:left w:val="none" w:sz="0" w:space="0" w:color="auto"/>
            <w:bottom w:val="none" w:sz="0" w:space="0" w:color="auto"/>
            <w:right w:val="none" w:sz="0" w:space="0" w:color="auto"/>
          </w:divBdr>
        </w:div>
        <w:div w:id="1573353035">
          <w:marLeft w:val="640"/>
          <w:marRight w:val="0"/>
          <w:marTop w:val="0"/>
          <w:marBottom w:val="0"/>
          <w:divBdr>
            <w:top w:val="none" w:sz="0" w:space="0" w:color="auto"/>
            <w:left w:val="none" w:sz="0" w:space="0" w:color="auto"/>
            <w:bottom w:val="none" w:sz="0" w:space="0" w:color="auto"/>
            <w:right w:val="none" w:sz="0" w:space="0" w:color="auto"/>
          </w:divBdr>
        </w:div>
        <w:div w:id="1477448625">
          <w:marLeft w:val="640"/>
          <w:marRight w:val="0"/>
          <w:marTop w:val="0"/>
          <w:marBottom w:val="0"/>
          <w:divBdr>
            <w:top w:val="none" w:sz="0" w:space="0" w:color="auto"/>
            <w:left w:val="none" w:sz="0" w:space="0" w:color="auto"/>
            <w:bottom w:val="none" w:sz="0" w:space="0" w:color="auto"/>
            <w:right w:val="none" w:sz="0" w:space="0" w:color="auto"/>
          </w:divBdr>
        </w:div>
        <w:div w:id="77480452">
          <w:marLeft w:val="640"/>
          <w:marRight w:val="0"/>
          <w:marTop w:val="0"/>
          <w:marBottom w:val="0"/>
          <w:divBdr>
            <w:top w:val="none" w:sz="0" w:space="0" w:color="auto"/>
            <w:left w:val="none" w:sz="0" w:space="0" w:color="auto"/>
            <w:bottom w:val="none" w:sz="0" w:space="0" w:color="auto"/>
            <w:right w:val="none" w:sz="0" w:space="0" w:color="auto"/>
          </w:divBdr>
        </w:div>
        <w:div w:id="483476418">
          <w:marLeft w:val="640"/>
          <w:marRight w:val="0"/>
          <w:marTop w:val="0"/>
          <w:marBottom w:val="0"/>
          <w:divBdr>
            <w:top w:val="none" w:sz="0" w:space="0" w:color="auto"/>
            <w:left w:val="none" w:sz="0" w:space="0" w:color="auto"/>
            <w:bottom w:val="none" w:sz="0" w:space="0" w:color="auto"/>
            <w:right w:val="none" w:sz="0" w:space="0" w:color="auto"/>
          </w:divBdr>
        </w:div>
        <w:div w:id="2139644437">
          <w:marLeft w:val="640"/>
          <w:marRight w:val="0"/>
          <w:marTop w:val="0"/>
          <w:marBottom w:val="0"/>
          <w:divBdr>
            <w:top w:val="none" w:sz="0" w:space="0" w:color="auto"/>
            <w:left w:val="none" w:sz="0" w:space="0" w:color="auto"/>
            <w:bottom w:val="none" w:sz="0" w:space="0" w:color="auto"/>
            <w:right w:val="none" w:sz="0" w:space="0" w:color="auto"/>
          </w:divBdr>
        </w:div>
        <w:div w:id="1385135924">
          <w:marLeft w:val="640"/>
          <w:marRight w:val="0"/>
          <w:marTop w:val="0"/>
          <w:marBottom w:val="0"/>
          <w:divBdr>
            <w:top w:val="none" w:sz="0" w:space="0" w:color="auto"/>
            <w:left w:val="none" w:sz="0" w:space="0" w:color="auto"/>
            <w:bottom w:val="none" w:sz="0" w:space="0" w:color="auto"/>
            <w:right w:val="none" w:sz="0" w:space="0" w:color="auto"/>
          </w:divBdr>
        </w:div>
        <w:div w:id="290523180">
          <w:marLeft w:val="640"/>
          <w:marRight w:val="0"/>
          <w:marTop w:val="0"/>
          <w:marBottom w:val="0"/>
          <w:divBdr>
            <w:top w:val="none" w:sz="0" w:space="0" w:color="auto"/>
            <w:left w:val="none" w:sz="0" w:space="0" w:color="auto"/>
            <w:bottom w:val="none" w:sz="0" w:space="0" w:color="auto"/>
            <w:right w:val="none" w:sz="0" w:space="0" w:color="auto"/>
          </w:divBdr>
        </w:div>
        <w:div w:id="317266906">
          <w:marLeft w:val="640"/>
          <w:marRight w:val="0"/>
          <w:marTop w:val="0"/>
          <w:marBottom w:val="0"/>
          <w:divBdr>
            <w:top w:val="none" w:sz="0" w:space="0" w:color="auto"/>
            <w:left w:val="none" w:sz="0" w:space="0" w:color="auto"/>
            <w:bottom w:val="none" w:sz="0" w:space="0" w:color="auto"/>
            <w:right w:val="none" w:sz="0" w:space="0" w:color="auto"/>
          </w:divBdr>
        </w:div>
        <w:div w:id="2028410770">
          <w:marLeft w:val="640"/>
          <w:marRight w:val="0"/>
          <w:marTop w:val="0"/>
          <w:marBottom w:val="0"/>
          <w:divBdr>
            <w:top w:val="none" w:sz="0" w:space="0" w:color="auto"/>
            <w:left w:val="none" w:sz="0" w:space="0" w:color="auto"/>
            <w:bottom w:val="none" w:sz="0" w:space="0" w:color="auto"/>
            <w:right w:val="none" w:sz="0" w:space="0" w:color="auto"/>
          </w:divBdr>
        </w:div>
        <w:div w:id="1546982612">
          <w:marLeft w:val="640"/>
          <w:marRight w:val="0"/>
          <w:marTop w:val="0"/>
          <w:marBottom w:val="0"/>
          <w:divBdr>
            <w:top w:val="none" w:sz="0" w:space="0" w:color="auto"/>
            <w:left w:val="none" w:sz="0" w:space="0" w:color="auto"/>
            <w:bottom w:val="none" w:sz="0" w:space="0" w:color="auto"/>
            <w:right w:val="none" w:sz="0" w:space="0" w:color="auto"/>
          </w:divBdr>
        </w:div>
        <w:div w:id="460733368">
          <w:marLeft w:val="640"/>
          <w:marRight w:val="0"/>
          <w:marTop w:val="0"/>
          <w:marBottom w:val="0"/>
          <w:divBdr>
            <w:top w:val="none" w:sz="0" w:space="0" w:color="auto"/>
            <w:left w:val="none" w:sz="0" w:space="0" w:color="auto"/>
            <w:bottom w:val="none" w:sz="0" w:space="0" w:color="auto"/>
            <w:right w:val="none" w:sz="0" w:space="0" w:color="auto"/>
          </w:divBdr>
        </w:div>
        <w:div w:id="269119835">
          <w:marLeft w:val="640"/>
          <w:marRight w:val="0"/>
          <w:marTop w:val="0"/>
          <w:marBottom w:val="0"/>
          <w:divBdr>
            <w:top w:val="none" w:sz="0" w:space="0" w:color="auto"/>
            <w:left w:val="none" w:sz="0" w:space="0" w:color="auto"/>
            <w:bottom w:val="none" w:sz="0" w:space="0" w:color="auto"/>
            <w:right w:val="none" w:sz="0" w:space="0" w:color="auto"/>
          </w:divBdr>
        </w:div>
        <w:div w:id="1622569402">
          <w:marLeft w:val="640"/>
          <w:marRight w:val="0"/>
          <w:marTop w:val="0"/>
          <w:marBottom w:val="0"/>
          <w:divBdr>
            <w:top w:val="none" w:sz="0" w:space="0" w:color="auto"/>
            <w:left w:val="none" w:sz="0" w:space="0" w:color="auto"/>
            <w:bottom w:val="none" w:sz="0" w:space="0" w:color="auto"/>
            <w:right w:val="none" w:sz="0" w:space="0" w:color="auto"/>
          </w:divBdr>
        </w:div>
        <w:div w:id="400980083">
          <w:marLeft w:val="640"/>
          <w:marRight w:val="0"/>
          <w:marTop w:val="0"/>
          <w:marBottom w:val="0"/>
          <w:divBdr>
            <w:top w:val="none" w:sz="0" w:space="0" w:color="auto"/>
            <w:left w:val="none" w:sz="0" w:space="0" w:color="auto"/>
            <w:bottom w:val="none" w:sz="0" w:space="0" w:color="auto"/>
            <w:right w:val="none" w:sz="0" w:space="0" w:color="auto"/>
          </w:divBdr>
        </w:div>
        <w:div w:id="212236849">
          <w:marLeft w:val="640"/>
          <w:marRight w:val="0"/>
          <w:marTop w:val="0"/>
          <w:marBottom w:val="0"/>
          <w:divBdr>
            <w:top w:val="none" w:sz="0" w:space="0" w:color="auto"/>
            <w:left w:val="none" w:sz="0" w:space="0" w:color="auto"/>
            <w:bottom w:val="none" w:sz="0" w:space="0" w:color="auto"/>
            <w:right w:val="none" w:sz="0" w:space="0" w:color="auto"/>
          </w:divBdr>
        </w:div>
        <w:div w:id="1427264332">
          <w:marLeft w:val="640"/>
          <w:marRight w:val="0"/>
          <w:marTop w:val="0"/>
          <w:marBottom w:val="0"/>
          <w:divBdr>
            <w:top w:val="none" w:sz="0" w:space="0" w:color="auto"/>
            <w:left w:val="none" w:sz="0" w:space="0" w:color="auto"/>
            <w:bottom w:val="none" w:sz="0" w:space="0" w:color="auto"/>
            <w:right w:val="none" w:sz="0" w:space="0" w:color="auto"/>
          </w:divBdr>
        </w:div>
        <w:div w:id="473762855">
          <w:marLeft w:val="640"/>
          <w:marRight w:val="0"/>
          <w:marTop w:val="0"/>
          <w:marBottom w:val="0"/>
          <w:divBdr>
            <w:top w:val="none" w:sz="0" w:space="0" w:color="auto"/>
            <w:left w:val="none" w:sz="0" w:space="0" w:color="auto"/>
            <w:bottom w:val="none" w:sz="0" w:space="0" w:color="auto"/>
            <w:right w:val="none" w:sz="0" w:space="0" w:color="auto"/>
          </w:divBdr>
        </w:div>
        <w:div w:id="1236670396">
          <w:marLeft w:val="640"/>
          <w:marRight w:val="0"/>
          <w:marTop w:val="0"/>
          <w:marBottom w:val="0"/>
          <w:divBdr>
            <w:top w:val="none" w:sz="0" w:space="0" w:color="auto"/>
            <w:left w:val="none" w:sz="0" w:space="0" w:color="auto"/>
            <w:bottom w:val="none" w:sz="0" w:space="0" w:color="auto"/>
            <w:right w:val="none" w:sz="0" w:space="0" w:color="auto"/>
          </w:divBdr>
        </w:div>
        <w:div w:id="197359684">
          <w:marLeft w:val="640"/>
          <w:marRight w:val="0"/>
          <w:marTop w:val="0"/>
          <w:marBottom w:val="0"/>
          <w:divBdr>
            <w:top w:val="none" w:sz="0" w:space="0" w:color="auto"/>
            <w:left w:val="none" w:sz="0" w:space="0" w:color="auto"/>
            <w:bottom w:val="none" w:sz="0" w:space="0" w:color="auto"/>
            <w:right w:val="none" w:sz="0" w:space="0" w:color="auto"/>
          </w:divBdr>
        </w:div>
      </w:divsChild>
    </w:div>
    <w:div w:id="16084646">
      <w:bodyDiv w:val="1"/>
      <w:marLeft w:val="0"/>
      <w:marRight w:val="0"/>
      <w:marTop w:val="0"/>
      <w:marBottom w:val="0"/>
      <w:divBdr>
        <w:top w:val="none" w:sz="0" w:space="0" w:color="auto"/>
        <w:left w:val="none" w:sz="0" w:space="0" w:color="auto"/>
        <w:bottom w:val="none" w:sz="0" w:space="0" w:color="auto"/>
        <w:right w:val="none" w:sz="0" w:space="0" w:color="auto"/>
      </w:divBdr>
    </w:div>
    <w:div w:id="22294654">
      <w:bodyDiv w:val="1"/>
      <w:marLeft w:val="0"/>
      <w:marRight w:val="0"/>
      <w:marTop w:val="0"/>
      <w:marBottom w:val="0"/>
      <w:divBdr>
        <w:top w:val="none" w:sz="0" w:space="0" w:color="auto"/>
        <w:left w:val="none" w:sz="0" w:space="0" w:color="auto"/>
        <w:bottom w:val="none" w:sz="0" w:space="0" w:color="auto"/>
        <w:right w:val="none" w:sz="0" w:space="0" w:color="auto"/>
      </w:divBdr>
    </w:div>
    <w:div w:id="23023822">
      <w:bodyDiv w:val="1"/>
      <w:marLeft w:val="0"/>
      <w:marRight w:val="0"/>
      <w:marTop w:val="0"/>
      <w:marBottom w:val="0"/>
      <w:divBdr>
        <w:top w:val="none" w:sz="0" w:space="0" w:color="auto"/>
        <w:left w:val="none" w:sz="0" w:space="0" w:color="auto"/>
        <w:bottom w:val="none" w:sz="0" w:space="0" w:color="auto"/>
        <w:right w:val="none" w:sz="0" w:space="0" w:color="auto"/>
      </w:divBdr>
    </w:div>
    <w:div w:id="23986915">
      <w:bodyDiv w:val="1"/>
      <w:marLeft w:val="0"/>
      <w:marRight w:val="0"/>
      <w:marTop w:val="0"/>
      <w:marBottom w:val="0"/>
      <w:divBdr>
        <w:top w:val="none" w:sz="0" w:space="0" w:color="auto"/>
        <w:left w:val="none" w:sz="0" w:space="0" w:color="auto"/>
        <w:bottom w:val="none" w:sz="0" w:space="0" w:color="auto"/>
        <w:right w:val="none" w:sz="0" w:space="0" w:color="auto"/>
      </w:divBdr>
    </w:div>
    <w:div w:id="24986286">
      <w:bodyDiv w:val="1"/>
      <w:marLeft w:val="0"/>
      <w:marRight w:val="0"/>
      <w:marTop w:val="0"/>
      <w:marBottom w:val="0"/>
      <w:divBdr>
        <w:top w:val="none" w:sz="0" w:space="0" w:color="auto"/>
        <w:left w:val="none" w:sz="0" w:space="0" w:color="auto"/>
        <w:bottom w:val="none" w:sz="0" w:space="0" w:color="auto"/>
        <w:right w:val="none" w:sz="0" w:space="0" w:color="auto"/>
      </w:divBdr>
    </w:div>
    <w:div w:id="27881089">
      <w:bodyDiv w:val="1"/>
      <w:marLeft w:val="0"/>
      <w:marRight w:val="0"/>
      <w:marTop w:val="0"/>
      <w:marBottom w:val="0"/>
      <w:divBdr>
        <w:top w:val="none" w:sz="0" w:space="0" w:color="auto"/>
        <w:left w:val="none" w:sz="0" w:space="0" w:color="auto"/>
        <w:bottom w:val="none" w:sz="0" w:space="0" w:color="auto"/>
        <w:right w:val="none" w:sz="0" w:space="0" w:color="auto"/>
      </w:divBdr>
    </w:div>
    <w:div w:id="27949687">
      <w:bodyDiv w:val="1"/>
      <w:marLeft w:val="0"/>
      <w:marRight w:val="0"/>
      <w:marTop w:val="0"/>
      <w:marBottom w:val="0"/>
      <w:divBdr>
        <w:top w:val="none" w:sz="0" w:space="0" w:color="auto"/>
        <w:left w:val="none" w:sz="0" w:space="0" w:color="auto"/>
        <w:bottom w:val="none" w:sz="0" w:space="0" w:color="auto"/>
        <w:right w:val="none" w:sz="0" w:space="0" w:color="auto"/>
      </w:divBdr>
    </w:div>
    <w:div w:id="28143812">
      <w:bodyDiv w:val="1"/>
      <w:marLeft w:val="0"/>
      <w:marRight w:val="0"/>
      <w:marTop w:val="0"/>
      <w:marBottom w:val="0"/>
      <w:divBdr>
        <w:top w:val="none" w:sz="0" w:space="0" w:color="auto"/>
        <w:left w:val="none" w:sz="0" w:space="0" w:color="auto"/>
        <w:bottom w:val="none" w:sz="0" w:space="0" w:color="auto"/>
        <w:right w:val="none" w:sz="0" w:space="0" w:color="auto"/>
      </w:divBdr>
      <w:divsChild>
        <w:div w:id="1564876682">
          <w:marLeft w:val="640"/>
          <w:marRight w:val="0"/>
          <w:marTop w:val="0"/>
          <w:marBottom w:val="0"/>
          <w:divBdr>
            <w:top w:val="none" w:sz="0" w:space="0" w:color="auto"/>
            <w:left w:val="none" w:sz="0" w:space="0" w:color="auto"/>
            <w:bottom w:val="none" w:sz="0" w:space="0" w:color="auto"/>
            <w:right w:val="none" w:sz="0" w:space="0" w:color="auto"/>
          </w:divBdr>
        </w:div>
        <w:div w:id="211892067">
          <w:marLeft w:val="640"/>
          <w:marRight w:val="0"/>
          <w:marTop w:val="0"/>
          <w:marBottom w:val="0"/>
          <w:divBdr>
            <w:top w:val="none" w:sz="0" w:space="0" w:color="auto"/>
            <w:left w:val="none" w:sz="0" w:space="0" w:color="auto"/>
            <w:bottom w:val="none" w:sz="0" w:space="0" w:color="auto"/>
            <w:right w:val="none" w:sz="0" w:space="0" w:color="auto"/>
          </w:divBdr>
        </w:div>
        <w:div w:id="1597591557">
          <w:marLeft w:val="640"/>
          <w:marRight w:val="0"/>
          <w:marTop w:val="0"/>
          <w:marBottom w:val="0"/>
          <w:divBdr>
            <w:top w:val="none" w:sz="0" w:space="0" w:color="auto"/>
            <w:left w:val="none" w:sz="0" w:space="0" w:color="auto"/>
            <w:bottom w:val="none" w:sz="0" w:space="0" w:color="auto"/>
            <w:right w:val="none" w:sz="0" w:space="0" w:color="auto"/>
          </w:divBdr>
        </w:div>
        <w:div w:id="2102484553">
          <w:marLeft w:val="640"/>
          <w:marRight w:val="0"/>
          <w:marTop w:val="0"/>
          <w:marBottom w:val="0"/>
          <w:divBdr>
            <w:top w:val="none" w:sz="0" w:space="0" w:color="auto"/>
            <w:left w:val="none" w:sz="0" w:space="0" w:color="auto"/>
            <w:bottom w:val="none" w:sz="0" w:space="0" w:color="auto"/>
            <w:right w:val="none" w:sz="0" w:space="0" w:color="auto"/>
          </w:divBdr>
        </w:div>
        <w:div w:id="845242854">
          <w:marLeft w:val="640"/>
          <w:marRight w:val="0"/>
          <w:marTop w:val="0"/>
          <w:marBottom w:val="0"/>
          <w:divBdr>
            <w:top w:val="none" w:sz="0" w:space="0" w:color="auto"/>
            <w:left w:val="none" w:sz="0" w:space="0" w:color="auto"/>
            <w:bottom w:val="none" w:sz="0" w:space="0" w:color="auto"/>
            <w:right w:val="none" w:sz="0" w:space="0" w:color="auto"/>
          </w:divBdr>
        </w:div>
        <w:div w:id="1303078689">
          <w:marLeft w:val="640"/>
          <w:marRight w:val="0"/>
          <w:marTop w:val="0"/>
          <w:marBottom w:val="0"/>
          <w:divBdr>
            <w:top w:val="none" w:sz="0" w:space="0" w:color="auto"/>
            <w:left w:val="none" w:sz="0" w:space="0" w:color="auto"/>
            <w:bottom w:val="none" w:sz="0" w:space="0" w:color="auto"/>
            <w:right w:val="none" w:sz="0" w:space="0" w:color="auto"/>
          </w:divBdr>
        </w:div>
        <w:div w:id="293681419">
          <w:marLeft w:val="640"/>
          <w:marRight w:val="0"/>
          <w:marTop w:val="0"/>
          <w:marBottom w:val="0"/>
          <w:divBdr>
            <w:top w:val="none" w:sz="0" w:space="0" w:color="auto"/>
            <w:left w:val="none" w:sz="0" w:space="0" w:color="auto"/>
            <w:bottom w:val="none" w:sz="0" w:space="0" w:color="auto"/>
            <w:right w:val="none" w:sz="0" w:space="0" w:color="auto"/>
          </w:divBdr>
        </w:div>
        <w:div w:id="1712682876">
          <w:marLeft w:val="640"/>
          <w:marRight w:val="0"/>
          <w:marTop w:val="0"/>
          <w:marBottom w:val="0"/>
          <w:divBdr>
            <w:top w:val="none" w:sz="0" w:space="0" w:color="auto"/>
            <w:left w:val="none" w:sz="0" w:space="0" w:color="auto"/>
            <w:bottom w:val="none" w:sz="0" w:space="0" w:color="auto"/>
            <w:right w:val="none" w:sz="0" w:space="0" w:color="auto"/>
          </w:divBdr>
        </w:div>
        <w:div w:id="80444940">
          <w:marLeft w:val="640"/>
          <w:marRight w:val="0"/>
          <w:marTop w:val="0"/>
          <w:marBottom w:val="0"/>
          <w:divBdr>
            <w:top w:val="none" w:sz="0" w:space="0" w:color="auto"/>
            <w:left w:val="none" w:sz="0" w:space="0" w:color="auto"/>
            <w:bottom w:val="none" w:sz="0" w:space="0" w:color="auto"/>
            <w:right w:val="none" w:sz="0" w:space="0" w:color="auto"/>
          </w:divBdr>
        </w:div>
        <w:div w:id="999771961">
          <w:marLeft w:val="640"/>
          <w:marRight w:val="0"/>
          <w:marTop w:val="0"/>
          <w:marBottom w:val="0"/>
          <w:divBdr>
            <w:top w:val="none" w:sz="0" w:space="0" w:color="auto"/>
            <w:left w:val="none" w:sz="0" w:space="0" w:color="auto"/>
            <w:bottom w:val="none" w:sz="0" w:space="0" w:color="auto"/>
            <w:right w:val="none" w:sz="0" w:space="0" w:color="auto"/>
          </w:divBdr>
        </w:div>
        <w:div w:id="1644502974">
          <w:marLeft w:val="640"/>
          <w:marRight w:val="0"/>
          <w:marTop w:val="0"/>
          <w:marBottom w:val="0"/>
          <w:divBdr>
            <w:top w:val="none" w:sz="0" w:space="0" w:color="auto"/>
            <w:left w:val="none" w:sz="0" w:space="0" w:color="auto"/>
            <w:bottom w:val="none" w:sz="0" w:space="0" w:color="auto"/>
            <w:right w:val="none" w:sz="0" w:space="0" w:color="auto"/>
          </w:divBdr>
        </w:div>
        <w:div w:id="1122309643">
          <w:marLeft w:val="640"/>
          <w:marRight w:val="0"/>
          <w:marTop w:val="0"/>
          <w:marBottom w:val="0"/>
          <w:divBdr>
            <w:top w:val="none" w:sz="0" w:space="0" w:color="auto"/>
            <w:left w:val="none" w:sz="0" w:space="0" w:color="auto"/>
            <w:bottom w:val="none" w:sz="0" w:space="0" w:color="auto"/>
            <w:right w:val="none" w:sz="0" w:space="0" w:color="auto"/>
          </w:divBdr>
        </w:div>
        <w:div w:id="947736859">
          <w:marLeft w:val="640"/>
          <w:marRight w:val="0"/>
          <w:marTop w:val="0"/>
          <w:marBottom w:val="0"/>
          <w:divBdr>
            <w:top w:val="none" w:sz="0" w:space="0" w:color="auto"/>
            <w:left w:val="none" w:sz="0" w:space="0" w:color="auto"/>
            <w:bottom w:val="none" w:sz="0" w:space="0" w:color="auto"/>
            <w:right w:val="none" w:sz="0" w:space="0" w:color="auto"/>
          </w:divBdr>
        </w:div>
        <w:div w:id="735586577">
          <w:marLeft w:val="640"/>
          <w:marRight w:val="0"/>
          <w:marTop w:val="0"/>
          <w:marBottom w:val="0"/>
          <w:divBdr>
            <w:top w:val="none" w:sz="0" w:space="0" w:color="auto"/>
            <w:left w:val="none" w:sz="0" w:space="0" w:color="auto"/>
            <w:bottom w:val="none" w:sz="0" w:space="0" w:color="auto"/>
            <w:right w:val="none" w:sz="0" w:space="0" w:color="auto"/>
          </w:divBdr>
        </w:div>
        <w:div w:id="2115858560">
          <w:marLeft w:val="640"/>
          <w:marRight w:val="0"/>
          <w:marTop w:val="0"/>
          <w:marBottom w:val="0"/>
          <w:divBdr>
            <w:top w:val="none" w:sz="0" w:space="0" w:color="auto"/>
            <w:left w:val="none" w:sz="0" w:space="0" w:color="auto"/>
            <w:bottom w:val="none" w:sz="0" w:space="0" w:color="auto"/>
            <w:right w:val="none" w:sz="0" w:space="0" w:color="auto"/>
          </w:divBdr>
        </w:div>
        <w:div w:id="77364257">
          <w:marLeft w:val="640"/>
          <w:marRight w:val="0"/>
          <w:marTop w:val="0"/>
          <w:marBottom w:val="0"/>
          <w:divBdr>
            <w:top w:val="none" w:sz="0" w:space="0" w:color="auto"/>
            <w:left w:val="none" w:sz="0" w:space="0" w:color="auto"/>
            <w:bottom w:val="none" w:sz="0" w:space="0" w:color="auto"/>
            <w:right w:val="none" w:sz="0" w:space="0" w:color="auto"/>
          </w:divBdr>
        </w:div>
        <w:div w:id="749698903">
          <w:marLeft w:val="640"/>
          <w:marRight w:val="0"/>
          <w:marTop w:val="0"/>
          <w:marBottom w:val="0"/>
          <w:divBdr>
            <w:top w:val="none" w:sz="0" w:space="0" w:color="auto"/>
            <w:left w:val="none" w:sz="0" w:space="0" w:color="auto"/>
            <w:bottom w:val="none" w:sz="0" w:space="0" w:color="auto"/>
            <w:right w:val="none" w:sz="0" w:space="0" w:color="auto"/>
          </w:divBdr>
        </w:div>
        <w:div w:id="1431076648">
          <w:marLeft w:val="640"/>
          <w:marRight w:val="0"/>
          <w:marTop w:val="0"/>
          <w:marBottom w:val="0"/>
          <w:divBdr>
            <w:top w:val="none" w:sz="0" w:space="0" w:color="auto"/>
            <w:left w:val="none" w:sz="0" w:space="0" w:color="auto"/>
            <w:bottom w:val="none" w:sz="0" w:space="0" w:color="auto"/>
            <w:right w:val="none" w:sz="0" w:space="0" w:color="auto"/>
          </w:divBdr>
        </w:div>
        <w:div w:id="1431897136">
          <w:marLeft w:val="640"/>
          <w:marRight w:val="0"/>
          <w:marTop w:val="0"/>
          <w:marBottom w:val="0"/>
          <w:divBdr>
            <w:top w:val="none" w:sz="0" w:space="0" w:color="auto"/>
            <w:left w:val="none" w:sz="0" w:space="0" w:color="auto"/>
            <w:bottom w:val="none" w:sz="0" w:space="0" w:color="auto"/>
            <w:right w:val="none" w:sz="0" w:space="0" w:color="auto"/>
          </w:divBdr>
        </w:div>
        <w:div w:id="880747137">
          <w:marLeft w:val="640"/>
          <w:marRight w:val="0"/>
          <w:marTop w:val="0"/>
          <w:marBottom w:val="0"/>
          <w:divBdr>
            <w:top w:val="none" w:sz="0" w:space="0" w:color="auto"/>
            <w:left w:val="none" w:sz="0" w:space="0" w:color="auto"/>
            <w:bottom w:val="none" w:sz="0" w:space="0" w:color="auto"/>
            <w:right w:val="none" w:sz="0" w:space="0" w:color="auto"/>
          </w:divBdr>
        </w:div>
        <w:div w:id="1120683459">
          <w:marLeft w:val="640"/>
          <w:marRight w:val="0"/>
          <w:marTop w:val="0"/>
          <w:marBottom w:val="0"/>
          <w:divBdr>
            <w:top w:val="none" w:sz="0" w:space="0" w:color="auto"/>
            <w:left w:val="none" w:sz="0" w:space="0" w:color="auto"/>
            <w:bottom w:val="none" w:sz="0" w:space="0" w:color="auto"/>
            <w:right w:val="none" w:sz="0" w:space="0" w:color="auto"/>
          </w:divBdr>
        </w:div>
        <w:div w:id="1933657795">
          <w:marLeft w:val="640"/>
          <w:marRight w:val="0"/>
          <w:marTop w:val="0"/>
          <w:marBottom w:val="0"/>
          <w:divBdr>
            <w:top w:val="none" w:sz="0" w:space="0" w:color="auto"/>
            <w:left w:val="none" w:sz="0" w:space="0" w:color="auto"/>
            <w:bottom w:val="none" w:sz="0" w:space="0" w:color="auto"/>
            <w:right w:val="none" w:sz="0" w:space="0" w:color="auto"/>
          </w:divBdr>
        </w:div>
        <w:div w:id="1423338300">
          <w:marLeft w:val="640"/>
          <w:marRight w:val="0"/>
          <w:marTop w:val="0"/>
          <w:marBottom w:val="0"/>
          <w:divBdr>
            <w:top w:val="none" w:sz="0" w:space="0" w:color="auto"/>
            <w:left w:val="none" w:sz="0" w:space="0" w:color="auto"/>
            <w:bottom w:val="none" w:sz="0" w:space="0" w:color="auto"/>
            <w:right w:val="none" w:sz="0" w:space="0" w:color="auto"/>
          </w:divBdr>
        </w:div>
        <w:div w:id="285544718">
          <w:marLeft w:val="640"/>
          <w:marRight w:val="0"/>
          <w:marTop w:val="0"/>
          <w:marBottom w:val="0"/>
          <w:divBdr>
            <w:top w:val="none" w:sz="0" w:space="0" w:color="auto"/>
            <w:left w:val="none" w:sz="0" w:space="0" w:color="auto"/>
            <w:bottom w:val="none" w:sz="0" w:space="0" w:color="auto"/>
            <w:right w:val="none" w:sz="0" w:space="0" w:color="auto"/>
          </w:divBdr>
        </w:div>
        <w:div w:id="1234509718">
          <w:marLeft w:val="640"/>
          <w:marRight w:val="0"/>
          <w:marTop w:val="0"/>
          <w:marBottom w:val="0"/>
          <w:divBdr>
            <w:top w:val="none" w:sz="0" w:space="0" w:color="auto"/>
            <w:left w:val="none" w:sz="0" w:space="0" w:color="auto"/>
            <w:bottom w:val="none" w:sz="0" w:space="0" w:color="auto"/>
            <w:right w:val="none" w:sz="0" w:space="0" w:color="auto"/>
          </w:divBdr>
        </w:div>
        <w:div w:id="1509098037">
          <w:marLeft w:val="640"/>
          <w:marRight w:val="0"/>
          <w:marTop w:val="0"/>
          <w:marBottom w:val="0"/>
          <w:divBdr>
            <w:top w:val="none" w:sz="0" w:space="0" w:color="auto"/>
            <w:left w:val="none" w:sz="0" w:space="0" w:color="auto"/>
            <w:bottom w:val="none" w:sz="0" w:space="0" w:color="auto"/>
            <w:right w:val="none" w:sz="0" w:space="0" w:color="auto"/>
          </w:divBdr>
        </w:div>
        <w:div w:id="1073546043">
          <w:marLeft w:val="640"/>
          <w:marRight w:val="0"/>
          <w:marTop w:val="0"/>
          <w:marBottom w:val="0"/>
          <w:divBdr>
            <w:top w:val="none" w:sz="0" w:space="0" w:color="auto"/>
            <w:left w:val="none" w:sz="0" w:space="0" w:color="auto"/>
            <w:bottom w:val="none" w:sz="0" w:space="0" w:color="auto"/>
            <w:right w:val="none" w:sz="0" w:space="0" w:color="auto"/>
          </w:divBdr>
        </w:div>
        <w:div w:id="1949659883">
          <w:marLeft w:val="640"/>
          <w:marRight w:val="0"/>
          <w:marTop w:val="0"/>
          <w:marBottom w:val="0"/>
          <w:divBdr>
            <w:top w:val="none" w:sz="0" w:space="0" w:color="auto"/>
            <w:left w:val="none" w:sz="0" w:space="0" w:color="auto"/>
            <w:bottom w:val="none" w:sz="0" w:space="0" w:color="auto"/>
            <w:right w:val="none" w:sz="0" w:space="0" w:color="auto"/>
          </w:divBdr>
        </w:div>
        <w:div w:id="1407728386">
          <w:marLeft w:val="640"/>
          <w:marRight w:val="0"/>
          <w:marTop w:val="0"/>
          <w:marBottom w:val="0"/>
          <w:divBdr>
            <w:top w:val="none" w:sz="0" w:space="0" w:color="auto"/>
            <w:left w:val="none" w:sz="0" w:space="0" w:color="auto"/>
            <w:bottom w:val="none" w:sz="0" w:space="0" w:color="auto"/>
            <w:right w:val="none" w:sz="0" w:space="0" w:color="auto"/>
          </w:divBdr>
        </w:div>
        <w:div w:id="1654946256">
          <w:marLeft w:val="640"/>
          <w:marRight w:val="0"/>
          <w:marTop w:val="0"/>
          <w:marBottom w:val="0"/>
          <w:divBdr>
            <w:top w:val="none" w:sz="0" w:space="0" w:color="auto"/>
            <w:left w:val="none" w:sz="0" w:space="0" w:color="auto"/>
            <w:bottom w:val="none" w:sz="0" w:space="0" w:color="auto"/>
            <w:right w:val="none" w:sz="0" w:space="0" w:color="auto"/>
          </w:divBdr>
        </w:div>
        <w:div w:id="1275091038">
          <w:marLeft w:val="640"/>
          <w:marRight w:val="0"/>
          <w:marTop w:val="0"/>
          <w:marBottom w:val="0"/>
          <w:divBdr>
            <w:top w:val="none" w:sz="0" w:space="0" w:color="auto"/>
            <w:left w:val="none" w:sz="0" w:space="0" w:color="auto"/>
            <w:bottom w:val="none" w:sz="0" w:space="0" w:color="auto"/>
            <w:right w:val="none" w:sz="0" w:space="0" w:color="auto"/>
          </w:divBdr>
        </w:div>
        <w:div w:id="812911315">
          <w:marLeft w:val="640"/>
          <w:marRight w:val="0"/>
          <w:marTop w:val="0"/>
          <w:marBottom w:val="0"/>
          <w:divBdr>
            <w:top w:val="none" w:sz="0" w:space="0" w:color="auto"/>
            <w:left w:val="none" w:sz="0" w:space="0" w:color="auto"/>
            <w:bottom w:val="none" w:sz="0" w:space="0" w:color="auto"/>
            <w:right w:val="none" w:sz="0" w:space="0" w:color="auto"/>
          </w:divBdr>
        </w:div>
        <w:div w:id="1043866536">
          <w:marLeft w:val="640"/>
          <w:marRight w:val="0"/>
          <w:marTop w:val="0"/>
          <w:marBottom w:val="0"/>
          <w:divBdr>
            <w:top w:val="none" w:sz="0" w:space="0" w:color="auto"/>
            <w:left w:val="none" w:sz="0" w:space="0" w:color="auto"/>
            <w:bottom w:val="none" w:sz="0" w:space="0" w:color="auto"/>
            <w:right w:val="none" w:sz="0" w:space="0" w:color="auto"/>
          </w:divBdr>
        </w:div>
        <w:div w:id="2092773545">
          <w:marLeft w:val="640"/>
          <w:marRight w:val="0"/>
          <w:marTop w:val="0"/>
          <w:marBottom w:val="0"/>
          <w:divBdr>
            <w:top w:val="none" w:sz="0" w:space="0" w:color="auto"/>
            <w:left w:val="none" w:sz="0" w:space="0" w:color="auto"/>
            <w:bottom w:val="none" w:sz="0" w:space="0" w:color="auto"/>
            <w:right w:val="none" w:sz="0" w:space="0" w:color="auto"/>
          </w:divBdr>
        </w:div>
        <w:div w:id="1817988354">
          <w:marLeft w:val="640"/>
          <w:marRight w:val="0"/>
          <w:marTop w:val="0"/>
          <w:marBottom w:val="0"/>
          <w:divBdr>
            <w:top w:val="none" w:sz="0" w:space="0" w:color="auto"/>
            <w:left w:val="none" w:sz="0" w:space="0" w:color="auto"/>
            <w:bottom w:val="none" w:sz="0" w:space="0" w:color="auto"/>
            <w:right w:val="none" w:sz="0" w:space="0" w:color="auto"/>
          </w:divBdr>
        </w:div>
        <w:div w:id="1535969941">
          <w:marLeft w:val="640"/>
          <w:marRight w:val="0"/>
          <w:marTop w:val="0"/>
          <w:marBottom w:val="0"/>
          <w:divBdr>
            <w:top w:val="none" w:sz="0" w:space="0" w:color="auto"/>
            <w:left w:val="none" w:sz="0" w:space="0" w:color="auto"/>
            <w:bottom w:val="none" w:sz="0" w:space="0" w:color="auto"/>
            <w:right w:val="none" w:sz="0" w:space="0" w:color="auto"/>
          </w:divBdr>
        </w:div>
        <w:div w:id="1886257344">
          <w:marLeft w:val="640"/>
          <w:marRight w:val="0"/>
          <w:marTop w:val="0"/>
          <w:marBottom w:val="0"/>
          <w:divBdr>
            <w:top w:val="none" w:sz="0" w:space="0" w:color="auto"/>
            <w:left w:val="none" w:sz="0" w:space="0" w:color="auto"/>
            <w:bottom w:val="none" w:sz="0" w:space="0" w:color="auto"/>
            <w:right w:val="none" w:sz="0" w:space="0" w:color="auto"/>
          </w:divBdr>
        </w:div>
        <w:div w:id="1308627829">
          <w:marLeft w:val="640"/>
          <w:marRight w:val="0"/>
          <w:marTop w:val="0"/>
          <w:marBottom w:val="0"/>
          <w:divBdr>
            <w:top w:val="none" w:sz="0" w:space="0" w:color="auto"/>
            <w:left w:val="none" w:sz="0" w:space="0" w:color="auto"/>
            <w:bottom w:val="none" w:sz="0" w:space="0" w:color="auto"/>
            <w:right w:val="none" w:sz="0" w:space="0" w:color="auto"/>
          </w:divBdr>
        </w:div>
        <w:div w:id="35741148">
          <w:marLeft w:val="640"/>
          <w:marRight w:val="0"/>
          <w:marTop w:val="0"/>
          <w:marBottom w:val="0"/>
          <w:divBdr>
            <w:top w:val="none" w:sz="0" w:space="0" w:color="auto"/>
            <w:left w:val="none" w:sz="0" w:space="0" w:color="auto"/>
            <w:bottom w:val="none" w:sz="0" w:space="0" w:color="auto"/>
            <w:right w:val="none" w:sz="0" w:space="0" w:color="auto"/>
          </w:divBdr>
        </w:div>
        <w:div w:id="1982538017">
          <w:marLeft w:val="640"/>
          <w:marRight w:val="0"/>
          <w:marTop w:val="0"/>
          <w:marBottom w:val="0"/>
          <w:divBdr>
            <w:top w:val="none" w:sz="0" w:space="0" w:color="auto"/>
            <w:left w:val="none" w:sz="0" w:space="0" w:color="auto"/>
            <w:bottom w:val="none" w:sz="0" w:space="0" w:color="auto"/>
            <w:right w:val="none" w:sz="0" w:space="0" w:color="auto"/>
          </w:divBdr>
        </w:div>
        <w:div w:id="2060400685">
          <w:marLeft w:val="640"/>
          <w:marRight w:val="0"/>
          <w:marTop w:val="0"/>
          <w:marBottom w:val="0"/>
          <w:divBdr>
            <w:top w:val="none" w:sz="0" w:space="0" w:color="auto"/>
            <w:left w:val="none" w:sz="0" w:space="0" w:color="auto"/>
            <w:bottom w:val="none" w:sz="0" w:space="0" w:color="auto"/>
            <w:right w:val="none" w:sz="0" w:space="0" w:color="auto"/>
          </w:divBdr>
        </w:div>
        <w:div w:id="585916446">
          <w:marLeft w:val="640"/>
          <w:marRight w:val="0"/>
          <w:marTop w:val="0"/>
          <w:marBottom w:val="0"/>
          <w:divBdr>
            <w:top w:val="none" w:sz="0" w:space="0" w:color="auto"/>
            <w:left w:val="none" w:sz="0" w:space="0" w:color="auto"/>
            <w:bottom w:val="none" w:sz="0" w:space="0" w:color="auto"/>
            <w:right w:val="none" w:sz="0" w:space="0" w:color="auto"/>
          </w:divBdr>
        </w:div>
        <w:div w:id="253514244">
          <w:marLeft w:val="640"/>
          <w:marRight w:val="0"/>
          <w:marTop w:val="0"/>
          <w:marBottom w:val="0"/>
          <w:divBdr>
            <w:top w:val="none" w:sz="0" w:space="0" w:color="auto"/>
            <w:left w:val="none" w:sz="0" w:space="0" w:color="auto"/>
            <w:bottom w:val="none" w:sz="0" w:space="0" w:color="auto"/>
            <w:right w:val="none" w:sz="0" w:space="0" w:color="auto"/>
          </w:divBdr>
        </w:div>
        <w:div w:id="2023045835">
          <w:marLeft w:val="640"/>
          <w:marRight w:val="0"/>
          <w:marTop w:val="0"/>
          <w:marBottom w:val="0"/>
          <w:divBdr>
            <w:top w:val="none" w:sz="0" w:space="0" w:color="auto"/>
            <w:left w:val="none" w:sz="0" w:space="0" w:color="auto"/>
            <w:bottom w:val="none" w:sz="0" w:space="0" w:color="auto"/>
            <w:right w:val="none" w:sz="0" w:space="0" w:color="auto"/>
          </w:divBdr>
        </w:div>
        <w:div w:id="673185999">
          <w:marLeft w:val="640"/>
          <w:marRight w:val="0"/>
          <w:marTop w:val="0"/>
          <w:marBottom w:val="0"/>
          <w:divBdr>
            <w:top w:val="none" w:sz="0" w:space="0" w:color="auto"/>
            <w:left w:val="none" w:sz="0" w:space="0" w:color="auto"/>
            <w:bottom w:val="none" w:sz="0" w:space="0" w:color="auto"/>
            <w:right w:val="none" w:sz="0" w:space="0" w:color="auto"/>
          </w:divBdr>
        </w:div>
        <w:div w:id="535511752">
          <w:marLeft w:val="640"/>
          <w:marRight w:val="0"/>
          <w:marTop w:val="0"/>
          <w:marBottom w:val="0"/>
          <w:divBdr>
            <w:top w:val="none" w:sz="0" w:space="0" w:color="auto"/>
            <w:left w:val="none" w:sz="0" w:space="0" w:color="auto"/>
            <w:bottom w:val="none" w:sz="0" w:space="0" w:color="auto"/>
            <w:right w:val="none" w:sz="0" w:space="0" w:color="auto"/>
          </w:divBdr>
        </w:div>
        <w:div w:id="250358381">
          <w:marLeft w:val="640"/>
          <w:marRight w:val="0"/>
          <w:marTop w:val="0"/>
          <w:marBottom w:val="0"/>
          <w:divBdr>
            <w:top w:val="none" w:sz="0" w:space="0" w:color="auto"/>
            <w:left w:val="none" w:sz="0" w:space="0" w:color="auto"/>
            <w:bottom w:val="none" w:sz="0" w:space="0" w:color="auto"/>
            <w:right w:val="none" w:sz="0" w:space="0" w:color="auto"/>
          </w:divBdr>
        </w:div>
        <w:div w:id="461928190">
          <w:marLeft w:val="640"/>
          <w:marRight w:val="0"/>
          <w:marTop w:val="0"/>
          <w:marBottom w:val="0"/>
          <w:divBdr>
            <w:top w:val="none" w:sz="0" w:space="0" w:color="auto"/>
            <w:left w:val="none" w:sz="0" w:space="0" w:color="auto"/>
            <w:bottom w:val="none" w:sz="0" w:space="0" w:color="auto"/>
            <w:right w:val="none" w:sz="0" w:space="0" w:color="auto"/>
          </w:divBdr>
        </w:div>
        <w:div w:id="699824263">
          <w:marLeft w:val="640"/>
          <w:marRight w:val="0"/>
          <w:marTop w:val="0"/>
          <w:marBottom w:val="0"/>
          <w:divBdr>
            <w:top w:val="none" w:sz="0" w:space="0" w:color="auto"/>
            <w:left w:val="none" w:sz="0" w:space="0" w:color="auto"/>
            <w:bottom w:val="none" w:sz="0" w:space="0" w:color="auto"/>
            <w:right w:val="none" w:sz="0" w:space="0" w:color="auto"/>
          </w:divBdr>
        </w:div>
        <w:div w:id="98726126">
          <w:marLeft w:val="640"/>
          <w:marRight w:val="0"/>
          <w:marTop w:val="0"/>
          <w:marBottom w:val="0"/>
          <w:divBdr>
            <w:top w:val="none" w:sz="0" w:space="0" w:color="auto"/>
            <w:left w:val="none" w:sz="0" w:space="0" w:color="auto"/>
            <w:bottom w:val="none" w:sz="0" w:space="0" w:color="auto"/>
            <w:right w:val="none" w:sz="0" w:space="0" w:color="auto"/>
          </w:divBdr>
        </w:div>
        <w:div w:id="2088770622">
          <w:marLeft w:val="640"/>
          <w:marRight w:val="0"/>
          <w:marTop w:val="0"/>
          <w:marBottom w:val="0"/>
          <w:divBdr>
            <w:top w:val="none" w:sz="0" w:space="0" w:color="auto"/>
            <w:left w:val="none" w:sz="0" w:space="0" w:color="auto"/>
            <w:bottom w:val="none" w:sz="0" w:space="0" w:color="auto"/>
            <w:right w:val="none" w:sz="0" w:space="0" w:color="auto"/>
          </w:divBdr>
        </w:div>
        <w:div w:id="135493358">
          <w:marLeft w:val="640"/>
          <w:marRight w:val="0"/>
          <w:marTop w:val="0"/>
          <w:marBottom w:val="0"/>
          <w:divBdr>
            <w:top w:val="none" w:sz="0" w:space="0" w:color="auto"/>
            <w:left w:val="none" w:sz="0" w:space="0" w:color="auto"/>
            <w:bottom w:val="none" w:sz="0" w:space="0" w:color="auto"/>
            <w:right w:val="none" w:sz="0" w:space="0" w:color="auto"/>
          </w:divBdr>
        </w:div>
        <w:div w:id="930240083">
          <w:marLeft w:val="640"/>
          <w:marRight w:val="0"/>
          <w:marTop w:val="0"/>
          <w:marBottom w:val="0"/>
          <w:divBdr>
            <w:top w:val="none" w:sz="0" w:space="0" w:color="auto"/>
            <w:left w:val="none" w:sz="0" w:space="0" w:color="auto"/>
            <w:bottom w:val="none" w:sz="0" w:space="0" w:color="auto"/>
            <w:right w:val="none" w:sz="0" w:space="0" w:color="auto"/>
          </w:divBdr>
        </w:div>
        <w:div w:id="1344436805">
          <w:marLeft w:val="640"/>
          <w:marRight w:val="0"/>
          <w:marTop w:val="0"/>
          <w:marBottom w:val="0"/>
          <w:divBdr>
            <w:top w:val="none" w:sz="0" w:space="0" w:color="auto"/>
            <w:left w:val="none" w:sz="0" w:space="0" w:color="auto"/>
            <w:bottom w:val="none" w:sz="0" w:space="0" w:color="auto"/>
            <w:right w:val="none" w:sz="0" w:space="0" w:color="auto"/>
          </w:divBdr>
        </w:div>
        <w:div w:id="1531256203">
          <w:marLeft w:val="640"/>
          <w:marRight w:val="0"/>
          <w:marTop w:val="0"/>
          <w:marBottom w:val="0"/>
          <w:divBdr>
            <w:top w:val="none" w:sz="0" w:space="0" w:color="auto"/>
            <w:left w:val="none" w:sz="0" w:space="0" w:color="auto"/>
            <w:bottom w:val="none" w:sz="0" w:space="0" w:color="auto"/>
            <w:right w:val="none" w:sz="0" w:space="0" w:color="auto"/>
          </w:divBdr>
        </w:div>
        <w:div w:id="1691180672">
          <w:marLeft w:val="640"/>
          <w:marRight w:val="0"/>
          <w:marTop w:val="0"/>
          <w:marBottom w:val="0"/>
          <w:divBdr>
            <w:top w:val="none" w:sz="0" w:space="0" w:color="auto"/>
            <w:left w:val="none" w:sz="0" w:space="0" w:color="auto"/>
            <w:bottom w:val="none" w:sz="0" w:space="0" w:color="auto"/>
            <w:right w:val="none" w:sz="0" w:space="0" w:color="auto"/>
          </w:divBdr>
        </w:div>
        <w:div w:id="155654359">
          <w:marLeft w:val="640"/>
          <w:marRight w:val="0"/>
          <w:marTop w:val="0"/>
          <w:marBottom w:val="0"/>
          <w:divBdr>
            <w:top w:val="none" w:sz="0" w:space="0" w:color="auto"/>
            <w:left w:val="none" w:sz="0" w:space="0" w:color="auto"/>
            <w:bottom w:val="none" w:sz="0" w:space="0" w:color="auto"/>
            <w:right w:val="none" w:sz="0" w:space="0" w:color="auto"/>
          </w:divBdr>
        </w:div>
        <w:div w:id="2101679397">
          <w:marLeft w:val="640"/>
          <w:marRight w:val="0"/>
          <w:marTop w:val="0"/>
          <w:marBottom w:val="0"/>
          <w:divBdr>
            <w:top w:val="none" w:sz="0" w:space="0" w:color="auto"/>
            <w:left w:val="none" w:sz="0" w:space="0" w:color="auto"/>
            <w:bottom w:val="none" w:sz="0" w:space="0" w:color="auto"/>
            <w:right w:val="none" w:sz="0" w:space="0" w:color="auto"/>
          </w:divBdr>
        </w:div>
        <w:div w:id="1225486721">
          <w:marLeft w:val="640"/>
          <w:marRight w:val="0"/>
          <w:marTop w:val="0"/>
          <w:marBottom w:val="0"/>
          <w:divBdr>
            <w:top w:val="none" w:sz="0" w:space="0" w:color="auto"/>
            <w:left w:val="none" w:sz="0" w:space="0" w:color="auto"/>
            <w:bottom w:val="none" w:sz="0" w:space="0" w:color="auto"/>
            <w:right w:val="none" w:sz="0" w:space="0" w:color="auto"/>
          </w:divBdr>
        </w:div>
        <w:div w:id="68894702">
          <w:marLeft w:val="640"/>
          <w:marRight w:val="0"/>
          <w:marTop w:val="0"/>
          <w:marBottom w:val="0"/>
          <w:divBdr>
            <w:top w:val="none" w:sz="0" w:space="0" w:color="auto"/>
            <w:left w:val="none" w:sz="0" w:space="0" w:color="auto"/>
            <w:bottom w:val="none" w:sz="0" w:space="0" w:color="auto"/>
            <w:right w:val="none" w:sz="0" w:space="0" w:color="auto"/>
          </w:divBdr>
        </w:div>
        <w:div w:id="607547718">
          <w:marLeft w:val="640"/>
          <w:marRight w:val="0"/>
          <w:marTop w:val="0"/>
          <w:marBottom w:val="0"/>
          <w:divBdr>
            <w:top w:val="none" w:sz="0" w:space="0" w:color="auto"/>
            <w:left w:val="none" w:sz="0" w:space="0" w:color="auto"/>
            <w:bottom w:val="none" w:sz="0" w:space="0" w:color="auto"/>
            <w:right w:val="none" w:sz="0" w:space="0" w:color="auto"/>
          </w:divBdr>
        </w:div>
        <w:div w:id="1041858497">
          <w:marLeft w:val="640"/>
          <w:marRight w:val="0"/>
          <w:marTop w:val="0"/>
          <w:marBottom w:val="0"/>
          <w:divBdr>
            <w:top w:val="none" w:sz="0" w:space="0" w:color="auto"/>
            <w:left w:val="none" w:sz="0" w:space="0" w:color="auto"/>
            <w:bottom w:val="none" w:sz="0" w:space="0" w:color="auto"/>
            <w:right w:val="none" w:sz="0" w:space="0" w:color="auto"/>
          </w:divBdr>
        </w:div>
        <w:div w:id="927925084">
          <w:marLeft w:val="640"/>
          <w:marRight w:val="0"/>
          <w:marTop w:val="0"/>
          <w:marBottom w:val="0"/>
          <w:divBdr>
            <w:top w:val="none" w:sz="0" w:space="0" w:color="auto"/>
            <w:left w:val="none" w:sz="0" w:space="0" w:color="auto"/>
            <w:bottom w:val="none" w:sz="0" w:space="0" w:color="auto"/>
            <w:right w:val="none" w:sz="0" w:space="0" w:color="auto"/>
          </w:divBdr>
        </w:div>
        <w:div w:id="1908682030">
          <w:marLeft w:val="640"/>
          <w:marRight w:val="0"/>
          <w:marTop w:val="0"/>
          <w:marBottom w:val="0"/>
          <w:divBdr>
            <w:top w:val="none" w:sz="0" w:space="0" w:color="auto"/>
            <w:left w:val="none" w:sz="0" w:space="0" w:color="auto"/>
            <w:bottom w:val="none" w:sz="0" w:space="0" w:color="auto"/>
            <w:right w:val="none" w:sz="0" w:space="0" w:color="auto"/>
          </w:divBdr>
        </w:div>
        <w:div w:id="1250968511">
          <w:marLeft w:val="640"/>
          <w:marRight w:val="0"/>
          <w:marTop w:val="0"/>
          <w:marBottom w:val="0"/>
          <w:divBdr>
            <w:top w:val="none" w:sz="0" w:space="0" w:color="auto"/>
            <w:left w:val="none" w:sz="0" w:space="0" w:color="auto"/>
            <w:bottom w:val="none" w:sz="0" w:space="0" w:color="auto"/>
            <w:right w:val="none" w:sz="0" w:space="0" w:color="auto"/>
          </w:divBdr>
        </w:div>
      </w:divsChild>
    </w:div>
    <w:div w:id="29452597">
      <w:bodyDiv w:val="1"/>
      <w:marLeft w:val="0"/>
      <w:marRight w:val="0"/>
      <w:marTop w:val="0"/>
      <w:marBottom w:val="0"/>
      <w:divBdr>
        <w:top w:val="none" w:sz="0" w:space="0" w:color="auto"/>
        <w:left w:val="none" w:sz="0" w:space="0" w:color="auto"/>
        <w:bottom w:val="none" w:sz="0" w:space="0" w:color="auto"/>
        <w:right w:val="none" w:sz="0" w:space="0" w:color="auto"/>
      </w:divBdr>
    </w:div>
    <w:div w:id="32996728">
      <w:bodyDiv w:val="1"/>
      <w:marLeft w:val="0"/>
      <w:marRight w:val="0"/>
      <w:marTop w:val="0"/>
      <w:marBottom w:val="0"/>
      <w:divBdr>
        <w:top w:val="none" w:sz="0" w:space="0" w:color="auto"/>
        <w:left w:val="none" w:sz="0" w:space="0" w:color="auto"/>
        <w:bottom w:val="none" w:sz="0" w:space="0" w:color="auto"/>
        <w:right w:val="none" w:sz="0" w:space="0" w:color="auto"/>
      </w:divBdr>
    </w:div>
    <w:div w:id="35548084">
      <w:bodyDiv w:val="1"/>
      <w:marLeft w:val="0"/>
      <w:marRight w:val="0"/>
      <w:marTop w:val="0"/>
      <w:marBottom w:val="0"/>
      <w:divBdr>
        <w:top w:val="none" w:sz="0" w:space="0" w:color="auto"/>
        <w:left w:val="none" w:sz="0" w:space="0" w:color="auto"/>
        <w:bottom w:val="none" w:sz="0" w:space="0" w:color="auto"/>
        <w:right w:val="none" w:sz="0" w:space="0" w:color="auto"/>
      </w:divBdr>
    </w:div>
    <w:div w:id="38475076">
      <w:bodyDiv w:val="1"/>
      <w:marLeft w:val="0"/>
      <w:marRight w:val="0"/>
      <w:marTop w:val="0"/>
      <w:marBottom w:val="0"/>
      <w:divBdr>
        <w:top w:val="none" w:sz="0" w:space="0" w:color="auto"/>
        <w:left w:val="none" w:sz="0" w:space="0" w:color="auto"/>
        <w:bottom w:val="none" w:sz="0" w:space="0" w:color="auto"/>
        <w:right w:val="none" w:sz="0" w:space="0" w:color="auto"/>
      </w:divBdr>
    </w:div>
    <w:div w:id="39939135">
      <w:bodyDiv w:val="1"/>
      <w:marLeft w:val="0"/>
      <w:marRight w:val="0"/>
      <w:marTop w:val="0"/>
      <w:marBottom w:val="0"/>
      <w:divBdr>
        <w:top w:val="none" w:sz="0" w:space="0" w:color="auto"/>
        <w:left w:val="none" w:sz="0" w:space="0" w:color="auto"/>
        <w:bottom w:val="none" w:sz="0" w:space="0" w:color="auto"/>
        <w:right w:val="none" w:sz="0" w:space="0" w:color="auto"/>
      </w:divBdr>
    </w:div>
    <w:div w:id="41828434">
      <w:bodyDiv w:val="1"/>
      <w:marLeft w:val="0"/>
      <w:marRight w:val="0"/>
      <w:marTop w:val="0"/>
      <w:marBottom w:val="0"/>
      <w:divBdr>
        <w:top w:val="none" w:sz="0" w:space="0" w:color="auto"/>
        <w:left w:val="none" w:sz="0" w:space="0" w:color="auto"/>
        <w:bottom w:val="none" w:sz="0" w:space="0" w:color="auto"/>
        <w:right w:val="none" w:sz="0" w:space="0" w:color="auto"/>
      </w:divBdr>
    </w:div>
    <w:div w:id="42024433">
      <w:bodyDiv w:val="1"/>
      <w:marLeft w:val="0"/>
      <w:marRight w:val="0"/>
      <w:marTop w:val="0"/>
      <w:marBottom w:val="0"/>
      <w:divBdr>
        <w:top w:val="none" w:sz="0" w:space="0" w:color="auto"/>
        <w:left w:val="none" w:sz="0" w:space="0" w:color="auto"/>
        <w:bottom w:val="none" w:sz="0" w:space="0" w:color="auto"/>
        <w:right w:val="none" w:sz="0" w:space="0" w:color="auto"/>
      </w:divBdr>
    </w:div>
    <w:div w:id="47459942">
      <w:bodyDiv w:val="1"/>
      <w:marLeft w:val="0"/>
      <w:marRight w:val="0"/>
      <w:marTop w:val="0"/>
      <w:marBottom w:val="0"/>
      <w:divBdr>
        <w:top w:val="none" w:sz="0" w:space="0" w:color="auto"/>
        <w:left w:val="none" w:sz="0" w:space="0" w:color="auto"/>
        <w:bottom w:val="none" w:sz="0" w:space="0" w:color="auto"/>
        <w:right w:val="none" w:sz="0" w:space="0" w:color="auto"/>
      </w:divBdr>
    </w:div>
    <w:div w:id="48235581">
      <w:bodyDiv w:val="1"/>
      <w:marLeft w:val="0"/>
      <w:marRight w:val="0"/>
      <w:marTop w:val="0"/>
      <w:marBottom w:val="0"/>
      <w:divBdr>
        <w:top w:val="none" w:sz="0" w:space="0" w:color="auto"/>
        <w:left w:val="none" w:sz="0" w:space="0" w:color="auto"/>
        <w:bottom w:val="none" w:sz="0" w:space="0" w:color="auto"/>
        <w:right w:val="none" w:sz="0" w:space="0" w:color="auto"/>
      </w:divBdr>
    </w:div>
    <w:div w:id="51852418">
      <w:bodyDiv w:val="1"/>
      <w:marLeft w:val="0"/>
      <w:marRight w:val="0"/>
      <w:marTop w:val="0"/>
      <w:marBottom w:val="0"/>
      <w:divBdr>
        <w:top w:val="none" w:sz="0" w:space="0" w:color="auto"/>
        <w:left w:val="none" w:sz="0" w:space="0" w:color="auto"/>
        <w:bottom w:val="none" w:sz="0" w:space="0" w:color="auto"/>
        <w:right w:val="none" w:sz="0" w:space="0" w:color="auto"/>
      </w:divBdr>
    </w:div>
    <w:div w:id="56786584">
      <w:bodyDiv w:val="1"/>
      <w:marLeft w:val="0"/>
      <w:marRight w:val="0"/>
      <w:marTop w:val="0"/>
      <w:marBottom w:val="0"/>
      <w:divBdr>
        <w:top w:val="none" w:sz="0" w:space="0" w:color="auto"/>
        <w:left w:val="none" w:sz="0" w:space="0" w:color="auto"/>
        <w:bottom w:val="none" w:sz="0" w:space="0" w:color="auto"/>
        <w:right w:val="none" w:sz="0" w:space="0" w:color="auto"/>
      </w:divBdr>
    </w:div>
    <w:div w:id="58720688">
      <w:bodyDiv w:val="1"/>
      <w:marLeft w:val="0"/>
      <w:marRight w:val="0"/>
      <w:marTop w:val="0"/>
      <w:marBottom w:val="0"/>
      <w:divBdr>
        <w:top w:val="none" w:sz="0" w:space="0" w:color="auto"/>
        <w:left w:val="none" w:sz="0" w:space="0" w:color="auto"/>
        <w:bottom w:val="none" w:sz="0" w:space="0" w:color="auto"/>
        <w:right w:val="none" w:sz="0" w:space="0" w:color="auto"/>
      </w:divBdr>
    </w:div>
    <w:div w:id="58983471">
      <w:bodyDiv w:val="1"/>
      <w:marLeft w:val="0"/>
      <w:marRight w:val="0"/>
      <w:marTop w:val="0"/>
      <w:marBottom w:val="0"/>
      <w:divBdr>
        <w:top w:val="none" w:sz="0" w:space="0" w:color="auto"/>
        <w:left w:val="none" w:sz="0" w:space="0" w:color="auto"/>
        <w:bottom w:val="none" w:sz="0" w:space="0" w:color="auto"/>
        <w:right w:val="none" w:sz="0" w:space="0" w:color="auto"/>
      </w:divBdr>
    </w:div>
    <w:div w:id="61030227">
      <w:bodyDiv w:val="1"/>
      <w:marLeft w:val="0"/>
      <w:marRight w:val="0"/>
      <w:marTop w:val="0"/>
      <w:marBottom w:val="0"/>
      <w:divBdr>
        <w:top w:val="none" w:sz="0" w:space="0" w:color="auto"/>
        <w:left w:val="none" w:sz="0" w:space="0" w:color="auto"/>
        <w:bottom w:val="none" w:sz="0" w:space="0" w:color="auto"/>
        <w:right w:val="none" w:sz="0" w:space="0" w:color="auto"/>
      </w:divBdr>
    </w:div>
    <w:div w:id="63915754">
      <w:bodyDiv w:val="1"/>
      <w:marLeft w:val="0"/>
      <w:marRight w:val="0"/>
      <w:marTop w:val="0"/>
      <w:marBottom w:val="0"/>
      <w:divBdr>
        <w:top w:val="none" w:sz="0" w:space="0" w:color="auto"/>
        <w:left w:val="none" w:sz="0" w:space="0" w:color="auto"/>
        <w:bottom w:val="none" w:sz="0" w:space="0" w:color="auto"/>
        <w:right w:val="none" w:sz="0" w:space="0" w:color="auto"/>
      </w:divBdr>
    </w:div>
    <w:div w:id="64300438">
      <w:bodyDiv w:val="1"/>
      <w:marLeft w:val="0"/>
      <w:marRight w:val="0"/>
      <w:marTop w:val="0"/>
      <w:marBottom w:val="0"/>
      <w:divBdr>
        <w:top w:val="none" w:sz="0" w:space="0" w:color="auto"/>
        <w:left w:val="none" w:sz="0" w:space="0" w:color="auto"/>
        <w:bottom w:val="none" w:sz="0" w:space="0" w:color="auto"/>
        <w:right w:val="none" w:sz="0" w:space="0" w:color="auto"/>
      </w:divBdr>
    </w:div>
    <w:div w:id="64452959">
      <w:bodyDiv w:val="1"/>
      <w:marLeft w:val="0"/>
      <w:marRight w:val="0"/>
      <w:marTop w:val="0"/>
      <w:marBottom w:val="0"/>
      <w:divBdr>
        <w:top w:val="none" w:sz="0" w:space="0" w:color="auto"/>
        <w:left w:val="none" w:sz="0" w:space="0" w:color="auto"/>
        <w:bottom w:val="none" w:sz="0" w:space="0" w:color="auto"/>
        <w:right w:val="none" w:sz="0" w:space="0" w:color="auto"/>
      </w:divBdr>
    </w:div>
    <w:div w:id="65156318">
      <w:bodyDiv w:val="1"/>
      <w:marLeft w:val="0"/>
      <w:marRight w:val="0"/>
      <w:marTop w:val="0"/>
      <w:marBottom w:val="0"/>
      <w:divBdr>
        <w:top w:val="none" w:sz="0" w:space="0" w:color="auto"/>
        <w:left w:val="none" w:sz="0" w:space="0" w:color="auto"/>
        <w:bottom w:val="none" w:sz="0" w:space="0" w:color="auto"/>
        <w:right w:val="none" w:sz="0" w:space="0" w:color="auto"/>
      </w:divBdr>
    </w:div>
    <w:div w:id="70127089">
      <w:bodyDiv w:val="1"/>
      <w:marLeft w:val="0"/>
      <w:marRight w:val="0"/>
      <w:marTop w:val="0"/>
      <w:marBottom w:val="0"/>
      <w:divBdr>
        <w:top w:val="none" w:sz="0" w:space="0" w:color="auto"/>
        <w:left w:val="none" w:sz="0" w:space="0" w:color="auto"/>
        <w:bottom w:val="none" w:sz="0" w:space="0" w:color="auto"/>
        <w:right w:val="none" w:sz="0" w:space="0" w:color="auto"/>
      </w:divBdr>
    </w:div>
    <w:div w:id="75903954">
      <w:bodyDiv w:val="1"/>
      <w:marLeft w:val="0"/>
      <w:marRight w:val="0"/>
      <w:marTop w:val="0"/>
      <w:marBottom w:val="0"/>
      <w:divBdr>
        <w:top w:val="none" w:sz="0" w:space="0" w:color="auto"/>
        <w:left w:val="none" w:sz="0" w:space="0" w:color="auto"/>
        <w:bottom w:val="none" w:sz="0" w:space="0" w:color="auto"/>
        <w:right w:val="none" w:sz="0" w:space="0" w:color="auto"/>
      </w:divBdr>
      <w:divsChild>
        <w:div w:id="1274167613">
          <w:marLeft w:val="480"/>
          <w:marRight w:val="0"/>
          <w:marTop w:val="0"/>
          <w:marBottom w:val="0"/>
          <w:divBdr>
            <w:top w:val="none" w:sz="0" w:space="0" w:color="auto"/>
            <w:left w:val="none" w:sz="0" w:space="0" w:color="auto"/>
            <w:bottom w:val="none" w:sz="0" w:space="0" w:color="auto"/>
            <w:right w:val="none" w:sz="0" w:space="0" w:color="auto"/>
          </w:divBdr>
        </w:div>
        <w:div w:id="1246452025">
          <w:marLeft w:val="480"/>
          <w:marRight w:val="0"/>
          <w:marTop w:val="0"/>
          <w:marBottom w:val="0"/>
          <w:divBdr>
            <w:top w:val="none" w:sz="0" w:space="0" w:color="auto"/>
            <w:left w:val="none" w:sz="0" w:space="0" w:color="auto"/>
            <w:bottom w:val="none" w:sz="0" w:space="0" w:color="auto"/>
            <w:right w:val="none" w:sz="0" w:space="0" w:color="auto"/>
          </w:divBdr>
        </w:div>
        <w:div w:id="305862750">
          <w:marLeft w:val="480"/>
          <w:marRight w:val="0"/>
          <w:marTop w:val="0"/>
          <w:marBottom w:val="0"/>
          <w:divBdr>
            <w:top w:val="none" w:sz="0" w:space="0" w:color="auto"/>
            <w:left w:val="none" w:sz="0" w:space="0" w:color="auto"/>
            <w:bottom w:val="none" w:sz="0" w:space="0" w:color="auto"/>
            <w:right w:val="none" w:sz="0" w:space="0" w:color="auto"/>
          </w:divBdr>
        </w:div>
        <w:div w:id="1670017921">
          <w:marLeft w:val="480"/>
          <w:marRight w:val="0"/>
          <w:marTop w:val="0"/>
          <w:marBottom w:val="0"/>
          <w:divBdr>
            <w:top w:val="none" w:sz="0" w:space="0" w:color="auto"/>
            <w:left w:val="none" w:sz="0" w:space="0" w:color="auto"/>
            <w:bottom w:val="none" w:sz="0" w:space="0" w:color="auto"/>
            <w:right w:val="none" w:sz="0" w:space="0" w:color="auto"/>
          </w:divBdr>
        </w:div>
        <w:div w:id="934899431">
          <w:marLeft w:val="480"/>
          <w:marRight w:val="0"/>
          <w:marTop w:val="0"/>
          <w:marBottom w:val="0"/>
          <w:divBdr>
            <w:top w:val="none" w:sz="0" w:space="0" w:color="auto"/>
            <w:left w:val="none" w:sz="0" w:space="0" w:color="auto"/>
            <w:bottom w:val="none" w:sz="0" w:space="0" w:color="auto"/>
            <w:right w:val="none" w:sz="0" w:space="0" w:color="auto"/>
          </w:divBdr>
        </w:div>
        <w:div w:id="1050836911">
          <w:marLeft w:val="480"/>
          <w:marRight w:val="0"/>
          <w:marTop w:val="0"/>
          <w:marBottom w:val="0"/>
          <w:divBdr>
            <w:top w:val="none" w:sz="0" w:space="0" w:color="auto"/>
            <w:left w:val="none" w:sz="0" w:space="0" w:color="auto"/>
            <w:bottom w:val="none" w:sz="0" w:space="0" w:color="auto"/>
            <w:right w:val="none" w:sz="0" w:space="0" w:color="auto"/>
          </w:divBdr>
        </w:div>
        <w:div w:id="456219368">
          <w:marLeft w:val="480"/>
          <w:marRight w:val="0"/>
          <w:marTop w:val="0"/>
          <w:marBottom w:val="0"/>
          <w:divBdr>
            <w:top w:val="none" w:sz="0" w:space="0" w:color="auto"/>
            <w:left w:val="none" w:sz="0" w:space="0" w:color="auto"/>
            <w:bottom w:val="none" w:sz="0" w:space="0" w:color="auto"/>
            <w:right w:val="none" w:sz="0" w:space="0" w:color="auto"/>
          </w:divBdr>
        </w:div>
        <w:div w:id="563562044">
          <w:marLeft w:val="480"/>
          <w:marRight w:val="0"/>
          <w:marTop w:val="0"/>
          <w:marBottom w:val="0"/>
          <w:divBdr>
            <w:top w:val="none" w:sz="0" w:space="0" w:color="auto"/>
            <w:left w:val="none" w:sz="0" w:space="0" w:color="auto"/>
            <w:bottom w:val="none" w:sz="0" w:space="0" w:color="auto"/>
            <w:right w:val="none" w:sz="0" w:space="0" w:color="auto"/>
          </w:divBdr>
        </w:div>
        <w:div w:id="144318005">
          <w:marLeft w:val="480"/>
          <w:marRight w:val="0"/>
          <w:marTop w:val="0"/>
          <w:marBottom w:val="0"/>
          <w:divBdr>
            <w:top w:val="none" w:sz="0" w:space="0" w:color="auto"/>
            <w:left w:val="none" w:sz="0" w:space="0" w:color="auto"/>
            <w:bottom w:val="none" w:sz="0" w:space="0" w:color="auto"/>
            <w:right w:val="none" w:sz="0" w:space="0" w:color="auto"/>
          </w:divBdr>
        </w:div>
        <w:div w:id="1719164050">
          <w:marLeft w:val="480"/>
          <w:marRight w:val="0"/>
          <w:marTop w:val="0"/>
          <w:marBottom w:val="0"/>
          <w:divBdr>
            <w:top w:val="none" w:sz="0" w:space="0" w:color="auto"/>
            <w:left w:val="none" w:sz="0" w:space="0" w:color="auto"/>
            <w:bottom w:val="none" w:sz="0" w:space="0" w:color="auto"/>
            <w:right w:val="none" w:sz="0" w:space="0" w:color="auto"/>
          </w:divBdr>
        </w:div>
        <w:div w:id="1738212807">
          <w:marLeft w:val="480"/>
          <w:marRight w:val="0"/>
          <w:marTop w:val="0"/>
          <w:marBottom w:val="0"/>
          <w:divBdr>
            <w:top w:val="none" w:sz="0" w:space="0" w:color="auto"/>
            <w:left w:val="none" w:sz="0" w:space="0" w:color="auto"/>
            <w:bottom w:val="none" w:sz="0" w:space="0" w:color="auto"/>
            <w:right w:val="none" w:sz="0" w:space="0" w:color="auto"/>
          </w:divBdr>
        </w:div>
        <w:div w:id="652180136">
          <w:marLeft w:val="480"/>
          <w:marRight w:val="0"/>
          <w:marTop w:val="0"/>
          <w:marBottom w:val="0"/>
          <w:divBdr>
            <w:top w:val="none" w:sz="0" w:space="0" w:color="auto"/>
            <w:left w:val="none" w:sz="0" w:space="0" w:color="auto"/>
            <w:bottom w:val="none" w:sz="0" w:space="0" w:color="auto"/>
            <w:right w:val="none" w:sz="0" w:space="0" w:color="auto"/>
          </w:divBdr>
        </w:div>
        <w:div w:id="442306726">
          <w:marLeft w:val="480"/>
          <w:marRight w:val="0"/>
          <w:marTop w:val="0"/>
          <w:marBottom w:val="0"/>
          <w:divBdr>
            <w:top w:val="none" w:sz="0" w:space="0" w:color="auto"/>
            <w:left w:val="none" w:sz="0" w:space="0" w:color="auto"/>
            <w:bottom w:val="none" w:sz="0" w:space="0" w:color="auto"/>
            <w:right w:val="none" w:sz="0" w:space="0" w:color="auto"/>
          </w:divBdr>
        </w:div>
        <w:div w:id="1151484587">
          <w:marLeft w:val="480"/>
          <w:marRight w:val="0"/>
          <w:marTop w:val="0"/>
          <w:marBottom w:val="0"/>
          <w:divBdr>
            <w:top w:val="none" w:sz="0" w:space="0" w:color="auto"/>
            <w:left w:val="none" w:sz="0" w:space="0" w:color="auto"/>
            <w:bottom w:val="none" w:sz="0" w:space="0" w:color="auto"/>
            <w:right w:val="none" w:sz="0" w:space="0" w:color="auto"/>
          </w:divBdr>
        </w:div>
        <w:div w:id="996148970">
          <w:marLeft w:val="480"/>
          <w:marRight w:val="0"/>
          <w:marTop w:val="0"/>
          <w:marBottom w:val="0"/>
          <w:divBdr>
            <w:top w:val="none" w:sz="0" w:space="0" w:color="auto"/>
            <w:left w:val="none" w:sz="0" w:space="0" w:color="auto"/>
            <w:bottom w:val="none" w:sz="0" w:space="0" w:color="auto"/>
            <w:right w:val="none" w:sz="0" w:space="0" w:color="auto"/>
          </w:divBdr>
        </w:div>
        <w:div w:id="1149319287">
          <w:marLeft w:val="480"/>
          <w:marRight w:val="0"/>
          <w:marTop w:val="0"/>
          <w:marBottom w:val="0"/>
          <w:divBdr>
            <w:top w:val="none" w:sz="0" w:space="0" w:color="auto"/>
            <w:left w:val="none" w:sz="0" w:space="0" w:color="auto"/>
            <w:bottom w:val="none" w:sz="0" w:space="0" w:color="auto"/>
            <w:right w:val="none" w:sz="0" w:space="0" w:color="auto"/>
          </w:divBdr>
        </w:div>
        <w:div w:id="1441339421">
          <w:marLeft w:val="480"/>
          <w:marRight w:val="0"/>
          <w:marTop w:val="0"/>
          <w:marBottom w:val="0"/>
          <w:divBdr>
            <w:top w:val="none" w:sz="0" w:space="0" w:color="auto"/>
            <w:left w:val="none" w:sz="0" w:space="0" w:color="auto"/>
            <w:bottom w:val="none" w:sz="0" w:space="0" w:color="auto"/>
            <w:right w:val="none" w:sz="0" w:space="0" w:color="auto"/>
          </w:divBdr>
        </w:div>
        <w:div w:id="581184772">
          <w:marLeft w:val="480"/>
          <w:marRight w:val="0"/>
          <w:marTop w:val="0"/>
          <w:marBottom w:val="0"/>
          <w:divBdr>
            <w:top w:val="none" w:sz="0" w:space="0" w:color="auto"/>
            <w:left w:val="none" w:sz="0" w:space="0" w:color="auto"/>
            <w:bottom w:val="none" w:sz="0" w:space="0" w:color="auto"/>
            <w:right w:val="none" w:sz="0" w:space="0" w:color="auto"/>
          </w:divBdr>
        </w:div>
        <w:div w:id="2135907304">
          <w:marLeft w:val="480"/>
          <w:marRight w:val="0"/>
          <w:marTop w:val="0"/>
          <w:marBottom w:val="0"/>
          <w:divBdr>
            <w:top w:val="none" w:sz="0" w:space="0" w:color="auto"/>
            <w:left w:val="none" w:sz="0" w:space="0" w:color="auto"/>
            <w:bottom w:val="none" w:sz="0" w:space="0" w:color="auto"/>
            <w:right w:val="none" w:sz="0" w:space="0" w:color="auto"/>
          </w:divBdr>
        </w:div>
        <w:div w:id="59720595">
          <w:marLeft w:val="480"/>
          <w:marRight w:val="0"/>
          <w:marTop w:val="0"/>
          <w:marBottom w:val="0"/>
          <w:divBdr>
            <w:top w:val="none" w:sz="0" w:space="0" w:color="auto"/>
            <w:left w:val="none" w:sz="0" w:space="0" w:color="auto"/>
            <w:bottom w:val="none" w:sz="0" w:space="0" w:color="auto"/>
            <w:right w:val="none" w:sz="0" w:space="0" w:color="auto"/>
          </w:divBdr>
        </w:div>
        <w:div w:id="182206738">
          <w:marLeft w:val="480"/>
          <w:marRight w:val="0"/>
          <w:marTop w:val="0"/>
          <w:marBottom w:val="0"/>
          <w:divBdr>
            <w:top w:val="none" w:sz="0" w:space="0" w:color="auto"/>
            <w:left w:val="none" w:sz="0" w:space="0" w:color="auto"/>
            <w:bottom w:val="none" w:sz="0" w:space="0" w:color="auto"/>
            <w:right w:val="none" w:sz="0" w:space="0" w:color="auto"/>
          </w:divBdr>
        </w:div>
        <w:div w:id="1970626969">
          <w:marLeft w:val="480"/>
          <w:marRight w:val="0"/>
          <w:marTop w:val="0"/>
          <w:marBottom w:val="0"/>
          <w:divBdr>
            <w:top w:val="none" w:sz="0" w:space="0" w:color="auto"/>
            <w:left w:val="none" w:sz="0" w:space="0" w:color="auto"/>
            <w:bottom w:val="none" w:sz="0" w:space="0" w:color="auto"/>
            <w:right w:val="none" w:sz="0" w:space="0" w:color="auto"/>
          </w:divBdr>
        </w:div>
        <w:div w:id="1263145405">
          <w:marLeft w:val="480"/>
          <w:marRight w:val="0"/>
          <w:marTop w:val="0"/>
          <w:marBottom w:val="0"/>
          <w:divBdr>
            <w:top w:val="none" w:sz="0" w:space="0" w:color="auto"/>
            <w:left w:val="none" w:sz="0" w:space="0" w:color="auto"/>
            <w:bottom w:val="none" w:sz="0" w:space="0" w:color="auto"/>
            <w:right w:val="none" w:sz="0" w:space="0" w:color="auto"/>
          </w:divBdr>
        </w:div>
        <w:div w:id="59258089">
          <w:marLeft w:val="480"/>
          <w:marRight w:val="0"/>
          <w:marTop w:val="0"/>
          <w:marBottom w:val="0"/>
          <w:divBdr>
            <w:top w:val="none" w:sz="0" w:space="0" w:color="auto"/>
            <w:left w:val="none" w:sz="0" w:space="0" w:color="auto"/>
            <w:bottom w:val="none" w:sz="0" w:space="0" w:color="auto"/>
            <w:right w:val="none" w:sz="0" w:space="0" w:color="auto"/>
          </w:divBdr>
        </w:div>
        <w:div w:id="1396123976">
          <w:marLeft w:val="480"/>
          <w:marRight w:val="0"/>
          <w:marTop w:val="0"/>
          <w:marBottom w:val="0"/>
          <w:divBdr>
            <w:top w:val="none" w:sz="0" w:space="0" w:color="auto"/>
            <w:left w:val="none" w:sz="0" w:space="0" w:color="auto"/>
            <w:bottom w:val="none" w:sz="0" w:space="0" w:color="auto"/>
            <w:right w:val="none" w:sz="0" w:space="0" w:color="auto"/>
          </w:divBdr>
        </w:div>
        <w:div w:id="1154876918">
          <w:marLeft w:val="480"/>
          <w:marRight w:val="0"/>
          <w:marTop w:val="0"/>
          <w:marBottom w:val="0"/>
          <w:divBdr>
            <w:top w:val="none" w:sz="0" w:space="0" w:color="auto"/>
            <w:left w:val="none" w:sz="0" w:space="0" w:color="auto"/>
            <w:bottom w:val="none" w:sz="0" w:space="0" w:color="auto"/>
            <w:right w:val="none" w:sz="0" w:space="0" w:color="auto"/>
          </w:divBdr>
        </w:div>
        <w:div w:id="1189372943">
          <w:marLeft w:val="480"/>
          <w:marRight w:val="0"/>
          <w:marTop w:val="0"/>
          <w:marBottom w:val="0"/>
          <w:divBdr>
            <w:top w:val="none" w:sz="0" w:space="0" w:color="auto"/>
            <w:left w:val="none" w:sz="0" w:space="0" w:color="auto"/>
            <w:bottom w:val="none" w:sz="0" w:space="0" w:color="auto"/>
            <w:right w:val="none" w:sz="0" w:space="0" w:color="auto"/>
          </w:divBdr>
        </w:div>
        <w:div w:id="1207526199">
          <w:marLeft w:val="480"/>
          <w:marRight w:val="0"/>
          <w:marTop w:val="0"/>
          <w:marBottom w:val="0"/>
          <w:divBdr>
            <w:top w:val="none" w:sz="0" w:space="0" w:color="auto"/>
            <w:left w:val="none" w:sz="0" w:space="0" w:color="auto"/>
            <w:bottom w:val="none" w:sz="0" w:space="0" w:color="auto"/>
            <w:right w:val="none" w:sz="0" w:space="0" w:color="auto"/>
          </w:divBdr>
        </w:div>
        <w:div w:id="1751926526">
          <w:marLeft w:val="480"/>
          <w:marRight w:val="0"/>
          <w:marTop w:val="0"/>
          <w:marBottom w:val="0"/>
          <w:divBdr>
            <w:top w:val="none" w:sz="0" w:space="0" w:color="auto"/>
            <w:left w:val="none" w:sz="0" w:space="0" w:color="auto"/>
            <w:bottom w:val="none" w:sz="0" w:space="0" w:color="auto"/>
            <w:right w:val="none" w:sz="0" w:space="0" w:color="auto"/>
          </w:divBdr>
        </w:div>
        <w:div w:id="506411210">
          <w:marLeft w:val="480"/>
          <w:marRight w:val="0"/>
          <w:marTop w:val="0"/>
          <w:marBottom w:val="0"/>
          <w:divBdr>
            <w:top w:val="none" w:sz="0" w:space="0" w:color="auto"/>
            <w:left w:val="none" w:sz="0" w:space="0" w:color="auto"/>
            <w:bottom w:val="none" w:sz="0" w:space="0" w:color="auto"/>
            <w:right w:val="none" w:sz="0" w:space="0" w:color="auto"/>
          </w:divBdr>
        </w:div>
        <w:div w:id="1085297016">
          <w:marLeft w:val="480"/>
          <w:marRight w:val="0"/>
          <w:marTop w:val="0"/>
          <w:marBottom w:val="0"/>
          <w:divBdr>
            <w:top w:val="none" w:sz="0" w:space="0" w:color="auto"/>
            <w:left w:val="none" w:sz="0" w:space="0" w:color="auto"/>
            <w:bottom w:val="none" w:sz="0" w:space="0" w:color="auto"/>
            <w:right w:val="none" w:sz="0" w:space="0" w:color="auto"/>
          </w:divBdr>
        </w:div>
        <w:div w:id="108356877">
          <w:marLeft w:val="480"/>
          <w:marRight w:val="0"/>
          <w:marTop w:val="0"/>
          <w:marBottom w:val="0"/>
          <w:divBdr>
            <w:top w:val="none" w:sz="0" w:space="0" w:color="auto"/>
            <w:left w:val="none" w:sz="0" w:space="0" w:color="auto"/>
            <w:bottom w:val="none" w:sz="0" w:space="0" w:color="auto"/>
            <w:right w:val="none" w:sz="0" w:space="0" w:color="auto"/>
          </w:divBdr>
        </w:div>
        <w:div w:id="1226329869">
          <w:marLeft w:val="480"/>
          <w:marRight w:val="0"/>
          <w:marTop w:val="0"/>
          <w:marBottom w:val="0"/>
          <w:divBdr>
            <w:top w:val="none" w:sz="0" w:space="0" w:color="auto"/>
            <w:left w:val="none" w:sz="0" w:space="0" w:color="auto"/>
            <w:bottom w:val="none" w:sz="0" w:space="0" w:color="auto"/>
            <w:right w:val="none" w:sz="0" w:space="0" w:color="auto"/>
          </w:divBdr>
        </w:div>
        <w:div w:id="1428233673">
          <w:marLeft w:val="480"/>
          <w:marRight w:val="0"/>
          <w:marTop w:val="0"/>
          <w:marBottom w:val="0"/>
          <w:divBdr>
            <w:top w:val="none" w:sz="0" w:space="0" w:color="auto"/>
            <w:left w:val="none" w:sz="0" w:space="0" w:color="auto"/>
            <w:bottom w:val="none" w:sz="0" w:space="0" w:color="auto"/>
            <w:right w:val="none" w:sz="0" w:space="0" w:color="auto"/>
          </w:divBdr>
        </w:div>
        <w:div w:id="1159422041">
          <w:marLeft w:val="480"/>
          <w:marRight w:val="0"/>
          <w:marTop w:val="0"/>
          <w:marBottom w:val="0"/>
          <w:divBdr>
            <w:top w:val="none" w:sz="0" w:space="0" w:color="auto"/>
            <w:left w:val="none" w:sz="0" w:space="0" w:color="auto"/>
            <w:bottom w:val="none" w:sz="0" w:space="0" w:color="auto"/>
            <w:right w:val="none" w:sz="0" w:space="0" w:color="auto"/>
          </w:divBdr>
        </w:div>
        <w:div w:id="1396077839">
          <w:marLeft w:val="480"/>
          <w:marRight w:val="0"/>
          <w:marTop w:val="0"/>
          <w:marBottom w:val="0"/>
          <w:divBdr>
            <w:top w:val="none" w:sz="0" w:space="0" w:color="auto"/>
            <w:left w:val="none" w:sz="0" w:space="0" w:color="auto"/>
            <w:bottom w:val="none" w:sz="0" w:space="0" w:color="auto"/>
            <w:right w:val="none" w:sz="0" w:space="0" w:color="auto"/>
          </w:divBdr>
        </w:div>
        <w:div w:id="2091537231">
          <w:marLeft w:val="480"/>
          <w:marRight w:val="0"/>
          <w:marTop w:val="0"/>
          <w:marBottom w:val="0"/>
          <w:divBdr>
            <w:top w:val="none" w:sz="0" w:space="0" w:color="auto"/>
            <w:left w:val="none" w:sz="0" w:space="0" w:color="auto"/>
            <w:bottom w:val="none" w:sz="0" w:space="0" w:color="auto"/>
            <w:right w:val="none" w:sz="0" w:space="0" w:color="auto"/>
          </w:divBdr>
        </w:div>
        <w:div w:id="827601398">
          <w:marLeft w:val="480"/>
          <w:marRight w:val="0"/>
          <w:marTop w:val="0"/>
          <w:marBottom w:val="0"/>
          <w:divBdr>
            <w:top w:val="none" w:sz="0" w:space="0" w:color="auto"/>
            <w:left w:val="none" w:sz="0" w:space="0" w:color="auto"/>
            <w:bottom w:val="none" w:sz="0" w:space="0" w:color="auto"/>
            <w:right w:val="none" w:sz="0" w:space="0" w:color="auto"/>
          </w:divBdr>
        </w:div>
        <w:div w:id="1382166737">
          <w:marLeft w:val="480"/>
          <w:marRight w:val="0"/>
          <w:marTop w:val="0"/>
          <w:marBottom w:val="0"/>
          <w:divBdr>
            <w:top w:val="none" w:sz="0" w:space="0" w:color="auto"/>
            <w:left w:val="none" w:sz="0" w:space="0" w:color="auto"/>
            <w:bottom w:val="none" w:sz="0" w:space="0" w:color="auto"/>
            <w:right w:val="none" w:sz="0" w:space="0" w:color="auto"/>
          </w:divBdr>
        </w:div>
        <w:div w:id="1249196815">
          <w:marLeft w:val="480"/>
          <w:marRight w:val="0"/>
          <w:marTop w:val="0"/>
          <w:marBottom w:val="0"/>
          <w:divBdr>
            <w:top w:val="none" w:sz="0" w:space="0" w:color="auto"/>
            <w:left w:val="none" w:sz="0" w:space="0" w:color="auto"/>
            <w:bottom w:val="none" w:sz="0" w:space="0" w:color="auto"/>
            <w:right w:val="none" w:sz="0" w:space="0" w:color="auto"/>
          </w:divBdr>
        </w:div>
        <w:div w:id="1007488743">
          <w:marLeft w:val="480"/>
          <w:marRight w:val="0"/>
          <w:marTop w:val="0"/>
          <w:marBottom w:val="0"/>
          <w:divBdr>
            <w:top w:val="none" w:sz="0" w:space="0" w:color="auto"/>
            <w:left w:val="none" w:sz="0" w:space="0" w:color="auto"/>
            <w:bottom w:val="none" w:sz="0" w:space="0" w:color="auto"/>
            <w:right w:val="none" w:sz="0" w:space="0" w:color="auto"/>
          </w:divBdr>
        </w:div>
        <w:div w:id="1372727918">
          <w:marLeft w:val="480"/>
          <w:marRight w:val="0"/>
          <w:marTop w:val="0"/>
          <w:marBottom w:val="0"/>
          <w:divBdr>
            <w:top w:val="none" w:sz="0" w:space="0" w:color="auto"/>
            <w:left w:val="none" w:sz="0" w:space="0" w:color="auto"/>
            <w:bottom w:val="none" w:sz="0" w:space="0" w:color="auto"/>
            <w:right w:val="none" w:sz="0" w:space="0" w:color="auto"/>
          </w:divBdr>
        </w:div>
        <w:div w:id="1327707723">
          <w:marLeft w:val="480"/>
          <w:marRight w:val="0"/>
          <w:marTop w:val="0"/>
          <w:marBottom w:val="0"/>
          <w:divBdr>
            <w:top w:val="none" w:sz="0" w:space="0" w:color="auto"/>
            <w:left w:val="none" w:sz="0" w:space="0" w:color="auto"/>
            <w:bottom w:val="none" w:sz="0" w:space="0" w:color="auto"/>
            <w:right w:val="none" w:sz="0" w:space="0" w:color="auto"/>
          </w:divBdr>
        </w:div>
        <w:div w:id="1862816059">
          <w:marLeft w:val="480"/>
          <w:marRight w:val="0"/>
          <w:marTop w:val="0"/>
          <w:marBottom w:val="0"/>
          <w:divBdr>
            <w:top w:val="none" w:sz="0" w:space="0" w:color="auto"/>
            <w:left w:val="none" w:sz="0" w:space="0" w:color="auto"/>
            <w:bottom w:val="none" w:sz="0" w:space="0" w:color="auto"/>
            <w:right w:val="none" w:sz="0" w:space="0" w:color="auto"/>
          </w:divBdr>
        </w:div>
        <w:div w:id="1790007409">
          <w:marLeft w:val="480"/>
          <w:marRight w:val="0"/>
          <w:marTop w:val="0"/>
          <w:marBottom w:val="0"/>
          <w:divBdr>
            <w:top w:val="none" w:sz="0" w:space="0" w:color="auto"/>
            <w:left w:val="none" w:sz="0" w:space="0" w:color="auto"/>
            <w:bottom w:val="none" w:sz="0" w:space="0" w:color="auto"/>
            <w:right w:val="none" w:sz="0" w:space="0" w:color="auto"/>
          </w:divBdr>
        </w:div>
        <w:div w:id="256448310">
          <w:marLeft w:val="480"/>
          <w:marRight w:val="0"/>
          <w:marTop w:val="0"/>
          <w:marBottom w:val="0"/>
          <w:divBdr>
            <w:top w:val="none" w:sz="0" w:space="0" w:color="auto"/>
            <w:left w:val="none" w:sz="0" w:space="0" w:color="auto"/>
            <w:bottom w:val="none" w:sz="0" w:space="0" w:color="auto"/>
            <w:right w:val="none" w:sz="0" w:space="0" w:color="auto"/>
          </w:divBdr>
        </w:div>
        <w:div w:id="242223134">
          <w:marLeft w:val="480"/>
          <w:marRight w:val="0"/>
          <w:marTop w:val="0"/>
          <w:marBottom w:val="0"/>
          <w:divBdr>
            <w:top w:val="none" w:sz="0" w:space="0" w:color="auto"/>
            <w:left w:val="none" w:sz="0" w:space="0" w:color="auto"/>
            <w:bottom w:val="none" w:sz="0" w:space="0" w:color="auto"/>
            <w:right w:val="none" w:sz="0" w:space="0" w:color="auto"/>
          </w:divBdr>
        </w:div>
        <w:div w:id="1822887901">
          <w:marLeft w:val="480"/>
          <w:marRight w:val="0"/>
          <w:marTop w:val="0"/>
          <w:marBottom w:val="0"/>
          <w:divBdr>
            <w:top w:val="none" w:sz="0" w:space="0" w:color="auto"/>
            <w:left w:val="none" w:sz="0" w:space="0" w:color="auto"/>
            <w:bottom w:val="none" w:sz="0" w:space="0" w:color="auto"/>
            <w:right w:val="none" w:sz="0" w:space="0" w:color="auto"/>
          </w:divBdr>
        </w:div>
        <w:div w:id="572198437">
          <w:marLeft w:val="480"/>
          <w:marRight w:val="0"/>
          <w:marTop w:val="0"/>
          <w:marBottom w:val="0"/>
          <w:divBdr>
            <w:top w:val="none" w:sz="0" w:space="0" w:color="auto"/>
            <w:left w:val="none" w:sz="0" w:space="0" w:color="auto"/>
            <w:bottom w:val="none" w:sz="0" w:space="0" w:color="auto"/>
            <w:right w:val="none" w:sz="0" w:space="0" w:color="auto"/>
          </w:divBdr>
        </w:div>
        <w:div w:id="626744304">
          <w:marLeft w:val="480"/>
          <w:marRight w:val="0"/>
          <w:marTop w:val="0"/>
          <w:marBottom w:val="0"/>
          <w:divBdr>
            <w:top w:val="none" w:sz="0" w:space="0" w:color="auto"/>
            <w:left w:val="none" w:sz="0" w:space="0" w:color="auto"/>
            <w:bottom w:val="none" w:sz="0" w:space="0" w:color="auto"/>
            <w:right w:val="none" w:sz="0" w:space="0" w:color="auto"/>
          </w:divBdr>
        </w:div>
        <w:div w:id="825511836">
          <w:marLeft w:val="480"/>
          <w:marRight w:val="0"/>
          <w:marTop w:val="0"/>
          <w:marBottom w:val="0"/>
          <w:divBdr>
            <w:top w:val="none" w:sz="0" w:space="0" w:color="auto"/>
            <w:left w:val="none" w:sz="0" w:space="0" w:color="auto"/>
            <w:bottom w:val="none" w:sz="0" w:space="0" w:color="auto"/>
            <w:right w:val="none" w:sz="0" w:space="0" w:color="auto"/>
          </w:divBdr>
        </w:div>
        <w:div w:id="578028958">
          <w:marLeft w:val="480"/>
          <w:marRight w:val="0"/>
          <w:marTop w:val="0"/>
          <w:marBottom w:val="0"/>
          <w:divBdr>
            <w:top w:val="none" w:sz="0" w:space="0" w:color="auto"/>
            <w:left w:val="none" w:sz="0" w:space="0" w:color="auto"/>
            <w:bottom w:val="none" w:sz="0" w:space="0" w:color="auto"/>
            <w:right w:val="none" w:sz="0" w:space="0" w:color="auto"/>
          </w:divBdr>
        </w:div>
        <w:div w:id="2011564235">
          <w:marLeft w:val="480"/>
          <w:marRight w:val="0"/>
          <w:marTop w:val="0"/>
          <w:marBottom w:val="0"/>
          <w:divBdr>
            <w:top w:val="none" w:sz="0" w:space="0" w:color="auto"/>
            <w:left w:val="none" w:sz="0" w:space="0" w:color="auto"/>
            <w:bottom w:val="none" w:sz="0" w:space="0" w:color="auto"/>
            <w:right w:val="none" w:sz="0" w:space="0" w:color="auto"/>
          </w:divBdr>
        </w:div>
        <w:div w:id="1552375805">
          <w:marLeft w:val="480"/>
          <w:marRight w:val="0"/>
          <w:marTop w:val="0"/>
          <w:marBottom w:val="0"/>
          <w:divBdr>
            <w:top w:val="none" w:sz="0" w:space="0" w:color="auto"/>
            <w:left w:val="none" w:sz="0" w:space="0" w:color="auto"/>
            <w:bottom w:val="none" w:sz="0" w:space="0" w:color="auto"/>
            <w:right w:val="none" w:sz="0" w:space="0" w:color="auto"/>
          </w:divBdr>
        </w:div>
        <w:div w:id="293172295">
          <w:marLeft w:val="480"/>
          <w:marRight w:val="0"/>
          <w:marTop w:val="0"/>
          <w:marBottom w:val="0"/>
          <w:divBdr>
            <w:top w:val="none" w:sz="0" w:space="0" w:color="auto"/>
            <w:left w:val="none" w:sz="0" w:space="0" w:color="auto"/>
            <w:bottom w:val="none" w:sz="0" w:space="0" w:color="auto"/>
            <w:right w:val="none" w:sz="0" w:space="0" w:color="auto"/>
          </w:divBdr>
        </w:div>
        <w:div w:id="2045791374">
          <w:marLeft w:val="480"/>
          <w:marRight w:val="0"/>
          <w:marTop w:val="0"/>
          <w:marBottom w:val="0"/>
          <w:divBdr>
            <w:top w:val="none" w:sz="0" w:space="0" w:color="auto"/>
            <w:left w:val="none" w:sz="0" w:space="0" w:color="auto"/>
            <w:bottom w:val="none" w:sz="0" w:space="0" w:color="auto"/>
            <w:right w:val="none" w:sz="0" w:space="0" w:color="auto"/>
          </w:divBdr>
        </w:div>
        <w:div w:id="241108297">
          <w:marLeft w:val="480"/>
          <w:marRight w:val="0"/>
          <w:marTop w:val="0"/>
          <w:marBottom w:val="0"/>
          <w:divBdr>
            <w:top w:val="none" w:sz="0" w:space="0" w:color="auto"/>
            <w:left w:val="none" w:sz="0" w:space="0" w:color="auto"/>
            <w:bottom w:val="none" w:sz="0" w:space="0" w:color="auto"/>
            <w:right w:val="none" w:sz="0" w:space="0" w:color="auto"/>
          </w:divBdr>
        </w:div>
        <w:div w:id="1061707440">
          <w:marLeft w:val="480"/>
          <w:marRight w:val="0"/>
          <w:marTop w:val="0"/>
          <w:marBottom w:val="0"/>
          <w:divBdr>
            <w:top w:val="none" w:sz="0" w:space="0" w:color="auto"/>
            <w:left w:val="none" w:sz="0" w:space="0" w:color="auto"/>
            <w:bottom w:val="none" w:sz="0" w:space="0" w:color="auto"/>
            <w:right w:val="none" w:sz="0" w:space="0" w:color="auto"/>
          </w:divBdr>
        </w:div>
        <w:div w:id="466095522">
          <w:marLeft w:val="480"/>
          <w:marRight w:val="0"/>
          <w:marTop w:val="0"/>
          <w:marBottom w:val="0"/>
          <w:divBdr>
            <w:top w:val="none" w:sz="0" w:space="0" w:color="auto"/>
            <w:left w:val="none" w:sz="0" w:space="0" w:color="auto"/>
            <w:bottom w:val="none" w:sz="0" w:space="0" w:color="auto"/>
            <w:right w:val="none" w:sz="0" w:space="0" w:color="auto"/>
          </w:divBdr>
        </w:div>
        <w:div w:id="408429869">
          <w:marLeft w:val="480"/>
          <w:marRight w:val="0"/>
          <w:marTop w:val="0"/>
          <w:marBottom w:val="0"/>
          <w:divBdr>
            <w:top w:val="none" w:sz="0" w:space="0" w:color="auto"/>
            <w:left w:val="none" w:sz="0" w:space="0" w:color="auto"/>
            <w:bottom w:val="none" w:sz="0" w:space="0" w:color="auto"/>
            <w:right w:val="none" w:sz="0" w:space="0" w:color="auto"/>
          </w:divBdr>
        </w:div>
        <w:div w:id="1153638497">
          <w:marLeft w:val="480"/>
          <w:marRight w:val="0"/>
          <w:marTop w:val="0"/>
          <w:marBottom w:val="0"/>
          <w:divBdr>
            <w:top w:val="none" w:sz="0" w:space="0" w:color="auto"/>
            <w:left w:val="none" w:sz="0" w:space="0" w:color="auto"/>
            <w:bottom w:val="none" w:sz="0" w:space="0" w:color="auto"/>
            <w:right w:val="none" w:sz="0" w:space="0" w:color="auto"/>
          </w:divBdr>
        </w:div>
        <w:div w:id="1224441208">
          <w:marLeft w:val="480"/>
          <w:marRight w:val="0"/>
          <w:marTop w:val="0"/>
          <w:marBottom w:val="0"/>
          <w:divBdr>
            <w:top w:val="none" w:sz="0" w:space="0" w:color="auto"/>
            <w:left w:val="none" w:sz="0" w:space="0" w:color="auto"/>
            <w:bottom w:val="none" w:sz="0" w:space="0" w:color="auto"/>
            <w:right w:val="none" w:sz="0" w:space="0" w:color="auto"/>
          </w:divBdr>
        </w:div>
      </w:divsChild>
    </w:div>
    <w:div w:id="76293778">
      <w:bodyDiv w:val="1"/>
      <w:marLeft w:val="0"/>
      <w:marRight w:val="0"/>
      <w:marTop w:val="0"/>
      <w:marBottom w:val="0"/>
      <w:divBdr>
        <w:top w:val="none" w:sz="0" w:space="0" w:color="auto"/>
        <w:left w:val="none" w:sz="0" w:space="0" w:color="auto"/>
        <w:bottom w:val="none" w:sz="0" w:space="0" w:color="auto"/>
        <w:right w:val="none" w:sz="0" w:space="0" w:color="auto"/>
      </w:divBdr>
    </w:div>
    <w:div w:id="76707946">
      <w:bodyDiv w:val="1"/>
      <w:marLeft w:val="0"/>
      <w:marRight w:val="0"/>
      <w:marTop w:val="0"/>
      <w:marBottom w:val="0"/>
      <w:divBdr>
        <w:top w:val="none" w:sz="0" w:space="0" w:color="auto"/>
        <w:left w:val="none" w:sz="0" w:space="0" w:color="auto"/>
        <w:bottom w:val="none" w:sz="0" w:space="0" w:color="auto"/>
        <w:right w:val="none" w:sz="0" w:space="0" w:color="auto"/>
      </w:divBdr>
    </w:div>
    <w:div w:id="77138696">
      <w:bodyDiv w:val="1"/>
      <w:marLeft w:val="0"/>
      <w:marRight w:val="0"/>
      <w:marTop w:val="0"/>
      <w:marBottom w:val="0"/>
      <w:divBdr>
        <w:top w:val="none" w:sz="0" w:space="0" w:color="auto"/>
        <w:left w:val="none" w:sz="0" w:space="0" w:color="auto"/>
        <w:bottom w:val="none" w:sz="0" w:space="0" w:color="auto"/>
        <w:right w:val="none" w:sz="0" w:space="0" w:color="auto"/>
      </w:divBdr>
    </w:div>
    <w:div w:id="79757871">
      <w:bodyDiv w:val="1"/>
      <w:marLeft w:val="0"/>
      <w:marRight w:val="0"/>
      <w:marTop w:val="0"/>
      <w:marBottom w:val="0"/>
      <w:divBdr>
        <w:top w:val="none" w:sz="0" w:space="0" w:color="auto"/>
        <w:left w:val="none" w:sz="0" w:space="0" w:color="auto"/>
        <w:bottom w:val="none" w:sz="0" w:space="0" w:color="auto"/>
        <w:right w:val="none" w:sz="0" w:space="0" w:color="auto"/>
      </w:divBdr>
    </w:div>
    <w:div w:id="83914803">
      <w:bodyDiv w:val="1"/>
      <w:marLeft w:val="0"/>
      <w:marRight w:val="0"/>
      <w:marTop w:val="0"/>
      <w:marBottom w:val="0"/>
      <w:divBdr>
        <w:top w:val="none" w:sz="0" w:space="0" w:color="auto"/>
        <w:left w:val="none" w:sz="0" w:space="0" w:color="auto"/>
        <w:bottom w:val="none" w:sz="0" w:space="0" w:color="auto"/>
        <w:right w:val="none" w:sz="0" w:space="0" w:color="auto"/>
      </w:divBdr>
    </w:div>
    <w:div w:id="90662482">
      <w:bodyDiv w:val="1"/>
      <w:marLeft w:val="0"/>
      <w:marRight w:val="0"/>
      <w:marTop w:val="0"/>
      <w:marBottom w:val="0"/>
      <w:divBdr>
        <w:top w:val="none" w:sz="0" w:space="0" w:color="auto"/>
        <w:left w:val="none" w:sz="0" w:space="0" w:color="auto"/>
        <w:bottom w:val="none" w:sz="0" w:space="0" w:color="auto"/>
        <w:right w:val="none" w:sz="0" w:space="0" w:color="auto"/>
      </w:divBdr>
    </w:div>
    <w:div w:id="90903047">
      <w:bodyDiv w:val="1"/>
      <w:marLeft w:val="0"/>
      <w:marRight w:val="0"/>
      <w:marTop w:val="0"/>
      <w:marBottom w:val="0"/>
      <w:divBdr>
        <w:top w:val="none" w:sz="0" w:space="0" w:color="auto"/>
        <w:left w:val="none" w:sz="0" w:space="0" w:color="auto"/>
        <w:bottom w:val="none" w:sz="0" w:space="0" w:color="auto"/>
        <w:right w:val="none" w:sz="0" w:space="0" w:color="auto"/>
      </w:divBdr>
    </w:div>
    <w:div w:id="91096386">
      <w:bodyDiv w:val="1"/>
      <w:marLeft w:val="0"/>
      <w:marRight w:val="0"/>
      <w:marTop w:val="0"/>
      <w:marBottom w:val="0"/>
      <w:divBdr>
        <w:top w:val="none" w:sz="0" w:space="0" w:color="auto"/>
        <w:left w:val="none" w:sz="0" w:space="0" w:color="auto"/>
        <w:bottom w:val="none" w:sz="0" w:space="0" w:color="auto"/>
        <w:right w:val="none" w:sz="0" w:space="0" w:color="auto"/>
      </w:divBdr>
    </w:div>
    <w:div w:id="91626706">
      <w:bodyDiv w:val="1"/>
      <w:marLeft w:val="0"/>
      <w:marRight w:val="0"/>
      <w:marTop w:val="0"/>
      <w:marBottom w:val="0"/>
      <w:divBdr>
        <w:top w:val="none" w:sz="0" w:space="0" w:color="auto"/>
        <w:left w:val="none" w:sz="0" w:space="0" w:color="auto"/>
        <w:bottom w:val="none" w:sz="0" w:space="0" w:color="auto"/>
        <w:right w:val="none" w:sz="0" w:space="0" w:color="auto"/>
      </w:divBdr>
    </w:div>
    <w:div w:id="92409212">
      <w:bodyDiv w:val="1"/>
      <w:marLeft w:val="0"/>
      <w:marRight w:val="0"/>
      <w:marTop w:val="0"/>
      <w:marBottom w:val="0"/>
      <w:divBdr>
        <w:top w:val="none" w:sz="0" w:space="0" w:color="auto"/>
        <w:left w:val="none" w:sz="0" w:space="0" w:color="auto"/>
        <w:bottom w:val="none" w:sz="0" w:space="0" w:color="auto"/>
        <w:right w:val="none" w:sz="0" w:space="0" w:color="auto"/>
      </w:divBdr>
    </w:div>
    <w:div w:id="93744642">
      <w:bodyDiv w:val="1"/>
      <w:marLeft w:val="0"/>
      <w:marRight w:val="0"/>
      <w:marTop w:val="0"/>
      <w:marBottom w:val="0"/>
      <w:divBdr>
        <w:top w:val="none" w:sz="0" w:space="0" w:color="auto"/>
        <w:left w:val="none" w:sz="0" w:space="0" w:color="auto"/>
        <w:bottom w:val="none" w:sz="0" w:space="0" w:color="auto"/>
        <w:right w:val="none" w:sz="0" w:space="0" w:color="auto"/>
      </w:divBdr>
    </w:div>
    <w:div w:id="96173301">
      <w:bodyDiv w:val="1"/>
      <w:marLeft w:val="0"/>
      <w:marRight w:val="0"/>
      <w:marTop w:val="0"/>
      <w:marBottom w:val="0"/>
      <w:divBdr>
        <w:top w:val="none" w:sz="0" w:space="0" w:color="auto"/>
        <w:left w:val="none" w:sz="0" w:space="0" w:color="auto"/>
        <w:bottom w:val="none" w:sz="0" w:space="0" w:color="auto"/>
        <w:right w:val="none" w:sz="0" w:space="0" w:color="auto"/>
      </w:divBdr>
    </w:div>
    <w:div w:id="99112138">
      <w:bodyDiv w:val="1"/>
      <w:marLeft w:val="0"/>
      <w:marRight w:val="0"/>
      <w:marTop w:val="0"/>
      <w:marBottom w:val="0"/>
      <w:divBdr>
        <w:top w:val="none" w:sz="0" w:space="0" w:color="auto"/>
        <w:left w:val="none" w:sz="0" w:space="0" w:color="auto"/>
        <w:bottom w:val="none" w:sz="0" w:space="0" w:color="auto"/>
        <w:right w:val="none" w:sz="0" w:space="0" w:color="auto"/>
      </w:divBdr>
    </w:div>
    <w:div w:id="99304643">
      <w:bodyDiv w:val="1"/>
      <w:marLeft w:val="0"/>
      <w:marRight w:val="0"/>
      <w:marTop w:val="0"/>
      <w:marBottom w:val="0"/>
      <w:divBdr>
        <w:top w:val="none" w:sz="0" w:space="0" w:color="auto"/>
        <w:left w:val="none" w:sz="0" w:space="0" w:color="auto"/>
        <w:bottom w:val="none" w:sz="0" w:space="0" w:color="auto"/>
        <w:right w:val="none" w:sz="0" w:space="0" w:color="auto"/>
      </w:divBdr>
    </w:div>
    <w:div w:id="101150661">
      <w:bodyDiv w:val="1"/>
      <w:marLeft w:val="0"/>
      <w:marRight w:val="0"/>
      <w:marTop w:val="0"/>
      <w:marBottom w:val="0"/>
      <w:divBdr>
        <w:top w:val="none" w:sz="0" w:space="0" w:color="auto"/>
        <w:left w:val="none" w:sz="0" w:space="0" w:color="auto"/>
        <w:bottom w:val="none" w:sz="0" w:space="0" w:color="auto"/>
        <w:right w:val="none" w:sz="0" w:space="0" w:color="auto"/>
      </w:divBdr>
    </w:div>
    <w:div w:id="107312627">
      <w:bodyDiv w:val="1"/>
      <w:marLeft w:val="0"/>
      <w:marRight w:val="0"/>
      <w:marTop w:val="0"/>
      <w:marBottom w:val="0"/>
      <w:divBdr>
        <w:top w:val="none" w:sz="0" w:space="0" w:color="auto"/>
        <w:left w:val="none" w:sz="0" w:space="0" w:color="auto"/>
        <w:bottom w:val="none" w:sz="0" w:space="0" w:color="auto"/>
        <w:right w:val="none" w:sz="0" w:space="0" w:color="auto"/>
      </w:divBdr>
    </w:div>
    <w:div w:id="113451997">
      <w:bodyDiv w:val="1"/>
      <w:marLeft w:val="0"/>
      <w:marRight w:val="0"/>
      <w:marTop w:val="0"/>
      <w:marBottom w:val="0"/>
      <w:divBdr>
        <w:top w:val="none" w:sz="0" w:space="0" w:color="auto"/>
        <w:left w:val="none" w:sz="0" w:space="0" w:color="auto"/>
        <w:bottom w:val="none" w:sz="0" w:space="0" w:color="auto"/>
        <w:right w:val="none" w:sz="0" w:space="0" w:color="auto"/>
      </w:divBdr>
    </w:div>
    <w:div w:id="114258289">
      <w:bodyDiv w:val="1"/>
      <w:marLeft w:val="0"/>
      <w:marRight w:val="0"/>
      <w:marTop w:val="0"/>
      <w:marBottom w:val="0"/>
      <w:divBdr>
        <w:top w:val="none" w:sz="0" w:space="0" w:color="auto"/>
        <w:left w:val="none" w:sz="0" w:space="0" w:color="auto"/>
        <w:bottom w:val="none" w:sz="0" w:space="0" w:color="auto"/>
        <w:right w:val="none" w:sz="0" w:space="0" w:color="auto"/>
      </w:divBdr>
    </w:div>
    <w:div w:id="115173762">
      <w:bodyDiv w:val="1"/>
      <w:marLeft w:val="0"/>
      <w:marRight w:val="0"/>
      <w:marTop w:val="0"/>
      <w:marBottom w:val="0"/>
      <w:divBdr>
        <w:top w:val="none" w:sz="0" w:space="0" w:color="auto"/>
        <w:left w:val="none" w:sz="0" w:space="0" w:color="auto"/>
        <w:bottom w:val="none" w:sz="0" w:space="0" w:color="auto"/>
        <w:right w:val="none" w:sz="0" w:space="0" w:color="auto"/>
      </w:divBdr>
    </w:div>
    <w:div w:id="115373739">
      <w:bodyDiv w:val="1"/>
      <w:marLeft w:val="0"/>
      <w:marRight w:val="0"/>
      <w:marTop w:val="0"/>
      <w:marBottom w:val="0"/>
      <w:divBdr>
        <w:top w:val="none" w:sz="0" w:space="0" w:color="auto"/>
        <w:left w:val="none" w:sz="0" w:space="0" w:color="auto"/>
        <w:bottom w:val="none" w:sz="0" w:space="0" w:color="auto"/>
        <w:right w:val="none" w:sz="0" w:space="0" w:color="auto"/>
      </w:divBdr>
    </w:div>
    <w:div w:id="117066036">
      <w:bodyDiv w:val="1"/>
      <w:marLeft w:val="0"/>
      <w:marRight w:val="0"/>
      <w:marTop w:val="0"/>
      <w:marBottom w:val="0"/>
      <w:divBdr>
        <w:top w:val="none" w:sz="0" w:space="0" w:color="auto"/>
        <w:left w:val="none" w:sz="0" w:space="0" w:color="auto"/>
        <w:bottom w:val="none" w:sz="0" w:space="0" w:color="auto"/>
        <w:right w:val="none" w:sz="0" w:space="0" w:color="auto"/>
      </w:divBdr>
    </w:div>
    <w:div w:id="119348643">
      <w:bodyDiv w:val="1"/>
      <w:marLeft w:val="0"/>
      <w:marRight w:val="0"/>
      <w:marTop w:val="0"/>
      <w:marBottom w:val="0"/>
      <w:divBdr>
        <w:top w:val="none" w:sz="0" w:space="0" w:color="auto"/>
        <w:left w:val="none" w:sz="0" w:space="0" w:color="auto"/>
        <w:bottom w:val="none" w:sz="0" w:space="0" w:color="auto"/>
        <w:right w:val="none" w:sz="0" w:space="0" w:color="auto"/>
      </w:divBdr>
    </w:div>
    <w:div w:id="120075576">
      <w:bodyDiv w:val="1"/>
      <w:marLeft w:val="0"/>
      <w:marRight w:val="0"/>
      <w:marTop w:val="0"/>
      <w:marBottom w:val="0"/>
      <w:divBdr>
        <w:top w:val="none" w:sz="0" w:space="0" w:color="auto"/>
        <w:left w:val="none" w:sz="0" w:space="0" w:color="auto"/>
        <w:bottom w:val="none" w:sz="0" w:space="0" w:color="auto"/>
        <w:right w:val="none" w:sz="0" w:space="0" w:color="auto"/>
      </w:divBdr>
      <w:divsChild>
        <w:div w:id="1423408796">
          <w:marLeft w:val="640"/>
          <w:marRight w:val="0"/>
          <w:marTop w:val="0"/>
          <w:marBottom w:val="0"/>
          <w:divBdr>
            <w:top w:val="none" w:sz="0" w:space="0" w:color="auto"/>
            <w:left w:val="none" w:sz="0" w:space="0" w:color="auto"/>
            <w:bottom w:val="none" w:sz="0" w:space="0" w:color="auto"/>
            <w:right w:val="none" w:sz="0" w:space="0" w:color="auto"/>
          </w:divBdr>
        </w:div>
        <w:div w:id="1452629248">
          <w:marLeft w:val="640"/>
          <w:marRight w:val="0"/>
          <w:marTop w:val="0"/>
          <w:marBottom w:val="0"/>
          <w:divBdr>
            <w:top w:val="none" w:sz="0" w:space="0" w:color="auto"/>
            <w:left w:val="none" w:sz="0" w:space="0" w:color="auto"/>
            <w:bottom w:val="none" w:sz="0" w:space="0" w:color="auto"/>
            <w:right w:val="none" w:sz="0" w:space="0" w:color="auto"/>
          </w:divBdr>
        </w:div>
        <w:div w:id="1612081617">
          <w:marLeft w:val="640"/>
          <w:marRight w:val="0"/>
          <w:marTop w:val="0"/>
          <w:marBottom w:val="0"/>
          <w:divBdr>
            <w:top w:val="none" w:sz="0" w:space="0" w:color="auto"/>
            <w:left w:val="none" w:sz="0" w:space="0" w:color="auto"/>
            <w:bottom w:val="none" w:sz="0" w:space="0" w:color="auto"/>
            <w:right w:val="none" w:sz="0" w:space="0" w:color="auto"/>
          </w:divBdr>
        </w:div>
        <w:div w:id="500198694">
          <w:marLeft w:val="640"/>
          <w:marRight w:val="0"/>
          <w:marTop w:val="0"/>
          <w:marBottom w:val="0"/>
          <w:divBdr>
            <w:top w:val="none" w:sz="0" w:space="0" w:color="auto"/>
            <w:left w:val="none" w:sz="0" w:space="0" w:color="auto"/>
            <w:bottom w:val="none" w:sz="0" w:space="0" w:color="auto"/>
            <w:right w:val="none" w:sz="0" w:space="0" w:color="auto"/>
          </w:divBdr>
        </w:div>
        <w:div w:id="2122723164">
          <w:marLeft w:val="640"/>
          <w:marRight w:val="0"/>
          <w:marTop w:val="0"/>
          <w:marBottom w:val="0"/>
          <w:divBdr>
            <w:top w:val="none" w:sz="0" w:space="0" w:color="auto"/>
            <w:left w:val="none" w:sz="0" w:space="0" w:color="auto"/>
            <w:bottom w:val="none" w:sz="0" w:space="0" w:color="auto"/>
            <w:right w:val="none" w:sz="0" w:space="0" w:color="auto"/>
          </w:divBdr>
        </w:div>
        <w:div w:id="7951359">
          <w:marLeft w:val="640"/>
          <w:marRight w:val="0"/>
          <w:marTop w:val="0"/>
          <w:marBottom w:val="0"/>
          <w:divBdr>
            <w:top w:val="none" w:sz="0" w:space="0" w:color="auto"/>
            <w:left w:val="none" w:sz="0" w:space="0" w:color="auto"/>
            <w:bottom w:val="none" w:sz="0" w:space="0" w:color="auto"/>
            <w:right w:val="none" w:sz="0" w:space="0" w:color="auto"/>
          </w:divBdr>
        </w:div>
        <w:div w:id="125319243">
          <w:marLeft w:val="640"/>
          <w:marRight w:val="0"/>
          <w:marTop w:val="0"/>
          <w:marBottom w:val="0"/>
          <w:divBdr>
            <w:top w:val="none" w:sz="0" w:space="0" w:color="auto"/>
            <w:left w:val="none" w:sz="0" w:space="0" w:color="auto"/>
            <w:bottom w:val="none" w:sz="0" w:space="0" w:color="auto"/>
            <w:right w:val="none" w:sz="0" w:space="0" w:color="auto"/>
          </w:divBdr>
        </w:div>
        <w:div w:id="631636057">
          <w:marLeft w:val="640"/>
          <w:marRight w:val="0"/>
          <w:marTop w:val="0"/>
          <w:marBottom w:val="0"/>
          <w:divBdr>
            <w:top w:val="none" w:sz="0" w:space="0" w:color="auto"/>
            <w:left w:val="none" w:sz="0" w:space="0" w:color="auto"/>
            <w:bottom w:val="none" w:sz="0" w:space="0" w:color="auto"/>
            <w:right w:val="none" w:sz="0" w:space="0" w:color="auto"/>
          </w:divBdr>
        </w:div>
        <w:div w:id="1356269298">
          <w:marLeft w:val="640"/>
          <w:marRight w:val="0"/>
          <w:marTop w:val="0"/>
          <w:marBottom w:val="0"/>
          <w:divBdr>
            <w:top w:val="none" w:sz="0" w:space="0" w:color="auto"/>
            <w:left w:val="none" w:sz="0" w:space="0" w:color="auto"/>
            <w:bottom w:val="none" w:sz="0" w:space="0" w:color="auto"/>
            <w:right w:val="none" w:sz="0" w:space="0" w:color="auto"/>
          </w:divBdr>
        </w:div>
        <w:div w:id="1975405203">
          <w:marLeft w:val="640"/>
          <w:marRight w:val="0"/>
          <w:marTop w:val="0"/>
          <w:marBottom w:val="0"/>
          <w:divBdr>
            <w:top w:val="none" w:sz="0" w:space="0" w:color="auto"/>
            <w:left w:val="none" w:sz="0" w:space="0" w:color="auto"/>
            <w:bottom w:val="none" w:sz="0" w:space="0" w:color="auto"/>
            <w:right w:val="none" w:sz="0" w:space="0" w:color="auto"/>
          </w:divBdr>
        </w:div>
        <w:div w:id="153910916">
          <w:marLeft w:val="640"/>
          <w:marRight w:val="0"/>
          <w:marTop w:val="0"/>
          <w:marBottom w:val="0"/>
          <w:divBdr>
            <w:top w:val="none" w:sz="0" w:space="0" w:color="auto"/>
            <w:left w:val="none" w:sz="0" w:space="0" w:color="auto"/>
            <w:bottom w:val="none" w:sz="0" w:space="0" w:color="auto"/>
            <w:right w:val="none" w:sz="0" w:space="0" w:color="auto"/>
          </w:divBdr>
        </w:div>
        <w:div w:id="1214924806">
          <w:marLeft w:val="640"/>
          <w:marRight w:val="0"/>
          <w:marTop w:val="0"/>
          <w:marBottom w:val="0"/>
          <w:divBdr>
            <w:top w:val="none" w:sz="0" w:space="0" w:color="auto"/>
            <w:left w:val="none" w:sz="0" w:space="0" w:color="auto"/>
            <w:bottom w:val="none" w:sz="0" w:space="0" w:color="auto"/>
            <w:right w:val="none" w:sz="0" w:space="0" w:color="auto"/>
          </w:divBdr>
        </w:div>
        <w:div w:id="424153635">
          <w:marLeft w:val="640"/>
          <w:marRight w:val="0"/>
          <w:marTop w:val="0"/>
          <w:marBottom w:val="0"/>
          <w:divBdr>
            <w:top w:val="none" w:sz="0" w:space="0" w:color="auto"/>
            <w:left w:val="none" w:sz="0" w:space="0" w:color="auto"/>
            <w:bottom w:val="none" w:sz="0" w:space="0" w:color="auto"/>
            <w:right w:val="none" w:sz="0" w:space="0" w:color="auto"/>
          </w:divBdr>
        </w:div>
        <w:div w:id="1126852798">
          <w:marLeft w:val="640"/>
          <w:marRight w:val="0"/>
          <w:marTop w:val="0"/>
          <w:marBottom w:val="0"/>
          <w:divBdr>
            <w:top w:val="none" w:sz="0" w:space="0" w:color="auto"/>
            <w:left w:val="none" w:sz="0" w:space="0" w:color="auto"/>
            <w:bottom w:val="none" w:sz="0" w:space="0" w:color="auto"/>
            <w:right w:val="none" w:sz="0" w:space="0" w:color="auto"/>
          </w:divBdr>
        </w:div>
        <w:div w:id="1506482707">
          <w:marLeft w:val="640"/>
          <w:marRight w:val="0"/>
          <w:marTop w:val="0"/>
          <w:marBottom w:val="0"/>
          <w:divBdr>
            <w:top w:val="none" w:sz="0" w:space="0" w:color="auto"/>
            <w:left w:val="none" w:sz="0" w:space="0" w:color="auto"/>
            <w:bottom w:val="none" w:sz="0" w:space="0" w:color="auto"/>
            <w:right w:val="none" w:sz="0" w:space="0" w:color="auto"/>
          </w:divBdr>
        </w:div>
        <w:div w:id="1496267312">
          <w:marLeft w:val="640"/>
          <w:marRight w:val="0"/>
          <w:marTop w:val="0"/>
          <w:marBottom w:val="0"/>
          <w:divBdr>
            <w:top w:val="none" w:sz="0" w:space="0" w:color="auto"/>
            <w:left w:val="none" w:sz="0" w:space="0" w:color="auto"/>
            <w:bottom w:val="none" w:sz="0" w:space="0" w:color="auto"/>
            <w:right w:val="none" w:sz="0" w:space="0" w:color="auto"/>
          </w:divBdr>
        </w:div>
        <w:div w:id="1378822060">
          <w:marLeft w:val="640"/>
          <w:marRight w:val="0"/>
          <w:marTop w:val="0"/>
          <w:marBottom w:val="0"/>
          <w:divBdr>
            <w:top w:val="none" w:sz="0" w:space="0" w:color="auto"/>
            <w:left w:val="none" w:sz="0" w:space="0" w:color="auto"/>
            <w:bottom w:val="none" w:sz="0" w:space="0" w:color="auto"/>
            <w:right w:val="none" w:sz="0" w:space="0" w:color="auto"/>
          </w:divBdr>
        </w:div>
        <w:div w:id="1954900079">
          <w:marLeft w:val="640"/>
          <w:marRight w:val="0"/>
          <w:marTop w:val="0"/>
          <w:marBottom w:val="0"/>
          <w:divBdr>
            <w:top w:val="none" w:sz="0" w:space="0" w:color="auto"/>
            <w:left w:val="none" w:sz="0" w:space="0" w:color="auto"/>
            <w:bottom w:val="none" w:sz="0" w:space="0" w:color="auto"/>
            <w:right w:val="none" w:sz="0" w:space="0" w:color="auto"/>
          </w:divBdr>
        </w:div>
        <w:div w:id="411699673">
          <w:marLeft w:val="640"/>
          <w:marRight w:val="0"/>
          <w:marTop w:val="0"/>
          <w:marBottom w:val="0"/>
          <w:divBdr>
            <w:top w:val="none" w:sz="0" w:space="0" w:color="auto"/>
            <w:left w:val="none" w:sz="0" w:space="0" w:color="auto"/>
            <w:bottom w:val="none" w:sz="0" w:space="0" w:color="auto"/>
            <w:right w:val="none" w:sz="0" w:space="0" w:color="auto"/>
          </w:divBdr>
        </w:div>
        <w:div w:id="1203442675">
          <w:marLeft w:val="640"/>
          <w:marRight w:val="0"/>
          <w:marTop w:val="0"/>
          <w:marBottom w:val="0"/>
          <w:divBdr>
            <w:top w:val="none" w:sz="0" w:space="0" w:color="auto"/>
            <w:left w:val="none" w:sz="0" w:space="0" w:color="auto"/>
            <w:bottom w:val="none" w:sz="0" w:space="0" w:color="auto"/>
            <w:right w:val="none" w:sz="0" w:space="0" w:color="auto"/>
          </w:divBdr>
        </w:div>
        <w:div w:id="1442798665">
          <w:marLeft w:val="640"/>
          <w:marRight w:val="0"/>
          <w:marTop w:val="0"/>
          <w:marBottom w:val="0"/>
          <w:divBdr>
            <w:top w:val="none" w:sz="0" w:space="0" w:color="auto"/>
            <w:left w:val="none" w:sz="0" w:space="0" w:color="auto"/>
            <w:bottom w:val="none" w:sz="0" w:space="0" w:color="auto"/>
            <w:right w:val="none" w:sz="0" w:space="0" w:color="auto"/>
          </w:divBdr>
        </w:div>
        <w:div w:id="184560853">
          <w:marLeft w:val="640"/>
          <w:marRight w:val="0"/>
          <w:marTop w:val="0"/>
          <w:marBottom w:val="0"/>
          <w:divBdr>
            <w:top w:val="none" w:sz="0" w:space="0" w:color="auto"/>
            <w:left w:val="none" w:sz="0" w:space="0" w:color="auto"/>
            <w:bottom w:val="none" w:sz="0" w:space="0" w:color="auto"/>
            <w:right w:val="none" w:sz="0" w:space="0" w:color="auto"/>
          </w:divBdr>
        </w:div>
        <w:div w:id="1974017666">
          <w:marLeft w:val="640"/>
          <w:marRight w:val="0"/>
          <w:marTop w:val="0"/>
          <w:marBottom w:val="0"/>
          <w:divBdr>
            <w:top w:val="none" w:sz="0" w:space="0" w:color="auto"/>
            <w:left w:val="none" w:sz="0" w:space="0" w:color="auto"/>
            <w:bottom w:val="none" w:sz="0" w:space="0" w:color="auto"/>
            <w:right w:val="none" w:sz="0" w:space="0" w:color="auto"/>
          </w:divBdr>
        </w:div>
        <w:div w:id="1778788931">
          <w:marLeft w:val="640"/>
          <w:marRight w:val="0"/>
          <w:marTop w:val="0"/>
          <w:marBottom w:val="0"/>
          <w:divBdr>
            <w:top w:val="none" w:sz="0" w:space="0" w:color="auto"/>
            <w:left w:val="none" w:sz="0" w:space="0" w:color="auto"/>
            <w:bottom w:val="none" w:sz="0" w:space="0" w:color="auto"/>
            <w:right w:val="none" w:sz="0" w:space="0" w:color="auto"/>
          </w:divBdr>
        </w:div>
        <w:div w:id="1691376679">
          <w:marLeft w:val="640"/>
          <w:marRight w:val="0"/>
          <w:marTop w:val="0"/>
          <w:marBottom w:val="0"/>
          <w:divBdr>
            <w:top w:val="none" w:sz="0" w:space="0" w:color="auto"/>
            <w:left w:val="none" w:sz="0" w:space="0" w:color="auto"/>
            <w:bottom w:val="none" w:sz="0" w:space="0" w:color="auto"/>
            <w:right w:val="none" w:sz="0" w:space="0" w:color="auto"/>
          </w:divBdr>
        </w:div>
        <w:div w:id="1643197334">
          <w:marLeft w:val="640"/>
          <w:marRight w:val="0"/>
          <w:marTop w:val="0"/>
          <w:marBottom w:val="0"/>
          <w:divBdr>
            <w:top w:val="none" w:sz="0" w:space="0" w:color="auto"/>
            <w:left w:val="none" w:sz="0" w:space="0" w:color="auto"/>
            <w:bottom w:val="none" w:sz="0" w:space="0" w:color="auto"/>
            <w:right w:val="none" w:sz="0" w:space="0" w:color="auto"/>
          </w:divBdr>
        </w:div>
        <w:div w:id="353652155">
          <w:marLeft w:val="640"/>
          <w:marRight w:val="0"/>
          <w:marTop w:val="0"/>
          <w:marBottom w:val="0"/>
          <w:divBdr>
            <w:top w:val="none" w:sz="0" w:space="0" w:color="auto"/>
            <w:left w:val="none" w:sz="0" w:space="0" w:color="auto"/>
            <w:bottom w:val="none" w:sz="0" w:space="0" w:color="auto"/>
            <w:right w:val="none" w:sz="0" w:space="0" w:color="auto"/>
          </w:divBdr>
        </w:div>
        <w:div w:id="378941999">
          <w:marLeft w:val="640"/>
          <w:marRight w:val="0"/>
          <w:marTop w:val="0"/>
          <w:marBottom w:val="0"/>
          <w:divBdr>
            <w:top w:val="none" w:sz="0" w:space="0" w:color="auto"/>
            <w:left w:val="none" w:sz="0" w:space="0" w:color="auto"/>
            <w:bottom w:val="none" w:sz="0" w:space="0" w:color="auto"/>
            <w:right w:val="none" w:sz="0" w:space="0" w:color="auto"/>
          </w:divBdr>
        </w:div>
        <w:div w:id="1569612377">
          <w:marLeft w:val="640"/>
          <w:marRight w:val="0"/>
          <w:marTop w:val="0"/>
          <w:marBottom w:val="0"/>
          <w:divBdr>
            <w:top w:val="none" w:sz="0" w:space="0" w:color="auto"/>
            <w:left w:val="none" w:sz="0" w:space="0" w:color="auto"/>
            <w:bottom w:val="none" w:sz="0" w:space="0" w:color="auto"/>
            <w:right w:val="none" w:sz="0" w:space="0" w:color="auto"/>
          </w:divBdr>
        </w:div>
        <w:div w:id="467356957">
          <w:marLeft w:val="640"/>
          <w:marRight w:val="0"/>
          <w:marTop w:val="0"/>
          <w:marBottom w:val="0"/>
          <w:divBdr>
            <w:top w:val="none" w:sz="0" w:space="0" w:color="auto"/>
            <w:left w:val="none" w:sz="0" w:space="0" w:color="auto"/>
            <w:bottom w:val="none" w:sz="0" w:space="0" w:color="auto"/>
            <w:right w:val="none" w:sz="0" w:space="0" w:color="auto"/>
          </w:divBdr>
        </w:div>
        <w:div w:id="2016763646">
          <w:marLeft w:val="640"/>
          <w:marRight w:val="0"/>
          <w:marTop w:val="0"/>
          <w:marBottom w:val="0"/>
          <w:divBdr>
            <w:top w:val="none" w:sz="0" w:space="0" w:color="auto"/>
            <w:left w:val="none" w:sz="0" w:space="0" w:color="auto"/>
            <w:bottom w:val="none" w:sz="0" w:space="0" w:color="auto"/>
            <w:right w:val="none" w:sz="0" w:space="0" w:color="auto"/>
          </w:divBdr>
        </w:div>
        <w:div w:id="1291279010">
          <w:marLeft w:val="640"/>
          <w:marRight w:val="0"/>
          <w:marTop w:val="0"/>
          <w:marBottom w:val="0"/>
          <w:divBdr>
            <w:top w:val="none" w:sz="0" w:space="0" w:color="auto"/>
            <w:left w:val="none" w:sz="0" w:space="0" w:color="auto"/>
            <w:bottom w:val="none" w:sz="0" w:space="0" w:color="auto"/>
            <w:right w:val="none" w:sz="0" w:space="0" w:color="auto"/>
          </w:divBdr>
        </w:div>
        <w:div w:id="263533561">
          <w:marLeft w:val="640"/>
          <w:marRight w:val="0"/>
          <w:marTop w:val="0"/>
          <w:marBottom w:val="0"/>
          <w:divBdr>
            <w:top w:val="none" w:sz="0" w:space="0" w:color="auto"/>
            <w:left w:val="none" w:sz="0" w:space="0" w:color="auto"/>
            <w:bottom w:val="none" w:sz="0" w:space="0" w:color="auto"/>
            <w:right w:val="none" w:sz="0" w:space="0" w:color="auto"/>
          </w:divBdr>
        </w:div>
        <w:div w:id="2116902245">
          <w:marLeft w:val="640"/>
          <w:marRight w:val="0"/>
          <w:marTop w:val="0"/>
          <w:marBottom w:val="0"/>
          <w:divBdr>
            <w:top w:val="none" w:sz="0" w:space="0" w:color="auto"/>
            <w:left w:val="none" w:sz="0" w:space="0" w:color="auto"/>
            <w:bottom w:val="none" w:sz="0" w:space="0" w:color="auto"/>
            <w:right w:val="none" w:sz="0" w:space="0" w:color="auto"/>
          </w:divBdr>
        </w:div>
        <w:div w:id="290478069">
          <w:marLeft w:val="640"/>
          <w:marRight w:val="0"/>
          <w:marTop w:val="0"/>
          <w:marBottom w:val="0"/>
          <w:divBdr>
            <w:top w:val="none" w:sz="0" w:space="0" w:color="auto"/>
            <w:left w:val="none" w:sz="0" w:space="0" w:color="auto"/>
            <w:bottom w:val="none" w:sz="0" w:space="0" w:color="auto"/>
            <w:right w:val="none" w:sz="0" w:space="0" w:color="auto"/>
          </w:divBdr>
        </w:div>
        <w:div w:id="1650550090">
          <w:marLeft w:val="640"/>
          <w:marRight w:val="0"/>
          <w:marTop w:val="0"/>
          <w:marBottom w:val="0"/>
          <w:divBdr>
            <w:top w:val="none" w:sz="0" w:space="0" w:color="auto"/>
            <w:left w:val="none" w:sz="0" w:space="0" w:color="auto"/>
            <w:bottom w:val="none" w:sz="0" w:space="0" w:color="auto"/>
            <w:right w:val="none" w:sz="0" w:space="0" w:color="auto"/>
          </w:divBdr>
        </w:div>
        <w:div w:id="1822849301">
          <w:marLeft w:val="640"/>
          <w:marRight w:val="0"/>
          <w:marTop w:val="0"/>
          <w:marBottom w:val="0"/>
          <w:divBdr>
            <w:top w:val="none" w:sz="0" w:space="0" w:color="auto"/>
            <w:left w:val="none" w:sz="0" w:space="0" w:color="auto"/>
            <w:bottom w:val="none" w:sz="0" w:space="0" w:color="auto"/>
            <w:right w:val="none" w:sz="0" w:space="0" w:color="auto"/>
          </w:divBdr>
        </w:div>
        <w:div w:id="968432353">
          <w:marLeft w:val="640"/>
          <w:marRight w:val="0"/>
          <w:marTop w:val="0"/>
          <w:marBottom w:val="0"/>
          <w:divBdr>
            <w:top w:val="none" w:sz="0" w:space="0" w:color="auto"/>
            <w:left w:val="none" w:sz="0" w:space="0" w:color="auto"/>
            <w:bottom w:val="none" w:sz="0" w:space="0" w:color="auto"/>
            <w:right w:val="none" w:sz="0" w:space="0" w:color="auto"/>
          </w:divBdr>
        </w:div>
        <w:div w:id="1099521610">
          <w:marLeft w:val="640"/>
          <w:marRight w:val="0"/>
          <w:marTop w:val="0"/>
          <w:marBottom w:val="0"/>
          <w:divBdr>
            <w:top w:val="none" w:sz="0" w:space="0" w:color="auto"/>
            <w:left w:val="none" w:sz="0" w:space="0" w:color="auto"/>
            <w:bottom w:val="none" w:sz="0" w:space="0" w:color="auto"/>
            <w:right w:val="none" w:sz="0" w:space="0" w:color="auto"/>
          </w:divBdr>
        </w:div>
        <w:div w:id="1874924740">
          <w:marLeft w:val="640"/>
          <w:marRight w:val="0"/>
          <w:marTop w:val="0"/>
          <w:marBottom w:val="0"/>
          <w:divBdr>
            <w:top w:val="none" w:sz="0" w:space="0" w:color="auto"/>
            <w:left w:val="none" w:sz="0" w:space="0" w:color="auto"/>
            <w:bottom w:val="none" w:sz="0" w:space="0" w:color="auto"/>
            <w:right w:val="none" w:sz="0" w:space="0" w:color="auto"/>
          </w:divBdr>
        </w:div>
        <w:div w:id="550119675">
          <w:marLeft w:val="640"/>
          <w:marRight w:val="0"/>
          <w:marTop w:val="0"/>
          <w:marBottom w:val="0"/>
          <w:divBdr>
            <w:top w:val="none" w:sz="0" w:space="0" w:color="auto"/>
            <w:left w:val="none" w:sz="0" w:space="0" w:color="auto"/>
            <w:bottom w:val="none" w:sz="0" w:space="0" w:color="auto"/>
            <w:right w:val="none" w:sz="0" w:space="0" w:color="auto"/>
          </w:divBdr>
        </w:div>
        <w:div w:id="1059137509">
          <w:marLeft w:val="640"/>
          <w:marRight w:val="0"/>
          <w:marTop w:val="0"/>
          <w:marBottom w:val="0"/>
          <w:divBdr>
            <w:top w:val="none" w:sz="0" w:space="0" w:color="auto"/>
            <w:left w:val="none" w:sz="0" w:space="0" w:color="auto"/>
            <w:bottom w:val="none" w:sz="0" w:space="0" w:color="auto"/>
            <w:right w:val="none" w:sz="0" w:space="0" w:color="auto"/>
          </w:divBdr>
        </w:div>
        <w:div w:id="587228002">
          <w:marLeft w:val="640"/>
          <w:marRight w:val="0"/>
          <w:marTop w:val="0"/>
          <w:marBottom w:val="0"/>
          <w:divBdr>
            <w:top w:val="none" w:sz="0" w:space="0" w:color="auto"/>
            <w:left w:val="none" w:sz="0" w:space="0" w:color="auto"/>
            <w:bottom w:val="none" w:sz="0" w:space="0" w:color="auto"/>
            <w:right w:val="none" w:sz="0" w:space="0" w:color="auto"/>
          </w:divBdr>
        </w:div>
        <w:div w:id="1157501688">
          <w:marLeft w:val="640"/>
          <w:marRight w:val="0"/>
          <w:marTop w:val="0"/>
          <w:marBottom w:val="0"/>
          <w:divBdr>
            <w:top w:val="none" w:sz="0" w:space="0" w:color="auto"/>
            <w:left w:val="none" w:sz="0" w:space="0" w:color="auto"/>
            <w:bottom w:val="none" w:sz="0" w:space="0" w:color="auto"/>
            <w:right w:val="none" w:sz="0" w:space="0" w:color="auto"/>
          </w:divBdr>
        </w:div>
        <w:div w:id="1207646704">
          <w:marLeft w:val="640"/>
          <w:marRight w:val="0"/>
          <w:marTop w:val="0"/>
          <w:marBottom w:val="0"/>
          <w:divBdr>
            <w:top w:val="none" w:sz="0" w:space="0" w:color="auto"/>
            <w:left w:val="none" w:sz="0" w:space="0" w:color="auto"/>
            <w:bottom w:val="none" w:sz="0" w:space="0" w:color="auto"/>
            <w:right w:val="none" w:sz="0" w:space="0" w:color="auto"/>
          </w:divBdr>
        </w:div>
        <w:div w:id="955214818">
          <w:marLeft w:val="640"/>
          <w:marRight w:val="0"/>
          <w:marTop w:val="0"/>
          <w:marBottom w:val="0"/>
          <w:divBdr>
            <w:top w:val="none" w:sz="0" w:space="0" w:color="auto"/>
            <w:left w:val="none" w:sz="0" w:space="0" w:color="auto"/>
            <w:bottom w:val="none" w:sz="0" w:space="0" w:color="auto"/>
            <w:right w:val="none" w:sz="0" w:space="0" w:color="auto"/>
          </w:divBdr>
        </w:div>
        <w:div w:id="1580404401">
          <w:marLeft w:val="640"/>
          <w:marRight w:val="0"/>
          <w:marTop w:val="0"/>
          <w:marBottom w:val="0"/>
          <w:divBdr>
            <w:top w:val="none" w:sz="0" w:space="0" w:color="auto"/>
            <w:left w:val="none" w:sz="0" w:space="0" w:color="auto"/>
            <w:bottom w:val="none" w:sz="0" w:space="0" w:color="auto"/>
            <w:right w:val="none" w:sz="0" w:space="0" w:color="auto"/>
          </w:divBdr>
        </w:div>
        <w:div w:id="557128911">
          <w:marLeft w:val="640"/>
          <w:marRight w:val="0"/>
          <w:marTop w:val="0"/>
          <w:marBottom w:val="0"/>
          <w:divBdr>
            <w:top w:val="none" w:sz="0" w:space="0" w:color="auto"/>
            <w:left w:val="none" w:sz="0" w:space="0" w:color="auto"/>
            <w:bottom w:val="none" w:sz="0" w:space="0" w:color="auto"/>
            <w:right w:val="none" w:sz="0" w:space="0" w:color="auto"/>
          </w:divBdr>
        </w:div>
        <w:div w:id="1297106841">
          <w:marLeft w:val="640"/>
          <w:marRight w:val="0"/>
          <w:marTop w:val="0"/>
          <w:marBottom w:val="0"/>
          <w:divBdr>
            <w:top w:val="none" w:sz="0" w:space="0" w:color="auto"/>
            <w:left w:val="none" w:sz="0" w:space="0" w:color="auto"/>
            <w:bottom w:val="none" w:sz="0" w:space="0" w:color="auto"/>
            <w:right w:val="none" w:sz="0" w:space="0" w:color="auto"/>
          </w:divBdr>
        </w:div>
        <w:div w:id="1445492456">
          <w:marLeft w:val="640"/>
          <w:marRight w:val="0"/>
          <w:marTop w:val="0"/>
          <w:marBottom w:val="0"/>
          <w:divBdr>
            <w:top w:val="none" w:sz="0" w:space="0" w:color="auto"/>
            <w:left w:val="none" w:sz="0" w:space="0" w:color="auto"/>
            <w:bottom w:val="none" w:sz="0" w:space="0" w:color="auto"/>
            <w:right w:val="none" w:sz="0" w:space="0" w:color="auto"/>
          </w:divBdr>
        </w:div>
        <w:div w:id="1244879915">
          <w:marLeft w:val="640"/>
          <w:marRight w:val="0"/>
          <w:marTop w:val="0"/>
          <w:marBottom w:val="0"/>
          <w:divBdr>
            <w:top w:val="none" w:sz="0" w:space="0" w:color="auto"/>
            <w:left w:val="none" w:sz="0" w:space="0" w:color="auto"/>
            <w:bottom w:val="none" w:sz="0" w:space="0" w:color="auto"/>
            <w:right w:val="none" w:sz="0" w:space="0" w:color="auto"/>
          </w:divBdr>
        </w:div>
        <w:div w:id="149447006">
          <w:marLeft w:val="640"/>
          <w:marRight w:val="0"/>
          <w:marTop w:val="0"/>
          <w:marBottom w:val="0"/>
          <w:divBdr>
            <w:top w:val="none" w:sz="0" w:space="0" w:color="auto"/>
            <w:left w:val="none" w:sz="0" w:space="0" w:color="auto"/>
            <w:bottom w:val="none" w:sz="0" w:space="0" w:color="auto"/>
            <w:right w:val="none" w:sz="0" w:space="0" w:color="auto"/>
          </w:divBdr>
        </w:div>
        <w:div w:id="1739396436">
          <w:marLeft w:val="640"/>
          <w:marRight w:val="0"/>
          <w:marTop w:val="0"/>
          <w:marBottom w:val="0"/>
          <w:divBdr>
            <w:top w:val="none" w:sz="0" w:space="0" w:color="auto"/>
            <w:left w:val="none" w:sz="0" w:space="0" w:color="auto"/>
            <w:bottom w:val="none" w:sz="0" w:space="0" w:color="auto"/>
            <w:right w:val="none" w:sz="0" w:space="0" w:color="auto"/>
          </w:divBdr>
        </w:div>
        <w:div w:id="1289319271">
          <w:marLeft w:val="640"/>
          <w:marRight w:val="0"/>
          <w:marTop w:val="0"/>
          <w:marBottom w:val="0"/>
          <w:divBdr>
            <w:top w:val="none" w:sz="0" w:space="0" w:color="auto"/>
            <w:left w:val="none" w:sz="0" w:space="0" w:color="auto"/>
            <w:bottom w:val="none" w:sz="0" w:space="0" w:color="auto"/>
            <w:right w:val="none" w:sz="0" w:space="0" w:color="auto"/>
          </w:divBdr>
        </w:div>
        <w:div w:id="1429307126">
          <w:marLeft w:val="640"/>
          <w:marRight w:val="0"/>
          <w:marTop w:val="0"/>
          <w:marBottom w:val="0"/>
          <w:divBdr>
            <w:top w:val="none" w:sz="0" w:space="0" w:color="auto"/>
            <w:left w:val="none" w:sz="0" w:space="0" w:color="auto"/>
            <w:bottom w:val="none" w:sz="0" w:space="0" w:color="auto"/>
            <w:right w:val="none" w:sz="0" w:space="0" w:color="auto"/>
          </w:divBdr>
        </w:div>
        <w:div w:id="1481386749">
          <w:marLeft w:val="640"/>
          <w:marRight w:val="0"/>
          <w:marTop w:val="0"/>
          <w:marBottom w:val="0"/>
          <w:divBdr>
            <w:top w:val="none" w:sz="0" w:space="0" w:color="auto"/>
            <w:left w:val="none" w:sz="0" w:space="0" w:color="auto"/>
            <w:bottom w:val="none" w:sz="0" w:space="0" w:color="auto"/>
            <w:right w:val="none" w:sz="0" w:space="0" w:color="auto"/>
          </w:divBdr>
        </w:div>
        <w:div w:id="1296762572">
          <w:marLeft w:val="640"/>
          <w:marRight w:val="0"/>
          <w:marTop w:val="0"/>
          <w:marBottom w:val="0"/>
          <w:divBdr>
            <w:top w:val="none" w:sz="0" w:space="0" w:color="auto"/>
            <w:left w:val="none" w:sz="0" w:space="0" w:color="auto"/>
            <w:bottom w:val="none" w:sz="0" w:space="0" w:color="auto"/>
            <w:right w:val="none" w:sz="0" w:space="0" w:color="auto"/>
          </w:divBdr>
        </w:div>
        <w:div w:id="1202749387">
          <w:marLeft w:val="640"/>
          <w:marRight w:val="0"/>
          <w:marTop w:val="0"/>
          <w:marBottom w:val="0"/>
          <w:divBdr>
            <w:top w:val="none" w:sz="0" w:space="0" w:color="auto"/>
            <w:left w:val="none" w:sz="0" w:space="0" w:color="auto"/>
            <w:bottom w:val="none" w:sz="0" w:space="0" w:color="auto"/>
            <w:right w:val="none" w:sz="0" w:space="0" w:color="auto"/>
          </w:divBdr>
        </w:div>
        <w:div w:id="1327896814">
          <w:marLeft w:val="640"/>
          <w:marRight w:val="0"/>
          <w:marTop w:val="0"/>
          <w:marBottom w:val="0"/>
          <w:divBdr>
            <w:top w:val="none" w:sz="0" w:space="0" w:color="auto"/>
            <w:left w:val="none" w:sz="0" w:space="0" w:color="auto"/>
            <w:bottom w:val="none" w:sz="0" w:space="0" w:color="auto"/>
            <w:right w:val="none" w:sz="0" w:space="0" w:color="auto"/>
          </w:divBdr>
        </w:div>
        <w:div w:id="50351354">
          <w:marLeft w:val="640"/>
          <w:marRight w:val="0"/>
          <w:marTop w:val="0"/>
          <w:marBottom w:val="0"/>
          <w:divBdr>
            <w:top w:val="none" w:sz="0" w:space="0" w:color="auto"/>
            <w:left w:val="none" w:sz="0" w:space="0" w:color="auto"/>
            <w:bottom w:val="none" w:sz="0" w:space="0" w:color="auto"/>
            <w:right w:val="none" w:sz="0" w:space="0" w:color="auto"/>
          </w:divBdr>
        </w:div>
        <w:div w:id="1093279363">
          <w:marLeft w:val="640"/>
          <w:marRight w:val="0"/>
          <w:marTop w:val="0"/>
          <w:marBottom w:val="0"/>
          <w:divBdr>
            <w:top w:val="none" w:sz="0" w:space="0" w:color="auto"/>
            <w:left w:val="none" w:sz="0" w:space="0" w:color="auto"/>
            <w:bottom w:val="none" w:sz="0" w:space="0" w:color="auto"/>
            <w:right w:val="none" w:sz="0" w:space="0" w:color="auto"/>
          </w:divBdr>
        </w:div>
        <w:div w:id="364259347">
          <w:marLeft w:val="640"/>
          <w:marRight w:val="0"/>
          <w:marTop w:val="0"/>
          <w:marBottom w:val="0"/>
          <w:divBdr>
            <w:top w:val="none" w:sz="0" w:space="0" w:color="auto"/>
            <w:left w:val="none" w:sz="0" w:space="0" w:color="auto"/>
            <w:bottom w:val="none" w:sz="0" w:space="0" w:color="auto"/>
            <w:right w:val="none" w:sz="0" w:space="0" w:color="auto"/>
          </w:divBdr>
        </w:div>
        <w:div w:id="1887717987">
          <w:marLeft w:val="640"/>
          <w:marRight w:val="0"/>
          <w:marTop w:val="0"/>
          <w:marBottom w:val="0"/>
          <w:divBdr>
            <w:top w:val="none" w:sz="0" w:space="0" w:color="auto"/>
            <w:left w:val="none" w:sz="0" w:space="0" w:color="auto"/>
            <w:bottom w:val="none" w:sz="0" w:space="0" w:color="auto"/>
            <w:right w:val="none" w:sz="0" w:space="0" w:color="auto"/>
          </w:divBdr>
        </w:div>
        <w:div w:id="1608612883">
          <w:marLeft w:val="640"/>
          <w:marRight w:val="0"/>
          <w:marTop w:val="0"/>
          <w:marBottom w:val="0"/>
          <w:divBdr>
            <w:top w:val="none" w:sz="0" w:space="0" w:color="auto"/>
            <w:left w:val="none" w:sz="0" w:space="0" w:color="auto"/>
            <w:bottom w:val="none" w:sz="0" w:space="0" w:color="auto"/>
            <w:right w:val="none" w:sz="0" w:space="0" w:color="auto"/>
          </w:divBdr>
        </w:div>
      </w:divsChild>
    </w:div>
    <w:div w:id="121507906">
      <w:bodyDiv w:val="1"/>
      <w:marLeft w:val="0"/>
      <w:marRight w:val="0"/>
      <w:marTop w:val="0"/>
      <w:marBottom w:val="0"/>
      <w:divBdr>
        <w:top w:val="none" w:sz="0" w:space="0" w:color="auto"/>
        <w:left w:val="none" w:sz="0" w:space="0" w:color="auto"/>
        <w:bottom w:val="none" w:sz="0" w:space="0" w:color="auto"/>
        <w:right w:val="none" w:sz="0" w:space="0" w:color="auto"/>
      </w:divBdr>
    </w:div>
    <w:div w:id="122777230">
      <w:bodyDiv w:val="1"/>
      <w:marLeft w:val="0"/>
      <w:marRight w:val="0"/>
      <w:marTop w:val="0"/>
      <w:marBottom w:val="0"/>
      <w:divBdr>
        <w:top w:val="none" w:sz="0" w:space="0" w:color="auto"/>
        <w:left w:val="none" w:sz="0" w:space="0" w:color="auto"/>
        <w:bottom w:val="none" w:sz="0" w:space="0" w:color="auto"/>
        <w:right w:val="none" w:sz="0" w:space="0" w:color="auto"/>
      </w:divBdr>
    </w:div>
    <w:div w:id="123699021">
      <w:bodyDiv w:val="1"/>
      <w:marLeft w:val="0"/>
      <w:marRight w:val="0"/>
      <w:marTop w:val="0"/>
      <w:marBottom w:val="0"/>
      <w:divBdr>
        <w:top w:val="none" w:sz="0" w:space="0" w:color="auto"/>
        <w:left w:val="none" w:sz="0" w:space="0" w:color="auto"/>
        <w:bottom w:val="none" w:sz="0" w:space="0" w:color="auto"/>
        <w:right w:val="none" w:sz="0" w:space="0" w:color="auto"/>
      </w:divBdr>
    </w:div>
    <w:div w:id="125704159">
      <w:bodyDiv w:val="1"/>
      <w:marLeft w:val="0"/>
      <w:marRight w:val="0"/>
      <w:marTop w:val="0"/>
      <w:marBottom w:val="0"/>
      <w:divBdr>
        <w:top w:val="none" w:sz="0" w:space="0" w:color="auto"/>
        <w:left w:val="none" w:sz="0" w:space="0" w:color="auto"/>
        <w:bottom w:val="none" w:sz="0" w:space="0" w:color="auto"/>
        <w:right w:val="none" w:sz="0" w:space="0" w:color="auto"/>
      </w:divBdr>
    </w:div>
    <w:div w:id="126752171">
      <w:bodyDiv w:val="1"/>
      <w:marLeft w:val="0"/>
      <w:marRight w:val="0"/>
      <w:marTop w:val="0"/>
      <w:marBottom w:val="0"/>
      <w:divBdr>
        <w:top w:val="none" w:sz="0" w:space="0" w:color="auto"/>
        <w:left w:val="none" w:sz="0" w:space="0" w:color="auto"/>
        <w:bottom w:val="none" w:sz="0" w:space="0" w:color="auto"/>
        <w:right w:val="none" w:sz="0" w:space="0" w:color="auto"/>
      </w:divBdr>
    </w:div>
    <w:div w:id="127206950">
      <w:bodyDiv w:val="1"/>
      <w:marLeft w:val="0"/>
      <w:marRight w:val="0"/>
      <w:marTop w:val="0"/>
      <w:marBottom w:val="0"/>
      <w:divBdr>
        <w:top w:val="none" w:sz="0" w:space="0" w:color="auto"/>
        <w:left w:val="none" w:sz="0" w:space="0" w:color="auto"/>
        <w:bottom w:val="none" w:sz="0" w:space="0" w:color="auto"/>
        <w:right w:val="none" w:sz="0" w:space="0" w:color="auto"/>
      </w:divBdr>
    </w:div>
    <w:div w:id="133378775">
      <w:bodyDiv w:val="1"/>
      <w:marLeft w:val="0"/>
      <w:marRight w:val="0"/>
      <w:marTop w:val="0"/>
      <w:marBottom w:val="0"/>
      <w:divBdr>
        <w:top w:val="none" w:sz="0" w:space="0" w:color="auto"/>
        <w:left w:val="none" w:sz="0" w:space="0" w:color="auto"/>
        <w:bottom w:val="none" w:sz="0" w:space="0" w:color="auto"/>
        <w:right w:val="none" w:sz="0" w:space="0" w:color="auto"/>
      </w:divBdr>
    </w:div>
    <w:div w:id="133452897">
      <w:bodyDiv w:val="1"/>
      <w:marLeft w:val="0"/>
      <w:marRight w:val="0"/>
      <w:marTop w:val="0"/>
      <w:marBottom w:val="0"/>
      <w:divBdr>
        <w:top w:val="none" w:sz="0" w:space="0" w:color="auto"/>
        <w:left w:val="none" w:sz="0" w:space="0" w:color="auto"/>
        <w:bottom w:val="none" w:sz="0" w:space="0" w:color="auto"/>
        <w:right w:val="none" w:sz="0" w:space="0" w:color="auto"/>
      </w:divBdr>
    </w:div>
    <w:div w:id="134951981">
      <w:bodyDiv w:val="1"/>
      <w:marLeft w:val="0"/>
      <w:marRight w:val="0"/>
      <w:marTop w:val="0"/>
      <w:marBottom w:val="0"/>
      <w:divBdr>
        <w:top w:val="none" w:sz="0" w:space="0" w:color="auto"/>
        <w:left w:val="none" w:sz="0" w:space="0" w:color="auto"/>
        <w:bottom w:val="none" w:sz="0" w:space="0" w:color="auto"/>
        <w:right w:val="none" w:sz="0" w:space="0" w:color="auto"/>
      </w:divBdr>
    </w:div>
    <w:div w:id="136070868">
      <w:bodyDiv w:val="1"/>
      <w:marLeft w:val="0"/>
      <w:marRight w:val="0"/>
      <w:marTop w:val="0"/>
      <w:marBottom w:val="0"/>
      <w:divBdr>
        <w:top w:val="none" w:sz="0" w:space="0" w:color="auto"/>
        <w:left w:val="none" w:sz="0" w:space="0" w:color="auto"/>
        <w:bottom w:val="none" w:sz="0" w:space="0" w:color="auto"/>
        <w:right w:val="none" w:sz="0" w:space="0" w:color="auto"/>
      </w:divBdr>
    </w:div>
    <w:div w:id="136842802">
      <w:bodyDiv w:val="1"/>
      <w:marLeft w:val="0"/>
      <w:marRight w:val="0"/>
      <w:marTop w:val="0"/>
      <w:marBottom w:val="0"/>
      <w:divBdr>
        <w:top w:val="none" w:sz="0" w:space="0" w:color="auto"/>
        <w:left w:val="none" w:sz="0" w:space="0" w:color="auto"/>
        <w:bottom w:val="none" w:sz="0" w:space="0" w:color="auto"/>
        <w:right w:val="none" w:sz="0" w:space="0" w:color="auto"/>
      </w:divBdr>
      <w:divsChild>
        <w:div w:id="55394344">
          <w:marLeft w:val="480"/>
          <w:marRight w:val="0"/>
          <w:marTop w:val="0"/>
          <w:marBottom w:val="0"/>
          <w:divBdr>
            <w:top w:val="none" w:sz="0" w:space="0" w:color="auto"/>
            <w:left w:val="none" w:sz="0" w:space="0" w:color="auto"/>
            <w:bottom w:val="none" w:sz="0" w:space="0" w:color="auto"/>
            <w:right w:val="none" w:sz="0" w:space="0" w:color="auto"/>
          </w:divBdr>
        </w:div>
        <w:div w:id="1259021083">
          <w:marLeft w:val="480"/>
          <w:marRight w:val="0"/>
          <w:marTop w:val="0"/>
          <w:marBottom w:val="0"/>
          <w:divBdr>
            <w:top w:val="none" w:sz="0" w:space="0" w:color="auto"/>
            <w:left w:val="none" w:sz="0" w:space="0" w:color="auto"/>
            <w:bottom w:val="none" w:sz="0" w:space="0" w:color="auto"/>
            <w:right w:val="none" w:sz="0" w:space="0" w:color="auto"/>
          </w:divBdr>
        </w:div>
        <w:div w:id="1352612180">
          <w:marLeft w:val="480"/>
          <w:marRight w:val="0"/>
          <w:marTop w:val="0"/>
          <w:marBottom w:val="0"/>
          <w:divBdr>
            <w:top w:val="none" w:sz="0" w:space="0" w:color="auto"/>
            <w:left w:val="none" w:sz="0" w:space="0" w:color="auto"/>
            <w:bottom w:val="none" w:sz="0" w:space="0" w:color="auto"/>
            <w:right w:val="none" w:sz="0" w:space="0" w:color="auto"/>
          </w:divBdr>
        </w:div>
        <w:div w:id="1481573722">
          <w:marLeft w:val="480"/>
          <w:marRight w:val="0"/>
          <w:marTop w:val="0"/>
          <w:marBottom w:val="0"/>
          <w:divBdr>
            <w:top w:val="none" w:sz="0" w:space="0" w:color="auto"/>
            <w:left w:val="none" w:sz="0" w:space="0" w:color="auto"/>
            <w:bottom w:val="none" w:sz="0" w:space="0" w:color="auto"/>
            <w:right w:val="none" w:sz="0" w:space="0" w:color="auto"/>
          </w:divBdr>
        </w:div>
        <w:div w:id="1277247919">
          <w:marLeft w:val="480"/>
          <w:marRight w:val="0"/>
          <w:marTop w:val="0"/>
          <w:marBottom w:val="0"/>
          <w:divBdr>
            <w:top w:val="none" w:sz="0" w:space="0" w:color="auto"/>
            <w:left w:val="none" w:sz="0" w:space="0" w:color="auto"/>
            <w:bottom w:val="none" w:sz="0" w:space="0" w:color="auto"/>
            <w:right w:val="none" w:sz="0" w:space="0" w:color="auto"/>
          </w:divBdr>
        </w:div>
        <w:div w:id="1839222603">
          <w:marLeft w:val="480"/>
          <w:marRight w:val="0"/>
          <w:marTop w:val="0"/>
          <w:marBottom w:val="0"/>
          <w:divBdr>
            <w:top w:val="none" w:sz="0" w:space="0" w:color="auto"/>
            <w:left w:val="none" w:sz="0" w:space="0" w:color="auto"/>
            <w:bottom w:val="none" w:sz="0" w:space="0" w:color="auto"/>
            <w:right w:val="none" w:sz="0" w:space="0" w:color="auto"/>
          </w:divBdr>
        </w:div>
        <w:div w:id="216628143">
          <w:marLeft w:val="480"/>
          <w:marRight w:val="0"/>
          <w:marTop w:val="0"/>
          <w:marBottom w:val="0"/>
          <w:divBdr>
            <w:top w:val="none" w:sz="0" w:space="0" w:color="auto"/>
            <w:left w:val="none" w:sz="0" w:space="0" w:color="auto"/>
            <w:bottom w:val="none" w:sz="0" w:space="0" w:color="auto"/>
            <w:right w:val="none" w:sz="0" w:space="0" w:color="auto"/>
          </w:divBdr>
        </w:div>
        <w:div w:id="451755259">
          <w:marLeft w:val="480"/>
          <w:marRight w:val="0"/>
          <w:marTop w:val="0"/>
          <w:marBottom w:val="0"/>
          <w:divBdr>
            <w:top w:val="none" w:sz="0" w:space="0" w:color="auto"/>
            <w:left w:val="none" w:sz="0" w:space="0" w:color="auto"/>
            <w:bottom w:val="none" w:sz="0" w:space="0" w:color="auto"/>
            <w:right w:val="none" w:sz="0" w:space="0" w:color="auto"/>
          </w:divBdr>
        </w:div>
        <w:div w:id="2108427834">
          <w:marLeft w:val="480"/>
          <w:marRight w:val="0"/>
          <w:marTop w:val="0"/>
          <w:marBottom w:val="0"/>
          <w:divBdr>
            <w:top w:val="none" w:sz="0" w:space="0" w:color="auto"/>
            <w:left w:val="none" w:sz="0" w:space="0" w:color="auto"/>
            <w:bottom w:val="none" w:sz="0" w:space="0" w:color="auto"/>
            <w:right w:val="none" w:sz="0" w:space="0" w:color="auto"/>
          </w:divBdr>
        </w:div>
        <w:div w:id="1076324279">
          <w:marLeft w:val="480"/>
          <w:marRight w:val="0"/>
          <w:marTop w:val="0"/>
          <w:marBottom w:val="0"/>
          <w:divBdr>
            <w:top w:val="none" w:sz="0" w:space="0" w:color="auto"/>
            <w:left w:val="none" w:sz="0" w:space="0" w:color="auto"/>
            <w:bottom w:val="none" w:sz="0" w:space="0" w:color="auto"/>
            <w:right w:val="none" w:sz="0" w:space="0" w:color="auto"/>
          </w:divBdr>
        </w:div>
        <w:div w:id="1925526501">
          <w:marLeft w:val="480"/>
          <w:marRight w:val="0"/>
          <w:marTop w:val="0"/>
          <w:marBottom w:val="0"/>
          <w:divBdr>
            <w:top w:val="none" w:sz="0" w:space="0" w:color="auto"/>
            <w:left w:val="none" w:sz="0" w:space="0" w:color="auto"/>
            <w:bottom w:val="none" w:sz="0" w:space="0" w:color="auto"/>
            <w:right w:val="none" w:sz="0" w:space="0" w:color="auto"/>
          </w:divBdr>
        </w:div>
        <w:div w:id="1753237103">
          <w:marLeft w:val="480"/>
          <w:marRight w:val="0"/>
          <w:marTop w:val="0"/>
          <w:marBottom w:val="0"/>
          <w:divBdr>
            <w:top w:val="none" w:sz="0" w:space="0" w:color="auto"/>
            <w:left w:val="none" w:sz="0" w:space="0" w:color="auto"/>
            <w:bottom w:val="none" w:sz="0" w:space="0" w:color="auto"/>
            <w:right w:val="none" w:sz="0" w:space="0" w:color="auto"/>
          </w:divBdr>
        </w:div>
        <w:div w:id="547961932">
          <w:marLeft w:val="480"/>
          <w:marRight w:val="0"/>
          <w:marTop w:val="0"/>
          <w:marBottom w:val="0"/>
          <w:divBdr>
            <w:top w:val="none" w:sz="0" w:space="0" w:color="auto"/>
            <w:left w:val="none" w:sz="0" w:space="0" w:color="auto"/>
            <w:bottom w:val="none" w:sz="0" w:space="0" w:color="auto"/>
            <w:right w:val="none" w:sz="0" w:space="0" w:color="auto"/>
          </w:divBdr>
        </w:div>
        <w:div w:id="1062826414">
          <w:marLeft w:val="480"/>
          <w:marRight w:val="0"/>
          <w:marTop w:val="0"/>
          <w:marBottom w:val="0"/>
          <w:divBdr>
            <w:top w:val="none" w:sz="0" w:space="0" w:color="auto"/>
            <w:left w:val="none" w:sz="0" w:space="0" w:color="auto"/>
            <w:bottom w:val="none" w:sz="0" w:space="0" w:color="auto"/>
            <w:right w:val="none" w:sz="0" w:space="0" w:color="auto"/>
          </w:divBdr>
        </w:div>
        <w:div w:id="1172572300">
          <w:marLeft w:val="480"/>
          <w:marRight w:val="0"/>
          <w:marTop w:val="0"/>
          <w:marBottom w:val="0"/>
          <w:divBdr>
            <w:top w:val="none" w:sz="0" w:space="0" w:color="auto"/>
            <w:left w:val="none" w:sz="0" w:space="0" w:color="auto"/>
            <w:bottom w:val="none" w:sz="0" w:space="0" w:color="auto"/>
            <w:right w:val="none" w:sz="0" w:space="0" w:color="auto"/>
          </w:divBdr>
        </w:div>
        <w:div w:id="1594515381">
          <w:marLeft w:val="480"/>
          <w:marRight w:val="0"/>
          <w:marTop w:val="0"/>
          <w:marBottom w:val="0"/>
          <w:divBdr>
            <w:top w:val="none" w:sz="0" w:space="0" w:color="auto"/>
            <w:left w:val="none" w:sz="0" w:space="0" w:color="auto"/>
            <w:bottom w:val="none" w:sz="0" w:space="0" w:color="auto"/>
            <w:right w:val="none" w:sz="0" w:space="0" w:color="auto"/>
          </w:divBdr>
        </w:div>
        <w:div w:id="1396202290">
          <w:marLeft w:val="480"/>
          <w:marRight w:val="0"/>
          <w:marTop w:val="0"/>
          <w:marBottom w:val="0"/>
          <w:divBdr>
            <w:top w:val="none" w:sz="0" w:space="0" w:color="auto"/>
            <w:left w:val="none" w:sz="0" w:space="0" w:color="auto"/>
            <w:bottom w:val="none" w:sz="0" w:space="0" w:color="auto"/>
            <w:right w:val="none" w:sz="0" w:space="0" w:color="auto"/>
          </w:divBdr>
        </w:div>
        <w:div w:id="968124423">
          <w:marLeft w:val="480"/>
          <w:marRight w:val="0"/>
          <w:marTop w:val="0"/>
          <w:marBottom w:val="0"/>
          <w:divBdr>
            <w:top w:val="none" w:sz="0" w:space="0" w:color="auto"/>
            <w:left w:val="none" w:sz="0" w:space="0" w:color="auto"/>
            <w:bottom w:val="none" w:sz="0" w:space="0" w:color="auto"/>
            <w:right w:val="none" w:sz="0" w:space="0" w:color="auto"/>
          </w:divBdr>
        </w:div>
        <w:div w:id="1763259230">
          <w:marLeft w:val="480"/>
          <w:marRight w:val="0"/>
          <w:marTop w:val="0"/>
          <w:marBottom w:val="0"/>
          <w:divBdr>
            <w:top w:val="none" w:sz="0" w:space="0" w:color="auto"/>
            <w:left w:val="none" w:sz="0" w:space="0" w:color="auto"/>
            <w:bottom w:val="none" w:sz="0" w:space="0" w:color="auto"/>
            <w:right w:val="none" w:sz="0" w:space="0" w:color="auto"/>
          </w:divBdr>
        </w:div>
        <w:div w:id="1083141757">
          <w:marLeft w:val="480"/>
          <w:marRight w:val="0"/>
          <w:marTop w:val="0"/>
          <w:marBottom w:val="0"/>
          <w:divBdr>
            <w:top w:val="none" w:sz="0" w:space="0" w:color="auto"/>
            <w:left w:val="none" w:sz="0" w:space="0" w:color="auto"/>
            <w:bottom w:val="none" w:sz="0" w:space="0" w:color="auto"/>
            <w:right w:val="none" w:sz="0" w:space="0" w:color="auto"/>
          </w:divBdr>
        </w:div>
        <w:div w:id="1714696309">
          <w:marLeft w:val="480"/>
          <w:marRight w:val="0"/>
          <w:marTop w:val="0"/>
          <w:marBottom w:val="0"/>
          <w:divBdr>
            <w:top w:val="none" w:sz="0" w:space="0" w:color="auto"/>
            <w:left w:val="none" w:sz="0" w:space="0" w:color="auto"/>
            <w:bottom w:val="none" w:sz="0" w:space="0" w:color="auto"/>
            <w:right w:val="none" w:sz="0" w:space="0" w:color="auto"/>
          </w:divBdr>
        </w:div>
        <w:div w:id="139277151">
          <w:marLeft w:val="480"/>
          <w:marRight w:val="0"/>
          <w:marTop w:val="0"/>
          <w:marBottom w:val="0"/>
          <w:divBdr>
            <w:top w:val="none" w:sz="0" w:space="0" w:color="auto"/>
            <w:left w:val="none" w:sz="0" w:space="0" w:color="auto"/>
            <w:bottom w:val="none" w:sz="0" w:space="0" w:color="auto"/>
            <w:right w:val="none" w:sz="0" w:space="0" w:color="auto"/>
          </w:divBdr>
        </w:div>
        <w:div w:id="1654095756">
          <w:marLeft w:val="480"/>
          <w:marRight w:val="0"/>
          <w:marTop w:val="0"/>
          <w:marBottom w:val="0"/>
          <w:divBdr>
            <w:top w:val="none" w:sz="0" w:space="0" w:color="auto"/>
            <w:left w:val="none" w:sz="0" w:space="0" w:color="auto"/>
            <w:bottom w:val="none" w:sz="0" w:space="0" w:color="auto"/>
            <w:right w:val="none" w:sz="0" w:space="0" w:color="auto"/>
          </w:divBdr>
        </w:div>
        <w:div w:id="1349405503">
          <w:marLeft w:val="480"/>
          <w:marRight w:val="0"/>
          <w:marTop w:val="0"/>
          <w:marBottom w:val="0"/>
          <w:divBdr>
            <w:top w:val="none" w:sz="0" w:space="0" w:color="auto"/>
            <w:left w:val="none" w:sz="0" w:space="0" w:color="auto"/>
            <w:bottom w:val="none" w:sz="0" w:space="0" w:color="auto"/>
            <w:right w:val="none" w:sz="0" w:space="0" w:color="auto"/>
          </w:divBdr>
        </w:div>
        <w:div w:id="1186678619">
          <w:marLeft w:val="480"/>
          <w:marRight w:val="0"/>
          <w:marTop w:val="0"/>
          <w:marBottom w:val="0"/>
          <w:divBdr>
            <w:top w:val="none" w:sz="0" w:space="0" w:color="auto"/>
            <w:left w:val="none" w:sz="0" w:space="0" w:color="auto"/>
            <w:bottom w:val="none" w:sz="0" w:space="0" w:color="auto"/>
            <w:right w:val="none" w:sz="0" w:space="0" w:color="auto"/>
          </w:divBdr>
        </w:div>
        <w:div w:id="2041971932">
          <w:marLeft w:val="480"/>
          <w:marRight w:val="0"/>
          <w:marTop w:val="0"/>
          <w:marBottom w:val="0"/>
          <w:divBdr>
            <w:top w:val="none" w:sz="0" w:space="0" w:color="auto"/>
            <w:left w:val="none" w:sz="0" w:space="0" w:color="auto"/>
            <w:bottom w:val="none" w:sz="0" w:space="0" w:color="auto"/>
            <w:right w:val="none" w:sz="0" w:space="0" w:color="auto"/>
          </w:divBdr>
        </w:div>
        <w:div w:id="2110393039">
          <w:marLeft w:val="480"/>
          <w:marRight w:val="0"/>
          <w:marTop w:val="0"/>
          <w:marBottom w:val="0"/>
          <w:divBdr>
            <w:top w:val="none" w:sz="0" w:space="0" w:color="auto"/>
            <w:left w:val="none" w:sz="0" w:space="0" w:color="auto"/>
            <w:bottom w:val="none" w:sz="0" w:space="0" w:color="auto"/>
            <w:right w:val="none" w:sz="0" w:space="0" w:color="auto"/>
          </w:divBdr>
        </w:div>
        <w:div w:id="781072868">
          <w:marLeft w:val="480"/>
          <w:marRight w:val="0"/>
          <w:marTop w:val="0"/>
          <w:marBottom w:val="0"/>
          <w:divBdr>
            <w:top w:val="none" w:sz="0" w:space="0" w:color="auto"/>
            <w:left w:val="none" w:sz="0" w:space="0" w:color="auto"/>
            <w:bottom w:val="none" w:sz="0" w:space="0" w:color="auto"/>
            <w:right w:val="none" w:sz="0" w:space="0" w:color="auto"/>
          </w:divBdr>
        </w:div>
        <w:div w:id="2116318179">
          <w:marLeft w:val="480"/>
          <w:marRight w:val="0"/>
          <w:marTop w:val="0"/>
          <w:marBottom w:val="0"/>
          <w:divBdr>
            <w:top w:val="none" w:sz="0" w:space="0" w:color="auto"/>
            <w:left w:val="none" w:sz="0" w:space="0" w:color="auto"/>
            <w:bottom w:val="none" w:sz="0" w:space="0" w:color="auto"/>
            <w:right w:val="none" w:sz="0" w:space="0" w:color="auto"/>
          </w:divBdr>
        </w:div>
        <w:div w:id="2104758830">
          <w:marLeft w:val="480"/>
          <w:marRight w:val="0"/>
          <w:marTop w:val="0"/>
          <w:marBottom w:val="0"/>
          <w:divBdr>
            <w:top w:val="none" w:sz="0" w:space="0" w:color="auto"/>
            <w:left w:val="none" w:sz="0" w:space="0" w:color="auto"/>
            <w:bottom w:val="none" w:sz="0" w:space="0" w:color="auto"/>
            <w:right w:val="none" w:sz="0" w:space="0" w:color="auto"/>
          </w:divBdr>
        </w:div>
        <w:div w:id="2047097794">
          <w:marLeft w:val="480"/>
          <w:marRight w:val="0"/>
          <w:marTop w:val="0"/>
          <w:marBottom w:val="0"/>
          <w:divBdr>
            <w:top w:val="none" w:sz="0" w:space="0" w:color="auto"/>
            <w:left w:val="none" w:sz="0" w:space="0" w:color="auto"/>
            <w:bottom w:val="none" w:sz="0" w:space="0" w:color="auto"/>
            <w:right w:val="none" w:sz="0" w:space="0" w:color="auto"/>
          </w:divBdr>
        </w:div>
        <w:div w:id="288165935">
          <w:marLeft w:val="480"/>
          <w:marRight w:val="0"/>
          <w:marTop w:val="0"/>
          <w:marBottom w:val="0"/>
          <w:divBdr>
            <w:top w:val="none" w:sz="0" w:space="0" w:color="auto"/>
            <w:left w:val="none" w:sz="0" w:space="0" w:color="auto"/>
            <w:bottom w:val="none" w:sz="0" w:space="0" w:color="auto"/>
            <w:right w:val="none" w:sz="0" w:space="0" w:color="auto"/>
          </w:divBdr>
        </w:div>
        <w:div w:id="1605305073">
          <w:marLeft w:val="480"/>
          <w:marRight w:val="0"/>
          <w:marTop w:val="0"/>
          <w:marBottom w:val="0"/>
          <w:divBdr>
            <w:top w:val="none" w:sz="0" w:space="0" w:color="auto"/>
            <w:left w:val="none" w:sz="0" w:space="0" w:color="auto"/>
            <w:bottom w:val="none" w:sz="0" w:space="0" w:color="auto"/>
            <w:right w:val="none" w:sz="0" w:space="0" w:color="auto"/>
          </w:divBdr>
        </w:div>
        <w:div w:id="1766342094">
          <w:marLeft w:val="480"/>
          <w:marRight w:val="0"/>
          <w:marTop w:val="0"/>
          <w:marBottom w:val="0"/>
          <w:divBdr>
            <w:top w:val="none" w:sz="0" w:space="0" w:color="auto"/>
            <w:left w:val="none" w:sz="0" w:space="0" w:color="auto"/>
            <w:bottom w:val="none" w:sz="0" w:space="0" w:color="auto"/>
            <w:right w:val="none" w:sz="0" w:space="0" w:color="auto"/>
          </w:divBdr>
        </w:div>
        <w:div w:id="274021054">
          <w:marLeft w:val="480"/>
          <w:marRight w:val="0"/>
          <w:marTop w:val="0"/>
          <w:marBottom w:val="0"/>
          <w:divBdr>
            <w:top w:val="none" w:sz="0" w:space="0" w:color="auto"/>
            <w:left w:val="none" w:sz="0" w:space="0" w:color="auto"/>
            <w:bottom w:val="none" w:sz="0" w:space="0" w:color="auto"/>
            <w:right w:val="none" w:sz="0" w:space="0" w:color="auto"/>
          </w:divBdr>
        </w:div>
        <w:div w:id="393740311">
          <w:marLeft w:val="480"/>
          <w:marRight w:val="0"/>
          <w:marTop w:val="0"/>
          <w:marBottom w:val="0"/>
          <w:divBdr>
            <w:top w:val="none" w:sz="0" w:space="0" w:color="auto"/>
            <w:left w:val="none" w:sz="0" w:space="0" w:color="auto"/>
            <w:bottom w:val="none" w:sz="0" w:space="0" w:color="auto"/>
            <w:right w:val="none" w:sz="0" w:space="0" w:color="auto"/>
          </w:divBdr>
        </w:div>
        <w:div w:id="2104916444">
          <w:marLeft w:val="480"/>
          <w:marRight w:val="0"/>
          <w:marTop w:val="0"/>
          <w:marBottom w:val="0"/>
          <w:divBdr>
            <w:top w:val="none" w:sz="0" w:space="0" w:color="auto"/>
            <w:left w:val="none" w:sz="0" w:space="0" w:color="auto"/>
            <w:bottom w:val="none" w:sz="0" w:space="0" w:color="auto"/>
            <w:right w:val="none" w:sz="0" w:space="0" w:color="auto"/>
          </w:divBdr>
        </w:div>
        <w:div w:id="654409323">
          <w:marLeft w:val="480"/>
          <w:marRight w:val="0"/>
          <w:marTop w:val="0"/>
          <w:marBottom w:val="0"/>
          <w:divBdr>
            <w:top w:val="none" w:sz="0" w:space="0" w:color="auto"/>
            <w:left w:val="none" w:sz="0" w:space="0" w:color="auto"/>
            <w:bottom w:val="none" w:sz="0" w:space="0" w:color="auto"/>
            <w:right w:val="none" w:sz="0" w:space="0" w:color="auto"/>
          </w:divBdr>
        </w:div>
        <w:div w:id="1935551243">
          <w:marLeft w:val="480"/>
          <w:marRight w:val="0"/>
          <w:marTop w:val="0"/>
          <w:marBottom w:val="0"/>
          <w:divBdr>
            <w:top w:val="none" w:sz="0" w:space="0" w:color="auto"/>
            <w:left w:val="none" w:sz="0" w:space="0" w:color="auto"/>
            <w:bottom w:val="none" w:sz="0" w:space="0" w:color="auto"/>
            <w:right w:val="none" w:sz="0" w:space="0" w:color="auto"/>
          </w:divBdr>
        </w:div>
        <w:div w:id="1446390331">
          <w:marLeft w:val="480"/>
          <w:marRight w:val="0"/>
          <w:marTop w:val="0"/>
          <w:marBottom w:val="0"/>
          <w:divBdr>
            <w:top w:val="none" w:sz="0" w:space="0" w:color="auto"/>
            <w:left w:val="none" w:sz="0" w:space="0" w:color="auto"/>
            <w:bottom w:val="none" w:sz="0" w:space="0" w:color="auto"/>
            <w:right w:val="none" w:sz="0" w:space="0" w:color="auto"/>
          </w:divBdr>
        </w:div>
        <w:div w:id="609750256">
          <w:marLeft w:val="480"/>
          <w:marRight w:val="0"/>
          <w:marTop w:val="0"/>
          <w:marBottom w:val="0"/>
          <w:divBdr>
            <w:top w:val="none" w:sz="0" w:space="0" w:color="auto"/>
            <w:left w:val="none" w:sz="0" w:space="0" w:color="auto"/>
            <w:bottom w:val="none" w:sz="0" w:space="0" w:color="auto"/>
            <w:right w:val="none" w:sz="0" w:space="0" w:color="auto"/>
          </w:divBdr>
        </w:div>
        <w:div w:id="1598247443">
          <w:marLeft w:val="480"/>
          <w:marRight w:val="0"/>
          <w:marTop w:val="0"/>
          <w:marBottom w:val="0"/>
          <w:divBdr>
            <w:top w:val="none" w:sz="0" w:space="0" w:color="auto"/>
            <w:left w:val="none" w:sz="0" w:space="0" w:color="auto"/>
            <w:bottom w:val="none" w:sz="0" w:space="0" w:color="auto"/>
            <w:right w:val="none" w:sz="0" w:space="0" w:color="auto"/>
          </w:divBdr>
        </w:div>
        <w:div w:id="1170365659">
          <w:marLeft w:val="480"/>
          <w:marRight w:val="0"/>
          <w:marTop w:val="0"/>
          <w:marBottom w:val="0"/>
          <w:divBdr>
            <w:top w:val="none" w:sz="0" w:space="0" w:color="auto"/>
            <w:left w:val="none" w:sz="0" w:space="0" w:color="auto"/>
            <w:bottom w:val="none" w:sz="0" w:space="0" w:color="auto"/>
            <w:right w:val="none" w:sz="0" w:space="0" w:color="auto"/>
          </w:divBdr>
        </w:div>
        <w:div w:id="1782414674">
          <w:marLeft w:val="480"/>
          <w:marRight w:val="0"/>
          <w:marTop w:val="0"/>
          <w:marBottom w:val="0"/>
          <w:divBdr>
            <w:top w:val="none" w:sz="0" w:space="0" w:color="auto"/>
            <w:left w:val="none" w:sz="0" w:space="0" w:color="auto"/>
            <w:bottom w:val="none" w:sz="0" w:space="0" w:color="auto"/>
            <w:right w:val="none" w:sz="0" w:space="0" w:color="auto"/>
          </w:divBdr>
        </w:div>
        <w:div w:id="1300498330">
          <w:marLeft w:val="480"/>
          <w:marRight w:val="0"/>
          <w:marTop w:val="0"/>
          <w:marBottom w:val="0"/>
          <w:divBdr>
            <w:top w:val="none" w:sz="0" w:space="0" w:color="auto"/>
            <w:left w:val="none" w:sz="0" w:space="0" w:color="auto"/>
            <w:bottom w:val="none" w:sz="0" w:space="0" w:color="auto"/>
            <w:right w:val="none" w:sz="0" w:space="0" w:color="auto"/>
          </w:divBdr>
        </w:div>
        <w:div w:id="431977736">
          <w:marLeft w:val="480"/>
          <w:marRight w:val="0"/>
          <w:marTop w:val="0"/>
          <w:marBottom w:val="0"/>
          <w:divBdr>
            <w:top w:val="none" w:sz="0" w:space="0" w:color="auto"/>
            <w:left w:val="none" w:sz="0" w:space="0" w:color="auto"/>
            <w:bottom w:val="none" w:sz="0" w:space="0" w:color="auto"/>
            <w:right w:val="none" w:sz="0" w:space="0" w:color="auto"/>
          </w:divBdr>
        </w:div>
        <w:div w:id="1397895118">
          <w:marLeft w:val="480"/>
          <w:marRight w:val="0"/>
          <w:marTop w:val="0"/>
          <w:marBottom w:val="0"/>
          <w:divBdr>
            <w:top w:val="none" w:sz="0" w:space="0" w:color="auto"/>
            <w:left w:val="none" w:sz="0" w:space="0" w:color="auto"/>
            <w:bottom w:val="none" w:sz="0" w:space="0" w:color="auto"/>
            <w:right w:val="none" w:sz="0" w:space="0" w:color="auto"/>
          </w:divBdr>
        </w:div>
        <w:div w:id="334311092">
          <w:marLeft w:val="480"/>
          <w:marRight w:val="0"/>
          <w:marTop w:val="0"/>
          <w:marBottom w:val="0"/>
          <w:divBdr>
            <w:top w:val="none" w:sz="0" w:space="0" w:color="auto"/>
            <w:left w:val="none" w:sz="0" w:space="0" w:color="auto"/>
            <w:bottom w:val="none" w:sz="0" w:space="0" w:color="auto"/>
            <w:right w:val="none" w:sz="0" w:space="0" w:color="auto"/>
          </w:divBdr>
        </w:div>
        <w:div w:id="1358115713">
          <w:marLeft w:val="480"/>
          <w:marRight w:val="0"/>
          <w:marTop w:val="0"/>
          <w:marBottom w:val="0"/>
          <w:divBdr>
            <w:top w:val="none" w:sz="0" w:space="0" w:color="auto"/>
            <w:left w:val="none" w:sz="0" w:space="0" w:color="auto"/>
            <w:bottom w:val="none" w:sz="0" w:space="0" w:color="auto"/>
            <w:right w:val="none" w:sz="0" w:space="0" w:color="auto"/>
          </w:divBdr>
        </w:div>
        <w:div w:id="2073503704">
          <w:marLeft w:val="480"/>
          <w:marRight w:val="0"/>
          <w:marTop w:val="0"/>
          <w:marBottom w:val="0"/>
          <w:divBdr>
            <w:top w:val="none" w:sz="0" w:space="0" w:color="auto"/>
            <w:left w:val="none" w:sz="0" w:space="0" w:color="auto"/>
            <w:bottom w:val="none" w:sz="0" w:space="0" w:color="auto"/>
            <w:right w:val="none" w:sz="0" w:space="0" w:color="auto"/>
          </w:divBdr>
        </w:div>
        <w:div w:id="599752619">
          <w:marLeft w:val="480"/>
          <w:marRight w:val="0"/>
          <w:marTop w:val="0"/>
          <w:marBottom w:val="0"/>
          <w:divBdr>
            <w:top w:val="none" w:sz="0" w:space="0" w:color="auto"/>
            <w:left w:val="none" w:sz="0" w:space="0" w:color="auto"/>
            <w:bottom w:val="none" w:sz="0" w:space="0" w:color="auto"/>
            <w:right w:val="none" w:sz="0" w:space="0" w:color="auto"/>
          </w:divBdr>
        </w:div>
        <w:div w:id="1882131182">
          <w:marLeft w:val="480"/>
          <w:marRight w:val="0"/>
          <w:marTop w:val="0"/>
          <w:marBottom w:val="0"/>
          <w:divBdr>
            <w:top w:val="none" w:sz="0" w:space="0" w:color="auto"/>
            <w:left w:val="none" w:sz="0" w:space="0" w:color="auto"/>
            <w:bottom w:val="none" w:sz="0" w:space="0" w:color="auto"/>
            <w:right w:val="none" w:sz="0" w:space="0" w:color="auto"/>
          </w:divBdr>
        </w:div>
        <w:div w:id="1204441897">
          <w:marLeft w:val="480"/>
          <w:marRight w:val="0"/>
          <w:marTop w:val="0"/>
          <w:marBottom w:val="0"/>
          <w:divBdr>
            <w:top w:val="none" w:sz="0" w:space="0" w:color="auto"/>
            <w:left w:val="none" w:sz="0" w:space="0" w:color="auto"/>
            <w:bottom w:val="none" w:sz="0" w:space="0" w:color="auto"/>
            <w:right w:val="none" w:sz="0" w:space="0" w:color="auto"/>
          </w:divBdr>
        </w:div>
        <w:div w:id="1813014633">
          <w:marLeft w:val="480"/>
          <w:marRight w:val="0"/>
          <w:marTop w:val="0"/>
          <w:marBottom w:val="0"/>
          <w:divBdr>
            <w:top w:val="none" w:sz="0" w:space="0" w:color="auto"/>
            <w:left w:val="none" w:sz="0" w:space="0" w:color="auto"/>
            <w:bottom w:val="none" w:sz="0" w:space="0" w:color="auto"/>
            <w:right w:val="none" w:sz="0" w:space="0" w:color="auto"/>
          </w:divBdr>
        </w:div>
        <w:div w:id="426729434">
          <w:marLeft w:val="480"/>
          <w:marRight w:val="0"/>
          <w:marTop w:val="0"/>
          <w:marBottom w:val="0"/>
          <w:divBdr>
            <w:top w:val="none" w:sz="0" w:space="0" w:color="auto"/>
            <w:left w:val="none" w:sz="0" w:space="0" w:color="auto"/>
            <w:bottom w:val="none" w:sz="0" w:space="0" w:color="auto"/>
            <w:right w:val="none" w:sz="0" w:space="0" w:color="auto"/>
          </w:divBdr>
        </w:div>
        <w:div w:id="1132091796">
          <w:marLeft w:val="480"/>
          <w:marRight w:val="0"/>
          <w:marTop w:val="0"/>
          <w:marBottom w:val="0"/>
          <w:divBdr>
            <w:top w:val="none" w:sz="0" w:space="0" w:color="auto"/>
            <w:left w:val="none" w:sz="0" w:space="0" w:color="auto"/>
            <w:bottom w:val="none" w:sz="0" w:space="0" w:color="auto"/>
            <w:right w:val="none" w:sz="0" w:space="0" w:color="auto"/>
          </w:divBdr>
        </w:div>
        <w:div w:id="663626655">
          <w:marLeft w:val="480"/>
          <w:marRight w:val="0"/>
          <w:marTop w:val="0"/>
          <w:marBottom w:val="0"/>
          <w:divBdr>
            <w:top w:val="none" w:sz="0" w:space="0" w:color="auto"/>
            <w:left w:val="none" w:sz="0" w:space="0" w:color="auto"/>
            <w:bottom w:val="none" w:sz="0" w:space="0" w:color="auto"/>
            <w:right w:val="none" w:sz="0" w:space="0" w:color="auto"/>
          </w:divBdr>
        </w:div>
        <w:div w:id="774322919">
          <w:marLeft w:val="480"/>
          <w:marRight w:val="0"/>
          <w:marTop w:val="0"/>
          <w:marBottom w:val="0"/>
          <w:divBdr>
            <w:top w:val="none" w:sz="0" w:space="0" w:color="auto"/>
            <w:left w:val="none" w:sz="0" w:space="0" w:color="auto"/>
            <w:bottom w:val="none" w:sz="0" w:space="0" w:color="auto"/>
            <w:right w:val="none" w:sz="0" w:space="0" w:color="auto"/>
          </w:divBdr>
        </w:div>
        <w:div w:id="1301032257">
          <w:marLeft w:val="480"/>
          <w:marRight w:val="0"/>
          <w:marTop w:val="0"/>
          <w:marBottom w:val="0"/>
          <w:divBdr>
            <w:top w:val="none" w:sz="0" w:space="0" w:color="auto"/>
            <w:left w:val="none" w:sz="0" w:space="0" w:color="auto"/>
            <w:bottom w:val="none" w:sz="0" w:space="0" w:color="auto"/>
            <w:right w:val="none" w:sz="0" w:space="0" w:color="auto"/>
          </w:divBdr>
        </w:div>
        <w:div w:id="891649171">
          <w:marLeft w:val="480"/>
          <w:marRight w:val="0"/>
          <w:marTop w:val="0"/>
          <w:marBottom w:val="0"/>
          <w:divBdr>
            <w:top w:val="none" w:sz="0" w:space="0" w:color="auto"/>
            <w:left w:val="none" w:sz="0" w:space="0" w:color="auto"/>
            <w:bottom w:val="none" w:sz="0" w:space="0" w:color="auto"/>
            <w:right w:val="none" w:sz="0" w:space="0" w:color="auto"/>
          </w:divBdr>
        </w:div>
        <w:div w:id="1134906400">
          <w:marLeft w:val="480"/>
          <w:marRight w:val="0"/>
          <w:marTop w:val="0"/>
          <w:marBottom w:val="0"/>
          <w:divBdr>
            <w:top w:val="none" w:sz="0" w:space="0" w:color="auto"/>
            <w:left w:val="none" w:sz="0" w:space="0" w:color="auto"/>
            <w:bottom w:val="none" w:sz="0" w:space="0" w:color="auto"/>
            <w:right w:val="none" w:sz="0" w:space="0" w:color="auto"/>
          </w:divBdr>
        </w:div>
      </w:divsChild>
    </w:div>
    <w:div w:id="137890940">
      <w:bodyDiv w:val="1"/>
      <w:marLeft w:val="0"/>
      <w:marRight w:val="0"/>
      <w:marTop w:val="0"/>
      <w:marBottom w:val="0"/>
      <w:divBdr>
        <w:top w:val="none" w:sz="0" w:space="0" w:color="auto"/>
        <w:left w:val="none" w:sz="0" w:space="0" w:color="auto"/>
        <w:bottom w:val="none" w:sz="0" w:space="0" w:color="auto"/>
        <w:right w:val="none" w:sz="0" w:space="0" w:color="auto"/>
      </w:divBdr>
    </w:div>
    <w:div w:id="138110406">
      <w:bodyDiv w:val="1"/>
      <w:marLeft w:val="0"/>
      <w:marRight w:val="0"/>
      <w:marTop w:val="0"/>
      <w:marBottom w:val="0"/>
      <w:divBdr>
        <w:top w:val="none" w:sz="0" w:space="0" w:color="auto"/>
        <w:left w:val="none" w:sz="0" w:space="0" w:color="auto"/>
        <w:bottom w:val="none" w:sz="0" w:space="0" w:color="auto"/>
        <w:right w:val="none" w:sz="0" w:space="0" w:color="auto"/>
      </w:divBdr>
      <w:divsChild>
        <w:div w:id="541943665">
          <w:marLeft w:val="640"/>
          <w:marRight w:val="0"/>
          <w:marTop w:val="0"/>
          <w:marBottom w:val="0"/>
          <w:divBdr>
            <w:top w:val="none" w:sz="0" w:space="0" w:color="auto"/>
            <w:left w:val="none" w:sz="0" w:space="0" w:color="auto"/>
            <w:bottom w:val="none" w:sz="0" w:space="0" w:color="auto"/>
            <w:right w:val="none" w:sz="0" w:space="0" w:color="auto"/>
          </w:divBdr>
        </w:div>
        <w:div w:id="1865828635">
          <w:marLeft w:val="640"/>
          <w:marRight w:val="0"/>
          <w:marTop w:val="0"/>
          <w:marBottom w:val="0"/>
          <w:divBdr>
            <w:top w:val="none" w:sz="0" w:space="0" w:color="auto"/>
            <w:left w:val="none" w:sz="0" w:space="0" w:color="auto"/>
            <w:bottom w:val="none" w:sz="0" w:space="0" w:color="auto"/>
            <w:right w:val="none" w:sz="0" w:space="0" w:color="auto"/>
          </w:divBdr>
        </w:div>
        <w:div w:id="819274683">
          <w:marLeft w:val="640"/>
          <w:marRight w:val="0"/>
          <w:marTop w:val="0"/>
          <w:marBottom w:val="0"/>
          <w:divBdr>
            <w:top w:val="none" w:sz="0" w:space="0" w:color="auto"/>
            <w:left w:val="none" w:sz="0" w:space="0" w:color="auto"/>
            <w:bottom w:val="none" w:sz="0" w:space="0" w:color="auto"/>
            <w:right w:val="none" w:sz="0" w:space="0" w:color="auto"/>
          </w:divBdr>
        </w:div>
        <w:div w:id="1400597776">
          <w:marLeft w:val="640"/>
          <w:marRight w:val="0"/>
          <w:marTop w:val="0"/>
          <w:marBottom w:val="0"/>
          <w:divBdr>
            <w:top w:val="none" w:sz="0" w:space="0" w:color="auto"/>
            <w:left w:val="none" w:sz="0" w:space="0" w:color="auto"/>
            <w:bottom w:val="none" w:sz="0" w:space="0" w:color="auto"/>
            <w:right w:val="none" w:sz="0" w:space="0" w:color="auto"/>
          </w:divBdr>
        </w:div>
        <w:div w:id="576285540">
          <w:marLeft w:val="640"/>
          <w:marRight w:val="0"/>
          <w:marTop w:val="0"/>
          <w:marBottom w:val="0"/>
          <w:divBdr>
            <w:top w:val="none" w:sz="0" w:space="0" w:color="auto"/>
            <w:left w:val="none" w:sz="0" w:space="0" w:color="auto"/>
            <w:bottom w:val="none" w:sz="0" w:space="0" w:color="auto"/>
            <w:right w:val="none" w:sz="0" w:space="0" w:color="auto"/>
          </w:divBdr>
        </w:div>
        <w:div w:id="38868485">
          <w:marLeft w:val="640"/>
          <w:marRight w:val="0"/>
          <w:marTop w:val="0"/>
          <w:marBottom w:val="0"/>
          <w:divBdr>
            <w:top w:val="none" w:sz="0" w:space="0" w:color="auto"/>
            <w:left w:val="none" w:sz="0" w:space="0" w:color="auto"/>
            <w:bottom w:val="none" w:sz="0" w:space="0" w:color="auto"/>
            <w:right w:val="none" w:sz="0" w:space="0" w:color="auto"/>
          </w:divBdr>
        </w:div>
        <w:div w:id="1341352610">
          <w:marLeft w:val="640"/>
          <w:marRight w:val="0"/>
          <w:marTop w:val="0"/>
          <w:marBottom w:val="0"/>
          <w:divBdr>
            <w:top w:val="none" w:sz="0" w:space="0" w:color="auto"/>
            <w:left w:val="none" w:sz="0" w:space="0" w:color="auto"/>
            <w:bottom w:val="none" w:sz="0" w:space="0" w:color="auto"/>
            <w:right w:val="none" w:sz="0" w:space="0" w:color="auto"/>
          </w:divBdr>
        </w:div>
        <w:div w:id="2005357499">
          <w:marLeft w:val="640"/>
          <w:marRight w:val="0"/>
          <w:marTop w:val="0"/>
          <w:marBottom w:val="0"/>
          <w:divBdr>
            <w:top w:val="none" w:sz="0" w:space="0" w:color="auto"/>
            <w:left w:val="none" w:sz="0" w:space="0" w:color="auto"/>
            <w:bottom w:val="none" w:sz="0" w:space="0" w:color="auto"/>
            <w:right w:val="none" w:sz="0" w:space="0" w:color="auto"/>
          </w:divBdr>
        </w:div>
        <w:div w:id="1023894247">
          <w:marLeft w:val="640"/>
          <w:marRight w:val="0"/>
          <w:marTop w:val="0"/>
          <w:marBottom w:val="0"/>
          <w:divBdr>
            <w:top w:val="none" w:sz="0" w:space="0" w:color="auto"/>
            <w:left w:val="none" w:sz="0" w:space="0" w:color="auto"/>
            <w:bottom w:val="none" w:sz="0" w:space="0" w:color="auto"/>
            <w:right w:val="none" w:sz="0" w:space="0" w:color="auto"/>
          </w:divBdr>
        </w:div>
        <w:div w:id="1524514181">
          <w:marLeft w:val="640"/>
          <w:marRight w:val="0"/>
          <w:marTop w:val="0"/>
          <w:marBottom w:val="0"/>
          <w:divBdr>
            <w:top w:val="none" w:sz="0" w:space="0" w:color="auto"/>
            <w:left w:val="none" w:sz="0" w:space="0" w:color="auto"/>
            <w:bottom w:val="none" w:sz="0" w:space="0" w:color="auto"/>
            <w:right w:val="none" w:sz="0" w:space="0" w:color="auto"/>
          </w:divBdr>
        </w:div>
        <w:div w:id="1120954424">
          <w:marLeft w:val="640"/>
          <w:marRight w:val="0"/>
          <w:marTop w:val="0"/>
          <w:marBottom w:val="0"/>
          <w:divBdr>
            <w:top w:val="none" w:sz="0" w:space="0" w:color="auto"/>
            <w:left w:val="none" w:sz="0" w:space="0" w:color="auto"/>
            <w:bottom w:val="none" w:sz="0" w:space="0" w:color="auto"/>
            <w:right w:val="none" w:sz="0" w:space="0" w:color="auto"/>
          </w:divBdr>
        </w:div>
        <w:div w:id="1127431998">
          <w:marLeft w:val="640"/>
          <w:marRight w:val="0"/>
          <w:marTop w:val="0"/>
          <w:marBottom w:val="0"/>
          <w:divBdr>
            <w:top w:val="none" w:sz="0" w:space="0" w:color="auto"/>
            <w:left w:val="none" w:sz="0" w:space="0" w:color="auto"/>
            <w:bottom w:val="none" w:sz="0" w:space="0" w:color="auto"/>
            <w:right w:val="none" w:sz="0" w:space="0" w:color="auto"/>
          </w:divBdr>
        </w:div>
        <w:div w:id="1058169501">
          <w:marLeft w:val="640"/>
          <w:marRight w:val="0"/>
          <w:marTop w:val="0"/>
          <w:marBottom w:val="0"/>
          <w:divBdr>
            <w:top w:val="none" w:sz="0" w:space="0" w:color="auto"/>
            <w:left w:val="none" w:sz="0" w:space="0" w:color="auto"/>
            <w:bottom w:val="none" w:sz="0" w:space="0" w:color="auto"/>
            <w:right w:val="none" w:sz="0" w:space="0" w:color="auto"/>
          </w:divBdr>
        </w:div>
        <w:div w:id="1464227512">
          <w:marLeft w:val="640"/>
          <w:marRight w:val="0"/>
          <w:marTop w:val="0"/>
          <w:marBottom w:val="0"/>
          <w:divBdr>
            <w:top w:val="none" w:sz="0" w:space="0" w:color="auto"/>
            <w:left w:val="none" w:sz="0" w:space="0" w:color="auto"/>
            <w:bottom w:val="none" w:sz="0" w:space="0" w:color="auto"/>
            <w:right w:val="none" w:sz="0" w:space="0" w:color="auto"/>
          </w:divBdr>
        </w:div>
        <w:div w:id="1713649187">
          <w:marLeft w:val="640"/>
          <w:marRight w:val="0"/>
          <w:marTop w:val="0"/>
          <w:marBottom w:val="0"/>
          <w:divBdr>
            <w:top w:val="none" w:sz="0" w:space="0" w:color="auto"/>
            <w:left w:val="none" w:sz="0" w:space="0" w:color="auto"/>
            <w:bottom w:val="none" w:sz="0" w:space="0" w:color="auto"/>
            <w:right w:val="none" w:sz="0" w:space="0" w:color="auto"/>
          </w:divBdr>
        </w:div>
        <w:div w:id="1818765924">
          <w:marLeft w:val="640"/>
          <w:marRight w:val="0"/>
          <w:marTop w:val="0"/>
          <w:marBottom w:val="0"/>
          <w:divBdr>
            <w:top w:val="none" w:sz="0" w:space="0" w:color="auto"/>
            <w:left w:val="none" w:sz="0" w:space="0" w:color="auto"/>
            <w:bottom w:val="none" w:sz="0" w:space="0" w:color="auto"/>
            <w:right w:val="none" w:sz="0" w:space="0" w:color="auto"/>
          </w:divBdr>
        </w:div>
        <w:div w:id="1684624065">
          <w:marLeft w:val="640"/>
          <w:marRight w:val="0"/>
          <w:marTop w:val="0"/>
          <w:marBottom w:val="0"/>
          <w:divBdr>
            <w:top w:val="none" w:sz="0" w:space="0" w:color="auto"/>
            <w:left w:val="none" w:sz="0" w:space="0" w:color="auto"/>
            <w:bottom w:val="none" w:sz="0" w:space="0" w:color="auto"/>
            <w:right w:val="none" w:sz="0" w:space="0" w:color="auto"/>
          </w:divBdr>
        </w:div>
        <w:div w:id="1762138542">
          <w:marLeft w:val="640"/>
          <w:marRight w:val="0"/>
          <w:marTop w:val="0"/>
          <w:marBottom w:val="0"/>
          <w:divBdr>
            <w:top w:val="none" w:sz="0" w:space="0" w:color="auto"/>
            <w:left w:val="none" w:sz="0" w:space="0" w:color="auto"/>
            <w:bottom w:val="none" w:sz="0" w:space="0" w:color="auto"/>
            <w:right w:val="none" w:sz="0" w:space="0" w:color="auto"/>
          </w:divBdr>
        </w:div>
        <w:div w:id="992871486">
          <w:marLeft w:val="640"/>
          <w:marRight w:val="0"/>
          <w:marTop w:val="0"/>
          <w:marBottom w:val="0"/>
          <w:divBdr>
            <w:top w:val="none" w:sz="0" w:space="0" w:color="auto"/>
            <w:left w:val="none" w:sz="0" w:space="0" w:color="auto"/>
            <w:bottom w:val="none" w:sz="0" w:space="0" w:color="auto"/>
            <w:right w:val="none" w:sz="0" w:space="0" w:color="auto"/>
          </w:divBdr>
        </w:div>
        <w:div w:id="1007751827">
          <w:marLeft w:val="640"/>
          <w:marRight w:val="0"/>
          <w:marTop w:val="0"/>
          <w:marBottom w:val="0"/>
          <w:divBdr>
            <w:top w:val="none" w:sz="0" w:space="0" w:color="auto"/>
            <w:left w:val="none" w:sz="0" w:space="0" w:color="auto"/>
            <w:bottom w:val="none" w:sz="0" w:space="0" w:color="auto"/>
            <w:right w:val="none" w:sz="0" w:space="0" w:color="auto"/>
          </w:divBdr>
        </w:div>
        <w:div w:id="501940969">
          <w:marLeft w:val="640"/>
          <w:marRight w:val="0"/>
          <w:marTop w:val="0"/>
          <w:marBottom w:val="0"/>
          <w:divBdr>
            <w:top w:val="none" w:sz="0" w:space="0" w:color="auto"/>
            <w:left w:val="none" w:sz="0" w:space="0" w:color="auto"/>
            <w:bottom w:val="none" w:sz="0" w:space="0" w:color="auto"/>
            <w:right w:val="none" w:sz="0" w:space="0" w:color="auto"/>
          </w:divBdr>
        </w:div>
        <w:div w:id="595552843">
          <w:marLeft w:val="640"/>
          <w:marRight w:val="0"/>
          <w:marTop w:val="0"/>
          <w:marBottom w:val="0"/>
          <w:divBdr>
            <w:top w:val="none" w:sz="0" w:space="0" w:color="auto"/>
            <w:left w:val="none" w:sz="0" w:space="0" w:color="auto"/>
            <w:bottom w:val="none" w:sz="0" w:space="0" w:color="auto"/>
            <w:right w:val="none" w:sz="0" w:space="0" w:color="auto"/>
          </w:divBdr>
        </w:div>
        <w:div w:id="1899977906">
          <w:marLeft w:val="640"/>
          <w:marRight w:val="0"/>
          <w:marTop w:val="0"/>
          <w:marBottom w:val="0"/>
          <w:divBdr>
            <w:top w:val="none" w:sz="0" w:space="0" w:color="auto"/>
            <w:left w:val="none" w:sz="0" w:space="0" w:color="auto"/>
            <w:bottom w:val="none" w:sz="0" w:space="0" w:color="auto"/>
            <w:right w:val="none" w:sz="0" w:space="0" w:color="auto"/>
          </w:divBdr>
        </w:div>
        <w:div w:id="1168057338">
          <w:marLeft w:val="640"/>
          <w:marRight w:val="0"/>
          <w:marTop w:val="0"/>
          <w:marBottom w:val="0"/>
          <w:divBdr>
            <w:top w:val="none" w:sz="0" w:space="0" w:color="auto"/>
            <w:left w:val="none" w:sz="0" w:space="0" w:color="auto"/>
            <w:bottom w:val="none" w:sz="0" w:space="0" w:color="auto"/>
            <w:right w:val="none" w:sz="0" w:space="0" w:color="auto"/>
          </w:divBdr>
        </w:div>
        <w:div w:id="1076633034">
          <w:marLeft w:val="640"/>
          <w:marRight w:val="0"/>
          <w:marTop w:val="0"/>
          <w:marBottom w:val="0"/>
          <w:divBdr>
            <w:top w:val="none" w:sz="0" w:space="0" w:color="auto"/>
            <w:left w:val="none" w:sz="0" w:space="0" w:color="auto"/>
            <w:bottom w:val="none" w:sz="0" w:space="0" w:color="auto"/>
            <w:right w:val="none" w:sz="0" w:space="0" w:color="auto"/>
          </w:divBdr>
        </w:div>
        <w:div w:id="1756517102">
          <w:marLeft w:val="640"/>
          <w:marRight w:val="0"/>
          <w:marTop w:val="0"/>
          <w:marBottom w:val="0"/>
          <w:divBdr>
            <w:top w:val="none" w:sz="0" w:space="0" w:color="auto"/>
            <w:left w:val="none" w:sz="0" w:space="0" w:color="auto"/>
            <w:bottom w:val="none" w:sz="0" w:space="0" w:color="auto"/>
            <w:right w:val="none" w:sz="0" w:space="0" w:color="auto"/>
          </w:divBdr>
        </w:div>
        <w:div w:id="293676151">
          <w:marLeft w:val="640"/>
          <w:marRight w:val="0"/>
          <w:marTop w:val="0"/>
          <w:marBottom w:val="0"/>
          <w:divBdr>
            <w:top w:val="none" w:sz="0" w:space="0" w:color="auto"/>
            <w:left w:val="none" w:sz="0" w:space="0" w:color="auto"/>
            <w:bottom w:val="none" w:sz="0" w:space="0" w:color="auto"/>
            <w:right w:val="none" w:sz="0" w:space="0" w:color="auto"/>
          </w:divBdr>
        </w:div>
        <w:div w:id="81805696">
          <w:marLeft w:val="640"/>
          <w:marRight w:val="0"/>
          <w:marTop w:val="0"/>
          <w:marBottom w:val="0"/>
          <w:divBdr>
            <w:top w:val="none" w:sz="0" w:space="0" w:color="auto"/>
            <w:left w:val="none" w:sz="0" w:space="0" w:color="auto"/>
            <w:bottom w:val="none" w:sz="0" w:space="0" w:color="auto"/>
            <w:right w:val="none" w:sz="0" w:space="0" w:color="auto"/>
          </w:divBdr>
        </w:div>
        <w:div w:id="1413888888">
          <w:marLeft w:val="640"/>
          <w:marRight w:val="0"/>
          <w:marTop w:val="0"/>
          <w:marBottom w:val="0"/>
          <w:divBdr>
            <w:top w:val="none" w:sz="0" w:space="0" w:color="auto"/>
            <w:left w:val="none" w:sz="0" w:space="0" w:color="auto"/>
            <w:bottom w:val="none" w:sz="0" w:space="0" w:color="auto"/>
            <w:right w:val="none" w:sz="0" w:space="0" w:color="auto"/>
          </w:divBdr>
        </w:div>
        <w:div w:id="2017413902">
          <w:marLeft w:val="640"/>
          <w:marRight w:val="0"/>
          <w:marTop w:val="0"/>
          <w:marBottom w:val="0"/>
          <w:divBdr>
            <w:top w:val="none" w:sz="0" w:space="0" w:color="auto"/>
            <w:left w:val="none" w:sz="0" w:space="0" w:color="auto"/>
            <w:bottom w:val="none" w:sz="0" w:space="0" w:color="auto"/>
            <w:right w:val="none" w:sz="0" w:space="0" w:color="auto"/>
          </w:divBdr>
        </w:div>
        <w:div w:id="2103337851">
          <w:marLeft w:val="640"/>
          <w:marRight w:val="0"/>
          <w:marTop w:val="0"/>
          <w:marBottom w:val="0"/>
          <w:divBdr>
            <w:top w:val="none" w:sz="0" w:space="0" w:color="auto"/>
            <w:left w:val="none" w:sz="0" w:space="0" w:color="auto"/>
            <w:bottom w:val="none" w:sz="0" w:space="0" w:color="auto"/>
            <w:right w:val="none" w:sz="0" w:space="0" w:color="auto"/>
          </w:divBdr>
        </w:div>
        <w:div w:id="2117364835">
          <w:marLeft w:val="640"/>
          <w:marRight w:val="0"/>
          <w:marTop w:val="0"/>
          <w:marBottom w:val="0"/>
          <w:divBdr>
            <w:top w:val="none" w:sz="0" w:space="0" w:color="auto"/>
            <w:left w:val="none" w:sz="0" w:space="0" w:color="auto"/>
            <w:bottom w:val="none" w:sz="0" w:space="0" w:color="auto"/>
            <w:right w:val="none" w:sz="0" w:space="0" w:color="auto"/>
          </w:divBdr>
        </w:div>
        <w:div w:id="1178887466">
          <w:marLeft w:val="640"/>
          <w:marRight w:val="0"/>
          <w:marTop w:val="0"/>
          <w:marBottom w:val="0"/>
          <w:divBdr>
            <w:top w:val="none" w:sz="0" w:space="0" w:color="auto"/>
            <w:left w:val="none" w:sz="0" w:space="0" w:color="auto"/>
            <w:bottom w:val="none" w:sz="0" w:space="0" w:color="auto"/>
            <w:right w:val="none" w:sz="0" w:space="0" w:color="auto"/>
          </w:divBdr>
        </w:div>
        <w:div w:id="279337912">
          <w:marLeft w:val="640"/>
          <w:marRight w:val="0"/>
          <w:marTop w:val="0"/>
          <w:marBottom w:val="0"/>
          <w:divBdr>
            <w:top w:val="none" w:sz="0" w:space="0" w:color="auto"/>
            <w:left w:val="none" w:sz="0" w:space="0" w:color="auto"/>
            <w:bottom w:val="none" w:sz="0" w:space="0" w:color="auto"/>
            <w:right w:val="none" w:sz="0" w:space="0" w:color="auto"/>
          </w:divBdr>
        </w:div>
        <w:div w:id="908152923">
          <w:marLeft w:val="640"/>
          <w:marRight w:val="0"/>
          <w:marTop w:val="0"/>
          <w:marBottom w:val="0"/>
          <w:divBdr>
            <w:top w:val="none" w:sz="0" w:space="0" w:color="auto"/>
            <w:left w:val="none" w:sz="0" w:space="0" w:color="auto"/>
            <w:bottom w:val="none" w:sz="0" w:space="0" w:color="auto"/>
            <w:right w:val="none" w:sz="0" w:space="0" w:color="auto"/>
          </w:divBdr>
        </w:div>
        <w:div w:id="1460294533">
          <w:marLeft w:val="640"/>
          <w:marRight w:val="0"/>
          <w:marTop w:val="0"/>
          <w:marBottom w:val="0"/>
          <w:divBdr>
            <w:top w:val="none" w:sz="0" w:space="0" w:color="auto"/>
            <w:left w:val="none" w:sz="0" w:space="0" w:color="auto"/>
            <w:bottom w:val="none" w:sz="0" w:space="0" w:color="auto"/>
            <w:right w:val="none" w:sz="0" w:space="0" w:color="auto"/>
          </w:divBdr>
        </w:div>
        <w:div w:id="985354122">
          <w:marLeft w:val="640"/>
          <w:marRight w:val="0"/>
          <w:marTop w:val="0"/>
          <w:marBottom w:val="0"/>
          <w:divBdr>
            <w:top w:val="none" w:sz="0" w:space="0" w:color="auto"/>
            <w:left w:val="none" w:sz="0" w:space="0" w:color="auto"/>
            <w:bottom w:val="none" w:sz="0" w:space="0" w:color="auto"/>
            <w:right w:val="none" w:sz="0" w:space="0" w:color="auto"/>
          </w:divBdr>
        </w:div>
        <w:div w:id="1850177162">
          <w:marLeft w:val="640"/>
          <w:marRight w:val="0"/>
          <w:marTop w:val="0"/>
          <w:marBottom w:val="0"/>
          <w:divBdr>
            <w:top w:val="none" w:sz="0" w:space="0" w:color="auto"/>
            <w:left w:val="none" w:sz="0" w:space="0" w:color="auto"/>
            <w:bottom w:val="none" w:sz="0" w:space="0" w:color="auto"/>
            <w:right w:val="none" w:sz="0" w:space="0" w:color="auto"/>
          </w:divBdr>
        </w:div>
        <w:div w:id="866866642">
          <w:marLeft w:val="640"/>
          <w:marRight w:val="0"/>
          <w:marTop w:val="0"/>
          <w:marBottom w:val="0"/>
          <w:divBdr>
            <w:top w:val="none" w:sz="0" w:space="0" w:color="auto"/>
            <w:left w:val="none" w:sz="0" w:space="0" w:color="auto"/>
            <w:bottom w:val="none" w:sz="0" w:space="0" w:color="auto"/>
            <w:right w:val="none" w:sz="0" w:space="0" w:color="auto"/>
          </w:divBdr>
        </w:div>
        <w:div w:id="2079284881">
          <w:marLeft w:val="640"/>
          <w:marRight w:val="0"/>
          <w:marTop w:val="0"/>
          <w:marBottom w:val="0"/>
          <w:divBdr>
            <w:top w:val="none" w:sz="0" w:space="0" w:color="auto"/>
            <w:left w:val="none" w:sz="0" w:space="0" w:color="auto"/>
            <w:bottom w:val="none" w:sz="0" w:space="0" w:color="auto"/>
            <w:right w:val="none" w:sz="0" w:space="0" w:color="auto"/>
          </w:divBdr>
        </w:div>
        <w:div w:id="2144885761">
          <w:marLeft w:val="640"/>
          <w:marRight w:val="0"/>
          <w:marTop w:val="0"/>
          <w:marBottom w:val="0"/>
          <w:divBdr>
            <w:top w:val="none" w:sz="0" w:space="0" w:color="auto"/>
            <w:left w:val="none" w:sz="0" w:space="0" w:color="auto"/>
            <w:bottom w:val="none" w:sz="0" w:space="0" w:color="auto"/>
            <w:right w:val="none" w:sz="0" w:space="0" w:color="auto"/>
          </w:divBdr>
        </w:div>
        <w:div w:id="798957335">
          <w:marLeft w:val="640"/>
          <w:marRight w:val="0"/>
          <w:marTop w:val="0"/>
          <w:marBottom w:val="0"/>
          <w:divBdr>
            <w:top w:val="none" w:sz="0" w:space="0" w:color="auto"/>
            <w:left w:val="none" w:sz="0" w:space="0" w:color="auto"/>
            <w:bottom w:val="none" w:sz="0" w:space="0" w:color="auto"/>
            <w:right w:val="none" w:sz="0" w:space="0" w:color="auto"/>
          </w:divBdr>
        </w:div>
        <w:div w:id="1418668153">
          <w:marLeft w:val="640"/>
          <w:marRight w:val="0"/>
          <w:marTop w:val="0"/>
          <w:marBottom w:val="0"/>
          <w:divBdr>
            <w:top w:val="none" w:sz="0" w:space="0" w:color="auto"/>
            <w:left w:val="none" w:sz="0" w:space="0" w:color="auto"/>
            <w:bottom w:val="none" w:sz="0" w:space="0" w:color="auto"/>
            <w:right w:val="none" w:sz="0" w:space="0" w:color="auto"/>
          </w:divBdr>
        </w:div>
        <w:div w:id="767625908">
          <w:marLeft w:val="640"/>
          <w:marRight w:val="0"/>
          <w:marTop w:val="0"/>
          <w:marBottom w:val="0"/>
          <w:divBdr>
            <w:top w:val="none" w:sz="0" w:space="0" w:color="auto"/>
            <w:left w:val="none" w:sz="0" w:space="0" w:color="auto"/>
            <w:bottom w:val="none" w:sz="0" w:space="0" w:color="auto"/>
            <w:right w:val="none" w:sz="0" w:space="0" w:color="auto"/>
          </w:divBdr>
        </w:div>
        <w:div w:id="944994520">
          <w:marLeft w:val="640"/>
          <w:marRight w:val="0"/>
          <w:marTop w:val="0"/>
          <w:marBottom w:val="0"/>
          <w:divBdr>
            <w:top w:val="none" w:sz="0" w:space="0" w:color="auto"/>
            <w:left w:val="none" w:sz="0" w:space="0" w:color="auto"/>
            <w:bottom w:val="none" w:sz="0" w:space="0" w:color="auto"/>
            <w:right w:val="none" w:sz="0" w:space="0" w:color="auto"/>
          </w:divBdr>
        </w:div>
        <w:div w:id="267855524">
          <w:marLeft w:val="640"/>
          <w:marRight w:val="0"/>
          <w:marTop w:val="0"/>
          <w:marBottom w:val="0"/>
          <w:divBdr>
            <w:top w:val="none" w:sz="0" w:space="0" w:color="auto"/>
            <w:left w:val="none" w:sz="0" w:space="0" w:color="auto"/>
            <w:bottom w:val="none" w:sz="0" w:space="0" w:color="auto"/>
            <w:right w:val="none" w:sz="0" w:space="0" w:color="auto"/>
          </w:divBdr>
        </w:div>
        <w:div w:id="1846893365">
          <w:marLeft w:val="640"/>
          <w:marRight w:val="0"/>
          <w:marTop w:val="0"/>
          <w:marBottom w:val="0"/>
          <w:divBdr>
            <w:top w:val="none" w:sz="0" w:space="0" w:color="auto"/>
            <w:left w:val="none" w:sz="0" w:space="0" w:color="auto"/>
            <w:bottom w:val="none" w:sz="0" w:space="0" w:color="auto"/>
            <w:right w:val="none" w:sz="0" w:space="0" w:color="auto"/>
          </w:divBdr>
        </w:div>
        <w:div w:id="909193798">
          <w:marLeft w:val="640"/>
          <w:marRight w:val="0"/>
          <w:marTop w:val="0"/>
          <w:marBottom w:val="0"/>
          <w:divBdr>
            <w:top w:val="none" w:sz="0" w:space="0" w:color="auto"/>
            <w:left w:val="none" w:sz="0" w:space="0" w:color="auto"/>
            <w:bottom w:val="none" w:sz="0" w:space="0" w:color="auto"/>
            <w:right w:val="none" w:sz="0" w:space="0" w:color="auto"/>
          </w:divBdr>
        </w:div>
        <w:div w:id="1008169651">
          <w:marLeft w:val="640"/>
          <w:marRight w:val="0"/>
          <w:marTop w:val="0"/>
          <w:marBottom w:val="0"/>
          <w:divBdr>
            <w:top w:val="none" w:sz="0" w:space="0" w:color="auto"/>
            <w:left w:val="none" w:sz="0" w:space="0" w:color="auto"/>
            <w:bottom w:val="none" w:sz="0" w:space="0" w:color="auto"/>
            <w:right w:val="none" w:sz="0" w:space="0" w:color="auto"/>
          </w:divBdr>
        </w:div>
        <w:div w:id="1930194893">
          <w:marLeft w:val="640"/>
          <w:marRight w:val="0"/>
          <w:marTop w:val="0"/>
          <w:marBottom w:val="0"/>
          <w:divBdr>
            <w:top w:val="none" w:sz="0" w:space="0" w:color="auto"/>
            <w:left w:val="none" w:sz="0" w:space="0" w:color="auto"/>
            <w:bottom w:val="none" w:sz="0" w:space="0" w:color="auto"/>
            <w:right w:val="none" w:sz="0" w:space="0" w:color="auto"/>
          </w:divBdr>
        </w:div>
        <w:div w:id="1064258005">
          <w:marLeft w:val="640"/>
          <w:marRight w:val="0"/>
          <w:marTop w:val="0"/>
          <w:marBottom w:val="0"/>
          <w:divBdr>
            <w:top w:val="none" w:sz="0" w:space="0" w:color="auto"/>
            <w:left w:val="none" w:sz="0" w:space="0" w:color="auto"/>
            <w:bottom w:val="none" w:sz="0" w:space="0" w:color="auto"/>
            <w:right w:val="none" w:sz="0" w:space="0" w:color="auto"/>
          </w:divBdr>
        </w:div>
        <w:div w:id="401414479">
          <w:marLeft w:val="640"/>
          <w:marRight w:val="0"/>
          <w:marTop w:val="0"/>
          <w:marBottom w:val="0"/>
          <w:divBdr>
            <w:top w:val="none" w:sz="0" w:space="0" w:color="auto"/>
            <w:left w:val="none" w:sz="0" w:space="0" w:color="auto"/>
            <w:bottom w:val="none" w:sz="0" w:space="0" w:color="auto"/>
            <w:right w:val="none" w:sz="0" w:space="0" w:color="auto"/>
          </w:divBdr>
        </w:div>
        <w:div w:id="194928534">
          <w:marLeft w:val="640"/>
          <w:marRight w:val="0"/>
          <w:marTop w:val="0"/>
          <w:marBottom w:val="0"/>
          <w:divBdr>
            <w:top w:val="none" w:sz="0" w:space="0" w:color="auto"/>
            <w:left w:val="none" w:sz="0" w:space="0" w:color="auto"/>
            <w:bottom w:val="none" w:sz="0" w:space="0" w:color="auto"/>
            <w:right w:val="none" w:sz="0" w:space="0" w:color="auto"/>
          </w:divBdr>
        </w:div>
        <w:div w:id="451483541">
          <w:marLeft w:val="640"/>
          <w:marRight w:val="0"/>
          <w:marTop w:val="0"/>
          <w:marBottom w:val="0"/>
          <w:divBdr>
            <w:top w:val="none" w:sz="0" w:space="0" w:color="auto"/>
            <w:left w:val="none" w:sz="0" w:space="0" w:color="auto"/>
            <w:bottom w:val="none" w:sz="0" w:space="0" w:color="auto"/>
            <w:right w:val="none" w:sz="0" w:space="0" w:color="auto"/>
          </w:divBdr>
        </w:div>
        <w:div w:id="1308898880">
          <w:marLeft w:val="640"/>
          <w:marRight w:val="0"/>
          <w:marTop w:val="0"/>
          <w:marBottom w:val="0"/>
          <w:divBdr>
            <w:top w:val="none" w:sz="0" w:space="0" w:color="auto"/>
            <w:left w:val="none" w:sz="0" w:space="0" w:color="auto"/>
            <w:bottom w:val="none" w:sz="0" w:space="0" w:color="auto"/>
            <w:right w:val="none" w:sz="0" w:space="0" w:color="auto"/>
          </w:divBdr>
        </w:div>
        <w:div w:id="1567452534">
          <w:marLeft w:val="640"/>
          <w:marRight w:val="0"/>
          <w:marTop w:val="0"/>
          <w:marBottom w:val="0"/>
          <w:divBdr>
            <w:top w:val="none" w:sz="0" w:space="0" w:color="auto"/>
            <w:left w:val="none" w:sz="0" w:space="0" w:color="auto"/>
            <w:bottom w:val="none" w:sz="0" w:space="0" w:color="auto"/>
            <w:right w:val="none" w:sz="0" w:space="0" w:color="auto"/>
          </w:divBdr>
        </w:div>
        <w:div w:id="1860654143">
          <w:marLeft w:val="640"/>
          <w:marRight w:val="0"/>
          <w:marTop w:val="0"/>
          <w:marBottom w:val="0"/>
          <w:divBdr>
            <w:top w:val="none" w:sz="0" w:space="0" w:color="auto"/>
            <w:left w:val="none" w:sz="0" w:space="0" w:color="auto"/>
            <w:bottom w:val="none" w:sz="0" w:space="0" w:color="auto"/>
            <w:right w:val="none" w:sz="0" w:space="0" w:color="auto"/>
          </w:divBdr>
        </w:div>
        <w:div w:id="79260795">
          <w:marLeft w:val="640"/>
          <w:marRight w:val="0"/>
          <w:marTop w:val="0"/>
          <w:marBottom w:val="0"/>
          <w:divBdr>
            <w:top w:val="none" w:sz="0" w:space="0" w:color="auto"/>
            <w:left w:val="none" w:sz="0" w:space="0" w:color="auto"/>
            <w:bottom w:val="none" w:sz="0" w:space="0" w:color="auto"/>
            <w:right w:val="none" w:sz="0" w:space="0" w:color="auto"/>
          </w:divBdr>
        </w:div>
        <w:div w:id="1694841079">
          <w:marLeft w:val="640"/>
          <w:marRight w:val="0"/>
          <w:marTop w:val="0"/>
          <w:marBottom w:val="0"/>
          <w:divBdr>
            <w:top w:val="none" w:sz="0" w:space="0" w:color="auto"/>
            <w:left w:val="none" w:sz="0" w:space="0" w:color="auto"/>
            <w:bottom w:val="none" w:sz="0" w:space="0" w:color="auto"/>
            <w:right w:val="none" w:sz="0" w:space="0" w:color="auto"/>
          </w:divBdr>
        </w:div>
        <w:div w:id="62678181">
          <w:marLeft w:val="640"/>
          <w:marRight w:val="0"/>
          <w:marTop w:val="0"/>
          <w:marBottom w:val="0"/>
          <w:divBdr>
            <w:top w:val="none" w:sz="0" w:space="0" w:color="auto"/>
            <w:left w:val="none" w:sz="0" w:space="0" w:color="auto"/>
            <w:bottom w:val="none" w:sz="0" w:space="0" w:color="auto"/>
            <w:right w:val="none" w:sz="0" w:space="0" w:color="auto"/>
          </w:divBdr>
        </w:div>
        <w:div w:id="883373814">
          <w:marLeft w:val="640"/>
          <w:marRight w:val="0"/>
          <w:marTop w:val="0"/>
          <w:marBottom w:val="0"/>
          <w:divBdr>
            <w:top w:val="none" w:sz="0" w:space="0" w:color="auto"/>
            <w:left w:val="none" w:sz="0" w:space="0" w:color="auto"/>
            <w:bottom w:val="none" w:sz="0" w:space="0" w:color="auto"/>
            <w:right w:val="none" w:sz="0" w:space="0" w:color="auto"/>
          </w:divBdr>
        </w:div>
        <w:div w:id="650452431">
          <w:marLeft w:val="640"/>
          <w:marRight w:val="0"/>
          <w:marTop w:val="0"/>
          <w:marBottom w:val="0"/>
          <w:divBdr>
            <w:top w:val="none" w:sz="0" w:space="0" w:color="auto"/>
            <w:left w:val="none" w:sz="0" w:space="0" w:color="auto"/>
            <w:bottom w:val="none" w:sz="0" w:space="0" w:color="auto"/>
            <w:right w:val="none" w:sz="0" w:space="0" w:color="auto"/>
          </w:divBdr>
        </w:div>
        <w:div w:id="272640053">
          <w:marLeft w:val="640"/>
          <w:marRight w:val="0"/>
          <w:marTop w:val="0"/>
          <w:marBottom w:val="0"/>
          <w:divBdr>
            <w:top w:val="none" w:sz="0" w:space="0" w:color="auto"/>
            <w:left w:val="none" w:sz="0" w:space="0" w:color="auto"/>
            <w:bottom w:val="none" w:sz="0" w:space="0" w:color="auto"/>
            <w:right w:val="none" w:sz="0" w:space="0" w:color="auto"/>
          </w:divBdr>
        </w:div>
        <w:div w:id="277877119">
          <w:marLeft w:val="640"/>
          <w:marRight w:val="0"/>
          <w:marTop w:val="0"/>
          <w:marBottom w:val="0"/>
          <w:divBdr>
            <w:top w:val="none" w:sz="0" w:space="0" w:color="auto"/>
            <w:left w:val="none" w:sz="0" w:space="0" w:color="auto"/>
            <w:bottom w:val="none" w:sz="0" w:space="0" w:color="auto"/>
            <w:right w:val="none" w:sz="0" w:space="0" w:color="auto"/>
          </w:divBdr>
        </w:div>
        <w:div w:id="1136525872">
          <w:marLeft w:val="640"/>
          <w:marRight w:val="0"/>
          <w:marTop w:val="0"/>
          <w:marBottom w:val="0"/>
          <w:divBdr>
            <w:top w:val="none" w:sz="0" w:space="0" w:color="auto"/>
            <w:left w:val="none" w:sz="0" w:space="0" w:color="auto"/>
            <w:bottom w:val="none" w:sz="0" w:space="0" w:color="auto"/>
            <w:right w:val="none" w:sz="0" w:space="0" w:color="auto"/>
          </w:divBdr>
        </w:div>
        <w:div w:id="2075469944">
          <w:marLeft w:val="640"/>
          <w:marRight w:val="0"/>
          <w:marTop w:val="0"/>
          <w:marBottom w:val="0"/>
          <w:divBdr>
            <w:top w:val="none" w:sz="0" w:space="0" w:color="auto"/>
            <w:left w:val="none" w:sz="0" w:space="0" w:color="auto"/>
            <w:bottom w:val="none" w:sz="0" w:space="0" w:color="auto"/>
            <w:right w:val="none" w:sz="0" w:space="0" w:color="auto"/>
          </w:divBdr>
        </w:div>
      </w:divsChild>
    </w:div>
    <w:div w:id="139661738">
      <w:bodyDiv w:val="1"/>
      <w:marLeft w:val="0"/>
      <w:marRight w:val="0"/>
      <w:marTop w:val="0"/>
      <w:marBottom w:val="0"/>
      <w:divBdr>
        <w:top w:val="none" w:sz="0" w:space="0" w:color="auto"/>
        <w:left w:val="none" w:sz="0" w:space="0" w:color="auto"/>
        <w:bottom w:val="none" w:sz="0" w:space="0" w:color="auto"/>
        <w:right w:val="none" w:sz="0" w:space="0" w:color="auto"/>
      </w:divBdr>
    </w:div>
    <w:div w:id="143279610">
      <w:bodyDiv w:val="1"/>
      <w:marLeft w:val="0"/>
      <w:marRight w:val="0"/>
      <w:marTop w:val="0"/>
      <w:marBottom w:val="0"/>
      <w:divBdr>
        <w:top w:val="none" w:sz="0" w:space="0" w:color="auto"/>
        <w:left w:val="none" w:sz="0" w:space="0" w:color="auto"/>
        <w:bottom w:val="none" w:sz="0" w:space="0" w:color="auto"/>
        <w:right w:val="none" w:sz="0" w:space="0" w:color="auto"/>
      </w:divBdr>
    </w:div>
    <w:div w:id="144471724">
      <w:bodyDiv w:val="1"/>
      <w:marLeft w:val="0"/>
      <w:marRight w:val="0"/>
      <w:marTop w:val="0"/>
      <w:marBottom w:val="0"/>
      <w:divBdr>
        <w:top w:val="none" w:sz="0" w:space="0" w:color="auto"/>
        <w:left w:val="none" w:sz="0" w:space="0" w:color="auto"/>
        <w:bottom w:val="none" w:sz="0" w:space="0" w:color="auto"/>
        <w:right w:val="none" w:sz="0" w:space="0" w:color="auto"/>
      </w:divBdr>
    </w:div>
    <w:div w:id="145049602">
      <w:bodyDiv w:val="1"/>
      <w:marLeft w:val="0"/>
      <w:marRight w:val="0"/>
      <w:marTop w:val="0"/>
      <w:marBottom w:val="0"/>
      <w:divBdr>
        <w:top w:val="none" w:sz="0" w:space="0" w:color="auto"/>
        <w:left w:val="none" w:sz="0" w:space="0" w:color="auto"/>
        <w:bottom w:val="none" w:sz="0" w:space="0" w:color="auto"/>
        <w:right w:val="none" w:sz="0" w:space="0" w:color="auto"/>
      </w:divBdr>
    </w:div>
    <w:div w:id="150297231">
      <w:bodyDiv w:val="1"/>
      <w:marLeft w:val="0"/>
      <w:marRight w:val="0"/>
      <w:marTop w:val="0"/>
      <w:marBottom w:val="0"/>
      <w:divBdr>
        <w:top w:val="none" w:sz="0" w:space="0" w:color="auto"/>
        <w:left w:val="none" w:sz="0" w:space="0" w:color="auto"/>
        <w:bottom w:val="none" w:sz="0" w:space="0" w:color="auto"/>
        <w:right w:val="none" w:sz="0" w:space="0" w:color="auto"/>
      </w:divBdr>
    </w:div>
    <w:div w:id="153231342">
      <w:bodyDiv w:val="1"/>
      <w:marLeft w:val="0"/>
      <w:marRight w:val="0"/>
      <w:marTop w:val="0"/>
      <w:marBottom w:val="0"/>
      <w:divBdr>
        <w:top w:val="none" w:sz="0" w:space="0" w:color="auto"/>
        <w:left w:val="none" w:sz="0" w:space="0" w:color="auto"/>
        <w:bottom w:val="none" w:sz="0" w:space="0" w:color="auto"/>
        <w:right w:val="none" w:sz="0" w:space="0" w:color="auto"/>
      </w:divBdr>
    </w:div>
    <w:div w:id="155457260">
      <w:bodyDiv w:val="1"/>
      <w:marLeft w:val="0"/>
      <w:marRight w:val="0"/>
      <w:marTop w:val="0"/>
      <w:marBottom w:val="0"/>
      <w:divBdr>
        <w:top w:val="none" w:sz="0" w:space="0" w:color="auto"/>
        <w:left w:val="none" w:sz="0" w:space="0" w:color="auto"/>
        <w:bottom w:val="none" w:sz="0" w:space="0" w:color="auto"/>
        <w:right w:val="none" w:sz="0" w:space="0" w:color="auto"/>
      </w:divBdr>
    </w:div>
    <w:div w:id="160396620">
      <w:bodyDiv w:val="1"/>
      <w:marLeft w:val="0"/>
      <w:marRight w:val="0"/>
      <w:marTop w:val="0"/>
      <w:marBottom w:val="0"/>
      <w:divBdr>
        <w:top w:val="none" w:sz="0" w:space="0" w:color="auto"/>
        <w:left w:val="none" w:sz="0" w:space="0" w:color="auto"/>
        <w:bottom w:val="none" w:sz="0" w:space="0" w:color="auto"/>
        <w:right w:val="none" w:sz="0" w:space="0" w:color="auto"/>
      </w:divBdr>
    </w:div>
    <w:div w:id="162357742">
      <w:bodyDiv w:val="1"/>
      <w:marLeft w:val="0"/>
      <w:marRight w:val="0"/>
      <w:marTop w:val="0"/>
      <w:marBottom w:val="0"/>
      <w:divBdr>
        <w:top w:val="none" w:sz="0" w:space="0" w:color="auto"/>
        <w:left w:val="none" w:sz="0" w:space="0" w:color="auto"/>
        <w:bottom w:val="none" w:sz="0" w:space="0" w:color="auto"/>
        <w:right w:val="none" w:sz="0" w:space="0" w:color="auto"/>
      </w:divBdr>
    </w:div>
    <w:div w:id="163126625">
      <w:bodyDiv w:val="1"/>
      <w:marLeft w:val="0"/>
      <w:marRight w:val="0"/>
      <w:marTop w:val="0"/>
      <w:marBottom w:val="0"/>
      <w:divBdr>
        <w:top w:val="none" w:sz="0" w:space="0" w:color="auto"/>
        <w:left w:val="none" w:sz="0" w:space="0" w:color="auto"/>
        <w:bottom w:val="none" w:sz="0" w:space="0" w:color="auto"/>
        <w:right w:val="none" w:sz="0" w:space="0" w:color="auto"/>
      </w:divBdr>
    </w:div>
    <w:div w:id="164588668">
      <w:bodyDiv w:val="1"/>
      <w:marLeft w:val="0"/>
      <w:marRight w:val="0"/>
      <w:marTop w:val="0"/>
      <w:marBottom w:val="0"/>
      <w:divBdr>
        <w:top w:val="none" w:sz="0" w:space="0" w:color="auto"/>
        <w:left w:val="none" w:sz="0" w:space="0" w:color="auto"/>
        <w:bottom w:val="none" w:sz="0" w:space="0" w:color="auto"/>
        <w:right w:val="none" w:sz="0" w:space="0" w:color="auto"/>
      </w:divBdr>
    </w:div>
    <w:div w:id="165247369">
      <w:bodyDiv w:val="1"/>
      <w:marLeft w:val="0"/>
      <w:marRight w:val="0"/>
      <w:marTop w:val="0"/>
      <w:marBottom w:val="0"/>
      <w:divBdr>
        <w:top w:val="none" w:sz="0" w:space="0" w:color="auto"/>
        <w:left w:val="none" w:sz="0" w:space="0" w:color="auto"/>
        <w:bottom w:val="none" w:sz="0" w:space="0" w:color="auto"/>
        <w:right w:val="none" w:sz="0" w:space="0" w:color="auto"/>
      </w:divBdr>
    </w:div>
    <w:div w:id="167142886">
      <w:bodyDiv w:val="1"/>
      <w:marLeft w:val="0"/>
      <w:marRight w:val="0"/>
      <w:marTop w:val="0"/>
      <w:marBottom w:val="0"/>
      <w:divBdr>
        <w:top w:val="none" w:sz="0" w:space="0" w:color="auto"/>
        <w:left w:val="none" w:sz="0" w:space="0" w:color="auto"/>
        <w:bottom w:val="none" w:sz="0" w:space="0" w:color="auto"/>
        <w:right w:val="none" w:sz="0" w:space="0" w:color="auto"/>
      </w:divBdr>
    </w:div>
    <w:div w:id="170993888">
      <w:bodyDiv w:val="1"/>
      <w:marLeft w:val="0"/>
      <w:marRight w:val="0"/>
      <w:marTop w:val="0"/>
      <w:marBottom w:val="0"/>
      <w:divBdr>
        <w:top w:val="none" w:sz="0" w:space="0" w:color="auto"/>
        <w:left w:val="none" w:sz="0" w:space="0" w:color="auto"/>
        <w:bottom w:val="none" w:sz="0" w:space="0" w:color="auto"/>
        <w:right w:val="none" w:sz="0" w:space="0" w:color="auto"/>
      </w:divBdr>
    </w:div>
    <w:div w:id="171183116">
      <w:bodyDiv w:val="1"/>
      <w:marLeft w:val="0"/>
      <w:marRight w:val="0"/>
      <w:marTop w:val="0"/>
      <w:marBottom w:val="0"/>
      <w:divBdr>
        <w:top w:val="none" w:sz="0" w:space="0" w:color="auto"/>
        <w:left w:val="none" w:sz="0" w:space="0" w:color="auto"/>
        <w:bottom w:val="none" w:sz="0" w:space="0" w:color="auto"/>
        <w:right w:val="none" w:sz="0" w:space="0" w:color="auto"/>
      </w:divBdr>
    </w:div>
    <w:div w:id="172185167">
      <w:bodyDiv w:val="1"/>
      <w:marLeft w:val="0"/>
      <w:marRight w:val="0"/>
      <w:marTop w:val="0"/>
      <w:marBottom w:val="0"/>
      <w:divBdr>
        <w:top w:val="none" w:sz="0" w:space="0" w:color="auto"/>
        <w:left w:val="none" w:sz="0" w:space="0" w:color="auto"/>
        <w:bottom w:val="none" w:sz="0" w:space="0" w:color="auto"/>
        <w:right w:val="none" w:sz="0" w:space="0" w:color="auto"/>
      </w:divBdr>
    </w:div>
    <w:div w:id="172498476">
      <w:bodyDiv w:val="1"/>
      <w:marLeft w:val="0"/>
      <w:marRight w:val="0"/>
      <w:marTop w:val="0"/>
      <w:marBottom w:val="0"/>
      <w:divBdr>
        <w:top w:val="none" w:sz="0" w:space="0" w:color="auto"/>
        <w:left w:val="none" w:sz="0" w:space="0" w:color="auto"/>
        <w:bottom w:val="none" w:sz="0" w:space="0" w:color="auto"/>
        <w:right w:val="none" w:sz="0" w:space="0" w:color="auto"/>
      </w:divBdr>
      <w:divsChild>
        <w:div w:id="869925415">
          <w:marLeft w:val="640"/>
          <w:marRight w:val="0"/>
          <w:marTop w:val="0"/>
          <w:marBottom w:val="0"/>
          <w:divBdr>
            <w:top w:val="none" w:sz="0" w:space="0" w:color="auto"/>
            <w:left w:val="none" w:sz="0" w:space="0" w:color="auto"/>
            <w:bottom w:val="none" w:sz="0" w:space="0" w:color="auto"/>
            <w:right w:val="none" w:sz="0" w:space="0" w:color="auto"/>
          </w:divBdr>
        </w:div>
        <w:div w:id="272133525">
          <w:marLeft w:val="640"/>
          <w:marRight w:val="0"/>
          <w:marTop w:val="0"/>
          <w:marBottom w:val="0"/>
          <w:divBdr>
            <w:top w:val="none" w:sz="0" w:space="0" w:color="auto"/>
            <w:left w:val="none" w:sz="0" w:space="0" w:color="auto"/>
            <w:bottom w:val="none" w:sz="0" w:space="0" w:color="auto"/>
            <w:right w:val="none" w:sz="0" w:space="0" w:color="auto"/>
          </w:divBdr>
        </w:div>
        <w:div w:id="406809046">
          <w:marLeft w:val="640"/>
          <w:marRight w:val="0"/>
          <w:marTop w:val="0"/>
          <w:marBottom w:val="0"/>
          <w:divBdr>
            <w:top w:val="none" w:sz="0" w:space="0" w:color="auto"/>
            <w:left w:val="none" w:sz="0" w:space="0" w:color="auto"/>
            <w:bottom w:val="none" w:sz="0" w:space="0" w:color="auto"/>
            <w:right w:val="none" w:sz="0" w:space="0" w:color="auto"/>
          </w:divBdr>
        </w:div>
        <w:div w:id="1783645784">
          <w:marLeft w:val="640"/>
          <w:marRight w:val="0"/>
          <w:marTop w:val="0"/>
          <w:marBottom w:val="0"/>
          <w:divBdr>
            <w:top w:val="none" w:sz="0" w:space="0" w:color="auto"/>
            <w:left w:val="none" w:sz="0" w:space="0" w:color="auto"/>
            <w:bottom w:val="none" w:sz="0" w:space="0" w:color="auto"/>
            <w:right w:val="none" w:sz="0" w:space="0" w:color="auto"/>
          </w:divBdr>
        </w:div>
        <w:div w:id="1230269843">
          <w:marLeft w:val="640"/>
          <w:marRight w:val="0"/>
          <w:marTop w:val="0"/>
          <w:marBottom w:val="0"/>
          <w:divBdr>
            <w:top w:val="none" w:sz="0" w:space="0" w:color="auto"/>
            <w:left w:val="none" w:sz="0" w:space="0" w:color="auto"/>
            <w:bottom w:val="none" w:sz="0" w:space="0" w:color="auto"/>
            <w:right w:val="none" w:sz="0" w:space="0" w:color="auto"/>
          </w:divBdr>
        </w:div>
        <w:div w:id="1468821386">
          <w:marLeft w:val="640"/>
          <w:marRight w:val="0"/>
          <w:marTop w:val="0"/>
          <w:marBottom w:val="0"/>
          <w:divBdr>
            <w:top w:val="none" w:sz="0" w:space="0" w:color="auto"/>
            <w:left w:val="none" w:sz="0" w:space="0" w:color="auto"/>
            <w:bottom w:val="none" w:sz="0" w:space="0" w:color="auto"/>
            <w:right w:val="none" w:sz="0" w:space="0" w:color="auto"/>
          </w:divBdr>
        </w:div>
        <w:div w:id="995259300">
          <w:marLeft w:val="640"/>
          <w:marRight w:val="0"/>
          <w:marTop w:val="0"/>
          <w:marBottom w:val="0"/>
          <w:divBdr>
            <w:top w:val="none" w:sz="0" w:space="0" w:color="auto"/>
            <w:left w:val="none" w:sz="0" w:space="0" w:color="auto"/>
            <w:bottom w:val="none" w:sz="0" w:space="0" w:color="auto"/>
            <w:right w:val="none" w:sz="0" w:space="0" w:color="auto"/>
          </w:divBdr>
        </w:div>
        <w:div w:id="82802368">
          <w:marLeft w:val="640"/>
          <w:marRight w:val="0"/>
          <w:marTop w:val="0"/>
          <w:marBottom w:val="0"/>
          <w:divBdr>
            <w:top w:val="none" w:sz="0" w:space="0" w:color="auto"/>
            <w:left w:val="none" w:sz="0" w:space="0" w:color="auto"/>
            <w:bottom w:val="none" w:sz="0" w:space="0" w:color="auto"/>
            <w:right w:val="none" w:sz="0" w:space="0" w:color="auto"/>
          </w:divBdr>
        </w:div>
        <w:div w:id="1542401936">
          <w:marLeft w:val="640"/>
          <w:marRight w:val="0"/>
          <w:marTop w:val="0"/>
          <w:marBottom w:val="0"/>
          <w:divBdr>
            <w:top w:val="none" w:sz="0" w:space="0" w:color="auto"/>
            <w:left w:val="none" w:sz="0" w:space="0" w:color="auto"/>
            <w:bottom w:val="none" w:sz="0" w:space="0" w:color="auto"/>
            <w:right w:val="none" w:sz="0" w:space="0" w:color="auto"/>
          </w:divBdr>
        </w:div>
        <w:div w:id="1045787589">
          <w:marLeft w:val="640"/>
          <w:marRight w:val="0"/>
          <w:marTop w:val="0"/>
          <w:marBottom w:val="0"/>
          <w:divBdr>
            <w:top w:val="none" w:sz="0" w:space="0" w:color="auto"/>
            <w:left w:val="none" w:sz="0" w:space="0" w:color="auto"/>
            <w:bottom w:val="none" w:sz="0" w:space="0" w:color="auto"/>
            <w:right w:val="none" w:sz="0" w:space="0" w:color="auto"/>
          </w:divBdr>
        </w:div>
        <w:div w:id="2048795937">
          <w:marLeft w:val="640"/>
          <w:marRight w:val="0"/>
          <w:marTop w:val="0"/>
          <w:marBottom w:val="0"/>
          <w:divBdr>
            <w:top w:val="none" w:sz="0" w:space="0" w:color="auto"/>
            <w:left w:val="none" w:sz="0" w:space="0" w:color="auto"/>
            <w:bottom w:val="none" w:sz="0" w:space="0" w:color="auto"/>
            <w:right w:val="none" w:sz="0" w:space="0" w:color="auto"/>
          </w:divBdr>
        </w:div>
        <w:div w:id="32391658">
          <w:marLeft w:val="640"/>
          <w:marRight w:val="0"/>
          <w:marTop w:val="0"/>
          <w:marBottom w:val="0"/>
          <w:divBdr>
            <w:top w:val="none" w:sz="0" w:space="0" w:color="auto"/>
            <w:left w:val="none" w:sz="0" w:space="0" w:color="auto"/>
            <w:bottom w:val="none" w:sz="0" w:space="0" w:color="auto"/>
            <w:right w:val="none" w:sz="0" w:space="0" w:color="auto"/>
          </w:divBdr>
        </w:div>
        <w:div w:id="1295672015">
          <w:marLeft w:val="640"/>
          <w:marRight w:val="0"/>
          <w:marTop w:val="0"/>
          <w:marBottom w:val="0"/>
          <w:divBdr>
            <w:top w:val="none" w:sz="0" w:space="0" w:color="auto"/>
            <w:left w:val="none" w:sz="0" w:space="0" w:color="auto"/>
            <w:bottom w:val="none" w:sz="0" w:space="0" w:color="auto"/>
            <w:right w:val="none" w:sz="0" w:space="0" w:color="auto"/>
          </w:divBdr>
        </w:div>
        <w:div w:id="1286158656">
          <w:marLeft w:val="640"/>
          <w:marRight w:val="0"/>
          <w:marTop w:val="0"/>
          <w:marBottom w:val="0"/>
          <w:divBdr>
            <w:top w:val="none" w:sz="0" w:space="0" w:color="auto"/>
            <w:left w:val="none" w:sz="0" w:space="0" w:color="auto"/>
            <w:bottom w:val="none" w:sz="0" w:space="0" w:color="auto"/>
            <w:right w:val="none" w:sz="0" w:space="0" w:color="auto"/>
          </w:divBdr>
        </w:div>
        <w:div w:id="1421681773">
          <w:marLeft w:val="640"/>
          <w:marRight w:val="0"/>
          <w:marTop w:val="0"/>
          <w:marBottom w:val="0"/>
          <w:divBdr>
            <w:top w:val="none" w:sz="0" w:space="0" w:color="auto"/>
            <w:left w:val="none" w:sz="0" w:space="0" w:color="auto"/>
            <w:bottom w:val="none" w:sz="0" w:space="0" w:color="auto"/>
            <w:right w:val="none" w:sz="0" w:space="0" w:color="auto"/>
          </w:divBdr>
        </w:div>
        <w:div w:id="1991129126">
          <w:marLeft w:val="640"/>
          <w:marRight w:val="0"/>
          <w:marTop w:val="0"/>
          <w:marBottom w:val="0"/>
          <w:divBdr>
            <w:top w:val="none" w:sz="0" w:space="0" w:color="auto"/>
            <w:left w:val="none" w:sz="0" w:space="0" w:color="auto"/>
            <w:bottom w:val="none" w:sz="0" w:space="0" w:color="auto"/>
            <w:right w:val="none" w:sz="0" w:space="0" w:color="auto"/>
          </w:divBdr>
        </w:div>
        <w:div w:id="568536415">
          <w:marLeft w:val="640"/>
          <w:marRight w:val="0"/>
          <w:marTop w:val="0"/>
          <w:marBottom w:val="0"/>
          <w:divBdr>
            <w:top w:val="none" w:sz="0" w:space="0" w:color="auto"/>
            <w:left w:val="none" w:sz="0" w:space="0" w:color="auto"/>
            <w:bottom w:val="none" w:sz="0" w:space="0" w:color="auto"/>
            <w:right w:val="none" w:sz="0" w:space="0" w:color="auto"/>
          </w:divBdr>
        </w:div>
        <w:div w:id="403527147">
          <w:marLeft w:val="640"/>
          <w:marRight w:val="0"/>
          <w:marTop w:val="0"/>
          <w:marBottom w:val="0"/>
          <w:divBdr>
            <w:top w:val="none" w:sz="0" w:space="0" w:color="auto"/>
            <w:left w:val="none" w:sz="0" w:space="0" w:color="auto"/>
            <w:bottom w:val="none" w:sz="0" w:space="0" w:color="auto"/>
            <w:right w:val="none" w:sz="0" w:space="0" w:color="auto"/>
          </w:divBdr>
        </w:div>
        <w:div w:id="867259875">
          <w:marLeft w:val="640"/>
          <w:marRight w:val="0"/>
          <w:marTop w:val="0"/>
          <w:marBottom w:val="0"/>
          <w:divBdr>
            <w:top w:val="none" w:sz="0" w:space="0" w:color="auto"/>
            <w:left w:val="none" w:sz="0" w:space="0" w:color="auto"/>
            <w:bottom w:val="none" w:sz="0" w:space="0" w:color="auto"/>
            <w:right w:val="none" w:sz="0" w:space="0" w:color="auto"/>
          </w:divBdr>
        </w:div>
        <w:div w:id="1976250317">
          <w:marLeft w:val="640"/>
          <w:marRight w:val="0"/>
          <w:marTop w:val="0"/>
          <w:marBottom w:val="0"/>
          <w:divBdr>
            <w:top w:val="none" w:sz="0" w:space="0" w:color="auto"/>
            <w:left w:val="none" w:sz="0" w:space="0" w:color="auto"/>
            <w:bottom w:val="none" w:sz="0" w:space="0" w:color="auto"/>
            <w:right w:val="none" w:sz="0" w:space="0" w:color="auto"/>
          </w:divBdr>
        </w:div>
        <w:div w:id="1507818800">
          <w:marLeft w:val="640"/>
          <w:marRight w:val="0"/>
          <w:marTop w:val="0"/>
          <w:marBottom w:val="0"/>
          <w:divBdr>
            <w:top w:val="none" w:sz="0" w:space="0" w:color="auto"/>
            <w:left w:val="none" w:sz="0" w:space="0" w:color="auto"/>
            <w:bottom w:val="none" w:sz="0" w:space="0" w:color="auto"/>
            <w:right w:val="none" w:sz="0" w:space="0" w:color="auto"/>
          </w:divBdr>
        </w:div>
        <w:div w:id="946472922">
          <w:marLeft w:val="640"/>
          <w:marRight w:val="0"/>
          <w:marTop w:val="0"/>
          <w:marBottom w:val="0"/>
          <w:divBdr>
            <w:top w:val="none" w:sz="0" w:space="0" w:color="auto"/>
            <w:left w:val="none" w:sz="0" w:space="0" w:color="auto"/>
            <w:bottom w:val="none" w:sz="0" w:space="0" w:color="auto"/>
            <w:right w:val="none" w:sz="0" w:space="0" w:color="auto"/>
          </w:divBdr>
        </w:div>
        <w:div w:id="1253591081">
          <w:marLeft w:val="640"/>
          <w:marRight w:val="0"/>
          <w:marTop w:val="0"/>
          <w:marBottom w:val="0"/>
          <w:divBdr>
            <w:top w:val="none" w:sz="0" w:space="0" w:color="auto"/>
            <w:left w:val="none" w:sz="0" w:space="0" w:color="auto"/>
            <w:bottom w:val="none" w:sz="0" w:space="0" w:color="auto"/>
            <w:right w:val="none" w:sz="0" w:space="0" w:color="auto"/>
          </w:divBdr>
        </w:div>
        <w:div w:id="1482968022">
          <w:marLeft w:val="640"/>
          <w:marRight w:val="0"/>
          <w:marTop w:val="0"/>
          <w:marBottom w:val="0"/>
          <w:divBdr>
            <w:top w:val="none" w:sz="0" w:space="0" w:color="auto"/>
            <w:left w:val="none" w:sz="0" w:space="0" w:color="auto"/>
            <w:bottom w:val="none" w:sz="0" w:space="0" w:color="auto"/>
            <w:right w:val="none" w:sz="0" w:space="0" w:color="auto"/>
          </w:divBdr>
        </w:div>
        <w:div w:id="1764111634">
          <w:marLeft w:val="640"/>
          <w:marRight w:val="0"/>
          <w:marTop w:val="0"/>
          <w:marBottom w:val="0"/>
          <w:divBdr>
            <w:top w:val="none" w:sz="0" w:space="0" w:color="auto"/>
            <w:left w:val="none" w:sz="0" w:space="0" w:color="auto"/>
            <w:bottom w:val="none" w:sz="0" w:space="0" w:color="auto"/>
            <w:right w:val="none" w:sz="0" w:space="0" w:color="auto"/>
          </w:divBdr>
        </w:div>
        <w:div w:id="220751063">
          <w:marLeft w:val="640"/>
          <w:marRight w:val="0"/>
          <w:marTop w:val="0"/>
          <w:marBottom w:val="0"/>
          <w:divBdr>
            <w:top w:val="none" w:sz="0" w:space="0" w:color="auto"/>
            <w:left w:val="none" w:sz="0" w:space="0" w:color="auto"/>
            <w:bottom w:val="none" w:sz="0" w:space="0" w:color="auto"/>
            <w:right w:val="none" w:sz="0" w:space="0" w:color="auto"/>
          </w:divBdr>
        </w:div>
        <w:div w:id="564754242">
          <w:marLeft w:val="640"/>
          <w:marRight w:val="0"/>
          <w:marTop w:val="0"/>
          <w:marBottom w:val="0"/>
          <w:divBdr>
            <w:top w:val="none" w:sz="0" w:space="0" w:color="auto"/>
            <w:left w:val="none" w:sz="0" w:space="0" w:color="auto"/>
            <w:bottom w:val="none" w:sz="0" w:space="0" w:color="auto"/>
            <w:right w:val="none" w:sz="0" w:space="0" w:color="auto"/>
          </w:divBdr>
        </w:div>
        <w:div w:id="1573154114">
          <w:marLeft w:val="640"/>
          <w:marRight w:val="0"/>
          <w:marTop w:val="0"/>
          <w:marBottom w:val="0"/>
          <w:divBdr>
            <w:top w:val="none" w:sz="0" w:space="0" w:color="auto"/>
            <w:left w:val="none" w:sz="0" w:space="0" w:color="auto"/>
            <w:bottom w:val="none" w:sz="0" w:space="0" w:color="auto"/>
            <w:right w:val="none" w:sz="0" w:space="0" w:color="auto"/>
          </w:divBdr>
        </w:div>
        <w:div w:id="864827793">
          <w:marLeft w:val="640"/>
          <w:marRight w:val="0"/>
          <w:marTop w:val="0"/>
          <w:marBottom w:val="0"/>
          <w:divBdr>
            <w:top w:val="none" w:sz="0" w:space="0" w:color="auto"/>
            <w:left w:val="none" w:sz="0" w:space="0" w:color="auto"/>
            <w:bottom w:val="none" w:sz="0" w:space="0" w:color="auto"/>
            <w:right w:val="none" w:sz="0" w:space="0" w:color="auto"/>
          </w:divBdr>
        </w:div>
        <w:div w:id="380831201">
          <w:marLeft w:val="640"/>
          <w:marRight w:val="0"/>
          <w:marTop w:val="0"/>
          <w:marBottom w:val="0"/>
          <w:divBdr>
            <w:top w:val="none" w:sz="0" w:space="0" w:color="auto"/>
            <w:left w:val="none" w:sz="0" w:space="0" w:color="auto"/>
            <w:bottom w:val="none" w:sz="0" w:space="0" w:color="auto"/>
            <w:right w:val="none" w:sz="0" w:space="0" w:color="auto"/>
          </w:divBdr>
        </w:div>
        <w:div w:id="215242444">
          <w:marLeft w:val="640"/>
          <w:marRight w:val="0"/>
          <w:marTop w:val="0"/>
          <w:marBottom w:val="0"/>
          <w:divBdr>
            <w:top w:val="none" w:sz="0" w:space="0" w:color="auto"/>
            <w:left w:val="none" w:sz="0" w:space="0" w:color="auto"/>
            <w:bottom w:val="none" w:sz="0" w:space="0" w:color="auto"/>
            <w:right w:val="none" w:sz="0" w:space="0" w:color="auto"/>
          </w:divBdr>
        </w:div>
        <w:div w:id="1595551834">
          <w:marLeft w:val="640"/>
          <w:marRight w:val="0"/>
          <w:marTop w:val="0"/>
          <w:marBottom w:val="0"/>
          <w:divBdr>
            <w:top w:val="none" w:sz="0" w:space="0" w:color="auto"/>
            <w:left w:val="none" w:sz="0" w:space="0" w:color="auto"/>
            <w:bottom w:val="none" w:sz="0" w:space="0" w:color="auto"/>
            <w:right w:val="none" w:sz="0" w:space="0" w:color="auto"/>
          </w:divBdr>
        </w:div>
        <w:div w:id="366301844">
          <w:marLeft w:val="640"/>
          <w:marRight w:val="0"/>
          <w:marTop w:val="0"/>
          <w:marBottom w:val="0"/>
          <w:divBdr>
            <w:top w:val="none" w:sz="0" w:space="0" w:color="auto"/>
            <w:left w:val="none" w:sz="0" w:space="0" w:color="auto"/>
            <w:bottom w:val="none" w:sz="0" w:space="0" w:color="auto"/>
            <w:right w:val="none" w:sz="0" w:space="0" w:color="auto"/>
          </w:divBdr>
        </w:div>
        <w:div w:id="384837276">
          <w:marLeft w:val="640"/>
          <w:marRight w:val="0"/>
          <w:marTop w:val="0"/>
          <w:marBottom w:val="0"/>
          <w:divBdr>
            <w:top w:val="none" w:sz="0" w:space="0" w:color="auto"/>
            <w:left w:val="none" w:sz="0" w:space="0" w:color="auto"/>
            <w:bottom w:val="none" w:sz="0" w:space="0" w:color="auto"/>
            <w:right w:val="none" w:sz="0" w:space="0" w:color="auto"/>
          </w:divBdr>
        </w:div>
        <w:div w:id="1112171131">
          <w:marLeft w:val="640"/>
          <w:marRight w:val="0"/>
          <w:marTop w:val="0"/>
          <w:marBottom w:val="0"/>
          <w:divBdr>
            <w:top w:val="none" w:sz="0" w:space="0" w:color="auto"/>
            <w:left w:val="none" w:sz="0" w:space="0" w:color="auto"/>
            <w:bottom w:val="none" w:sz="0" w:space="0" w:color="auto"/>
            <w:right w:val="none" w:sz="0" w:space="0" w:color="auto"/>
          </w:divBdr>
        </w:div>
        <w:div w:id="987438157">
          <w:marLeft w:val="640"/>
          <w:marRight w:val="0"/>
          <w:marTop w:val="0"/>
          <w:marBottom w:val="0"/>
          <w:divBdr>
            <w:top w:val="none" w:sz="0" w:space="0" w:color="auto"/>
            <w:left w:val="none" w:sz="0" w:space="0" w:color="auto"/>
            <w:bottom w:val="none" w:sz="0" w:space="0" w:color="auto"/>
            <w:right w:val="none" w:sz="0" w:space="0" w:color="auto"/>
          </w:divBdr>
        </w:div>
        <w:div w:id="1189224906">
          <w:marLeft w:val="640"/>
          <w:marRight w:val="0"/>
          <w:marTop w:val="0"/>
          <w:marBottom w:val="0"/>
          <w:divBdr>
            <w:top w:val="none" w:sz="0" w:space="0" w:color="auto"/>
            <w:left w:val="none" w:sz="0" w:space="0" w:color="auto"/>
            <w:bottom w:val="none" w:sz="0" w:space="0" w:color="auto"/>
            <w:right w:val="none" w:sz="0" w:space="0" w:color="auto"/>
          </w:divBdr>
        </w:div>
        <w:div w:id="1589149592">
          <w:marLeft w:val="640"/>
          <w:marRight w:val="0"/>
          <w:marTop w:val="0"/>
          <w:marBottom w:val="0"/>
          <w:divBdr>
            <w:top w:val="none" w:sz="0" w:space="0" w:color="auto"/>
            <w:left w:val="none" w:sz="0" w:space="0" w:color="auto"/>
            <w:bottom w:val="none" w:sz="0" w:space="0" w:color="auto"/>
            <w:right w:val="none" w:sz="0" w:space="0" w:color="auto"/>
          </w:divBdr>
        </w:div>
        <w:div w:id="680008243">
          <w:marLeft w:val="640"/>
          <w:marRight w:val="0"/>
          <w:marTop w:val="0"/>
          <w:marBottom w:val="0"/>
          <w:divBdr>
            <w:top w:val="none" w:sz="0" w:space="0" w:color="auto"/>
            <w:left w:val="none" w:sz="0" w:space="0" w:color="auto"/>
            <w:bottom w:val="none" w:sz="0" w:space="0" w:color="auto"/>
            <w:right w:val="none" w:sz="0" w:space="0" w:color="auto"/>
          </w:divBdr>
        </w:div>
        <w:div w:id="799570465">
          <w:marLeft w:val="640"/>
          <w:marRight w:val="0"/>
          <w:marTop w:val="0"/>
          <w:marBottom w:val="0"/>
          <w:divBdr>
            <w:top w:val="none" w:sz="0" w:space="0" w:color="auto"/>
            <w:left w:val="none" w:sz="0" w:space="0" w:color="auto"/>
            <w:bottom w:val="none" w:sz="0" w:space="0" w:color="auto"/>
            <w:right w:val="none" w:sz="0" w:space="0" w:color="auto"/>
          </w:divBdr>
        </w:div>
        <w:div w:id="1614242609">
          <w:marLeft w:val="640"/>
          <w:marRight w:val="0"/>
          <w:marTop w:val="0"/>
          <w:marBottom w:val="0"/>
          <w:divBdr>
            <w:top w:val="none" w:sz="0" w:space="0" w:color="auto"/>
            <w:left w:val="none" w:sz="0" w:space="0" w:color="auto"/>
            <w:bottom w:val="none" w:sz="0" w:space="0" w:color="auto"/>
            <w:right w:val="none" w:sz="0" w:space="0" w:color="auto"/>
          </w:divBdr>
        </w:div>
        <w:div w:id="2140372419">
          <w:marLeft w:val="640"/>
          <w:marRight w:val="0"/>
          <w:marTop w:val="0"/>
          <w:marBottom w:val="0"/>
          <w:divBdr>
            <w:top w:val="none" w:sz="0" w:space="0" w:color="auto"/>
            <w:left w:val="none" w:sz="0" w:space="0" w:color="auto"/>
            <w:bottom w:val="none" w:sz="0" w:space="0" w:color="auto"/>
            <w:right w:val="none" w:sz="0" w:space="0" w:color="auto"/>
          </w:divBdr>
        </w:div>
        <w:div w:id="1629388216">
          <w:marLeft w:val="640"/>
          <w:marRight w:val="0"/>
          <w:marTop w:val="0"/>
          <w:marBottom w:val="0"/>
          <w:divBdr>
            <w:top w:val="none" w:sz="0" w:space="0" w:color="auto"/>
            <w:left w:val="none" w:sz="0" w:space="0" w:color="auto"/>
            <w:bottom w:val="none" w:sz="0" w:space="0" w:color="auto"/>
            <w:right w:val="none" w:sz="0" w:space="0" w:color="auto"/>
          </w:divBdr>
        </w:div>
        <w:div w:id="859202381">
          <w:marLeft w:val="640"/>
          <w:marRight w:val="0"/>
          <w:marTop w:val="0"/>
          <w:marBottom w:val="0"/>
          <w:divBdr>
            <w:top w:val="none" w:sz="0" w:space="0" w:color="auto"/>
            <w:left w:val="none" w:sz="0" w:space="0" w:color="auto"/>
            <w:bottom w:val="none" w:sz="0" w:space="0" w:color="auto"/>
            <w:right w:val="none" w:sz="0" w:space="0" w:color="auto"/>
          </w:divBdr>
        </w:div>
        <w:div w:id="389505268">
          <w:marLeft w:val="640"/>
          <w:marRight w:val="0"/>
          <w:marTop w:val="0"/>
          <w:marBottom w:val="0"/>
          <w:divBdr>
            <w:top w:val="none" w:sz="0" w:space="0" w:color="auto"/>
            <w:left w:val="none" w:sz="0" w:space="0" w:color="auto"/>
            <w:bottom w:val="none" w:sz="0" w:space="0" w:color="auto"/>
            <w:right w:val="none" w:sz="0" w:space="0" w:color="auto"/>
          </w:divBdr>
        </w:div>
        <w:div w:id="142742466">
          <w:marLeft w:val="640"/>
          <w:marRight w:val="0"/>
          <w:marTop w:val="0"/>
          <w:marBottom w:val="0"/>
          <w:divBdr>
            <w:top w:val="none" w:sz="0" w:space="0" w:color="auto"/>
            <w:left w:val="none" w:sz="0" w:space="0" w:color="auto"/>
            <w:bottom w:val="none" w:sz="0" w:space="0" w:color="auto"/>
            <w:right w:val="none" w:sz="0" w:space="0" w:color="auto"/>
          </w:divBdr>
        </w:div>
        <w:div w:id="156265286">
          <w:marLeft w:val="640"/>
          <w:marRight w:val="0"/>
          <w:marTop w:val="0"/>
          <w:marBottom w:val="0"/>
          <w:divBdr>
            <w:top w:val="none" w:sz="0" w:space="0" w:color="auto"/>
            <w:left w:val="none" w:sz="0" w:space="0" w:color="auto"/>
            <w:bottom w:val="none" w:sz="0" w:space="0" w:color="auto"/>
            <w:right w:val="none" w:sz="0" w:space="0" w:color="auto"/>
          </w:divBdr>
        </w:div>
        <w:div w:id="135952166">
          <w:marLeft w:val="640"/>
          <w:marRight w:val="0"/>
          <w:marTop w:val="0"/>
          <w:marBottom w:val="0"/>
          <w:divBdr>
            <w:top w:val="none" w:sz="0" w:space="0" w:color="auto"/>
            <w:left w:val="none" w:sz="0" w:space="0" w:color="auto"/>
            <w:bottom w:val="none" w:sz="0" w:space="0" w:color="auto"/>
            <w:right w:val="none" w:sz="0" w:space="0" w:color="auto"/>
          </w:divBdr>
        </w:div>
        <w:div w:id="594174266">
          <w:marLeft w:val="640"/>
          <w:marRight w:val="0"/>
          <w:marTop w:val="0"/>
          <w:marBottom w:val="0"/>
          <w:divBdr>
            <w:top w:val="none" w:sz="0" w:space="0" w:color="auto"/>
            <w:left w:val="none" w:sz="0" w:space="0" w:color="auto"/>
            <w:bottom w:val="none" w:sz="0" w:space="0" w:color="auto"/>
            <w:right w:val="none" w:sz="0" w:space="0" w:color="auto"/>
          </w:divBdr>
        </w:div>
        <w:div w:id="366567155">
          <w:marLeft w:val="640"/>
          <w:marRight w:val="0"/>
          <w:marTop w:val="0"/>
          <w:marBottom w:val="0"/>
          <w:divBdr>
            <w:top w:val="none" w:sz="0" w:space="0" w:color="auto"/>
            <w:left w:val="none" w:sz="0" w:space="0" w:color="auto"/>
            <w:bottom w:val="none" w:sz="0" w:space="0" w:color="auto"/>
            <w:right w:val="none" w:sz="0" w:space="0" w:color="auto"/>
          </w:divBdr>
        </w:div>
        <w:div w:id="786388886">
          <w:marLeft w:val="640"/>
          <w:marRight w:val="0"/>
          <w:marTop w:val="0"/>
          <w:marBottom w:val="0"/>
          <w:divBdr>
            <w:top w:val="none" w:sz="0" w:space="0" w:color="auto"/>
            <w:left w:val="none" w:sz="0" w:space="0" w:color="auto"/>
            <w:bottom w:val="none" w:sz="0" w:space="0" w:color="auto"/>
            <w:right w:val="none" w:sz="0" w:space="0" w:color="auto"/>
          </w:divBdr>
        </w:div>
        <w:div w:id="667558944">
          <w:marLeft w:val="640"/>
          <w:marRight w:val="0"/>
          <w:marTop w:val="0"/>
          <w:marBottom w:val="0"/>
          <w:divBdr>
            <w:top w:val="none" w:sz="0" w:space="0" w:color="auto"/>
            <w:left w:val="none" w:sz="0" w:space="0" w:color="auto"/>
            <w:bottom w:val="none" w:sz="0" w:space="0" w:color="auto"/>
            <w:right w:val="none" w:sz="0" w:space="0" w:color="auto"/>
          </w:divBdr>
        </w:div>
        <w:div w:id="2111194109">
          <w:marLeft w:val="640"/>
          <w:marRight w:val="0"/>
          <w:marTop w:val="0"/>
          <w:marBottom w:val="0"/>
          <w:divBdr>
            <w:top w:val="none" w:sz="0" w:space="0" w:color="auto"/>
            <w:left w:val="none" w:sz="0" w:space="0" w:color="auto"/>
            <w:bottom w:val="none" w:sz="0" w:space="0" w:color="auto"/>
            <w:right w:val="none" w:sz="0" w:space="0" w:color="auto"/>
          </w:divBdr>
        </w:div>
        <w:div w:id="1272054039">
          <w:marLeft w:val="640"/>
          <w:marRight w:val="0"/>
          <w:marTop w:val="0"/>
          <w:marBottom w:val="0"/>
          <w:divBdr>
            <w:top w:val="none" w:sz="0" w:space="0" w:color="auto"/>
            <w:left w:val="none" w:sz="0" w:space="0" w:color="auto"/>
            <w:bottom w:val="none" w:sz="0" w:space="0" w:color="auto"/>
            <w:right w:val="none" w:sz="0" w:space="0" w:color="auto"/>
          </w:divBdr>
        </w:div>
        <w:div w:id="1349016452">
          <w:marLeft w:val="640"/>
          <w:marRight w:val="0"/>
          <w:marTop w:val="0"/>
          <w:marBottom w:val="0"/>
          <w:divBdr>
            <w:top w:val="none" w:sz="0" w:space="0" w:color="auto"/>
            <w:left w:val="none" w:sz="0" w:space="0" w:color="auto"/>
            <w:bottom w:val="none" w:sz="0" w:space="0" w:color="auto"/>
            <w:right w:val="none" w:sz="0" w:space="0" w:color="auto"/>
          </w:divBdr>
        </w:div>
        <w:div w:id="14381076">
          <w:marLeft w:val="640"/>
          <w:marRight w:val="0"/>
          <w:marTop w:val="0"/>
          <w:marBottom w:val="0"/>
          <w:divBdr>
            <w:top w:val="none" w:sz="0" w:space="0" w:color="auto"/>
            <w:left w:val="none" w:sz="0" w:space="0" w:color="auto"/>
            <w:bottom w:val="none" w:sz="0" w:space="0" w:color="auto"/>
            <w:right w:val="none" w:sz="0" w:space="0" w:color="auto"/>
          </w:divBdr>
        </w:div>
        <w:div w:id="1631325048">
          <w:marLeft w:val="640"/>
          <w:marRight w:val="0"/>
          <w:marTop w:val="0"/>
          <w:marBottom w:val="0"/>
          <w:divBdr>
            <w:top w:val="none" w:sz="0" w:space="0" w:color="auto"/>
            <w:left w:val="none" w:sz="0" w:space="0" w:color="auto"/>
            <w:bottom w:val="none" w:sz="0" w:space="0" w:color="auto"/>
            <w:right w:val="none" w:sz="0" w:space="0" w:color="auto"/>
          </w:divBdr>
        </w:div>
        <w:div w:id="334772014">
          <w:marLeft w:val="640"/>
          <w:marRight w:val="0"/>
          <w:marTop w:val="0"/>
          <w:marBottom w:val="0"/>
          <w:divBdr>
            <w:top w:val="none" w:sz="0" w:space="0" w:color="auto"/>
            <w:left w:val="none" w:sz="0" w:space="0" w:color="auto"/>
            <w:bottom w:val="none" w:sz="0" w:space="0" w:color="auto"/>
            <w:right w:val="none" w:sz="0" w:space="0" w:color="auto"/>
          </w:divBdr>
        </w:div>
        <w:div w:id="2028755599">
          <w:marLeft w:val="640"/>
          <w:marRight w:val="0"/>
          <w:marTop w:val="0"/>
          <w:marBottom w:val="0"/>
          <w:divBdr>
            <w:top w:val="none" w:sz="0" w:space="0" w:color="auto"/>
            <w:left w:val="none" w:sz="0" w:space="0" w:color="auto"/>
            <w:bottom w:val="none" w:sz="0" w:space="0" w:color="auto"/>
            <w:right w:val="none" w:sz="0" w:space="0" w:color="auto"/>
          </w:divBdr>
        </w:div>
        <w:div w:id="1384016302">
          <w:marLeft w:val="640"/>
          <w:marRight w:val="0"/>
          <w:marTop w:val="0"/>
          <w:marBottom w:val="0"/>
          <w:divBdr>
            <w:top w:val="none" w:sz="0" w:space="0" w:color="auto"/>
            <w:left w:val="none" w:sz="0" w:space="0" w:color="auto"/>
            <w:bottom w:val="none" w:sz="0" w:space="0" w:color="auto"/>
            <w:right w:val="none" w:sz="0" w:space="0" w:color="auto"/>
          </w:divBdr>
        </w:div>
        <w:div w:id="1338194498">
          <w:marLeft w:val="640"/>
          <w:marRight w:val="0"/>
          <w:marTop w:val="0"/>
          <w:marBottom w:val="0"/>
          <w:divBdr>
            <w:top w:val="none" w:sz="0" w:space="0" w:color="auto"/>
            <w:left w:val="none" w:sz="0" w:space="0" w:color="auto"/>
            <w:bottom w:val="none" w:sz="0" w:space="0" w:color="auto"/>
            <w:right w:val="none" w:sz="0" w:space="0" w:color="auto"/>
          </w:divBdr>
        </w:div>
        <w:div w:id="2139377744">
          <w:marLeft w:val="640"/>
          <w:marRight w:val="0"/>
          <w:marTop w:val="0"/>
          <w:marBottom w:val="0"/>
          <w:divBdr>
            <w:top w:val="none" w:sz="0" w:space="0" w:color="auto"/>
            <w:left w:val="none" w:sz="0" w:space="0" w:color="auto"/>
            <w:bottom w:val="none" w:sz="0" w:space="0" w:color="auto"/>
            <w:right w:val="none" w:sz="0" w:space="0" w:color="auto"/>
          </w:divBdr>
        </w:div>
        <w:div w:id="934636692">
          <w:marLeft w:val="640"/>
          <w:marRight w:val="0"/>
          <w:marTop w:val="0"/>
          <w:marBottom w:val="0"/>
          <w:divBdr>
            <w:top w:val="none" w:sz="0" w:space="0" w:color="auto"/>
            <w:left w:val="none" w:sz="0" w:space="0" w:color="auto"/>
            <w:bottom w:val="none" w:sz="0" w:space="0" w:color="auto"/>
            <w:right w:val="none" w:sz="0" w:space="0" w:color="auto"/>
          </w:divBdr>
        </w:div>
        <w:div w:id="64881935">
          <w:marLeft w:val="640"/>
          <w:marRight w:val="0"/>
          <w:marTop w:val="0"/>
          <w:marBottom w:val="0"/>
          <w:divBdr>
            <w:top w:val="none" w:sz="0" w:space="0" w:color="auto"/>
            <w:left w:val="none" w:sz="0" w:space="0" w:color="auto"/>
            <w:bottom w:val="none" w:sz="0" w:space="0" w:color="auto"/>
            <w:right w:val="none" w:sz="0" w:space="0" w:color="auto"/>
          </w:divBdr>
        </w:div>
      </w:divsChild>
    </w:div>
    <w:div w:id="174155009">
      <w:bodyDiv w:val="1"/>
      <w:marLeft w:val="0"/>
      <w:marRight w:val="0"/>
      <w:marTop w:val="0"/>
      <w:marBottom w:val="0"/>
      <w:divBdr>
        <w:top w:val="none" w:sz="0" w:space="0" w:color="auto"/>
        <w:left w:val="none" w:sz="0" w:space="0" w:color="auto"/>
        <w:bottom w:val="none" w:sz="0" w:space="0" w:color="auto"/>
        <w:right w:val="none" w:sz="0" w:space="0" w:color="auto"/>
      </w:divBdr>
    </w:div>
    <w:div w:id="175969010">
      <w:bodyDiv w:val="1"/>
      <w:marLeft w:val="0"/>
      <w:marRight w:val="0"/>
      <w:marTop w:val="0"/>
      <w:marBottom w:val="0"/>
      <w:divBdr>
        <w:top w:val="none" w:sz="0" w:space="0" w:color="auto"/>
        <w:left w:val="none" w:sz="0" w:space="0" w:color="auto"/>
        <w:bottom w:val="none" w:sz="0" w:space="0" w:color="auto"/>
        <w:right w:val="none" w:sz="0" w:space="0" w:color="auto"/>
      </w:divBdr>
    </w:div>
    <w:div w:id="177427329">
      <w:bodyDiv w:val="1"/>
      <w:marLeft w:val="0"/>
      <w:marRight w:val="0"/>
      <w:marTop w:val="0"/>
      <w:marBottom w:val="0"/>
      <w:divBdr>
        <w:top w:val="none" w:sz="0" w:space="0" w:color="auto"/>
        <w:left w:val="none" w:sz="0" w:space="0" w:color="auto"/>
        <w:bottom w:val="none" w:sz="0" w:space="0" w:color="auto"/>
        <w:right w:val="none" w:sz="0" w:space="0" w:color="auto"/>
      </w:divBdr>
    </w:div>
    <w:div w:id="178084011">
      <w:bodyDiv w:val="1"/>
      <w:marLeft w:val="0"/>
      <w:marRight w:val="0"/>
      <w:marTop w:val="0"/>
      <w:marBottom w:val="0"/>
      <w:divBdr>
        <w:top w:val="none" w:sz="0" w:space="0" w:color="auto"/>
        <w:left w:val="none" w:sz="0" w:space="0" w:color="auto"/>
        <w:bottom w:val="none" w:sz="0" w:space="0" w:color="auto"/>
        <w:right w:val="none" w:sz="0" w:space="0" w:color="auto"/>
      </w:divBdr>
    </w:div>
    <w:div w:id="178668525">
      <w:bodyDiv w:val="1"/>
      <w:marLeft w:val="0"/>
      <w:marRight w:val="0"/>
      <w:marTop w:val="0"/>
      <w:marBottom w:val="0"/>
      <w:divBdr>
        <w:top w:val="none" w:sz="0" w:space="0" w:color="auto"/>
        <w:left w:val="none" w:sz="0" w:space="0" w:color="auto"/>
        <w:bottom w:val="none" w:sz="0" w:space="0" w:color="auto"/>
        <w:right w:val="none" w:sz="0" w:space="0" w:color="auto"/>
      </w:divBdr>
    </w:div>
    <w:div w:id="179390213">
      <w:bodyDiv w:val="1"/>
      <w:marLeft w:val="0"/>
      <w:marRight w:val="0"/>
      <w:marTop w:val="0"/>
      <w:marBottom w:val="0"/>
      <w:divBdr>
        <w:top w:val="none" w:sz="0" w:space="0" w:color="auto"/>
        <w:left w:val="none" w:sz="0" w:space="0" w:color="auto"/>
        <w:bottom w:val="none" w:sz="0" w:space="0" w:color="auto"/>
        <w:right w:val="none" w:sz="0" w:space="0" w:color="auto"/>
      </w:divBdr>
    </w:div>
    <w:div w:id="184252490">
      <w:bodyDiv w:val="1"/>
      <w:marLeft w:val="0"/>
      <w:marRight w:val="0"/>
      <w:marTop w:val="0"/>
      <w:marBottom w:val="0"/>
      <w:divBdr>
        <w:top w:val="none" w:sz="0" w:space="0" w:color="auto"/>
        <w:left w:val="none" w:sz="0" w:space="0" w:color="auto"/>
        <w:bottom w:val="none" w:sz="0" w:space="0" w:color="auto"/>
        <w:right w:val="none" w:sz="0" w:space="0" w:color="auto"/>
      </w:divBdr>
    </w:div>
    <w:div w:id="185171672">
      <w:bodyDiv w:val="1"/>
      <w:marLeft w:val="0"/>
      <w:marRight w:val="0"/>
      <w:marTop w:val="0"/>
      <w:marBottom w:val="0"/>
      <w:divBdr>
        <w:top w:val="none" w:sz="0" w:space="0" w:color="auto"/>
        <w:left w:val="none" w:sz="0" w:space="0" w:color="auto"/>
        <w:bottom w:val="none" w:sz="0" w:space="0" w:color="auto"/>
        <w:right w:val="none" w:sz="0" w:space="0" w:color="auto"/>
      </w:divBdr>
    </w:div>
    <w:div w:id="186335518">
      <w:bodyDiv w:val="1"/>
      <w:marLeft w:val="0"/>
      <w:marRight w:val="0"/>
      <w:marTop w:val="0"/>
      <w:marBottom w:val="0"/>
      <w:divBdr>
        <w:top w:val="none" w:sz="0" w:space="0" w:color="auto"/>
        <w:left w:val="none" w:sz="0" w:space="0" w:color="auto"/>
        <w:bottom w:val="none" w:sz="0" w:space="0" w:color="auto"/>
        <w:right w:val="none" w:sz="0" w:space="0" w:color="auto"/>
      </w:divBdr>
    </w:div>
    <w:div w:id="188304398">
      <w:bodyDiv w:val="1"/>
      <w:marLeft w:val="0"/>
      <w:marRight w:val="0"/>
      <w:marTop w:val="0"/>
      <w:marBottom w:val="0"/>
      <w:divBdr>
        <w:top w:val="none" w:sz="0" w:space="0" w:color="auto"/>
        <w:left w:val="none" w:sz="0" w:space="0" w:color="auto"/>
        <w:bottom w:val="none" w:sz="0" w:space="0" w:color="auto"/>
        <w:right w:val="none" w:sz="0" w:space="0" w:color="auto"/>
      </w:divBdr>
    </w:div>
    <w:div w:id="189686339">
      <w:bodyDiv w:val="1"/>
      <w:marLeft w:val="0"/>
      <w:marRight w:val="0"/>
      <w:marTop w:val="0"/>
      <w:marBottom w:val="0"/>
      <w:divBdr>
        <w:top w:val="none" w:sz="0" w:space="0" w:color="auto"/>
        <w:left w:val="none" w:sz="0" w:space="0" w:color="auto"/>
        <w:bottom w:val="none" w:sz="0" w:space="0" w:color="auto"/>
        <w:right w:val="none" w:sz="0" w:space="0" w:color="auto"/>
      </w:divBdr>
    </w:div>
    <w:div w:id="190338549">
      <w:bodyDiv w:val="1"/>
      <w:marLeft w:val="0"/>
      <w:marRight w:val="0"/>
      <w:marTop w:val="0"/>
      <w:marBottom w:val="0"/>
      <w:divBdr>
        <w:top w:val="none" w:sz="0" w:space="0" w:color="auto"/>
        <w:left w:val="none" w:sz="0" w:space="0" w:color="auto"/>
        <w:bottom w:val="none" w:sz="0" w:space="0" w:color="auto"/>
        <w:right w:val="none" w:sz="0" w:space="0" w:color="auto"/>
      </w:divBdr>
    </w:div>
    <w:div w:id="193470112">
      <w:bodyDiv w:val="1"/>
      <w:marLeft w:val="0"/>
      <w:marRight w:val="0"/>
      <w:marTop w:val="0"/>
      <w:marBottom w:val="0"/>
      <w:divBdr>
        <w:top w:val="none" w:sz="0" w:space="0" w:color="auto"/>
        <w:left w:val="none" w:sz="0" w:space="0" w:color="auto"/>
        <w:bottom w:val="none" w:sz="0" w:space="0" w:color="auto"/>
        <w:right w:val="none" w:sz="0" w:space="0" w:color="auto"/>
      </w:divBdr>
    </w:div>
    <w:div w:id="194540289">
      <w:bodyDiv w:val="1"/>
      <w:marLeft w:val="0"/>
      <w:marRight w:val="0"/>
      <w:marTop w:val="0"/>
      <w:marBottom w:val="0"/>
      <w:divBdr>
        <w:top w:val="none" w:sz="0" w:space="0" w:color="auto"/>
        <w:left w:val="none" w:sz="0" w:space="0" w:color="auto"/>
        <w:bottom w:val="none" w:sz="0" w:space="0" w:color="auto"/>
        <w:right w:val="none" w:sz="0" w:space="0" w:color="auto"/>
      </w:divBdr>
    </w:div>
    <w:div w:id="201525596">
      <w:bodyDiv w:val="1"/>
      <w:marLeft w:val="0"/>
      <w:marRight w:val="0"/>
      <w:marTop w:val="0"/>
      <w:marBottom w:val="0"/>
      <w:divBdr>
        <w:top w:val="none" w:sz="0" w:space="0" w:color="auto"/>
        <w:left w:val="none" w:sz="0" w:space="0" w:color="auto"/>
        <w:bottom w:val="none" w:sz="0" w:space="0" w:color="auto"/>
        <w:right w:val="none" w:sz="0" w:space="0" w:color="auto"/>
      </w:divBdr>
    </w:div>
    <w:div w:id="201987904">
      <w:bodyDiv w:val="1"/>
      <w:marLeft w:val="0"/>
      <w:marRight w:val="0"/>
      <w:marTop w:val="0"/>
      <w:marBottom w:val="0"/>
      <w:divBdr>
        <w:top w:val="none" w:sz="0" w:space="0" w:color="auto"/>
        <w:left w:val="none" w:sz="0" w:space="0" w:color="auto"/>
        <w:bottom w:val="none" w:sz="0" w:space="0" w:color="auto"/>
        <w:right w:val="none" w:sz="0" w:space="0" w:color="auto"/>
      </w:divBdr>
    </w:div>
    <w:div w:id="203955603">
      <w:bodyDiv w:val="1"/>
      <w:marLeft w:val="0"/>
      <w:marRight w:val="0"/>
      <w:marTop w:val="0"/>
      <w:marBottom w:val="0"/>
      <w:divBdr>
        <w:top w:val="none" w:sz="0" w:space="0" w:color="auto"/>
        <w:left w:val="none" w:sz="0" w:space="0" w:color="auto"/>
        <w:bottom w:val="none" w:sz="0" w:space="0" w:color="auto"/>
        <w:right w:val="none" w:sz="0" w:space="0" w:color="auto"/>
      </w:divBdr>
    </w:div>
    <w:div w:id="208417192">
      <w:bodyDiv w:val="1"/>
      <w:marLeft w:val="0"/>
      <w:marRight w:val="0"/>
      <w:marTop w:val="0"/>
      <w:marBottom w:val="0"/>
      <w:divBdr>
        <w:top w:val="none" w:sz="0" w:space="0" w:color="auto"/>
        <w:left w:val="none" w:sz="0" w:space="0" w:color="auto"/>
        <w:bottom w:val="none" w:sz="0" w:space="0" w:color="auto"/>
        <w:right w:val="none" w:sz="0" w:space="0" w:color="auto"/>
      </w:divBdr>
    </w:div>
    <w:div w:id="210777387">
      <w:bodyDiv w:val="1"/>
      <w:marLeft w:val="0"/>
      <w:marRight w:val="0"/>
      <w:marTop w:val="0"/>
      <w:marBottom w:val="0"/>
      <w:divBdr>
        <w:top w:val="none" w:sz="0" w:space="0" w:color="auto"/>
        <w:left w:val="none" w:sz="0" w:space="0" w:color="auto"/>
        <w:bottom w:val="none" w:sz="0" w:space="0" w:color="auto"/>
        <w:right w:val="none" w:sz="0" w:space="0" w:color="auto"/>
      </w:divBdr>
    </w:div>
    <w:div w:id="213780628">
      <w:bodyDiv w:val="1"/>
      <w:marLeft w:val="0"/>
      <w:marRight w:val="0"/>
      <w:marTop w:val="0"/>
      <w:marBottom w:val="0"/>
      <w:divBdr>
        <w:top w:val="none" w:sz="0" w:space="0" w:color="auto"/>
        <w:left w:val="none" w:sz="0" w:space="0" w:color="auto"/>
        <w:bottom w:val="none" w:sz="0" w:space="0" w:color="auto"/>
        <w:right w:val="none" w:sz="0" w:space="0" w:color="auto"/>
      </w:divBdr>
    </w:div>
    <w:div w:id="214437372">
      <w:bodyDiv w:val="1"/>
      <w:marLeft w:val="0"/>
      <w:marRight w:val="0"/>
      <w:marTop w:val="0"/>
      <w:marBottom w:val="0"/>
      <w:divBdr>
        <w:top w:val="none" w:sz="0" w:space="0" w:color="auto"/>
        <w:left w:val="none" w:sz="0" w:space="0" w:color="auto"/>
        <w:bottom w:val="none" w:sz="0" w:space="0" w:color="auto"/>
        <w:right w:val="none" w:sz="0" w:space="0" w:color="auto"/>
      </w:divBdr>
    </w:div>
    <w:div w:id="217515048">
      <w:bodyDiv w:val="1"/>
      <w:marLeft w:val="0"/>
      <w:marRight w:val="0"/>
      <w:marTop w:val="0"/>
      <w:marBottom w:val="0"/>
      <w:divBdr>
        <w:top w:val="none" w:sz="0" w:space="0" w:color="auto"/>
        <w:left w:val="none" w:sz="0" w:space="0" w:color="auto"/>
        <w:bottom w:val="none" w:sz="0" w:space="0" w:color="auto"/>
        <w:right w:val="none" w:sz="0" w:space="0" w:color="auto"/>
      </w:divBdr>
    </w:div>
    <w:div w:id="220216669">
      <w:bodyDiv w:val="1"/>
      <w:marLeft w:val="0"/>
      <w:marRight w:val="0"/>
      <w:marTop w:val="0"/>
      <w:marBottom w:val="0"/>
      <w:divBdr>
        <w:top w:val="none" w:sz="0" w:space="0" w:color="auto"/>
        <w:left w:val="none" w:sz="0" w:space="0" w:color="auto"/>
        <w:bottom w:val="none" w:sz="0" w:space="0" w:color="auto"/>
        <w:right w:val="none" w:sz="0" w:space="0" w:color="auto"/>
      </w:divBdr>
    </w:div>
    <w:div w:id="225339556">
      <w:bodyDiv w:val="1"/>
      <w:marLeft w:val="0"/>
      <w:marRight w:val="0"/>
      <w:marTop w:val="0"/>
      <w:marBottom w:val="0"/>
      <w:divBdr>
        <w:top w:val="none" w:sz="0" w:space="0" w:color="auto"/>
        <w:left w:val="none" w:sz="0" w:space="0" w:color="auto"/>
        <w:bottom w:val="none" w:sz="0" w:space="0" w:color="auto"/>
        <w:right w:val="none" w:sz="0" w:space="0" w:color="auto"/>
      </w:divBdr>
    </w:div>
    <w:div w:id="228199762">
      <w:bodyDiv w:val="1"/>
      <w:marLeft w:val="0"/>
      <w:marRight w:val="0"/>
      <w:marTop w:val="0"/>
      <w:marBottom w:val="0"/>
      <w:divBdr>
        <w:top w:val="none" w:sz="0" w:space="0" w:color="auto"/>
        <w:left w:val="none" w:sz="0" w:space="0" w:color="auto"/>
        <w:bottom w:val="none" w:sz="0" w:space="0" w:color="auto"/>
        <w:right w:val="none" w:sz="0" w:space="0" w:color="auto"/>
      </w:divBdr>
    </w:div>
    <w:div w:id="228343896">
      <w:bodyDiv w:val="1"/>
      <w:marLeft w:val="0"/>
      <w:marRight w:val="0"/>
      <w:marTop w:val="0"/>
      <w:marBottom w:val="0"/>
      <w:divBdr>
        <w:top w:val="none" w:sz="0" w:space="0" w:color="auto"/>
        <w:left w:val="none" w:sz="0" w:space="0" w:color="auto"/>
        <w:bottom w:val="none" w:sz="0" w:space="0" w:color="auto"/>
        <w:right w:val="none" w:sz="0" w:space="0" w:color="auto"/>
      </w:divBdr>
    </w:div>
    <w:div w:id="231670144">
      <w:bodyDiv w:val="1"/>
      <w:marLeft w:val="0"/>
      <w:marRight w:val="0"/>
      <w:marTop w:val="0"/>
      <w:marBottom w:val="0"/>
      <w:divBdr>
        <w:top w:val="none" w:sz="0" w:space="0" w:color="auto"/>
        <w:left w:val="none" w:sz="0" w:space="0" w:color="auto"/>
        <w:bottom w:val="none" w:sz="0" w:space="0" w:color="auto"/>
        <w:right w:val="none" w:sz="0" w:space="0" w:color="auto"/>
      </w:divBdr>
    </w:div>
    <w:div w:id="232395411">
      <w:bodyDiv w:val="1"/>
      <w:marLeft w:val="0"/>
      <w:marRight w:val="0"/>
      <w:marTop w:val="0"/>
      <w:marBottom w:val="0"/>
      <w:divBdr>
        <w:top w:val="none" w:sz="0" w:space="0" w:color="auto"/>
        <w:left w:val="none" w:sz="0" w:space="0" w:color="auto"/>
        <w:bottom w:val="none" w:sz="0" w:space="0" w:color="auto"/>
        <w:right w:val="none" w:sz="0" w:space="0" w:color="auto"/>
      </w:divBdr>
    </w:div>
    <w:div w:id="234751832">
      <w:bodyDiv w:val="1"/>
      <w:marLeft w:val="0"/>
      <w:marRight w:val="0"/>
      <w:marTop w:val="0"/>
      <w:marBottom w:val="0"/>
      <w:divBdr>
        <w:top w:val="none" w:sz="0" w:space="0" w:color="auto"/>
        <w:left w:val="none" w:sz="0" w:space="0" w:color="auto"/>
        <w:bottom w:val="none" w:sz="0" w:space="0" w:color="auto"/>
        <w:right w:val="none" w:sz="0" w:space="0" w:color="auto"/>
      </w:divBdr>
    </w:div>
    <w:div w:id="236675065">
      <w:bodyDiv w:val="1"/>
      <w:marLeft w:val="0"/>
      <w:marRight w:val="0"/>
      <w:marTop w:val="0"/>
      <w:marBottom w:val="0"/>
      <w:divBdr>
        <w:top w:val="none" w:sz="0" w:space="0" w:color="auto"/>
        <w:left w:val="none" w:sz="0" w:space="0" w:color="auto"/>
        <w:bottom w:val="none" w:sz="0" w:space="0" w:color="auto"/>
        <w:right w:val="none" w:sz="0" w:space="0" w:color="auto"/>
      </w:divBdr>
    </w:div>
    <w:div w:id="239679095">
      <w:bodyDiv w:val="1"/>
      <w:marLeft w:val="0"/>
      <w:marRight w:val="0"/>
      <w:marTop w:val="0"/>
      <w:marBottom w:val="0"/>
      <w:divBdr>
        <w:top w:val="none" w:sz="0" w:space="0" w:color="auto"/>
        <w:left w:val="none" w:sz="0" w:space="0" w:color="auto"/>
        <w:bottom w:val="none" w:sz="0" w:space="0" w:color="auto"/>
        <w:right w:val="none" w:sz="0" w:space="0" w:color="auto"/>
      </w:divBdr>
    </w:div>
    <w:div w:id="240528208">
      <w:bodyDiv w:val="1"/>
      <w:marLeft w:val="0"/>
      <w:marRight w:val="0"/>
      <w:marTop w:val="0"/>
      <w:marBottom w:val="0"/>
      <w:divBdr>
        <w:top w:val="none" w:sz="0" w:space="0" w:color="auto"/>
        <w:left w:val="none" w:sz="0" w:space="0" w:color="auto"/>
        <w:bottom w:val="none" w:sz="0" w:space="0" w:color="auto"/>
        <w:right w:val="none" w:sz="0" w:space="0" w:color="auto"/>
      </w:divBdr>
    </w:div>
    <w:div w:id="241717629">
      <w:bodyDiv w:val="1"/>
      <w:marLeft w:val="0"/>
      <w:marRight w:val="0"/>
      <w:marTop w:val="0"/>
      <w:marBottom w:val="0"/>
      <w:divBdr>
        <w:top w:val="none" w:sz="0" w:space="0" w:color="auto"/>
        <w:left w:val="none" w:sz="0" w:space="0" w:color="auto"/>
        <w:bottom w:val="none" w:sz="0" w:space="0" w:color="auto"/>
        <w:right w:val="none" w:sz="0" w:space="0" w:color="auto"/>
      </w:divBdr>
    </w:div>
    <w:div w:id="242759349">
      <w:bodyDiv w:val="1"/>
      <w:marLeft w:val="0"/>
      <w:marRight w:val="0"/>
      <w:marTop w:val="0"/>
      <w:marBottom w:val="0"/>
      <w:divBdr>
        <w:top w:val="none" w:sz="0" w:space="0" w:color="auto"/>
        <w:left w:val="none" w:sz="0" w:space="0" w:color="auto"/>
        <w:bottom w:val="none" w:sz="0" w:space="0" w:color="auto"/>
        <w:right w:val="none" w:sz="0" w:space="0" w:color="auto"/>
      </w:divBdr>
    </w:div>
    <w:div w:id="243075230">
      <w:bodyDiv w:val="1"/>
      <w:marLeft w:val="0"/>
      <w:marRight w:val="0"/>
      <w:marTop w:val="0"/>
      <w:marBottom w:val="0"/>
      <w:divBdr>
        <w:top w:val="none" w:sz="0" w:space="0" w:color="auto"/>
        <w:left w:val="none" w:sz="0" w:space="0" w:color="auto"/>
        <w:bottom w:val="none" w:sz="0" w:space="0" w:color="auto"/>
        <w:right w:val="none" w:sz="0" w:space="0" w:color="auto"/>
      </w:divBdr>
    </w:div>
    <w:div w:id="244842810">
      <w:bodyDiv w:val="1"/>
      <w:marLeft w:val="0"/>
      <w:marRight w:val="0"/>
      <w:marTop w:val="0"/>
      <w:marBottom w:val="0"/>
      <w:divBdr>
        <w:top w:val="none" w:sz="0" w:space="0" w:color="auto"/>
        <w:left w:val="none" w:sz="0" w:space="0" w:color="auto"/>
        <w:bottom w:val="none" w:sz="0" w:space="0" w:color="auto"/>
        <w:right w:val="none" w:sz="0" w:space="0" w:color="auto"/>
      </w:divBdr>
    </w:div>
    <w:div w:id="245962245">
      <w:bodyDiv w:val="1"/>
      <w:marLeft w:val="0"/>
      <w:marRight w:val="0"/>
      <w:marTop w:val="0"/>
      <w:marBottom w:val="0"/>
      <w:divBdr>
        <w:top w:val="none" w:sz="0" w:space="0" w:color="auto"/>
        <w:left w:val="none" w:sz="0" w:space="0" w:color="auto"/>
        <w:bottom w:val="none" w:sz="0" w:space="0" w:color="auto"/>
        <w:right w:val="none" w:sz="0" w:space="0" w:color="auto"/>
      </w:divBdr>
    </w:div>
    <w:div w:id="246423268">
      <w:bodyDiv w:val="1"/>
      <w:marLeft w:val="0"/>
      <w:marRight w:val="0"/>
      <w:marTop w:val="0"/>
      <w:marBottom w:val="0"/>
      <w:divBdr>
        <w:top w:val="none" w:sz="0" w:space="0" w:color="auto"/>
        <w:left w:val="none" w:sz="0" w:space="0" w:color="auto"/>
        <w:bottom w:val="none" w:sz="0" w:space="0" w:color="auto"/>
        <w:right w:val="none" w:sz="0" w:space="0" w:color="auto"/>
      </w:divBdr>
    </w:div>
    <w:div w:id="247353848">
      <w:bodyDiv w:val="1"/>
      <w:marLeft w:val="0"/>
      <w:marRight w:val="0"/>
      <w:marTop w:val="0"/>
      <w:marBottom w:val="0"/>
      <w:divBdr>
        <w:top w:val="none" w:sz="0" w:space="0" w:color="auto"/>
        <w:left w:val="none" w:sz="0" w:space="0" w:color="auto"/>
        <w:bottom w:val="none" w:sz="0" w:space="0" w:color="auto"/>
        <w:right w:val="none" w:sz="0" w:space="0" w:color="auto"/>
      </w:divBdr>
    </w:div>
    <w:div w:id="248853045">
      <w:bodyDiv w:val="1"/>
      <w:marLeft w:val="0"/>
      <w:marRight w:val="0"/>
      <w:marTop w:val="0"/>
      <w:marBottom w:val="0"/>
      <w:divBdr>
        <w:top w:val="none" w:sz="0" w:space="0" w:color="auto"/>
        <w:left w:val="none" w:sz="0" w:space="0" w:color="auto"/>
        <w:bottom w:val="none" w:sz="0" w:space="0" w:color="auto"/>
        <w:right w:val="none" w:sz="0" w:space="0" w:color="auto"/>
      </w:divBdr>
    </w:div>
    <w:div w:id="250093348">
      <w:bodyDiv w:val="1"/>
      <w:marLeft w:val="0"/>
      <w:marRight w:val="0"/>
      <w:marTop w:val="0"/>
      <w:marBottom w:val="0"/>
      <w:divBdr>
        <w:top w:val="none" w:sz="0" w:space="0" w:color="auto"/>
        <w:left w:val="none" w:sz="0" w:space="0" w:color="auto"/>
        <w:bottom w:val="none" w:sz="0" w:space="0" w:color="auto"/>
        <w:right w:val="none" w:sz="0" w:space="0" w:color="auto"/>
      </w:divBdr>
    </w:div>
    <w:div w:id="250356597">
      <w:bodyDiv w:val="1"/>
      <w:marLeft w:val="0"/>
      <w:marRight w:val="0"/>
      <w:marTop w:val="0"/>
      <w:marBottom w:val="0"/>
      <w:divBdr>
        <w:top w:val="none" w:sz="0" w:space="0" w:color="auto"/>
        <w:left w:val="none" w:sz="0" w:space="0" w:color="auto"/>
        <w:bottom w:val="none" w:sz="0" w:space="0" w:color="auto"/>
        <w:right w:val="none" w:sz="0" w:space="0" w:color="auto"/>
      </w:divBdr>
    </w:div>
    <w:div w:id="250436780">
      <w:bodyDiv w:val="1"/>
      <w:marLeft w:val="0"/>
      <w:marRight w:val="0"/>
      <w:marTop w:val="0"/>
      <w:marBottom w:val="0"/>
      <w:divBdr>
        <w:top w:val="none" w:sz="0" w:space="0" w:color="auto"/>
        <w:left w:val="none" w:sz="0" w:space="0" w:color="auto"/>
        <w:bottom w:val="none" w:sz="0" w:space="0" w:color="auto"/>
        <w:right w:val="none" w:sz="0" w:space="0" w:color="auto"/>
      </w:divBdr>
    </w:div>
    <w:div w:id="256714675">
      <w:bodyDiv w:val="1"/>
      <w:marLeft w:val="0"/>
      <w:marRight w:val="0"/>
      <w:marTop w:val="0"/>
      <w:marBottom w:val="0"/>
      <w:divBdr>
        <w:top w:val="none" w:sz="0" w:space="0" w:color="auto"/>
        <w:left w:val="none" w:sz="0" w:space="0" w:color="auto"/>
        <w:bottom w:val="none" w:sz="0" w:space="0" w:color="auto"/>
        <w:right w:val="none" w:sz="0" w:space="0" w:color="auto"/>
      </w:divBdr>
    </w:div>
    <w:div w:id="258757192">
      <w:bodyDiv w:val="1"/>
      <w:marLeft w:val="0"/>
      <w:marRight w:val="0"/>
      <w:marTop w:val="0"/>
      <w:marBottom w:val="0"/>
      <w:divBdr>
        <w:top w:val="none" w:sz="0" w:space="0" w:color="auto"/>
        <w:left w:val="none" w:sz="0" w:space="0" w:color="auto"/>
        <w:bottom w:val="none" w:sz="0" w:space="0" w:color="auto"/>
        <w:right w:val="none" w:sz="0" w:space="0" w:color="auto"/>
      </w:divBdr>
    </w:div>
    <w:div w:id="262805887">
      <w:bodyDiv w:val="1"/>
      <w:marLeft w:val="0"/>
      <w:marRight w:val="0"/>
      <w:marTop w:val="0"/>
      <w:marBottom w:val="0"/>
      <w:divBdr>
        <w:top w:val="none" w:sz="0" w:space="0" w:color="auto"/>
        <w:left w:val="none" w:sz="0" w:space="0" w:color="auto"/>
        <w:bottom w:val="none" w:sz="0" w:space="0" w:color="auto"/>
        <w:right w:val="none" w:sz="0" w:space="0" w:color="auto"/>
      </w:divBdr>
    </w:div>
    <w:div w:id="263421348">
      <w:bodyDiv w:val="1"/>
      <w:marLeft w:val="0"/>
      <w:marRight w:val="0"/>
      <w:marTop w:val="0"/>
      <w:marBottom w:val="0"/>
      <w:divBdr>
        <w:top w:val="none" w:sz="0" w:space="0" w:color="auto"/>
        <w:left w:val="none" w:sz="0" w:space="0" w:color="auto"/>
        <w:bottom w:val="none" w:sz="0" w:space="0" w:color="auto"/>
        <w:right w:val="none" w:sz="0" w:space="0" w:color="auto"/>
      </w:divBdr>
    </w:div>
    <w:div w:id="264928532">
      <w:bodyDiv w:val="1"/>
      <w:marLeft w:val="0"/>
      <w:marRight w:val="0"/>
      <w:marTop w:val="0"/>
      <w:marBottom w:val="0"/>
      <w:divBdr>
        <w:top w:val="none" w:sz="0" w:space="0" w:color="auto"/>
        <w:left w:val="none" w:sz="0" w:space="0" w:color="auto"/>
        <w:bottom w:val="none" w:sz="0" w:space="0" w:color="auto"/>
        <w:right w:val="none" w:sz="0" w:space="0" w:color="auto"/>
      </w:divBdr>
    </w:div>
    <w:div w:id="266929604">
      <w:bodyDiv w:val="1"/>
      <w:marLeft w:val="0"/>
      <w:marRight w:val="0"/>
      <w:marTop w:val="0"/>
      <w:marBottom w:val="0"/>
      <w:divBdr>
        <w:top w:val="none" w:sz="0" w:space="0" w:color="auto"/>
        <w:left w:val="none" w:sz="0" w:space="0" w:color="auto"/>
        <w:bottom w:val="none" w:sz="0" w:space="0" w:color="auto"/>
        <w:right w:val="none" w:sz="0" w:space="0" w:color="auto"/>
      </w:divBdr>
    </w:div>
    <w:div w:id="268197444">
      <w:bodyDiv w:val="1"/>
      <w:marLeft w:val="0"/>
      <w:marRight w:val="0"/>
      <w:marTop w:val="0"/>
      <w:marBottom w:val="0"/>
      <w:divBdr>
        <w:top w:val="none" w:sz="0" w:space="0" w:color="auto"/>
        <w:left w:val="none" w:sz="0" w:space="0" w:color="auto"/>
        <w:bottom w:val="none" w:sz="0" w:space="0" w:color="auto"/>
        <w:right w:val="none" w:sz="0" w:space="0" w:color="auto"/>
      </w:divBdr>
    </w:div>
    <w:div w:id="270942597">
      <w:bodyDiv w:val="1"/>
      <w:marLeft w:val="0"/>
      <w:marRight w:val="0"/>
      <w:marTop w:val="0"/>
      <w:marBottom w:val="0"/>
      <w:divBdr>
        <w:top w:val="none" w:sz="0" w:space="0" w:color="auto"/>
        <w:left w:val="none" w:sz="0" w:space="0" w:color="auto"/>
        <w:bottom w:val="none" w:sz="0" w:space="0" w:color="auto"/>
        <w:right w:val="none" w:sz="0" w:space="0" w:color="auto"/>
      </w:divBdr>
    </w:div>
    <w:div w:id="271783804">
      <w:bodyDiv w:val="1"/>
      <w:marLeft w:val="0"/>
      <w:marRight w:val="0"/>
      <w:marTop w:val="0"/>
      <w:marBottom w:val="0"/>
      <w:divBdr>
        <w:top w:val="none" w:sz="0" w:space="0" w:color="auto"/>
        <w:left w:val="none" w:sz="0" w:space="0" w:color="auto"/>
        <w:bottom w:val="none" w:sz="0" w:space="0" w:color="auto"/>
        <w:right w:val="none" w:sz="0" w:space="0" w:color="auto"/>
      </w:divBdr>
    </w:div>
    <w:div w:id="277878639">
      <w:bodyDiv w:val="1"/>
      <w:marLeft w:val="0"/>
      <w:marRight w:val="0"/>
      <w:marTop w:val="0"/>
      <w:marBottom w:val="0"/>
      <w:divBdr>
        <w:top w:val="none" w:sz="0" w:space="0" w:color="auto"/>
        <w:left w:val="none" w:sz="0" w:space="0" w:color="auto"/>
        <w:bottom w:val="none" w:sz="0" w:space="0" w:color="auto"/>
        <w:right w:val="none" w:sz="0" w:space="0" w:color="auto"/>
      </w:divBdr>
    </w:div>
    <w:div w:id="278802959">
      <w:bodyDiv w:val="1"/>
      <w:marLeft w:val="0"/>
      <w:marRight w:val="0"/>
      <w:marTop w:val="0"/>
      <w:marBottom w:val="0"/>
      <w:divBdr>
        <w:top w:val="none" w:sz="0" w:space="0" w:color="auto"/>
        <w:left w:val="none" w:sz="0" w:space="0" w:color="auto"/>
        <w:bottom w:val="none" w:sz="0" w:space="0" w:color="auto"/>
        <w:right w:val="none" w:sz="0" w:space="0" w:color="auto"/>
      </w:divBdr>
    </w:div>
    <w:div w:id="279189084">
      <w:bodyDiv w:val="1"/>
      <w:marLeft w:val="0"/>
      <w:marRight w:val="0"/>
      <w:marTop w:val="0"/>
      <w:marBottom w:val="0"/>
      <w:divBdr>
        <w:top w:val="none" w:sz="0" w:space="0" w:color="auto"/>
        <w:left w:val="none" w:sz="0" w:space="0" w:color="auto"/>
        <w:bottom w:val="none" w:sz="0" w:space="0" w:color="auto"/>
        <w:right w:val="none" w:sz="0" w:space="0" w:color="auto"/>
      </w:divBdr>
      <w:divsChild>
        <w:div w:id="1312296127">
          <w:marLeft w:val="640"/>
          <w:marRight w:val="0"/>
          <w:marTop w:val="0"/>
          <w:marBottom w:val="0"/>
          <w:divBdr>
            <w:top w:val="none" w:sz="0" w:space="0" w:color="auto"/>
            <w:left w:val="none" w:sz="0" w:space="0" w:color="auto"/>
            <w:bottom w:val="none" w:sz="0" w:space="0" w:color="auto"/>
            <w:right w:val="none" w:sz="0" w:space="0" w:color="auto"/>
          </w:divBdr>
        </w:div>
        <w:div w:id="2050376734">
          <w:marLeft w:val="640"/>
          <w:marRight w:val="0"/>
          <w:marTop w:val="0"/>
          <w:marBottom w:val="0"/>
          <w:divBdr>
            <w:top w:val="none" w:sz="0" w:space="0" w:color="auto"/>
            <w:left w:val="none" w:sz="0" w:space="0" w:color="auto"/>
            <w:bottom w:val="none" w:sz="0" w:space="0" w:color="auto"/>
            <w:right w:val="none" w:sz="0" w:space="0" w:color="auto"/>
          </w:divBdr>
        </w:div>
        <w:div w:id="1340157546">
          <w:marLeft w:val="640"/>
          <w:marRight w:val="0"/>
          <w:marTop w:val="0"/>
          <w:marBottom w:val="0"/>
          <w:divBdr>
            <w:top w:val="none" w:sz="0" w:space="0" w:color="auto"/>
            <w:left w:val="none" w:sz="0" w:space="0" w:color="auto"/>
            <w:bottom w:val="none" w:sz="0" w:space="0" w:color="auto"/>
            <w:right w:val="none" w:sz="0" w:space="0" w:color="auto"/>
          </w:divBdr>
        </w:div>
        <w:div w:id="957294596">
          <w:marLeft w:val="640"/>
          <w:marRight w:val="0"/>
          <w:marTop w:val="0"/>
          <w:marBottom w:val="0"/>
          <w:divBdr>
            <w:top w:val="none" w:sz="0" w:space="0" w:color="auto"/>
            <w:left w:val="none" w:sz="0" w:space="0" w:color="auto"/>
            <w:bottom w:val="none" w:sz="0" w:space="0" w:color="auto"/>
            <w:right w:val="none" w:sz="0" w:space="0" w:color="auto"/>
          </w:divBdr>
        </w:div>
        <w:div w:id="1052726570">
          <w:marLeft w:val="640"/>
          <w:marRight w:val="0"/>
          <w:marTop w:val="0"/>
          <w:marBottom w:val="0"/>
          <w:divBdr>
            <w:top w:val="none" w:sz="0" w:space="0" w:color="auto"/>
            <w:left w:val="none" w:sz="0" w:space="0" w:color="auto"/>
            <w:bottom w:val="none" w:sz="0" w:space="0" w:color="auto"/>
            <w:right w:val="none" w:sz="0" w:space="0" w:color="auto"/>
          </w:divBdr>
        </w:div>
        <w:div w:id="1491747662">
          <w:marLeft w:val="640"/>
          <w:marRight w:val="0"/>
          <w:marTop w:val="0"/>
          <w:marBottom w:val="0"/>
          <w:divBdr>
            <w:top w:val="none" w:sz="0" w:space="0" w:color="auto"/>
            <w:left w:val="none" w:sz="0" w:space="0" w:color="auto"/>
            <w:bottom w:val="none" w:sz="0" w:space="0" w:color="auto"/>
            <w:right w:val="none" w:sz="0" w:space="0" w:color="auto"/>
          </w:divBdr>
        </w:div>
        <w:div w:id="831869428">
          <w:marLeft w:val="640"/>
          <w:marRight w:val="0"/>
          <w:marTop w:val="0"/>
          <w:marBottom w:val="0"/>
          <w:divBdr>
            <w:top w:val="none" w:sz="0" w:space="0" w:color="auto"/>
            <w:left w:val="none" w:sz="0" w:space="0" w:color="auto"/>
            <w:bottom w:val="none" w:sz="0" w:space="0" w:color="auto"/>
            <w:right w:val="none" w:sz="0" w:space="0" w:color="auto"/>
          </w:divBdr>
        </w:div>
        <w:div w:id="743376632">
          <w:marLeft w:val="640"/>
          <w:marRight w:val="0"/>
          <w:marTop w:val="0"/>
          <w:marBottom w:val="0"/>
          <w:divBdr>
            <w:top w:val="none" w:sz="0" w:space="0" w:color="auto"/>
            <w:left w:val="none" w:sz="0" w:space="0" w:color="auto"/>
            <w:bottom w:val="none" w:sz="0" w:space="0" w:color="auto"/>
            <w:right w:val="none" w:sz="0" w:space="0" w:color="auto"/>
          </w:divBdr>
        </w:div>
        <w:div w:id="1468279867">
          <w:marLeft w:val="640"/>
          <w:marRight w:val="0"/>
          <w:marTop w:val="0"/>
          <w:marBottom w:val="0"/>
          <w:divBdr>
            <w:top w:val="none" w:sz="0" w:space="0" w:color="auto"/>
            <w:left w:val="none" w:sz="0" w:space="0" w:color="auto"/>
            <w:bottom w:val="none" w:sz="0" w:space="0" w:color="auto"/>
            <w:right w:val="none" w:sz="0" w:space="0" w:color="auto"/>
          </w:divBdr>
        </w:div>
        <w:div w:id="1852256981">
          <w:marLeft w:val="640"/>
          <w:marRight w:val="0"/>
          <w:marTop w:val="0"/>
          <w:marBottom w:val="0"/>
          <w:divBdr>
            <w:top w:val="none" w:sz="0" w:space="0" w:color="auto"/>
            <w:left w:val="none" w:sz="0" w:space="0" w:color="auto"/>
            <w:bottom w:val="none" w:sz="0" w:space="0" w:color="auto"/>
            <w:right w:val="none" w:sz="0" w:space="0" w:color="auto"/>
          </w:divBdr>
        </w:div>
        <w:div w:id="711417780">
          <w:marLeft w:val="640"/>
          <w:marRight w:val="0"/>
          <w:marTop w:val="0"/>
          <w:marBottom w:val="0"/>
          <w:divBdr>
            <w:top w:val="none" w:sz="0" w:space="0" w:color="auto"/>
            <w:left w:val="none" w:sz="0" w:space="0" w:color="auto"/>
            <w:bottom w:val="none" w:sz="0" w:space="0" w:color="auto"/>
            <w:right w:val="none" w:sz="0" w:space="0" w:color="auto"/>
          </w:divBdr>
        </w:div>
        <w:div w:id="366413743">
          <w:marLeft w:val="640"/>
          <w:marRight w:val="0"/>
          <w:marTop w:val="0"/>
          <w:marBottom w:val="0"/>
          <w:divBdr>
            <w:top w:val="none" w:sz="0" w:space="0" w:color="auto"/>
            <w:left w:val="none" w:sz="0" w:space="0" w:color="auto"/>
            <w:bottom w:val="none" w:sz="0" w:space="0" w:color="auto"/>
            <w:right w:val="none" w:sz="0" w:space="0" w:color="auto"/>
          </w:divBdr>
        </w:div>
        <w:div w:id="1052389201">
          <w:marLeft w:val="640"/>
          <w:marRight w:val="0"/>
          <w:marTop w:val="0"/>
          <w:marBottom w:val="0"/>
          <w:divBdr>
            <w:top w:val="none" w:sz="0" w:space="0" w:color="auto"/>
            <w:left w:val="none" w:sz="0" w:space="0" w:color="auto"/>
            <w:bottom w:val="none" w:sz="0" w:space="0" w:color="auto"/>
            <w:right w:val="none" w:sz="0" w:space="0" w:color="auto"/>
          </w:divBdr>
        </w:div>
        <w:div w:id="1588616752">
          <w:marLeft w:val="640"/>
          <w:marRight w:val="0"/>
          <w:marTop w:val="0"/>
          <w:marBottom w:val="0"/>
          <w:divBdr>
            <w:top w:val="none" w:sz="0" w:space="0" w:color="auto"/>
            <w:left w:val="none" w:sz="0" w:space="0" w:color="auto"/>
            <w:bottom w:val="none" w:sz="0" w:space="0" w:color="auto"/>
            <w:right w:val="none" w:sz="0" w:space="0" w:color="auto"/>
          </w:divBdr>
        </w:div>
        <w:div w:id="1787700462">
          <w:marLeft w:val="640"/>
          <w:marRight w:val="0"/>
          <w:marTop w:val="0"/>
          <w:marBottom w:val="0"/>
          <w:divBdr>
            <w:top w:val="none" w:sz="0" w:space="0" w:color="auto"/>
            <w:left w:val="none" w:sz="0" w:space="0" w:color="auto"/>
            <w:bottom w:val="none" w:sz="0" w:space="0" w:color="auto"/>
            <w:right w:val="none" w:sz="0" w:space="0" w:color="auto"/>
          </w:divBdr>
        </w:div>
        <w:div w:id="1641157075">
          <w:marLeft w:val="640"/>
          <w:marRight w:val="0"/>
          <w:marTop w:val="0"/>
          <w:marBottom w:val="0"/>
          <w:divBdr>
            <w:top w:val="none" w:sz="0" w:space="0" w:color="auto"/>
            <w:left w:val="none" w:sz="0" w:space="0" w:color="auto"/>
            <w:bottom w:val="none" w:sz="0" w:space="0" w:color="auto"/>
            <w:right w:val="none" w:sz="0" w:space="0" w:color="auto"/>
          </w:divBdr>
        </w:div>
        <w:div w:id="1224096979">
          <w:marLeft w:val="640"/>
          <w:marRight w:val="0"/>
          <w:marTop w:val="0"/>
          <w:marBottom w:val="0"/>
          <w:divBdr>
            <w:top w:val="none" w:sz="0" w:space="0" w:color="auto"/>
            <w:left w:val="none" w:sz="0" w:space="0" w:color="auto"/>
            <w:bottom w:val="none" w:sz="0" w:space="0" w:color="auto"/>
            <w:right w:val="none" w:sz="0" w:space="0" w:color="auto"/>
          </w:divBdr>
        </w:div>
        <w:div w:id="1962027876">
          <w:marLeft w:val="640"/>
          <w:marRight w:val="0"/>
          <w:marTop w:val="0"/>
          <w:marBottom w:val="0"/>
          <w:divBdr>
            <w:top w:val="none" w:sz="0" w:space="0" w:color="auto"/>
            <w:left w:val="none" w:sz="0" w:space="0" w:color="auto"/>
            <w:bottom w:val="none" w:sz="0" w:space="0" w:color="auto"/>
            <w:right w:val="none" w:sz="0" w:space="0" w:color="auto"/>
          </w:divBdr>
        </w:div>
        <w:div w:id="631715280">
          <w:marLeft w:val="640"/>
          <w:marRight w:val="0"/>
          <w:marTop w:val="0"/>
          <w:marBottom w:val="0"/>
          <w:divBdr>
            <w:top w:val="none" w:sz="0" w:space="0" w:color="auto"/>
            <w:left w:val="none" w:sz="0" w:space="0" w:color="auto"/>
            <w:bottom w:val="none" w:sz="0" w:space="0" w:color="auto"/>
            <w:right w:val="none" w:sz="0" w:space="0" w:color="auto"/>
          </w:divBdr>
        </w:div>
        <w:div w:id="2111657351">
          <w:marLeft w:val="640"/>
          <w:marRight w:val="0"/>
          <w:marTop w:val="0"/>
          <w:marBottom w:val="0"/>
          <w:divBdr>
            <w:top w:val="none" w:sz="0" w:space="0" w:color="auto"/>
            <w:left w:val="none" w:sz="0" w:space="0" w:color="auto"/>
            <w:bottom w:val="none" w:sz="0" w:space="0" w:color="auto"/>
            <w:right w:val="none" w:sz="0" w:space="0" w:color="auto"/>
          </w:divBdr>
        </w:div>
        <w:div w:id="1016998488">
          <w:marLeft w:val="640"/>
          <w:marRight w:val="0"/>
          <w:marTop w:val="0"/>
          <w:marBottom w:val="0"/>
          <w:divBdr>
            <w:top w:val="none" w:sz="0" w:space="0" w:color="auto"/>
            <w:left w:val="none" w:sz="0" w:space="0" w:color="auto"/>
            <w:bottom w:val="none" w:sz="0" w:space="0" w:color="auto"/>
            <w:right w:val="none" w:sz="0" w:space="0" w:color="auto"/>
          </w:divBdr>
        </w:div>
        <w:div w:id="2089420317">
          <w:marLeft w:val="640"/>
          <w:marRight w:val="0"/>
          <w:marTop w:val="0"/>
          <w:marBottom w:val="0"/>
          <w:divBdr>
            <w:top w:val="none" w:sz="0" w:space="0" w:color="auto"/>
            <w:left w:val="none" w:sz="0" w:space="0" w:color="auto"/>
            <w:bottom w:val="none" w:sz="0" w:space="0" w:color="auto"/>
            <w:right w:val="none" w:sz="0" w:space="0" w:color="auto"/>
          </w:divBdr>
        </w:div>
        <w:div w:id="329061520">
          <w:marLeft w:val="640"/>
          <w:marRight w:val="0"/>
          <w:marTop w:val="0"/>
          <w:marBottom w:val="0"/>
          <w:divBdr>
            <w:top w:val="none" w:sz="0" w:space="0" w:color="auto"/>
            <w:left w:val="none" w:sz="0" w:space="0" w:color="auto"/>
            <w:bottom w:val="none" w:sz="0" w:space="0" w:color="auto"/>
            <w:right w:val="none" w:sz="0" w:space="0" w:color="auto"/>
          </w:divBdr>
        </w:div>
        <w:div w:id="1923680801">
          <w:marLeft w:val="640"/>
          <w:marRight w:val="0"/>
          <w:marTop w:val="0"/>
          <w:marBottom w:val="0"/>
          <w:divBdr>
            <w:top w:val="none" w:sz="0" w:space="0" w:color="auto"/>
            <w:left w:val="none" w:sz="0" w:space="0" w:color="auto"/>
            <w:bottom w:val="none" w:sz="0" w:space="0" w:color="auto"/>
            <w:right w:val="none" w:sz="0" w:space="0" w:color="auto"/>
          </w:divBdr>
        </w:div>
        <w:div w:id="664817413">
          <w:marLeft w:val="640"/>
          <w:marRight w:val="0"/>
          <w:marTop w:val="0"/>
          <w:marBottom w:val="0"/>
          <w:divBdr>
            <w:top w:val="none" w:sz="0" w:space="0" w:color="auto"/>
            <w:left w:val="none" w:sz="0" w:space="0" w:color="auto"/>
            <w:bottom w:val="none" w:sz="0" w:space="0" w:color="auto"/>
            <w:right w:val="none" w:sz="0" w:space="0" w:color="auto"/>
          </w:divBdr>
        </w:div>
        <w:div w:id="479880762">
          <w:marLeft w:val="640"/>
          <w:marRight w:val="0"/>
          <w:marTop w:val="0"/>
          <w:marBottom w:val="0"/>
          <w:divBdr>
            <w:top w:val="none" w:sz="0" w:space="0" w:color="auto"/>
            <w:left w:val="none" w:sz="0" w:space="0" w:color="auto"/>
            <w:bottom w:val="none" w:sz="0" w:space="0" w:color="auto"/>
            <w:right w:val="none" w:sz="0" w:space="0" w:color="auto"/>
          </w:divBdr>
        </w:div>
        <w:div w:id="1449665854">
          <w:marLeft w:val="640"/>
          <w:marRight w:val="0"/>
          <w:marTop w:val="0"/>
          <w:marBottom w:val="0"/>
          <w:divBdr>
            <w:top w:val="none" w:sz="0" w:space="0" w:color="auto"/>
            <w:left w:val="none" w:sz="0" w:space="0" w:color="auto"/>
            <w:bottom w:val="none" w:sz="0" w:space="0" w:color="auto"/>
            <w:right w:val="none" w:sz="0" w:space="0" w:color="auto"/>
          </w:divBdr>
        </w:div>
        <w:div w:id="1186358465">
          <w:marLeft w:val="640"/>
          <w:marRight w:val="0"/>
          <w:marTop w:val="0"/>
          <w:marBottom w:val="0"/>
          <w:divBdr>
            <w:top w:val="none" w:sz="0" w:space="0" w:color="auto"/>
            <w:left w:val="none" w:sz="0" w:space="0" w:color="auto"/>
            <w:bottom w:val="none" w:sz="0" w:space="0" w:color="auto"/>
            <w:right w:val="none" w:sz="0" w:space="0" w:color="auto"/>
          </w:divBdr>
        </w:div>
        <w:div w:id="1953315597">
          <w:marLeft w:val="640"/>
          <w:marRight w:val="0"/>
          <w:marTop w:val="0"/>
          <w:marBottom w:val="0"/>
          <w:divBdr>
            <w:top w:val="none" w:sz="0" w:space="0" w:color="auto"/>
            <w:left w:val="none" w:sz="0" w:space="0" w:color="auto"/>
            <w:bottom w:val="none" w:sz="0" w:space="0" w:color="auto"/>
            <w:right w:val="none" w:sz="0" w:space="0" w:color="auto"/>
          </w:divBdr>
        </w:div>
        <w:div w:id="186143429">
          <w:marLeft w:val="640"/>
          <w:marRight w:val="0"/>
          <w:marTop w:val="0"/>
          <w:marBottom w:val="0"/>
          <w:divBdr>
            <w:top w:val="none" w:sz="0" w:space="0" w:color="auto"/>
            <w:left w:val="none" w:sz="0" w:space="0" w:color="auto"/>
            <w:bottom w:val="none" w:sz="0" w:space="0" w:color="auto"/>
            <w:right w:val="none" w:sz="0" w:space="0" w:color="auto"/>
          </w:divBdr>
        </w:div>
        <w:div w:id="1579097548">
          <w:marLeft w:val="640"/>
          <w:marRight w:val="0"/>
          <w:marTop w:val="0"/>
          <w:marBottom w:val="0"/>
          <w:divBdr>
            <w:top w:val="none" w:sz="0" w:space="0" w:color="auto"/>
            <w:left w:val="none" w:sz="0" w:space="0" w:color="auto"/>
            <w:bottom w:val="none" w:sz="0" w:space="0" w:color="auto"/>
            <w:right w:val="none" w:sz="0" w:space="0" w:color="auto"/>
          </w:divBdr>
        </w:div>
        <w:div w:id="474613934">
          <w:marLeft w:val="640"/>
          <w:marRight w:val="0"/>
          <w:marTop w:val="0"/>
          <w:marBottom w:val="0"/>
          <w:divBdr>
            <w:top w:val="none" w:sz="0" w:space="0" w:color="auto"/>
            <w:left w:val="none" w:sz="0" w:space="0" w:color="auto"/>
            <w:bottom w:val="none" w:sz="0" w:space="0" w:color="auto"/>
            <w:right w:val="none" w:sz="0" w:space="0" w:color="auto"/>
          </w:divBdr>
        </w:div>
        <w:div w:id="23866229">
          <w:marLeft w:val="640"/>
          <w:marRight w:val="0"/>
          <w:marTop w:val="0"/>
          <w:marBottom w:val="0"/>
          <w:divBdr>
            <w:top w:val="none" w:sz="0" w:space="0" w:color="auto"/>
            <w:left w:val="none" w:sz="0" w:space="0" w:color="auto"/>
            <w:bottom w:val="none" w:sz="0" w:space="0" w:color="auto"/>
            <w:right w:val="none" w:sz="0" w:space="0" w:color="auto"/>
          </w:divBdr>
        </w:div>
        <w:div w:id="1026566630">
          <w:marLeft w:val="640"/>
          <w:marRight w:val="0"/>
          <w:marTop w:val="0"/>
          <w:marBottom w:val="0"/>
          <w:divBdr>
            <w:top w:val="none" w:sz="0" w:space="0" w:color="auto"/>
            <w:left w:val="none" w:sz="0" w:space="0" w:color="auto"/>
            <w:bottom w:val="none" w:sz="0" w:space="0" w:color="auto"/>
            <w:right w:val="none" w:sz="0" w:space="0" w:color="auto"/>
          </w:divBdr>
        </w:div>
        <w:div w:id="1889101347">
          <w:marLeft w:val="640"/>
          <w:marRight w:val="0"/>
          <w:marTop w:val="0"/>
          <w:marBottom w:val="0"/>
          <w:divBdr>
            <w:top w:val="none" w:sz="0" w:space="0" w:color="auto"/>
            <w:left w:val="none" w:sz="0" w:space="0" w:color="auto"/>
            <w:bottom w:val="none" w:sz="0" w:space="0" w:color="auto"/>
            <w:right w:val="none" w:sz="0" w:space="0" w:color="auto"/>
          </w:divBdr>
        </w:div>
        <w:div w:id="1982923887">
          <w:marLeft w:val="640"/>
          <w:marRight w:val="0"/>
          <w:marTop w:val="0"/>
          <w:marBottom w:val="0"/>
          <w:divBdr>
            <w:top w:val="none" w:sz="0" w:space="0" w:color="auto"/>
            <w:left w:val="none" w:sz="0" w:space="0" w:color="auto"/>
            <w:bottom w:val="none" w:sz="0" w:space="0" w:color="auto"/>
            <w:right w:val="none" w:sz="0" w:space="0" w:color="auto"/>
          </w:divBdr>
        </w:div>
        <w:div w:id="308023214">
          <w:marLeft w:val="640"/>
          <w:marRight w:val="0"/>
          <w:marTop w:val="0"/>
          <w:marBottom w:val="0"/>
          <w:divBdr>
            <w:top w:val="none" w:sz="0" w:space="0" w:color="auto"/>
            <w:left w:val="none" w:sz="0" w:space="0" w:color="auto"/>
            <w:bottom w:val="none" w:sz="0" w:space="0" w:color="auto"/>
            <w:right w:val="none" w:sz="0" w:space="0" w:color="auto"/>
          </w:divBdr>
        </w:div>
        <w:div w:id="571936338">
          <w:marLeft w:val="640"/>
          <w:marRight w:val="0"/>
          <w:marTop w:val="0"/>
          <w:marBottom w:val="0"/>
          <w:divBdr>
            <w:top w:val="none" w:sz="0" w:space="0" w:color="auto"/>
            <w:left w:val="none" w:sz="0" w:space="0" w:color="auto"/>
            <w:bottom w:val="none" w:sz="0" w:space="0" w:color="auto"/>
            <w:right w:val="none" w:sz="0" w:space="0" w:color="auto"/>
          </w:divBdr>
        </w:div>
        <w:div w:id="1546721393">
          <w:marLeft w:val="640"/>
          <w:marRight w:val="0"/>
          <w:marTop w:val="0"/>
          <w:marBottom w:val="0"/>
          <w:divBdr>
            <w:top w:val="none" w:sz="0" w:space="0" w:color="auto"/>
            <w:left w:val="none" w:sz="0" w:space="0" w:color="auto"/>
            <w:bottom w:val="none" w:sz="0" w:space="0" w:color="auto"/>
            <w:right w:val="none" w:sz="0" w:space="0" w:color="auto"/>
          </w:divBdr>
        </w:div>
        <w:div w:id="1225523846">
          <w:marLeft w:val="640"/>
          <w:marRight w:val="0"/>
          <w:marTop w:val="0"/>
          <w:marBottom w:val="0"/>
          <w:divBdr>
            <w:top w:val="none" w:sz="0" w:space="0" w:color="auto"/>
            <w:left w:val="none" w:sz="0" w:space="0" w:color="auto"/>
            <w:bottom w:val="none" w:sz="0" w:space="0" w:color="auto"/>
            <w:right w:val="none" w:sz="0" w:space="0" w:color="auto"/>
          </w:divBdr>
        </w:div>
        <w:div w:id="1483154764">
          <w:marLeft w:val="640"/>
          <w:marRight w:val="0"/>
          <w:marTop w:val="0"/>
          <w:marBottom w:val="0"/>
          <w:divBdr>
            <w:top w:val="none" w:sz="0" w:space="0" w:color="auto"/>
            <w:left w:val="none" w:sz="0" w:space="0" w:color="auto"/>
            <w:bottom w:val="none" w:sz="0" w:space="0" w:color="auto"/>
            <w:right w:val="none" w:sz="0" w:space="0" w:color="auto"/>
          </w:divBdr>
        </w:div>
        <w:div w:id="1912621084">
          <w:marLeft w:val="640"/>
          <w:marRight w:val="0"/>
          <w:marTop w:val="0"/>
          <w:marBottom w:val="0"/>
          <w:divBdr>
            <w:top w:val="none" w:sz="0" w:space="0" w:color="auto"/>
            <w:left w:val="none" w:sz="0" w:space="0" w:color="auto"/>
            <w:bottom w:val="none" w:sz="0" w:space="0" w:color="auto"/>
            <w:right w:val="none" w:sz="0" w:space="0" w:color="auto"/>
          </w:divBdr>
        </w:div>
        <w:div w:id="1708987946">
          <w:marLeft w:val="640"/>
          <w:marRight w:val="0"/>
          <w:marTop w:val="0"/>
          <w:marBottom w:val="0"/>
          <w:divBdr>
            <w:top w:val="none" w:sz="0" w:space="0" w:color="auto"/>
            <w:left w:val="none" w:sz="0" w:space="0" w:color="auto"/>
            <w:bottom w:val="none" w:sz="0" w:space="0" w:color="auto"/>
            <w:right w:val="none" w:sz="0" w:space="0" w:color="auto"/>
          </w:divBdr>
        </w:div>
        <w:div w:id="1524904241">
          <w:marLeft w:val="640"/>
          <w:marRight w:val="0"/>
          <w:marTop w:val="0"/>
          <w:marBottom w:val="0"/>
          <w:divBdr>
            <w:top w:val="none" w:sz="0" w:space="0" w:color="auto"/>
            <w:left w:val="none" w:sz="0" w:space="0" w:color="auto"/>
            <w:bottom w:val="none" w:sz="0" w:space="0" w:color="auto"/>
            <w:right w:val="none" w:sz="0" w:space="0" w:color="auto"/>
          </w:divBdr>
        </w:div>
        <w:div w:id="851802995">
          <w:marLeft w:val="640"/>
          <w:marRight w:val="0"/>
          <w:marTop w:val="0"/>
          <w:marBottom w:val="0"/>
          <w:divBdr>
            <w:top w:val="none" w:sz="0" w:space="0" w:color="auto"/>
            <w:left w:val="none" w:sz="0" w:space="0" w:color="auto"/>
            <w:bottom w:val="none" w:sz="0" w:space="0" w:color="auto"/>
            <w:right w:val="none" w:sz="0" w:space="0" w:color="auto"/>
          </w:divBdr>
        </w:div>
        <w:div w:id="595947449">
          <w:marLeft w:val="640"/>
          <w:marRight w:val="0"/>
          <w:marTop w:val="0"/>
          <w:marBottom w:val="0"/>
          <w:divBdr>
            <w:top w:val="none" w:sz="0" w:space="0" w:color="auto"/>
            <w:left w:val="none" w:sz="0" w:space="0" w:color="auto"/>
            <w:bottom w:val="none" w:sz="0" w:space="0" w:color="auto"/>
            <w:right w:val="none" w:sz="0" w:space="0" w:color="auto"/>
          </w:divBdr>
        </w:div>
        <w:div w:id="621422428">
          <w:marLeft w:val="640"/>
          <w:marRight w:val="0"/>
          <w:marTop w:val="0"/>
          <w:marBottom w:val="0"/>
          <w:divBdr>
            <w:top w:val="none" w:sz="0" w:space="0" w:color="auto"/>
            <w:left w:val="none" w:sz="0" w:space="0" w:color="auto"/>
            <w:bottom w:val="none" w:sz="0" w:space="0" w:color="auto"/>
            <w:right w:val="none" w:sz="0" w:space="0" w:color="auto"/>
          </w:divBdr>
        </w:div>
        <w:div w:id="7371579">
          <w:marLeft w:val="640"/>
          <w:marRight w:val="0"/>
          <w:marTop w:val="0"/>
          <w:marBottom w:val="0"/>
          <w:divBdr>
            <w:top w:val="none" w:sz="0" w:space="0" w:color="auto"/>
            <w:left w:val="none" w:sz="0" w:space="0" w:color="auto"/>
            <w:bottom w:val="none" w:sz="0" w:space="0" w:color="auto"/>
            <w:right w:val="none" w:sz="0" w:space="0" w:color="auto"/>
          </w:divBdr>
        </w:div>
        <w:div w:id="907232216">
          <w:marLeft w:val="640"/>
          <w:marRight w:val="0"/>
          <w:marTop w:val="0"/>
          <w:marBottom w:val="0"/>
          <w:divBdr>
            <w:top w:val="none" w:sz="0" w:space="0" w:color="auto"/>
            <w:left w:val="none" w:sz="0" w:space="0" w:color="auto"/>
            <w:bottom w:val="none" w:sz="0" w:space="0" w:color="auto"/>
            <w:right w:val="none" w:sz="0" w:space="0" w:color="auto"/>
          </w:divBdr>
        </w:div>
        <w:div w:id="1393967426">
          <w:marLeft w:val="640"/>
          <w:marRight w:val="0"/>
          <w:marTop w:val="0"/>
          <w:marBottom w:val="0"/>
          <w:divBdr>
            <w:top w:val="none" w:sz="0" w:space="0" w:color="auto"/>
            <w:left w:val="none" w:sz="0" w:space="0" w:color="auto"/>
            <w:bottom w:val="none" w:sz="0" w:space="0" w:color="auto"/>
            <w:right w:val="none" w:sz="0" w:space="0" w:color="auto"/>
          </w:divBdr>
        </w:div>
        <w:div w:id="601957884">
          <w:marLeft w:val="640"/>
          <w:marRight w:val="0"/>
          <w:marTop w:val="0"/>
          <w:marBottom w:val="0"/>
          <w:divBdr>
            <w:top w:val="none" w:sz="0" w:space="0" w:color="auto"/>
            <w:left w:val="none" w:sz="0" w:space="0" w:color="auto"/>
            <w:bottom w:val="none" w:sz="0" w:space="0" w:color="auto"/>
            <w:right w:val="none" w:sz="0" w:space="0" w:color="auto"/>
          </w:divBdr>
        </w:div>
        <w:div w:id="1154444238">
          <w:marLeft w:val="640"/>
          <w:marRight w:val="0"/>
          <w:marTop w:val="0"/>
          <w:marBottom w:val="0"/>
          <w:divBdr>
            <w:top w:val="none" w:sz="0" w:space="0" w:color="auto"/>
            <w:left w:val="none" w:sz="0" w:space="0" w:color="auto"/>
            <w:bottom w:val="none" w:sz="0" w:space="0" w:color="auto"/>
            <w:right w:val="none" w:sz="0" w:space="0" w:color="auto"/>
          </w:divBdr>
        </w:div>
        <w:div w:id="1573079216">
          <w:marLeft w:val="640"/>
          <w:marRight w:val="0"/>
          <w:marTop w:val="0"/>
          <w:marBottom w:val="0"/>
          <w:divBdr>
            <w:top w:val="none" w:sz="0" w:space="0" w:color="auto"/>
            <w:left w:val="none" w:sz="0" w:space="0" w:color="auto"/>
            <w:bottom w:val="none" w:sz="0" w:space="0" w:color="auto"/>
            <w:right w:val="none" w:sz="0" w:space="0" w:color="auto"/>
          </w:divBdr>
        </w:div>
        <w:div w:id="410615218">
          <w:marLeft w:val="640"/>
          <w:marRight w:val="0"/>
          <w:marTop w:val="0"/>
          <w:marBottom w:val="0"/>
          <w:divBdr>
            <w:top w:val="none" w:sz="0" w:space="0" w:color="auto"/>
            <w:left w:val="none" w:sz="0" w:space="0" w:color="auto"/>
            <w:bottom w:val="none" w:sz="0" w:space="0" w:color="auto"/>
            <w:right w:val="none" w:sz="0" w:space="0" w:color="auto"/>
          </w:divBdr>
        </w:div>
        <w:div w:id="962930397">
          <w:marLeft w:val="640"/>
          <w:marRight w:val="0"/>
          <w:marTop w:val="0"/>
          <w:marBottom w:val="0"/>
          <w:divBdr>
            <w:top w:val="none" w:sz="0" w:space="0" w:color="auto"/>
            <w:left w:val="none" w:sz="0" w:space="0" w:color="auto"/>
            <w:bottom w:val="none" w:sz="0" w:space="0" w:color="auto"/>
            <w:right w:val="none" w:sz="0" w:space="0" w:color="auto"/>
          </w:divBdr>
        </w:div>
        <w:div w:id="1936741149">
          <w:marLeft w:val="640"/>
          <w:marRight w:val="0"/>
          <w:marTop w:val="0"/>
          <w:marBottom w:val="0"/>
          <w:divBdr>
            <w:top w:val="none" w:sz="0" w:space="0" w:color="auto"/>
            <w:left w:val="none" w:sz="0" w:space="0" w:color="auto"/>
            <w:bottom w:val="none" w:sz="0" w:space="0" w:color="auto"/>
            <w:right w:val="none" w:sz="0" w:space="0" w:color="auto"/>
          </w:divBdr>
        </w:div>
        <w:div w:id="537086515">
          <w:marLeft w:val="640"/>
          <w:marRight w:val="0"/>
          <w:marTop w:val="0"/>
          <w:marBottom w:val="0"/>
          <w:divBdr>
            <w:top w:val="none" w:sz="0" w:space="0" w:color="auto"/>
            <w:left w:val="none" w:sz="0" w:space="0" w:color="auto"/>
            <w:bottom w:val="none" w:sz="0" w:space="0" w:color="auto"/>
            <w:right w:val="none" w:sz="0" w:space="0" w:color="auto"/>
          </w:divBdr>
        </w:div>
        <w:div w:id="365760287">
          <w:marLeft w:val="640"/>
          <w:marRight w:val="0"/>
          <w:marTop w:val="0"/>
          <w:marBottom w:val="0"/>
          <w:divBdr>
            <w:top w:val="none" w:sz="0" w:space="0" w:color="auto"/>
            <w:left w:val="none" w:sz="0" w:space="0" w:color="auto"/>
            <w:bottom w:val="none" w:sz="0" w:space="0" w:color="auto"/>
            <w:right w:val="none" w:sz="0" w:space="0" w:color="auto"/>
          </w:divBdr>
        </w:div>
        <w:div w:id="727071686">
          <w:marLeft w:val="640"/>
          <w:marRight w:val="0"/>
          <w:marTop w:val="0"/>
          <w:marBottom w:val="0"/>
          <w:divBdr>
            <w:top w:val="none" w:sz="0" w:space="0" w:color="auto"/>
            <w:left w:val="none" w:sz="0" w:space="0" w:color="auto"/>
            <w:bottom w:val="none" w:sz="0" w:space="0" w:color="auto"/>
            <w:right w:val="none" w:sz="0" w:space="0" w:color="auto"/>
          </w:divBdr>
        </w:div>
        <w:div w:id="888877804">
          <w:marLeft w:val="640"/>
          <w:marRight w:val="0"/>
          <w:marTop w:val="0"/>
          <w:marBottom w:val="0"/>
          <w:divBdr>
            <w:top w:val="none" w:sz="0" w:space="0" w:color="auto"/>
            <w:left w:val="none" w:sz="0" w:space="0" w:color="auto"/>
            <w:bottom w:val="none" w:sz="0" w:space="0" w:color="auto"/>
            <w:right w:val="none" w:sz="0" w:space="0" w:color="auto"/>
          </w:divBdr>
        </w:div>
        <w:div w:id="227691660">
          <w:marLeft w:val="640"/>
          <w:marRight w:val="0"/>
          <w:marTop w:val="0"/>
          <w:marBottom w:val="0"/>
          <w:divBdr>
            <w:top w:val="none" w:sz="0" w:space="0" w:color="auto"/>
            <w:left w:val="none" w:sz="0" w:space="0" w:color="auto"/>
            <w:bottom w:val="none" w:sz="0" w:space="0" w:color="auto"/>
            <w:right w:val="none" w:sz="0" w:space="0" w:color="auto"/>
          </w:divBdr>
        </w:div>
        <w:div w:id="958340616">
          <w:marLeft w:val="640"/>
          <w:marRight w:val="0"/>
          <w:marTop w:val="0"/>
          <w:marBottom w:val="0"/>
          <w:divBdr>
            <w:top w:val="none" w:sz="0" w:space="0" w:color="auto"/>
            <w:left w:val="none" w:sz="0" w:space="0" w:color="auto"/>
            <w:bottom w:val="none" w:sz="0" w:space="0" w:color="auto"/>
            <w:right w:val="none" w:sz="0" w:space="0" w:color="auto"/>
          </w:divBdr>
        </w:div>
        <w:div w:id="931858761">
          <w:marLeft w:val="640"/>
          <w:marRight w:val="0"/>
          <w:marTop w:val="0"/>
          <w:marBottom w:val="0"/>
          <w:divBdr>
            <w:top w:val="none" w:sz="0" w:space="0" w:color="auto"/>
            <w:left w:val="none" w:sz="0" w:space="0" w:color="auto"/>
            <w:bottom w:val="none" w:sz="0" w:space="0" w:color="auto"/>
            <w:right w:val="none" w:sz="0" w:space="0" w:color="auto"/>
          </w:divBdr>
        </w:div>
        <w:div w:id="1362130681">
          <w:marLeft w:val="640"/>
          <w:marRight w:val="0"/>
          <w:marTop w:val="0"/>
          <w:marBottom w:val="0"/>
          <w:divBdr>
            <w:top w:val="none" w:sz="0" w:space="0" w:color="auto"/>
            <w:left w:val="none" w:sz="0" w:space="0" w:color="auto"/>
            <w:bottom w:val="none" w:sz="0" w:space="0" w:color="auto"/>
            <w:right w:val="none" w:sz="0" w:space="0" w:color="auto"/>
          </w:divBdr>
        </w:div>
        <w:div w:id="1322925089">
          <w:marLeft w:val="640"/>
          <w:marRight w:val="0"/>
          <w:marTop w:val="0"/>
          <w:marBottom w:val="0"/>
          <w:divBdr>
            <w:top w:val="none" w:sz="0" w:space="0" w:color="auto"/>
            <w:left w:val="none" w:sz="0" w:space="0" w:color="auto"/>
            <w:bottom w:val="none" w:sz="0" w:space="0" w:color="auto"/>
            <w:right w:val="none" w:sz="0" w:space="0" w:color="auto"/>
          </w:divBdr>
        </w:div>
        <w:div w:id="1343967582">
          <w:marLeft w:val="640"/>
          <w:marRight w:val="0"/>
          <w:marTop w:val="0"/>
          <w:marBottom w:val="0"/>
          <w:divBdr>
            <w:top w:val="none" w:sz="0" w:space="0" w:color="auto"/>
            <w:left w:val="none" w:sz="0" w:space="0" w:color="auto"/>
            <w:bottom w:val="none" w:sz="0" w:space="0" w:color="auto"/>
            <w:right w:val="none" w:sz="0" w:space="0" w:color="auto"/>
          </w:divBdr>
        </w:div>
      </w:divsChild>
    </w:div>
    <w:div w:id="279728044">
      <w:bodyDiv w:val="1"/>
      <w:marLeft w:val="0"/>
      <w:marRight w:val="0"/>
      <w:marTop w:val="0"/>
      <w:marBottom w:val="0"/>
      <w:divBdr>
        <w:top w:val="none" w:sz="0" w:space="0" w:color="auto"/>
        <w:left w:val="none" w:sz="0" w:space="0" w:color="auto"/>
        <w:bottom w:val="none" w:sz="0" w:space="0" w:color="auto"/>
        <w:right w:val="none" w:sz="0" w:space="0" w:color="auto"/>
      </w:divBdr>
    </w:div>
    <w:div w:id="280889210">
      <w:bodyDiv w:val="1"/>
      <w:marLeft w:val="0"/>
      <w:marRight w:val="0"/>
      <w:marTop w:val="0"/>
      <w:marBottom w:val="0"/>
      <w:divBdr>
        <w:top w:val="none" w:sz="0" w:space="0" w:color="auto"/>
        <w:left w:val="none" w:sz="0" w:space="0" w:color="auto"/>
        <w:bottom w:val="none" w:sz="0" w:space="0" w:color="auto"/>
        <w:right w:val="none" w:sz="0" w:space="0" w:color="auto"/>
      </w:divBdr>
    </w:div>
    <w:div w:id="282423405">
      <w:bodyDiv w:val="1"/>
      <w:marLeft w:val="0"/>
      <w:marRight w:val="0"/>
      <w:marTop w:val="0"/>
      <w:marBottom w:val="0"/>
      <w:divBdr>
        <w:top w:val="none" w:sz="0" w:space="0" w:color="auto"/>
        <w:left w:val="none" w:sz="0" w:space="0" w:color="auto"/>
        <w:bottom w:val="none" w:sz="0" w:space="0" w:color="auto"/>
        <w:right w:val="none" w:sz="0" w:space="0" w:color="auto"/>
      </w:divBdr>
    </w:div>
    <w:div w:id="287249457">
      <w:bodyDiv w:val="1"/>
      <w:marLeft w:val="0"/>
      <w:marRight w:val="0"/>
      <w:marTop w:val="0"/>
      <w:marBottom w:val="0"/>
      <w:divBdr>
        <w:top w:val="none" w:sz="0" w:space="0" w:color="auto"/>
        <w:left w:val="none" w:sz="0" w:space="0" w:color="auto"/>
        <w:bottom w:val="none" w:sz="0" w:space="0" w:color="auto"/>
        <w:right w:val="none" w:sz="0" w:space="0" w:color="auto"/>
      </w:divBdr>
    </w:div>
    <w:div w:id="290794577">
      <w:bodyDiv w:val="1"/>
      <w:marLeft w:val="0"/>
      <w:marRight w:val="0"/>
      <w:marTop w:val="0"/>
      <w:marBottom w:val="0"/>
      <w:divBdr>
        <w:top w:val="none" w:sz="0" w:space="0" w:color="auto"/>
        <w:left w:val="none" w:sz="0" w:space="0" w:color="auto"/>
        <w:bottom w:val="none" w:sz="0" w:space="0" w:color="auto"/>
        <w:right w:val="none" w:sz="0" w:space="0" w:color="auto"/>
      </w:divBdr>
    </w:div>
    <w:div w:id="296880375">
      <w:bodyDiv w:val="1"/>
      <w:marLeft w:val="0"/>
      <w:marRight w:val="0"/>
      <w:marTop w:val="0"/>
      <w:marBottom w:val="0"/>
      <w:divBdr>
        <w:top w:val="none" w:sz="0" w:space="0" w:color="auto"/>
        <w:left w:val="none" w:sz="0" w:space="0" w:color="auto"/>
        <w:bottom w:val="none" w:sz="0" w:space="0" w:color="auto"/>
        <w:right w:val="none" w:sz="0" w:space="0" w:color="auto"/>
      </w:divBdr>
    </w:div>
    <w:div w:id="297347469">
      <w:bodyDiv w:val="1"/>
      <w:marLeft w:val="0"/>
      <w:marRight w:val="0"/>
      <w:marTop w:val="0"/>
      <w:marBottom w:val="0"/>
      <w:divBdr>
        <w:top w:val="none" w:sz="0" w:space="0" w:color="auto"/>
        <w:left w:val="none" w:sz="0" w:space="0" w:color="auto"/>
        <w:bottom w:val="none" w:sz="0" w:space="0" w:color="auto"/>
        <w:right w:val="none" w:sz="0" w:space="0" w:color="auto"/>
      </w:divBdr>
    </w:div>
    <w:div w:id="297685646">
      <w:bodyDiv w:val="1"/>
      <w:marLeft w:val="0"/>
      <w:marRight w:val="0"/>
      <w:marTop w:val="0"/>
      <w:marBottom w:val="0"/>
      <w:divBdr>
        <w:top w:val="none" w:sz="0" w:space="0" w:color="auto"/>
        <w:left w:val="none" w:sz="0" w:space="0" w:color="auto"/>
        <w:bottom w:val="none" w:sz="0" w:space="0" w:color="auto"/>
        <w:right w:val="none" w:sz="0" w:space="0" w:color="auto"/>
      </w:divBdr>
    </w:div>
    <w:div w:id="303244433">
      <w:bodyDiv w:val="1"/>
      <w:marLeft w:val="0"/>
      <w:marRight w:val="0"/>
      <w:marTop w:val="0"/>
      <w:marBottom w:val="0"/>
      <w:divBdr>
        <w:top w:val="none" w:sz="0" w:space="0" w:color="auto"/>
        <w:left w:val="none" w:sz="0" w:space="0" w:color="auto"/>
        <w:bottom w:val="none" w:sz="0" w:space="0" w:color="auto"/>
        <w:right w:val="none" w:sz="0" w:space="0" w:color="auto"/>
      </w:divBdr>
    </w:div>
    <w:div w:id="303587091">
      <w:bodyDiv w:val="1"/>
      <w:marLeft w:val="0"/>
      <w:marRight w:val="0"/>
      <w:marTop w:val="0"/>
      <w:marBottom w:val="0"/>
      <w:divBdr>
        <w:top w:val="none" w:sz="0" w:space="0" w:color="auto"/>
        <w:left w:val="none" w:sz="0" w:space="0" w:color="auto"/>
        <w:bottom w:val="none" w:sz="0" w:space="0" w:color="auto"/>
        <w:right w:val="none" w:sz="0" w:space="0" w:color="auto"/>
      </w:divBdr>
    </w:div>
    <w:div w:id="304622824">
      <w:bodyDiv w:val="1"/>
      <w:marLeft w:val="0"/>
      <w:marRight w:val="0"/>
      <w:marTop w:val="0"/>
      <w:marBottom w:val="0"/>
      <w:divBdr>
        <w:top w:val="none" w:sz="0" w:space="0" w:color="auto"/>
        <w:left w:val="none" w:sz="0" w:space="0" w:color="auto"/>
        <w:bottom w:val="none" w:sz="0" w:space="0" w:color="auto"/>
        <w:right w:val="none" w:sz="0" w:space="0" w:color="auto"/>
      </w:divBdr>
    </w:div>
    <w:div w:id="306592011">
      <w:bodyDiv w:val="1"/>
      <w:marLeft w:val="0"/>
      <w:marRight w:val="0"/>
      <w:marTop w:val="0"/>
      <w:marBottom w:val="0"/>
      <w:divBdr>
        <w:top w:val="none" w:sz="0" w:space="0" w:color="auto"/>
        <w:left w:val="none" w:sz="0" w:space="0" w:color="auto"/>
        <w:bottom w:val="none" w:sz="0" w:space="0" w:color="auto"/>
        <w:right w:val="none" w:sz="0" w:space="0" w:color="auto"/>
      </w:divBdr>
    </w:div>
    <w:div w:id="307128830">
      <w:bodyDiv w:val="1"/>
      <w:marLeft w:val="0"/>
      <w:marRight w:val="0"/>
      <w:marTop w:val="0"/>
      <w:marBottom w:val="0"/>
      <w:divBdr>
        <w:top w:val="none" w:sz="0" w:space="0" w:color="auto"/>
        <w:left w:val="none" w:sz="0" w:space="0" w:color="auto"/>
        <w:bottom w:val="none" w:sz="0" w:space="0" w:color="auto"/>
        <w:right w:val="none" w:sz="0" w:space="0" w:color="auto"/>
      </w:divBdr>
    </w:div>
    <w:div w:id="308680843">
      <w:bodyDiv w:val="1"/>
      <w:marLeft w:val="0"/>
      <w:marRight w:val="0"/>
      <w:marTop w:val="0"/>
      <w:marBottom w:val="0"/>
      <w:divBdr>
        <w:top w:val="none" w:sz="0" w:space="0" w:color="auto"/>
        <w:left w:val="none" w:sz="0" w:space="0" w:color="auto"/>
        <w:bottom w:val="none" w:sz="0" w:space="0" w:color="auto"/>
        <w:right w:val="none" w:sz="0" w:space="0" w:color="auto"/>
      </w:divBdr>
    </w:div>
    <w:div w:id="309091296">
      <w:bodyDiv w:val="1"/>
      <w:marLeft w:val="0"/>
      <w:marRight w:val="0"/>
      <w:marTop w:val="0"/>
      <w:marBottom w:val="0"/>
      <w:divBdr>
        <w:top w:val="none" w:sz="0" w:space="0" w:color="auto"/>
        <w:left w:val="none" w:sz="0" w:space="0" w:color="auto"/>
        <w:bottom w:val="none" w:sz="0" w:space="0" w:color="auto"/>
        <w:right w:val="none" w:sz="0" w:space="0" w:color="auto"/>
      </w:divBdr>
    </w:div>
    <w:div w:id="311370103">
      <w:bodyDiv w:val="1"/>
      <w:marLeft w:val="0"/>
      <w:marRight w:val="0"/>
      <w:marTop w:val="0"/>
      <w:marBottom w:val="0"/>
      <w:divBdr>
        <w:top w:val="none" w:sz="0" w:space="0" w:color="auto"/>
        <w:left w:val="none" w:sz="0" w:space="0" w:color="auto"/>
        <w:bottom w:val="none" w:sz="0" w:space="0" w:color="auto"/>
        <w:right w:val="none" w:sz="0" w:space="0" w:color="auto"/>
      </w:divBdr>
    </w:div>
    <w:div w:id="315037270">
      <w:bodyDiv w:val="1"/>
      <w:marLeft w:val="0"/>
      <w:marRight w:val="0"/>
      <w:marTop w:val="0"/>
      <w:marBottom w:val="0"/>
      <w:divBdr>
        <w:top w:val="none" w:sz="0" w:space="0" w:color="auto"/>
        <w:left w:val="none" w:sz="0" w:space="0" w:color="auto"/>
        <w:bottom w:val="none" w:sz="0" w:space="0" w:color="auto"/>
        <w:right w:val="none" w:sz="0" w:space="0" w:color="auto"/>
      </w:divBdr>
    </w:div>
    <w:div w:id="318703304">
      <w:bodyDiv w:val="1"/>
      <w:marLeft w:val="0"/>
      <w:marRight w:val="0"/>
      <w:marTop w:val="0"/>
      <w:marBottom w:val="0"/>
      <w:divBdr>
        <w:top w:val="none" w:sz="0" w:space="0" w:color="auto"/>
        <w:left w:val="none" w:sz="0" w:space="0" w:color="auto"/>
        <w:bottom w:val="none" w:sz="0" w:space="0" w:color="auto"/>
        <w:right w:val="none" w:sz="0" w:space="0" w:color="auto"/>
      </w:divBdr>
    </w:div>
    <w:div w:id="321007149">
      <w:bodyDiv w:val="1"/>
      <w:marLeft w:val="0"/>
      <w:marRight w:val="0"/>
      <w:marTop w:val="0"/>
      <w:marBottom w:val="0"/>
      <w:divBdr>
        <w:top w:val="none" w:sz="0" w:space="0" w:color="auto"/>
        <w:left w:val="none" w:sz="0" w:space="0" w:color="auto"/>
        <w:bottom w:val="none" w:sz="0" w:space="0" w:color="auto"/>
        <w:right w:val="none" w:sz="0" w:space="0" w:color="auto"/>
      </w:divBdr>
    </w:div>
    <w:div w:id="327295814">
      <w:bodyDiv w:val="1"/>
      <w:marLeft w:val="0"/>
      <w:marRight w:val="0"/>
      <w:marTop w:val="0"/>
      <w:marBottom w:val="0"/>
      <w:divBdr>
        <w:top w:val="none" w:sz="0" w:space="0" w:color="auto"/>
        <w:left w:val="none" w:sz="0" w:space="0" w:color="auto"/>
        <w:bottom w:val="none" w:sz="0" w:space="0" w:color="auto"/>
        <w:right w:val="none" w:sz="0" w:space="0" w:color="auto"/>
      </w:divBdr>
    </w:div>
    <w:div w:id="328096338">
      <w:bodyDiv w:val="1"/>
      <w:marLeft w:val="0"/>
      <w:marRight w:val="0"/>
      <w:marTop w:val="0"/>
      <w:marBottom w:val="0"/>
      <w:divBdr>
        <w:top w:val="none" w:sz="0" w:space="0" w:color="auto"/>
        <w:left w:val="none" w:sz="0" w:space="0" w:color="auto"/>
        <w:bottom w:val="none" w:sz="0" w:space="0" w:color="auto"/>
        <w:right w:val="none" w:sz="0" w:space="0" w:color="auto"/>
      </w:divBdr>
    </w:div>
    <w:div w:id="331025930">
      <w:bodyDiv w:val="1"/>
      <w:marLeft w:val="0"/>
      <w:marRight w:val="0"/>
      <w:marTop w:val="0"/>
      <w:marBottom w:val="0"/>
      <w:divBdr>
        <w:top w:val="none" w:sz="0" w:space="0" w:color="auto"/>
        <w:left w:val="none" w:sz="0" w:space="0" w:color="auto"/>
        <w:bottom w:val="none" w:sz="0" w:space="0" w:color="auto"/>
        <w:right w:val="none" w:sz="0" w:space="0" w:color="auto"/>
      </w:divBdr>
    </w:div>
    <w:div w:id="331643481">
      <w:bodyDiv w:val="1"/>
      <w:marLeft w:val="0"/>
      <w:marRight w:val="0"/>
      <w:marTop w:val="0"/>
      <w:marBottom w:val="0"/>
      <w:divBdr>
        <w:top w:val="none" w:sz="0" w:space="0" w:color="auto"/>
        <w:left w:val="none" w:sz="0" w:space="0" w:color="auto"/>
        <w:bottom w:val="none" w:sz="0" w:space="0" w:color="auto"/>
        <w:right w:val="none" w:sz="0" w:space="0" w:color="auto"/>
      </w:divBdr>
    </w:div>
    <w:div w:id="332881933">
      <w:bodyDiv w:val="1"/>
      <w:marLeft w:val="0"/>
      <w:marRight w:val="0"/>
      <w:marTop w:val="0"/>
      <w:marBottom w:val="0"/>
      <w:divBdr>
        <w:top w:val="none" w:sz="0" w:space="0" w:color="auto"/>
        <w:left w:val="none" w:sz="0" w:space="0" w:color="auto"/>
        <w:bottom w:val="none" w:sz="0" w:space="0" w:color="auto"/>
        <w:right w:val="none" w:sz="0" w:space="0" w:color="auto"/>
      </w:divBdr>
    </w:div>
    <w:div w:id="333647407">
      <w:bodyDiv w:val="1"/>
      <w:marLeft w:val="0"/>
      <w:marRight w:val="0"/>
      <w:marTop w:val="0"/>
      <w:marBottom w:val="0"/>
      <w:divBdr>
        <w:top w:val="none" w:sz="0" w:space="0" w:color="auto"/>
        <w:left w:val="none" w:sz="0" w:space="0" w:color="auto"/>
        <w:bottom w:val="none" w:sz="0" w:space="0" w:color="auto"/>
        <w:right w:val="none" w:sz="0" w:space="0" w:color="auto"/>
      </w:divBdr>
    </w:div>
    <w:div w:id="333649781">
      <w:bodyDiv w:val="1"/>
      <w:marLeft w:val="0"/>
      <w:marRight w:val="0"/>
      <w:marTop w:val="0"/>
      <w:marBottom w:val="0"/>
      <w:divBdr>
        <w:top w:val="none" w:sz="0" w:space="0" w:color="auto"/>
        <w:left w:val="none" w:sz="0" w:space="0" w:color="auto"/>
        <w:bottom w:val="none" w:sz="0" w:space="0" w:color="auto"/>
        <w:right w:val="none" w:sz="0" w:space="0" w:color="auto"/>
      </w:divBdr>
    </w:div>
    <w:div w:id="335037066">
      <w:bodyDiv w:val="1"/>
      <w:marLeft w:val="0"/>
      <w:marRight w:val="0"/>
      <w:marTop w:val="0"/>
      <w:marBottom w:val="0"/>
      <w:divBdr>
        <w:top w:val="none" w:sz="0" w:space="0" w:color="auto"/>
        <w:left w:val="none" w:sz="0" w:space="0" w:color="auto"/>
        <w:bottom w:val="none" w:sz="0" w:space="0" w:color="auto"/>
        <w:right w:val="none" w:sz="0" w:space="0" w:color="auto"/>
      </w:divBdr>
    </w:div>
    <w:div w:id="335504204">
      <w:bodyDiv w:val="1"/>
      <w:marLeft w:val="0"/>
      <w:marRight w:val="0"/>
      <w:marTop w:val="0"/>
      <w:marBottom w:val="0"/>
      <w:divBdr>
        <w:top w:val="none" w:sz="0" w:space="0" w:color="auto"/>
        <w:left w:val="none" w:sz="0" w:space="0" w:color="auto"/>
        <w:bottom w:val="none" w:sz="0" w:space="0" w:color="auto"/>
        <w:right w:val="none" w:sz="0" w:space="0" w:color="auto"/>
      </w:divBdr>
    </w:div>
    <w:div w:id="336929011">
      <w:bodyDiv w:val="1"/>
      <w:marLeft w:val="0"/>
      <w:marRight w:val="0"/>
      <w:marTop w:val="0"/>
      <w:marBottom w:val="0"/>
      <w:divBdr>
        <w:top w:val="none" w:sz="0" w:space="0" w:color="auto"/>
        <w:left w:val="none" w:sz="0" w:space="0" w:color="auto"/>
        <w:bottom w:val="none" w:sz="0" w:space="0" w:color="auto"/>
        <w:right w:val="none" w:sz="0" w:space="0" w:color="auto"/>
      </w:divBdr>
    </w:div>
    <w:div w:id="344484245">
      <w:bodyDiv w:val="1"/>
      <w:marLeft w:val="0"/>
      <w:marRight w:val="0"/>
      <w:marTop w:val="0"/>
      <w:marBottom w:val="0"/>
      <w:divBdr>
        <w:top w:val="none" w:sz="0" w:space="0" w:color="auto"/>
        <w:left w:val="none" w:sz="0" w:space="0" w:color="auto"/>
        <w:bottom w:val="none" w:sz="0" w:space="0" w:color="auto"/>
        <w:right w:val="none" w:sz="0" w:space="0" w:color="auto"/>
      </w:divBdr>
      <w:divsChild>
        <w:div w:id="617568442">
          <w:marLeft w:val="640"/>
          <w:marRight w:val="0"/>
          <w:marTop w:val="0"/>
          <w:marBottom w:val="0"/>
          <w:divBdr>
            <w:top w:val="none" w:sz="0" w:space="0" w:color="auto"/>
            <w:left w:val="none" w:sz="0" w:space="0" w:color="auto"/>
            <w:bottom w:val="none" w:sz="0" w:space="0" w:color="auto"/>
            <w:right w:val="none" w:sz="0" w:space="0" w:color="auto"/>
          </w:divBdr>
        </w:div>
        <w:div w:id="2133668905">
          <w:marLeft w:val="640"/>
          <w:marRight w:val="0"/>
          <w:marTop w:val="0"/>
          <w:marBottom w:val="0"/>
          <w:divBdr>
            <w:top w:val="none" w:sz="0" w:space="0" w:color="auto"/>
            <w:left w:val="none" w:sz="0" w:space="0" w:color="auto"/>
            <w:bottom w:val="none" w:sz="0" w:space="0" w:color="auto"/>
            <w:right w:val="none" w:sz="0" w:space="0" w:color="auto"/>
          </w:divBdr>
        </w:div>
        <w:div w:id="686761460">
          <w:marLeft w:val="640"/>
          <w:marRight w:val="0"/>
          <w:marTop w:val="0"/>
          <w:marBottom w:val="0"/>
          <w:divBdr>
            <w:top w:val="none" w:sz="0" w:space="0" w:color="auto"/>
            <w:left w:val="none" w:sz="0" w:space="0" w:color="auto"/>
            <w:bottom w:val="none" w:sz="0" w:space="0" w:color="auto"/>
            <w:right w:val="none" w:sz="0" w:space="0" w:color="auto"/>
          </w:divBdr>
        </w:div>
        <w:div w:id="651100750">
          <w:marLeft w:val="640"/>
          <w:marRight w:val="0"/>
          <w:marTop w:val="0"/>
          <w:marBottom w:val="0"/>
          <w:divBdr>
            <w:top w:val="none" w:sz="0" w:space="0" w:color="auto"/>
            <w:left w:val="none" w:sz="0" w:space="0" w:color="auto"/>
            <w:bottom w:val="none" w:sz="0" w:space="0" w:color="auto"/>
            <w:right w:val="none" w:sz="0" w:space="0" w:color="auto"/>
          </w:divBdr>
        </w:div>
        <w:div w:id="1679695086">
          <w:marLeft w:val="640"/>
          <w:marRight w:val="0"/>
          <w:marTop w:val="0"/>
          <w:marBottom w:val="0"/>
          <w:divBdr>
            <w:top w:val="none" w:sz="0" w:space="0" w:color="auto"/>
            <w:left w:val="none" w:sz="0" w:space="0" w:color="auto"/>
            <w:bottom w:val="none" w:sz="0" w:space="0" w:color="auto"/>
            <w:right w:val="none" w:sz="0" w:space="0" w:color="auto"/>
          </w:divBdr>
        </w:div>
        <w:div w:id="1454715362">
          <w:marLeft w:val="640"/>
          <w:marRight w:val="0"/>
          <w:marTop w:val="0"/>
          <w:marBottom w:val="0"/>
          <w:divBdr>
            <w:top w:val="none" w:sz="0" w:space="0" w:color="auto"/>
            <w:left w:val="none" w:sz="0" w:space="0" w:color="auto"/>
            <w:bottom w:val="none" w:sz="0" w:space="0" w:color="auto"/>
            <w:right w:val="none" w:sz="0" w:space="0" w:color="auto"/>
          </w:divBdr>
        </w:div>
        <w:div w:id="983700979">
          <w:marLeft w:val="640"/>
          <w:marRight w:val="0"/>
          <w:marTop w:val="0"/>
          <w:marBottom w:val="0"/>
          <w:divBdr>
            <w:top w:val="none" w:sz="0" w:space="0" w:color="auto"/>
            <w:left w:val="none" w:sz="0" w:space="0" w:color="auto"/>
            <w:bottom w:val="none" w:sz="0" w:space="0" w:color="auto"/>
            <w:right w:val="none" w:sz="0" w:space="0" w:color="auto"/>
          </w:divBdr>
        </w:div>
        <w:div w:id="428241246">
          <w:marLeft w:val="640"/>
          <w:marRight w:val="0"/>
          <w:marTop w:val="0"/>
          <w:marBottom w:val="0"/>
          <w:divBdr>
            <w:top w:val="none" w:sz="0" w:space="0" w:color="auto"/>
            <w:left w:val="none" w:sz="0" w:space="0" w:color="auto"/>
            <w:bottom w:val="none" w:sz="0" w:space="0" w:color="auto"/>
            <w:right w:val="none" w:sz="0" w:space="0" w:color="auto"/>
          </w:divBdr>
        </w:div>
        <w:div w:id="1553342496">
          <w:marLeft w:val="640"/>
          <w:marRight w:val="0"/>
          <w:marTop w:val="0"/>
          <w:marBottom w:val="0"/>
          <w:divBdr>
            <w:top w:val="none" w:sz="0" w:space="0" w:color="auto"/>
            <w:left w:val="none" w:sz="0" w:space="0" w:color="auto"/>
            <w:bottom w:val="none" w:sz="0" w:space="0" w:color="auto"/>
            <w:right w:val="none" w:sz="0" w:space="0" w:color="auto"/>
          </w:divBdr>
        </w:div>
        <w:div w:id="12264295">
          <w:marLeft w:val="640"/>
          <w:marRight w:val="0"/>
          <w:marTop w:val="0"/>
          <w:marBottom w:val="0"/>
          <w:divBdr>
            <w:top w:val="none" w:sz="0" w:space="0" w:color="auto"/>
            <w:left w:val="none" w:sz="0" w:space="0" w:color="auto"/>
            <w:bottom w:val="none" w:sz="0" w:space="0" w:color="auto"/>
            <w:right w:val="none" w:sz="0" w:space="0" w:color="auto"/>
          </w:divBdr>
        </w:div>
        <w:div w:id="1158839718">
          <w:marLeft w:val="640"/>
          <w:marRight w:val="0"/>
          <w:marTop w:val="0"/>
          <w:marBottom w:val="0"/>
          <w:divBdr>
            <w:top w:val="none" w:sz="0" w:space="0" w:color="auto"/>
            <w:left w:val="none" w:sz="0" w:space="0" w:color="auto"/>
            <w:bottom w:val="none" w:sz="0" w:space="0" w:color="auto"/>
            <w:right w:val="none" w:sz="0" w:space="0" w:color="auto"/>
          </w:divBdr>
        </w:div>
        <w:div w:id="1855922489">
          <w:marLeft w:val="640"/>
          <w:marRight w:val="0"/>
          <w:marTop w:val="0"/>
          <w:marBottom w:val="0"/>
          <w:divBdr>
            <w:top w:val="none" w:sz="0" w:space="0" w:color="auto"/>
            <w:left w:val="none" w:sz="0" w:space="0" w:color="auto"/>
            <w:bottom w:val="none" w:sz="0" w:space="0" w:color="auto"/>
            <w:right w:val="none" w:sz="0" w:space="0" w:color="auto"/>
          </w:divBdr>
        </w:div>
        <w:div w:id="328868004">
          <w:marLeft w:val="640"/>
          <w:marRight w:val="0"/>
          <w:marTop w:val="0"/>
          <w:marBottom w:val="0"/>
          <w:divBdr>
            <w:top w:val="none" w:sz="0" w:space="0" w:color="auto"/>
            <w:left w:val="none" w:sz="0" w:space="0" w:color="auto"/>
            <w:bottom w:val="none" w:sz="0" w:space="0" w:color="auto"/>
            <w:right w:val="none" w:sz="0" w:space="0" w:color="auto"/>
          </w:divBdr>
        </w:div>
        <w:div w:id="1316448540">
          <w:marLeft w:val="640"/>
          <w:marRight w:val="0"/>
          <w:marTop w:val="0"/>
          <w:marBottom w:val="0"/>
          <w:divBdr>
            <w:top w:val="none" w:sz="0" w:space="0" w:color="auto"/>
            <w:left w:val="none" w:sz="0" w:space="0" w:color="auto"/>
            <w:bottom w:val="none" w:sz="0" w:space="0" w:color="auto"/>
            <w:right w:val="none" w:sz="0" w:space="0" w:color="auto"/>
          </w:divBdr>
        </w:div>
        <w:div w:id="2101443549">
          <w:marLeft w:val="640"/>
          <w:marRight w:val="0"/>
          <w:marTop w:val="0"/>
          <w:marBottom w:val="0"/>
          <w:divBdr>
            <w:top w:val="none" w:sz="0" w:space="0" w:color="auto"/>
            <w:left w:val="none" w:sz="0" w:space="0" w:color="auto"/>
            <w:bottom w:val="none" w:sz="0" w:space="0" w:color="auto"/>
            <w:right w:val="none" w:sz="0" w:space="0" w:color="auto"/>
          </w:divBdr>
        </w:div>
        <w:div w:id="1932933316">
          <w:marLeft w:val="640"/>
          <w:marRight w:val="0"/>
          <w:marTop w:val="0"/>
          <w:marBottom w:val="0"/>
          <w:divBdr>
            <w:top w:val="none" w:sz="0" w:space="0" w:color="auto"/>
            <w:left w:val="none" w:sz="0" w:space="0" w:color="auto"/>
            <w:bottom w:val="none" w:sz="0" w:space="0" w:color="auto"/>
            <w:right w:val="none" w:sz="0" w:space="0" w:color="auto"/>
          </w:divBdr>
        </w:div>
        <w:div w:id="1124732977">
          <w:marLeft w:val="640"/>
          <w:marRight w:val="0"/>
          <w:marTop w:val="0"/>
          <w:marBottom w:val="0"/>
          <w:divBdr>
            <w:top w:val="none" w:sz="0" w:space="0" w:color="auto"/>
            <w:left w:val="none" w:sz="0" w:space="0" w:color="auto"/>
            <w:bottom w:val="none" w:sz="0" w:space="0" w:color="auto"/>
            <w:right w:val="none" w:sz="0" w:space="0" w:color="auto"/>
          </w:divBdr>
        </w:div>
        <w:div w:id="1116412074">
          <w:marLeft w:val="640"/>
          <w:marRight w:val="0"/>
          <w:marTop w:val="0"/>
          <w:marBottom w:val="0"/>
          <w:divBdr>
            <w:top w:val="none" w:sz="0" w:space="0" w:color="auto"/>
            <w:left w:val="none" w:sz="0" w:space="0" w:color="auto"/>
            <w:bottom w:val="none" w:sz="0" w:space="0" w:color="auto"/>
            <w:right w:val="none" w:sz="0" w:space="0" w:color="auto"/>
          </w:divBdr>
        </w:div>
        <w:div w:id="1029063484">
          <w:marLeft w:val="640"/>
          <w:marRight w:val="0"/>
          <w:marTop w:val="0"/>
          <w:marBottom w:val="0"/>
          <w:divBdr>
            <w:top w:val="none" w:sz="0" w:space="0" w:color="auto"/>
            <w:left w:val="none" w:sz="0" w:space="0" w:color="auto"/>
            <w:bottom w:val="none" w:sz="0" w:space="0" w:color="auto"/>
            <w:right w:val="none" w:sz="0" w:space="0" w:color="auto"/>
          </w:divBdr>
        </w:div>
        <w:div w:id="65692002">
          <w:marLeft w:val="640"/>
          <w:marRight w:val="0"/>
          <w:marTop w:val="0"/>
          <w:marBottom w:val="0"/>
          <w:divBdr>
            <w:top w:val="none" w:sz="0" w:space="0" w:color="auto"/>
            <w:left w:val="none" w:sz="0" w:space="0" w:color="auto"/>
            <w:bottom w:val="none" w:sz="0" w:space="0" w:color="auto"/>
            <w:right w:val="none" w:sz="0" w:space="0" w:color="auto"/>
          </w:divBdr>
        </w:div>
        <w:div w:id="167405912">
          <w:marLeft w:val="640"/>
          <w:marRight w:val="0"/>
          <w:marTop w:val="0"/>
          <w:marBottom w:val="0"/>
          <w:divBdr>
            <w:top w:val="none" w:sz="0" w:space="0" w:color="auto"/>
            <w:left w:val="none" w:sz="0" w:space="0" w:color="auto"/>
            <w:bottom w:val="none" w:sz="0" w:space="0" w:color="auto"/>
            <w:right w:val="none" w:sz="0" w:space="0" w:color="auto"/>
          </w:divBdr>
        </w:div>
        <w:div w:id="256061292">
          <w:marLeft w:val="640"/>
          <w:marRight w:val="0"/>
          <w:marTop w:val="0"/>
          <w:marBottom w:val="0"/>
          <w:divBdr>
            <w:top w:val="none" w:sz="0" w:space="0" w:color="auto"/>
            <w:left w:val="none" w:sz="0" w:space="0" w:color="auto"/>
            <w:bottom w:val="none" w:sz="0" w:space="0" w:color="auto"/>
            <w:right w:val="none" w:sz="0" w:space="0" w:color="auto"/>
          </w:divBdr>
        </w:div>
        <w:div w:id="1446727830">
          <w:marLeft w:val="640"/>
          <w:marRight w:val="0"/>
          <w:marTop w:val="0"/>
          <w:marBottom w:val="0"/>
          <w:divBdr>
            <w:top w:val="none" w:sz="0" w:space="0" w:color="auto"/>
            <w:left w:val="none" w:sz="0" w:space="0" w:color="auto"/>
            <w:bottom w:val="none" w:sz="0" w:space="0" w:color="auto"/>
            <w:right w:val="none" w:sz="0" w:space="0" w:color="auto"/>
          </w:divBdr>
        </w:div>
        <w:div w:id="511532066">
          <w:marLeft w:val="640"/>
          <w:marRight w:val="0"/>
          <w:marTop w:val="0"/>
          <w:marBottom w:val="0"/>
          <w:divBdr>
            <w:top w:val="none" w:sz="0" w:space="0" w:color="auto"/>
            <w:left w:val="none" w:sz="0" w:space="0" w:color="auto"/>
            <w:bottom w:val="none" w:sz="0" w:space="0" w:color="auto"/>
            <w:right w:val="none" w:sz="0" w:space="0" w:color="auto"/>
          </w:divBdr>
        </w:div>
        <w:div w:id="903567384">
          <w:marLeft w:val="640"/>
          <w:marRight w:val="0"/>
          <w:marTop w:val="0"/>
          <w:marBottom w:val="0"/>
          <w:divBdr>
            <w:top w:val="none" w:sz="0" w:space="0" w:color="auto"/>
            <w:left w:val="none" w:sz="0" w:space="0" w:color="auto"/>
            <w:bottom w:val="none" w:sz="0" w:space="0" w:color="auto"/>
            <w:right w:val="none" w:sz="0" w:space="0" w:color="auto"/>
          </w:divBdr>
        </w:div>
        <w:div w:id="1172141572">
          <w:marLeft w:val="640"/>
          <w:marRight w:val="0"/>
          <w:marTop w:val="0"/>
          <w:marBottom w:val="0"/>
          <w:divBdr>
            <w:top w:val="none" w:sz="0" w:space="0" w:color="auto"/>
            <w:left w:val="none" w:sz="0" w:space="0" w:color="auto"/>
            <w:bottom w:val="none" w:sz="0" w:space="0" w:color="auto"/>
            <w:right w:val="none" w:sz="0" w:space="0" w:color="auto"/>
          </w:divBdr>
        </w:div>
        <w:div w:id="792403227">
          <w:marLeft w:val="640"/>
          <w:marRight w:val="0"/>
          <w:marTop w:val="0"/>
          <w:marBottom w:val="0"/>
          <w:divBdr>
            <w:top w:val="none" w:sz="0" w:space="0" w:color="auto"/>
            <w:left w:val="none" w:sz="0" w:space="0" w:color="auto"/>
            <w:bottom w:val="none" w:sz="0" w:space="0" w:color="auto"/>
            <w:right w:val="none" w:sz="0" w:space="0" w:color="auto"/>
          </w:divBdr>
        </w:div>
        <w:div w:id="854929659">
          <w:marLeft w:val="640"/>
          <w:marRight w:val="0"/>
          <w:marTop w:val="0"/>
          <w:marBottom w:val="0"/>
          <w:divBdr>
            <w:top w:val="none" w:sz="0" w:space="0" w:color="auto"/>
            <w:left w:val="none" w:sz="0" w:space="0" w:color="auto"/>
            <w:bottom w:val="none" w:sz="0" w:space="0" w:color="auto"/>
            <w:right w:val="none" w:sz="0" w:space="0" w:color="auto"/>
          </w:divBdr>
        </w:div>
        <w:div w:id="766654460">
          <w:marLeft w:val="640"/>
          <w:marRight w:val="0"/>
          <w:marTop w:val="0"/>
          <w:marBottom w:val="0"/>
          <w:divBdr>
            <w:top w:val="none" w:sz="0" w:space="0" w:color="auto"/>
            <w:left w:val="none" w:sz="0" w:space="0" w:color="auto"/>
            <w:bottom w:val="none" w:sz="0" w:space="0" w:color="auto"/>
            <w:right w:val="none" w:sz="0" w:space="0" w:color="auto"/>
          </w:divBdr>
        </w:div>
        <w:div w:id="1502817181">
          <w:marLeft w:val="640"/>
          <w:marRight w:val="0"/>
          <w:marTop w:val="0"/>
          <w:marBottom w:val="0"/>
          <w:divBdr>
            <w:top w:val="none" w:sz="0" w:space="0" w:color="auto"/>
            <w:left w:val="none" w:sz="0" w:space="0" w:color="auto"/>
            <w:bottom w:val="none" w:sz="0" w:space="0" w:color="auto"/>
            <w:right w:val="none" w:sz="0" w:space="0" w:color="auto"/>
          </w:divBdr>
        </w:div>
        <w:div w:id="929197883">
          <w:marLeft w:val="640"/>
          <w:marRight w:val="0"/>
          <w:marTop w:val="0"/>
          <w:marBottom w:val="0"/>
          <w:divBdr>
            <w:top w:val="none" w:sz="0" w:space="0" w:color="auto"/>
            <w:left w:val="none" w:sz="0" w:space="0" w:color="auto"/>
            <w:bottom w:val="none" w:sz="0" w:space="0" w:color="auto"/>
            <w:right w:val="none" w:sz="0" w:space="0" w:color="auto"/>
          </w:divBdr>
        </w:div>
        <w:div w:id="1159036233">
          <w:marLeft w:val="640"/>
          <w:marRight w:val="0"/>
          <w:marTop w:val="0"/>
          <w:marBottom w:val="0"/>
          <w:divBdr>
            <w:top w:val="none" w:sz="0" w:space="0" w:color="auto"/>
            <w:left w:val="none" w:sz="0" w:space="0" w:color="auto"/>
            <w:bottom w:val="none" w:sz="0" w:space="0" w:color="auto"/>
            <w:right w:val="none" w:sz="0" w:space="0" w:color="auto"/>
          </w:divBdr>
        </w:div>
        <w:div w:id="1990479652">
          <w:marLeft w:val="640"/>
          <w:marRight w:val="0"/>
          <w:marTop w:val="0"/>
          <w:marBottom w:val="0"/>
          <w:divBdr>
            <w:top w:val="none" w:sz="0" w:space="0" w:color="auto"/>
            <w:left w:val="none" w:sz="0" w:space="0" w:color="auto"/>
            <w:bottom w:val="none" w:sz="0" w:space="0" w:color="auto"/>
            <w:right w:val="none" w:sz="0" w:space="0" w:color="auto"/>
          </w:divBdr>
        </w:div>
        <w:div w:id="837503835">
          <w:marLeft w:val="640"/>
          <w:marRight w:val="0"/>
          <w:marTop w:val="0"/>
          <w:marBottom w:val="0"/>
          <w:divBdr>
            <w:top w:val="none" w:sz="0" w:space="0" w:color="auto"/>
            <w:left w:val="none" w:sz="0" w:space="0" w:color="auto"/>
            <w:bottom w:val="none" w:sz="0" w:space="0" w:color="auto"/>
            <w:right w:val="none" w:sz="0" w:space="0" w:color="auto"/>
          </w:divBdr>
        </w:div>
        <w:div w:id="76900417">
          <w:marLeft w:val="640"/>
          <w:marRight w:val="0"/>
          <w:marTop w:val="0"/>
          <w:marBottom w:val="0"/>
          <w:divBdr>
            <w:top w:val="none" w:sz="0" w:space="0" w:color="auto"/>
            <w:left w:val="none" w:sz="0" w:space="0" w:color="auto"/>
            <w:bottom w:val="none" w:sz="0" w:space="0" w:color="auto"/>
            <w:right w:val="none" w:sz="0" w:space="0" w:color="auto"/>
          </w:divBdr>
        </w:div>
        <w:div w:id="1066341250">
          <w:marLeft w:val="640"/>
          <w:marRight w:val="0"/>
          <w:marTop w:val="0"/>
          <w:marBottom w:val="0"/>
          <w:divBdr>
            <w:top w:val="none" w:sz="0" w:space="0" w:color="auto"/>
            <w:left w:val="none" w:sz="0" w:space="0" w:color="auto"/>
            <w:bottom w:val="none" w:sz="0" w:space="0" w:color="auto"/>
            <w:right w:val="none" w:sz="0" w:space="0" w:color="auto"/>
          </w:divBdr>
        </w:div>
        <w:div w:id="2062095906">
          <w:marLeft w:val="640"/>
          <w:marRight w:val="0"/>
          <w:marTop w:val="0"/>
          <w:marBottom w:val="0"/>
          <w:divBdr>
            <w:top w:val="none" w:sz="0" w:space="0" w:color="auto"/>
            <w:left w:val="none" w:sz="0" w:space="0" w:color="auto"/>
            <w:bottom w:val="none" w:sz="0" w:space="0" w:color="auto"/>
            <w:right w:val="none" w:sz="0" w:space="0" w:color="auto"/>
          </w:divBdr>
        </w:div>
        <w:div w:id="511529159">
          <w:marLeft w:val="640"/>
          <w:marRight w:val="0"/>
          <w:marTop w:val="0"/>
          <w:marBottom w:val="0"/>
          <w:divBdr>
            <w:top w:val="none" w:sz="0" w:space="0" w:color="auto"/>
            <w:left w:val="none" w:sz="0" w:space="0" w:color="auto"/>
            <w:bottom w:val="none" w:sz="0" w:space="0" w:color="auto"/>
            <w:right w:val="none" w:sz="0" w:space="0" w:color="auto"/>
          </w:divBdr>
        </w:div>
        <w:div w:id="256645405">
          <w:marLeft w:val="640"/>
          <w:marRight w:val="0"/>
          <w:marTop w:val="0"/>
          <w:marBottom w:val="0"/>
          <w:divBdr>
            <w:top w:val="none" w:sz="0" w:space="0" w:color="auto"/>
            <w:left w:val="none" w:sz="0" w:space="0" w:color="auto"/>
            <w:bottom w:val="none" w:sz="0" w:space="0" w:color="auto"/>
            <w:right w:val="none" w:sz="0" w:space="0" w:color="auto"/>
          </w:divBdr>
        </w:div>
        <w:div w:id="1913999111">
          <w:marLeft w:val="640"/>
          <w:marRight w:val="0"/>
          <w:marTop w:val="0"/>
          <w:marBottom w:val="0"/>
          <w:divBdr>
            <w:top w:val="none" w:sz="0" w:space="0" w:color="auto"/>
            <w:left w:val="none" w:sz="0" w:space="0" w:color="auto"/>
            <w:bottom w:val="none" w:sz="0" w:space="0" w:color="auto"/>
            <w:right w:val="none" w:sz="0" w:space="0" w:color="auto"/>
          </w:divBdr>
        </w:div>
        <w:div w:id="1800800113">
          <w:marLeft w:val="640"/>
          <w:marRight w:val="0"/>
          <w:marTop w:val="0"/>
          <w:marBottom w:val="0"/>
          <w:divBdr>
            <w:top w:val="none" w:sz="0" w:space="0" w:color="auto"/>
            <w:left w:val="none" w:sz="0" w:space="0" w:color="auto"/>
            <w:bottom w:val="none" w:sz="0" w:space="0" w:color="auto"/>
            <w:right w:val="none" w:sz="0" w:space="0" w:color="auto"/>
          </w:divBdr>
        </w:div>
        <w:div w:id="96995507">
          <w:marLeft w:val="640"/>
          <w:marRight w:val="0"/>
          <w:marTop w:val="0"/>
          <w:marBottom w:val="0"/>
          <w:divBdr>
            <w:top w:val="none" w:sz="0" w:space="0" w:color="auto"/>
            <w:left w:val="none" w:sz="0" w:space="0" w:color="auto"/>
            <w:bottom w:val="none" w:sz="0" w:space="0" w:color="auto"/>
            <w:right w:val="none" w:sz="0" w:space="0" w:color="auto"/>
          </w:divBdr>
        </w:div>
        <w:div w:id="1024017755">
          <w:marLeft w:val="640"/>
          <w:marRight w:val="0"/>
          <w:marTop w:val="0"/>
          <w:marBottom w:val="0"/>
          <w:divBdr>
            <w:top w:val="none" w:sz="0" w:space="0" w:color="auto"/>
            <w:left w:val="none" w:sz="0" w:space="0" w:color="auto"/>
            <w:bottom w:val="none" w:sz="0" w:space="0" w:color="auto"/>
            <w:right w:val="none" w:sz="0" w:space="0" w:color="auto"/>
          </w:divBdr>
        </w:div>
        <w:div w:id="1274172372">
          <w:marLeft w:val="640"/>
          <w:marRight w:val="0"/>
          <w:marTop w:val="0"/>
          <w:marBottom w:val="0"/>
          <w:divBdr>
            <w:top w:val="none" w:sz="0" w:space="0" w:color="auto"/>
            <w:left w:val="none" w:sz="0" w:space="0" w:color="auto"/>
            <w:bottom w:val="none" w:sz="0" w:space="0" w:color="auto"/>
            <w:right w:val="none" w:sz="0" w:space="0" w:color="auto"/>
          </w:divBdr>
        </w:div>
        <w:div w:id="2102333825">
          <w:marLeft w:val="640"/>
          <w:marRight w:val="0"/>
          <w:marTop w:val="0"/>
          <w:marBottom w:val="0"/>
          <w:divBdr>
            <w:top w:val="none" w:sz="0" w:space="0" w:color="auto"/>
            <w:left w:val="none" w:sz="0" w:space="0" w:color="auto"/>
            <w:bottom w:val="none" w:sz="0" w:space="0" w:color="auto"/>
            <w:right w:val="none" w:sz="0" w:space="0" w:color="auto"/>
          </w:divBdr>
        </w:div>
        <w:div w:id="443766066">
          <w:marLeft w:val="640"/>
          <w:marRight w:val="0"/>
          <w:marTop w:val="0"/>
          <w:marBottom w:val="0"/>
          <w:divBdr>
            <w:top w:val="none" w:sz="0" w:space="0" w:color="auto"/>
            <w:left w:val="none" w:sz="0" w:space="0" w:color="auto"/>
            <w:bottom w:val="none" w:sz="0" w:space="0" w:color="auto"/>
            <w:right w:val="none" w:sz="0" w:space="0" w:color="auto"/>
          </w:divBdr>
        </w:div>
        <w:div w:id="5597601">
          <w:marLeft w:val="640"/>
          <w:marRight w:val="0"/>
          <w:marTop w:val="0"/>
          <w:marBottom w:val="0"/>
          <w:divBdr>
            <w:top w:val="none" w:sz="0" w:space="0" w:color="auto"/>
            <w:left w:val="none" w:sz="0" w:space="0" w:color="auto"/>
            <w:bottom w:val="none" w:sz="0" w:space="0" w:color="auto"/>
            <w:right w:val="none" w:sz="0" w:space="0" w:color="auto"/>
          </w:divBdr>
        </w:div>
        <w:div w:id="2042972695">
          <w:marLeft w:val="640"/>
          <w:marRight w:val="0"/>
          <w:marTop w:val="0"/>
          <w:marBottom w:val="0"/>
          <w:divBdr>
            <w:top w:val="none" w:sz="0" w:space="0" w:color="auto"/>
            <w:left w:val="none" w:sz="0" w:space="0" w:color="auto"/>
            <w:bottom w:val="none" w:sz="0" w:space="0" w:color="auto"/>
            <w:right w:val="none" w:sz="0" w:space="0" w:color="auto"/>
          </w:divBdr>
        </w:div>
        <w:div w:id="1614554122">
          <w:marLeft w:val="640"/>
          <w:marRight w:val="0"/>
          <w:marTop w:val="0"/>
          <w:marBottom w:val="0"/>
          <w:divBdr>
            <w:top w:val="none" w:sz="0" w:space="0" w:color="auto"/>
            <w:left w:val="none" w:sz="0" w:space="0" w:color="auto"/>
            <w:bottom w:val="none" w:sz="0" w:space="0" w:color="auto"/>
            <w:right w:val="none" w:sz="0" w:space="0" w:color="auto"/>
          </w:divBdr>
        </w:div>
        <w:div w:id="419913325">
          <w:marLeft w:val="640"/>
          <w:marRight w:val="0"/>
          <w:marTop w:val="0"/>
          <w:marBottom w:val="0"/>
          <w:divBdr>
            <w:top w:val="none" w:sz="0" w:space="0" w:color="auto"/>
            <w:left w:val="none" w:sz="0" w:space="0" w:color="auto"/>
            <w:bottom w:val="none" w:sz="0" w:space="0" w:color="auto"/>
            <w:right w:val="none" w:sz="0" w:space="0" w:color="auto"/>
          </w:divBdr>
        </w:div>
        <w:div w:id="224726061">
          <w:marLeft w:val="640"/>
          <w:marRight w:val="0"/>
          <w:marTop w:val="0"/>
          <w:marBottom w:val="0"/>
          <w:divBdr>
            <w:top w:val="none" w:sz="0" w:space="0" w:color="auto"/>
            <w:left w:val="none" w:sz="0" w:space="0" w:color="auto"/>
            <w:bottom w:val="none" w:sz="0" w:space="0" w:color="auto"/>
            <w:right w:val="none" w:sz="0" w:space="0" w:color="auto"/>
          </w:divBdr>
        </w:div>
        <w:div w:id="916093186">
          <w:marLeft w:val="640"/>
          <w:marRight w:val="0"/>
          <w:marTop w:val="0"/>
          <w:marBottom w:val="0"/>
          <w:divBdr>
            <w:top w:val="none" w:sz="0" w:space="0" w:color="auto"/>
            <w:left w:val="none" w:sz="0" w:space="0" w:color="auto"/>
            <w:bottom w:val="none" w:sz="0" w:space="0" w:color="auto"/>
            <w:right w:val="none" w:sz="0" w:space="0" w:color="auto"/>
          </w:divBdr>
        </w:div>
        <w:div w:id="1734232852">
          <w:marLeft w:val="640"/>
          <w:marRight w:val="0"/>
          <w:marTop w:val="0"/>
          <w:marBottom w:val="0"/>
          <w:divBdr>
            <w:top w:val="none" w:sz="0" w:space="0" w:color="auto"/>
            <w:left w:val="none" w:sz="0" w:space="0" w:color="auto"/>
            <w:bottom w:val="none" w:sz="0" w:space="0" w:color="auto"/>
            <w:right w:val="none" w:sz="0" w:space="0" w:color="auto"/>
          </w:divBdr>
        </w:div>
        <w:div w:id="1711295108">
          <w:marLeft w:val="640"/>
          <w:marRight w:val="0"/>
          <w:marTop w:val="0"/>
          <w:marBottom w:val="0"/>
          <w:divBdr>
            <w:top w:val="none" w:sz="0" w:space="0" w:color="auto"/>
            <w:left w:val="none" w:sz="0" w:space="0" w:color="auto"/>
            <w:bottom w:val="none" w:sz="0" w:space="0" w:color="auto"/>
            <w:right w:val="none" w:sz="0" w:space="0" w:color="auto"/>
          </w:divBdr>
        </w:div>
        <w:div w:id="1109667696">
          <w:marLeft w:val="640"/>
          <w:marRight w:val="0"/>
          <w:marTop w:val="0"/>
          <w:marBottom w:val="0"/>
          <w:divBdr>
            <w:top w:val="none" w:sz="0" w:space="0" w:color="auto"/>
            <w:left w:val="none" w:sz="0" w:space="0" w:color="auto"/>
            <w:bottom w:val="none" w:sz="0" w:space="0" w:color="auto"/>
            <w:right w:val="none" w:sz="0" w:space="0" w:color="auto"/>
          </w:divBdr>
        </w:div>
        <w:div w:id="1666714">
          <w:marLeft w:val="640"/>
          <w:marRight w:val="0"/>
          <w:marTop w:val="0"/>
          <w:marBottom w:val="0"/>
          <w:divBdr>
            <w:top w:val="none" w:sz="0" w:space="0" w:color="auto"/>
            <w:left w:val="none" w:sz="0" w:space="0" w:color="auto"/>
            <w:bottom w:val="none" w:sz="0" w:space="0" w:color="auto"/>
            <w:right w:val="none" w:sz="0" w:space="0" w:color="auto"/>
          </w:divBdr>
        </w:div>
        <w:div w:id="1156217688">
          <w:marLeft w:val="640"/>
          <w:marRight w:val="0"/>
          <w:marTop w:val="0"/>
          <w:marBottom w:val="0"/>
          <w:divBdr>
            <w:top w:val="none" w:sz="0" w:space="0" w:color="auto"/>
            <w:left w:val="none" w:sz="0" w:space="0" w:color="auto"/>
            <w:bottom w:val="none" w:sz="0" w:space="0" w:color="auto"/>
            <w:right w:val="none" w:sz="0" w:space="0" w:color="auto"/>
          </w:divBdr>
        </w:div>
        <w:div w:id="354235369">
          <w:marLeft w:val="640"/>
          <w:marRight w:val="0"/>
          <w:marTop w:val="0"/>
          <w:marBottom w:val="0"/>
          <w:divBdr>
            <w:top w:val="none" w:sz="0" w:space="0" w:color="auto"/>
            <w:left w:val="none" w:sz="0" w:space="0" w:color="auto"/>
            <w:bottom w:val="none" w:sz="0" w:space="0" w:color="auto"/>
            <w:right w:val="none" w:sz="0" w:space="0" w:color="auto"/>
          </w:divBdr>
        </w:div>
        <w:div w:id="100801488">
          <w:marLeft w:val="640"/>
          <w:marRight w:val="0"/>
          <w:marTop w:val="0"/>
          <w:marBottom w:val="0"/>
          <w:divBdr>
            <w:top w:val="none" w:sz="0" w:space="0" w:color="auto"/>
            <w:left w:val="none" w:sz="0" w:space="0" w:color="auto"/>
            <w:bottom w:val="none" w:sz="0" w:space="0" w:color="auto"/>
            <w:right w:val="none" w:sz="0" w:space="0" w:color="auto"/>
          </w:divBdr>
        </w:div>
        <w:div w:id="279149493">
          <w:marLeft w:val="640"/>
          <w:marRight w:val="0"/>
          <w:marTop w:val="0"/>
          <w:marBottom w:val="0"/>
          <w:divBdr>
            <w:top w:val="none" w:sz="0" w:space="0" w:color="auto"/>
            <w:left w:val="none" w:sz="0" w:space="0" w:color="auto"/>
            <w:bottom w:val="none" w:sz="0" w:space="0" w:color="auto"/>
            <w:right w:val="none" w:sz="0" w:space="0" w:color="auto"/>
          </w:divBdr>
        </w:div>
        <w:div w:id="1975407417">
          <w:marLeft w:val="640"/>
          <w:marRight w:val="0"/>
          <w:marTop w:val="0"/>
          <w:marBottom w:val="0"/>
          <w:divBdr>
            <w:top w:val="none" w:sz="0" w:space="0" w:color="auto"/>
            <w:left w:val="none" w:sz="0" w:space="0" w:color="auto"/>
            <w:bottom w:val="none" w:sz="0" w:space="0" w:color="auto"/>
            <w:right w:val="none" w:sz="0" w:space="0" w:color="auto"/>
          </w:divBdr>
        </w:div>
        <w:div w:id="1481194868">
          <w:marLeft w:val="640"/>
          <w:marRight w:val="0"/>
          <w:marTop w:val="0"/>
          <w:marBottom w:val="0"/>
          <w:divBdr>
            <w:top w:val="none" w:sz="0" w:space="0" w:color="auto"/>
            <w:left w:val="none" w:sz="0" w:space="0" w:color="auto"/>
            <w:bottom w:val="none" w:sz="0" w:space="0" w:color="auto"/>
            <w:right w:val="none" w:sz="0" w:space="0" w:color="auto"/>
          </w:divBdr>
        </w:div>
        <w:div w:id="702826630">
          <w:marLeft w:val="640"/>
          <w:marRight w:val="0"/>
          <w:marTop w:val="0"/>
          <w:marBottom w:val="0"/>
          <w:divBdr>
            <w:top w:val="none" w:sz="0" w:space="0" w:color="auto"/>
            <w:left w:val="none" w:sz="0" w:space="0" w:color="auto"/>
            <w:bottom w:val="none" w:sz="0" w:space="0" w:color="auto"/>
            <w:right w:val="none" w:sz="0" w:space="0" w:color="auto"/>
          </w:divBdr>
        </w:div>
        <w:div w:id="1479298344">
          <w:marLeft w:val="640"/>
          <w:marRight w:val="0"/>
          <w:marTop w:val="0"/>
          <w:marBottom w:val="0"/>
          <w:divBdr>
            <w:top w:val="none" w:sz="0" w:space="0" w:color="auto"/>
            <w:left w:val="none" w:sz="0" w:space="0" w:color="auto"/>
            <w:bottom w:val="none" w:sz="0" w:space="0" w:color="auto"/>
            <w:right w:val="none" w:sz="0" w:space="0" w:color="auto"/>
          </w:divBdr>
        </w:div>
        <w:div w:id="337658283">
          <w:marLeft w:val="640"/>
          <w:marRight w:val="0"/>
          <w:marTop w:val="0"/>
          <w:marBottom w:val="0"/>
          <w:divBdr>
            <w:top w:val="none" w:sz="0" w:space="0" w:color="auto"/>
            <w:left w:val="none" w:sz="0" w:space="0" w:color="auto"/>
            <w:bottom w:val="none" w:sz="0" w:space="0" w:color="auto"/>
            <w:right w:val="none" w:sz="0" w:space="0" w:color="auto"/>
          </w:divBdr>
        </w:div>
        <w:div w:id="1196239625">
          <w:marLeft w:val="640"/>
          <w:marRight w:val="0"/>
          <w:marTop w:val="0"/>
          <w:marBottom w:val="0"/>
          <w:divBdr>
            <w:top w:val="none" w:sz="0" w:space="0" w:color="auto"/>
            <w:left w:val="none" w:sz="0" w:space="0" w:color="auto"/>
            <w:bottom w:val="none" w:sz="0" w:space="0" w:color="auto"/>
            <w:right w:val="none" w:sz="0" w:space="0" w:color="auto"/>
          </w:divBdr>
        </w:div>
      </w:divsChild>
    </w:div>
    <w:div w:id="345985913">
      <w:bodyDiv w:val="1"/>
      <w:marLeft w:val="0"/>
      <w:marRight w:val="0"/>
      <w:marTop w:val="0"/>
      <w:marBottom w:val="0"/>
      <w:divBdr>
        <w:top w:val="none" w:sz="0" w:space="0" w:color="auto"/>
        <w:left w:val="none" w:sz="0" w:space="0" w:color="auto"/>
        <w:bottom w:val="none" w:sz="0" w:space="0" w:color="auto"/>
        <w:right w:val="none" w:sz="0" w:space="0" w:color="auto"/>
      </w:divBdr>
    </w:div>
    <w:div w:id="349066257">
      <w:bodyDiv w:val="1"/>
      <w:marLeft w:val="0"/>
      <w:marRight w:val="0"/>
      <w:marTop w:val="0"/>
      <w:marBottom w:val="0"/>
      <w:divBdr>
        <w:top w:val="none" w:sz="0" w:space="0" w:color="auto"/>
        <w:left w:val="none" w:sz="0" w:space="0" w:color="auto"/>
        <w:bottom w:val="none" w:sz="0" w:space="0" w:color="auto"/>
        <w:right w:val="none" w:sz="0" w:space="0" w:color="auto"/>
      </w:divBdr>
    </w:div>
    <w:div w:id="350960652">
      <w:bodyDiv w:val="1"/>
      <w:marLeft w:val="0"/>
      <w:marRight w:val="0"/>
      <w:marTop w:val="0"/>
      <w:marBottom w:val="0"/>
      <w:divBdr>
        <w:top w:val="none" w:sz="0" w:space="0" w:color="auto"/>
        <w:left w:val="none" w:sz="0" w:space="0" w:color="auto"/>
        <w:bottom w:val="none" w:sz="0" w:space="0" w:color="auto"/>
        <w:right w:val="none" w:sz="0" w:space="0" w:color="auto"/>
      </w:divBdr>
    </w:div>
    <w:div w:id="353195806">
      <w:bodyDiv w:val="1"/>
      <w:marLeft w:val="0"/>
      <w:marRight w:val="0"/>
      <w:marTop w:val="0"/>
      <w:marBottom w:val="0"/>
      <w:divBdr>
        <w:top w:val="none" w:sz="0" w:space="0" w:color="auto"/>
        <w:left w:val="none" w:sz="0" w:space="0" w:color="auto"/>
        <w:bottom w:val="none" w:sz="0" w:space="0" w:color="auto"/>
        <w:right w:val="none" w:sz="0" w:space="0" w:color="auto"/>
      </w:divBdr>
    </w:div>
    <w:div w:id="354158431">
      <w:bodyDiv w:val="1"/>
      <w:marLeft w:val="0"/>
      <w:marRight w:val="0"/>
      <w:marTop w:val="0"/>
      <w:marBottom w:val="0"/>
      <w:divBdr>
        <w:top w:val="none" w:sz="0" w:space="0" w:color="auto"/>
        <w:left w:val="none" w:sz="0" w:space="0" w:color="auto"/>
        <w:bottom w:val="none" w:sz="0" w:space="0" w:color="auto"/>
        <w:right w:val="none" w:sz="0" w:space="0" w:color="auto"/>
      </w:divBdr>
    </w:div>
    <w:div w:id="356124018">
      <w:bodyDiv w:val="1"/>
      <w:marLeft w:val="0"/>
      <w:marRight w:val="0"/>
      <w:marTop w:val="0"/>
      <w:marBottom w:val="0"/>
      <w:divBdr>
        <w:top w:val="none" w:sz="0" w:space="0" w:color="auto"/>
        <w:left w:val="none" w:sz="0" w:space="0" w:color="auto"/>
        <w:bottom w:val="none" w:sz="0" w:space="0" w:color="auto"/>
        <w:right w:val="none" w:sz="0" w:space="0" w:color="auto"/>
      </w:divBdr>
    </w:div>
    <w:div w:id="356320658">
      <w:bodyDiv w:val="1"/>
      <w:marLeft w:val="0"/>
      <w:marRight w:val="0"/>
      <w:marTop w:val="0"/>
      <w:marBottom w:val="0"/>
      <w:divBdr>
        <w:top w:val="none" w:sz="0" w:space="0" w:color="auto"/>
        <w:left w:val="none" w:sz="0" w:space="0" w:color="auto"/>
        <w:bottom w:val="none" w:sz="0" w:space="0" w:color="auto"/>
        <w:right w:val="none" w:sz="0" w:space="0" w:color="auto"/>
      </w:divBdr>
      <w:divsChild>
        <w:div w:id="473988562">
          <w:marLeft w:val="640"/>
          <w:marRight w:val="0"/>
          <w:marTop w:val="0"/>
          <w:marBottom w:val="0"/>
          <w:divBdr>
            <w:top w:val="none" w:sz="0" w:space="0" w:color="auto"/>
            <w:left w:val="none" w:sz="0" w:space="0" w:color="auto"/>
            <w:bottom w:val="none" w:sz="0" w:space="0" w:color="auto"/>
            <w:right w:val="none" w:sz="0" w:space="0" w:color="auto"/>
          </w:divBdr>
        </w:div>
        <w:div w:id="2076277881">
          <w:marLeft w:val="640"/>
          <w:marRight w:val="0"/>
          <w:marTop w:val="0"/>
          <w:marBottom w:val="0"/>
          <w:divBdr>
            <w:top w:val="none" w:sz="0" w:space="0" w:color="auto"/>
            <w:left w:val="none" w:sz="0" w:space="0" w:color="auto"/>
            <w:bottom w:val="none" w:sz="0" w:space="0" w:color="auto"/>
            <w:right w:val="none" w:sz="0" w:space="0" w:color="auto"/>
          </w:divBdr>
        </w:div>
        <w:div w:id="1368946445">
          <w:marLeft w:val="640"/>
          <w:marRight w:val="0"/>
          <w:marTop w:val="0"/>
          <w:marBottom w:val="0"/>
          <w:divBdr>
            <w:top w:val="none" w:sz="0" w:space="0" w:color="auto"/>
            <w:left w:val="none" w:sz="0" w:space="0" w:color="auto"/>
            <w:bottom w:val="none" w:sz="0" w:space="0" w:color="auto"/>
            <w:right w:val="none" w:sz="0" w:space="0" w:color="auto"/>
          </w:divBdr>
        </w:div>
        <w:div w:id="1597785277">
          <w:marLeft w:val="640"/>
          <w:marRight w:val="0"/>
          <w:marTop w:val="0"/>
          <w:marBottom w:val="0"/>
          <w:divBdr>
            <w:top w:val="none" w:sz="0" w:space="0" w:color="auto"/>
            <w:left w:val="none" w:sz="0" w:space="0" w:color="auto"/>
            <w:bottom w:val="none" w:sz="0" w:space="0" w:color="auto"/>
            <w:right w:val="none" w:sz="0" w:space="0" w:color="auto"/>
          </w:divBdr>
        </w:div>
        <w:div w:id="517737729">
          <w:marLeft w:val="640"/>
          <w:marRight w:val="0"/>
          <w:marTop w:val="0"/>
          <w:marBottom w:val="0"/>
          <w:divBdr>
            <w:top w:val="none" w:sz="0" w:space="0" w:color="auto"/>
            <w:left w:val="none" w:sz="0" w:space="0" w:color="auto"/>
            <w:bottom w:val="none" w:sz="0" w:space="0" w:color="auto"/>
            <w:right w:val="none" w:sz="0" w:space="0" w:color="auto"/>
          </w:divBdr>
        </w:div>
        <w:div w:id="1933509655">
          <w:marLeft w:val="640"/>
          <w:marRight w:val="0"/>
          <w:marTop w:val="0"/>
          <w:marBottom w:val="0"/>
          <w:divBdr>
            <w:top w:val="none" w:sz="0" w:space="0" w:color="auto"/>
            <w:left w:val="none" w:sz="0" w:space="0" w:color="auto"/>
            <w:bottom w:val="none" w:sz="0" w:space="0" w:color="auto"/>
            <w:right w:val="none" w:sz="0" w:space="0" w:color="auto"/>
          </w:divBdr>
        </w:div>
        <w:div w:id="1835026785">
          <w:marLeft w:val="640"/>
          <w:marRight w:val="0"/>
          <w:marTop w:val="0"/>
          <w:marBottom w:val="0"/>
          <w:divBdr>
            <w:top w:val="none" w:sz="0" w:space="0" w:color="auto"/>
            <w:left w:val="none" w:sz="0" w:space="0" w:color="auto"/>
            <w:bottom w:val="none" w:sz="0" w:space="0" w:color="auto"/>
            <w:right w:val="none" w:sz="0" w:space="0" w:color="auto"/>
          </w:divBdr>
        </w:div>
        <w:div w:id="529808027">
          <w:marLeft w:val="640"/>
          <w:marRight w:val="0"/>
          <w:marTop w:val="0"/>
          <w:marBottom w:val="0"/>
          <w:divBdr>
            <w:top w:val="none" w:sz="0" w:space="0" w:color="auto"/>
            <w:left w:val="none" w:sz="0" w:space="0" w:color="auto"/>
            <w:bottom w:val="none" w:sz="0" w:space="0" w:color="auto"/>
            <w:right w:val="none" w:sz="0" w:space="0" w:color="auto"/>
          </w:divBdr>
        </w:div>
        <w:div w:id="1947736246">
          <w:marLeft w:val="640"/>
          <w:marRight w:val="0"/>
          <w:marTop w:val="0"/>
          <w:marBottom w:val="0"/>
          <w:divBdr>
            <w:top w:val="none" w:sz="0" w:space="0" w:color="auto"/>
            <w:left w:val="none" w:sz="0" w:space="0" w:color="auto"/>
            <w:bottom w:val="none" w:sz="0" w:space="0" w:color="auto"/>
            <w:right w:val="none" w:sz="0" w:space="0" w:color="auto"/>
          </w:divBdr>
        </w:div>
        <w:div w:id="226845332">
          <w:marLeft w:val="640"/>
          <w:marRight w:val="0"/>
          <w:marTop w:val="0"/>
          <w:marBottom w:val="0"/>
          <w:divBdr>
            <w:top w:val="none" w:sz="0" w:space="0" w:color="auto"/>
            <w:left w:val="none" w:sz="0" w:space="0" w:color="auto"/>
            <w:bottom w:val="none" w:sz="0" w:space="0" w:color="auto"/>
            <w:right w:val="none" w:sz="0" w:space="0" w:color="auto"/>
          </w:divBdr>
        </w:div>
        <w:div w:id="2032142545">
          <w:marLeft w:val="640"/>
          <w:marRight w:val="0"/>
          <w:marTop w:val="0"/>
          <w:marBottom w:val="0"/>
          <w:divBdr>
            <w:top w:val="none" w:sz="0" w:space="0" w:color="auto"/>
            <w:left w:val="none" w:sz="0" w:space="0" w:color="auto"/>
            <w:bottom w:val="none" w:sz="0" w:space="0" w:color="auto"/>
            <w:right w:val="none" w:sz="0" w:space="0" w:color="auto"/>
          </w:divBdr>
        </w:div>
        <w:div w:id="1214972821">
          <w:marLeft w:val="640"/>
          <w:marRight w:val="0"/>
          <w:marTop w:val="0"/>
          <w:marBottom w:val="0"/>
          <w:divBdr>
            <w:top w:val="none" w:sz="0" w:space="0" w:color="auto"/>
            <w:left w:val="none" w:sz="0" w:space="0" w:color="auto"/>
            <w:bottom w:val="none" w:sz="0" w:space="0" w:color="auto"/>
            <w:right w:val="none" w:sz="0" w:space="0" w:color="auto"/>
          </w:divBdr>
        </w:div>
        <w:div w:id="1725786976">
          <w:marLeft w:val="640"/>
          <w:marRight w:val="0"/>
          <w:marTop w:val="0"/>
          <w:marBottom w:val="0"/>
          <w:divBdr>
            <w:top w:val="none" w:sz="0" w:space="0" w:color="auto"/>
            <w:left w:val="none" w:sz="0" w:space="0" w:color="auto"/>
            <w:bottom w:val="none" w:sz="0" w:space="0" w:color="auto"/>
            <w:right w:val="none" w:sz="0" w:space="0" w:color="auto"/>
          </w:divBdr>
        </w:div>
        <w:div w:id="1588534330">
          <w:marLeft w:val="640"/>
          <w:marRight w:val="0"/>
          <w:marTop w:val="0"/>
          <w:marBottom w:val="0"/>
          <w:divBdr>
            <w:top w:val="none" w:sz="0" w:space="0" w:color="auto"/>
            <w:left w:val="none" w:sz="0" w:space="0" w:color="auto"/>
            <w:bottom w:val="none" w:sz="0" w:space="0" w:color="auto"/>
            <w:right w:val="none" w:sz="0" w:space="0" w:color="auto"/>
          </w:divBdr>
        </w:div>
        <w:div w:id="1953129823">
          <w:marLeft w:val="640"/>
          <w:marRight w:val="0"/>
          <w:marTop w:val="0"/>
          <w:marBottom w:val="0"/>
          <w:divBdr>
            <w:top w:val="none" w:sz="0" w:space="0" w:color="auto"/>
            <w:left w:val="none" w:sz="0" w:space="0" w:color="auto"/>
            <w:bottom w:val="none" w:sz="0" w:space="0" w:color="auto"/>
            <w:right w:val="none" w:sz="0" w:space="0" w:color="auto"/>
          </w:divBdr>
        </w:div>
        <w:div w:id="244343963">
          <w:marLeft w:val="640"/>
          <w:marRight w:val="0"/>
          <w:marTop w:val="0"/>
          <w:marBottom w:val="0"/>
          <w:divBdr>
            <w:top w:val="none" w:sz="0" w:space="0" w:color="auto"/>
            <w:left w:val="none" w:sz="0" w:space="0" w:color="auto"/>
            <w:bottom w:val="none" w:sz="0" w:space="0" w:color="auto"/>
            <w:right w:val="none" w:sz="0" w:space="0" w:color="auto"/>
          </w:divBdr>
        </w:div>
        <w:div w:id="905192142">
          <w:marLeft w:val="640"/>
          <w:marRight w:val="0"/>
          <w:marTop w:val="0"/>
          <w:marBottom w:val="0"/>
          <w:divBdr>
            <w:top w:val="none" w:sz="0" w:space="0" w:color="auto"/>
            <w:left w:val="none" w:sz="0" w:space="0" w:color="auto"/>
            <w:bottom w:val="none" w:sz="0" w:space="0" w:color="auto"/>
            <w:right w:val="none" w:sz="0" w:space="0" w:color="auto"/>
          </w:divBdr>
        </w:div>
        <w:div w:id="1130243496">
          <w:marLeft w:val="640"/>
          <w:marRight w:val="0"/>
          <w:marTop w:val="0"/>
          <w:marBottom w:val="0"/>
          <w:divBdr>
            <w:top w:val="none" w:sz="0" w:space="0" w:color="auto"/>
            <w:left w:val="none" w:sz="0" w:space="0" w:color="auto"/>
            <w:bottom w:val="none" w:sz="0" w:space="0" w:color="auto"/>
            <w:right w:val="none" w:sz="0" w:space="0" w:color="auto"/>
          </w:divBdr>
        </w:div>
        <w:div w:id="1132553511">
          <w:marLeft w:val="640"/>
          <w:marRight w:val="0"/>
          <w:marTop w:val="0"/>
          <w:marBottom w:val="0"/>
          <w:divBdr>
            <w:top w:val="none" w:sz="0" w:space="0" w:color="auto"/>
            <w:left w:val="none" w:sz="0" w:space="0" w:color="auto"/>
            <w:bottom w:val="none" w:sz="0" w:space="0" w:color="auto"/>
            <w:right w:val="none" w:sz="0" w:space="0" w:color="auto"/>
          </w:divBdr>
        </w:div>
        <w:div w:id="476924184">
          <w:marLeft w:val="640"/>
          <w:marRight w:val="0"/>
          <w:marTop w:val="0"/>
          <w:marBottom w:val="0"/>
          <w:divBdr>
            <w:top w:val="none" w:sz="0" w:space="0" w:color="auto"/>
            <w:left w:val="none" w:sz="0" w:space="0" w:color="auto"/>
            <w:bottom w:val="none" w:sz="0" w:space="0" w:color="auto"/>
            <w:right w:val="none" w:sz="0" w:space="0" w:color="auto"/>
          </w:divBdr>
        </w:div>
        <w:div w:id="1096513277">
          <w:marLeft w:val="640"/>
          <w:marRight w:val="0"/>
          <w:marTop w:val="0"/>
          <w:marBottom w:val="0"/>
          <w:divBdr>
            <w:top w:val="none" w:sz="0" w:space="0" w:color="auto"/>
            <w:left w:val="none" w:sz="0" w:space="0" w:color="auto"/>
            <w:bottom w:val="none" w:sz="0" w:space="0" w:color="auto"/>
            <w:right w:val="none" w:sz="0" w:space="0" w:color="auto"/>
          </w:divBdr>
        </w:div>
        <w:div w:id="2059744586">
          <w:marLeft w:val="640"/>
          <w:marRight w:val="0"/>
          <w:marTop w:val="0"/>
          <w:marBottom w:val="0"/>
          <w:divBdr>
            <w:top w:val="none" w:sz="0" w:space="0" w:color="auto"/>
            <w:left w:val="none" w:sz="0" w:space="0" w:color="auto"/>
            <w:bottom w:val="none" w:sz="0" w:space="0" w:color="auto"/>
            <w:right w:val="none" w:sz="0" w:space="0" w:color="auto"/>
          </w:divBdr>
        </w:div>
        <w:div w:id="1556315190">
          <w:marLeft w:val="640"/>
          <w:marRight w:val="0"/>
          <w:marTop w:val="0"/>
          <w:marBottom w:val="0"/>
          <w:divBdr>
            <w:top w:val="none" w:sz="0" w:space="0" w:color="auto"/>
            <w:left w:val="none" w:sz="0" w:space="0" w:color="auto"/>
            <w:bottom w:val="none" w:sz="0" w:space="0" w:color="auto"/>
            <w:right w:val="none" w:sz="0" w:space="0" w:color="auto"/>
          </w:divBdr>
        </w:div>
        <w:div w:id="1307709637">
          <w:marLeft w:val="640"/>
          <w:marRight w:val="0"/>
          <w:marTop w:val="0"/>
          <w:marBottom w:val="0"/>
          <w:divBdr>
            <w:top w:val="none" w:sz="0" w:space="0" w:color="auto"/>
            <w:left w:val="none" w:sz="0" w:space="0" w:color="auto"/>
            <w:bottom w:val="none" w:sz="0" w:space="0" w:color="auto"/>
            <w:right w:val="none" w:sz="0" w:space="0" w:color="auto"/>
          </w:divBdr>
        </w:div>
        <w:div w:id="1367952565">
          <w:marLeft w:val="640"/>
          <w:marRight w:val="0"/>
          <w:marTop w:val="0"/>
          <w:marBottom w:val="0"/>
          <w:divBdr>
            <w:top w:val="none" w:sz="0" w:space="0" w:color="auto"/>
            <w:left w:val="none" w:sz="0" w:space="0" w:color="auto"/>
            <w:bottom w:val="none" w:sz="0" w:space="0" w:color="auto"/>
            <w:right w:val="none" w:sz="0" w:space="0" w:color="auto"/>
          </w:divBdr>
        </w:div>
        <w:div w:id="1612854315">
          <w:marLeft w:val="640"/>
          <w:marRight w:val="0"/>
          <w:marTop w:val="0"/>
          <w:marBottom w:val="0"/>
          <w:divBdr>
            <w:top w:val="none" w:sz="0" w:space="0" w:color="auto"/>
            <w:left w:val="none" w:sz="0" w:space="0" w:color="auto"/>
            <w:bottom w:val="none" w:sz="0" w:space="0" w:color="auto"/>
            <w:right w:val="none" w:sz="0" w:space="0" w:color="auto"/>
          </w:divBdr>
        </w:div>
        <w:div w:id="1785273386">
          <w:marLeft w:val="640"/>
          <w:marRight w:val="0"/>
          <w:marTop w:val="0"/>
          <w:marBottom w:val="0"/>
          <w:divBdr>
            <w:top w:val="none" w:sz="0" w:space="0" w:color="auto"/>
            <w:left w:val="none" w:sz="0" w:space="0" w:color="auto"/>
            <w:bottom w:val="none" w:sz="0" w:space="0" w:color="auto"/>
            <w:right w:val="none" w:sz="0" w:space="0" w:color="auto"/>
          </w:divBdr>
        </w:div>
        <w:div w:id="2129886220">
          <w:marLeft w:val="640"/>
          <w:marRight w:val="0"/>
          <w:marTop w:val="0"/>
          <w:marBottom w:val="0"/>
          <w:divBdr>
            <w:top w:val="none" w:sz="0" w:space="0" w:color="auto"/>
            <w:left w:val="none" w:sz="0" w:space="0" w:color="auto"/>
            <w:bottom w:val="none" w:sz="0" w:space="0" w:color="auto"/>
            <w:right w:val="none" w:sz="0" w:space="0" w:color="auto"/>
          </w:divBdr>
        </w:div>
        <w:div w:id="355187">
          <w:marLeft w:val="640"/>
          <w:marRight w:val="0"/>
          <w:marTop w:val="0"/>
          <w:marBottom w:val="0"/>
          <w:divBdr>
            <w:top w:val="none" w:sz="0" w:space="0" w:color="auto"/>
            <w:left w:val="none" w:sz="0" w:space="0" w:color="auto"/>
            <w:bottom w:val="none" w:sz="0" w:space="0" w:color="auto"/>
            <w:right w:val="none" w:sz="0" w:space="0" w:color="auto"/>
          </w:divBdr>
        </w:div>
        <w:div w:id="809250754">
          <w:marLeft w:val="640"/>
          <w:marRight w:val="0"/>
          <w:marTop w:val="0"/>
          <w:marBottom w:val="0"/>
          <w:divBdr>
            <w:top w:val="none" w:sz="0" w:space="0" w:color="auto"/>
            <w:left w:val="none" w:sz="0" w:space="0" w:color="auto"/>
            <w:bottom w:val="none" w:sz="0" w:space="0" w:color="auto"/>
            <w:right w:val="none" w:sz="0" w:space="0" w:color="auto"/>
          </w:divBdr>
        </w:div>
        <w:div w:id="1190027516">
          <w:marLeft w:val="640"/>
          <w:marRight w:val="0"/>
          <w:marTop w:val="0"/>
          <w:marBottom w:val="0"/>
          <w:divBdr>
            <w:top w:val="none" w:sz="0" w:space="0" w:color="auto"/>
            <w:left w:val="none" w:sz="0" w:space="0" w:color="auto"/>
            <w:bottom w:val="none" w:sz="0" w:space="0" w:color="auto"/>
            <w:right w:val="none" w:sz="0" w:space="0" w:color="auto"/>
          </w:divBdr>
        </w:div>
        <w:div w:id="912277316">
          <w:marLeft w:val="640"/>
          <w:marRight w:val="0"/>
          <w:marTop w:val="0"/>
          <w:marBottom w:val="0"/>
          <w:divBdr>
            <w:top w:val="none" w:sz="0" w:space="0" w:color="auto"/>
            <w:left w:val="none" w:sz="0" w:space="0" w:color="auto"/>
            <w:bottom w:val="none" w:sz="0" w:space="0" w:color="auto"/>
            <w:right w:val="none" w:sz="0" w:space="0" w:color="auto"/>
          </w:divBdr>
        </w:div>
        <w:div w:id="860322009">
          <w:marLeft w:val="640"/>
          <w:marRight w:val="0"/>
          <w:marTop w:val="0"/>
          <w:marBottom w:val="0"/>
          <w:divBdr>
            <w:top w:val="none" w:sz="0" w:space="0" w:color="auto"/>
            <w:left w:val="none" w:sz="0" w:space="0" w:color="auto"/>
            <w:bottom w:val="none" w:sz="0" w:space="0" w:color="auto"/>
            <w:right w:val="none" w:sz="0" w:space="0" w:color="auto"/>
          </w:divBdr>
        </w:div>
        <w:div w:id="1092354630">
          <w:marLeft w:val="640"/>
          <w:marRight w:val="0"/>
          <w:marTop w:val="0"/>
          <w:marBottom w:val="0"/>
          <w:divBdr>
            <w:top w:val="none" w:sz="0" w:space="0" w:color="auto"/>
            <w:left w:val="none" w:sz="0" w:space="0" w:color="auto"/>
            <w:bottom w:val="none" w:sz="0" w:space="0" w:color="auto"/>
            <w:right w:val="none" w:sz="0" w:space="0" w:color="auto"/>
          </w:divBdr>
        </w:div>
        <w:div w:id="807743876">
          <w:marLeft w:val="640"/>
          <w:marRight w:val="0"/>
          <w:marTop w:val="0"/>
          <w:marBottom w:val="0"/>
          <w:divBdr>
            <w:top w:val="none" w:sz="0" w:space="0" w:color="auto"/>
            <w:left w:val="none" w:sz="0" w:space="0" w:color="auto"/>
            <w:bottom w:val="none" w:sz="0" w:space="0" w:color="auto"/>
            <w:right w:val="none" w:sz="0" w:space="0" w:color="auto"/>
          </w:divBdr>
        </w:div>
        <w:div w:id="818838615">
          <w:marLeft w:val="640"/>
          <w:marRight w:val="0"/>
          <w:marTop w:val="0"/>
          <w:marBottom w:val="0"/>
          <w:divBdr>
            <w:top w:val="none" w:sz="0" w:space="0" w:color="auto"/>
            <w:left w:val="none" w:sz="0" w:space="0" w:color="auto"/>
            <w:bottom w:val="none" w:sz="0" w:space="0" w:color="auto"/>
            <w:right w:val="none" w:sz="0" w:space="0" w:color="auto"/>
          </w:divBdr>
        </w:div>
        <w:div w:id="1108163504">
          <w:marLeft w:val="640"/>
          <w:marRight w:val="0"/>
          <w:marTop w:val="0"/>
          <w:marBottom w:val="0"/>
          <w:divBdr>
            <w:top w:val="none" w:sz="0" w:space="0" w:color="auto"/>
            <w:left w:val="none" w:sz="0" w:space="0" w:color="auto"/>
            <w:bottom w:val="none" w:sz="0" w:space="0" w:color="auto"/>
            <w:right w:val="none" w:sz="0" w:space="0" w:color="auto"/>
          </w:divBdr>
        </w:div>
        <w:div w:id="1565992303">
          <w:marLeft w:val="640"/>
          <w:marRight w:val="0"/>
          <w:marTop w:val="0"/>
          <w:marBottom w:val="0"/>
          <w:divBdr>
            <w:top w:val="none" w:sz="0" w:space="0" w:color="auto"/>
            <w:left w:val="none" w:sz="0" w:space="0" w:color="auto"/>
            <w:bottom w:val="none" w:sz="0" w:space="0" w:color="auto"/>
            <w:right w:val="none" w:sz="0" w:space="0" w:color="auto"/>
          </w:divBdr>
        </w:div>
        <w:div w:id="939683203">
          <w:marLeft w:val="640"/>
          <w:marRight w:val="0"/>
          <w:marTop w:val="0"/>
          <w:marBottom w:val="0"/>
          <w:divBdr>
            <w:top w:val="none" w:sz="0" w:space="0" w:color="auto"/>
            <w:left w:val="none" w:sz="0" w:space="0" w:color="auto"/>
            <w:bottom w:val="none" w:sz="0" w:space="0" w:color="auto"/>
            <w:right w:val="none" w:sz="0" w:space="0" w:color="auto"/>
          </w:divBdr>
        </w:div>
        <w:div w:id="1678578216">
          <w:marLeft w:val="640"/>
          <w:marRight w:val="0"/>
          <w:marTop w:val="0"/>
          <w:marBottom w:val="0"/>
          <w:divBdr>
            <w:top w:val="none" w:sz="0" w:space="0" w:color="auto"/>
            <w:left w:val="none" w:sz="0" w:space="0" w:color="auto"/>
            <w:bottom w:val="none" w:sz="0" w:space="0" w:color="auto"/>
            <w:right w:val="none" w:sz="0" w:space="0" w:color="auto"/>
          </w:divBdr>
        </w:div>
        <w:div w:id="670529857">
          <w:marLeft w:val="640"/>
          <w:marRight w:val="0"/>
          <w:marTop w:val="0"/>
          <w:marBottom w:val="0"/>
          <w:divBdr>
            <w:top w:val="none" w:sz="0" w:space="0" w:color="auto"/>
            <w:left w:val="none" w:sz="0" w:space="0" w:color="auto"/>
            <w:bottom w:val="none" w:sz="0" w:space="0" w:color="auto"/>
            <w:right w:val="none" w:sz="0" w:space="0" w:color="auto"/>
          </w:divBdr>
        </w:div>
        <w:div w:id="1647395648">
          <w:marLeft w:val="640"/>
          <w:marRight w:val="0"/>
          <w:marTop w:val="0"/>
          <w:marBottom w:val="0"/>
          <w:divBdr>
            <w:top w:val="none" w:sz="0" w:space="0" w:color="auto"/>
            <w:left w:val="none" w:sz="0" w:space="0" w:color="auto"/>
            <w:bottom w:val="none" w:sz="0" w:space="0" w:color="auto"/>
            <w:right w:val="none" w:sz="0" w:space="0" w:color="auto"/>
          </w:divBdr>
        </w:div>
        <w:div w:id="435953604">
          <w:marLeft w:val="640"/>
          <w:marRight w:val="0"/>
          <w:marTop w:val="0"/>
          <w:marBottom w:val="0"/>
          <w:divBdr>
            <w:top w:val="none" w:sz="0" w:space="0" w:color="auto"/>
            <w:left w:val="none" w:sz="0" w:space="0" w:color="auto"/>
            <w:bottom w:val="none" w:sz="0" w:space="0" w:color="auto"/>
            <w:right w:val="none" w:sz="0" w:space="0" w:color="auto"/>
          </w:divBdr>
        </w:div>
        <w:div w:id="1043557274">
          <w:marLeft w:val="640"/>
          <w:marRight w:val="0"/>
          <w:marTop w:val="0"/>
          <w:marBottom w:val="0"/>
          <w:divBdr>
            <w:top w:val="none" w:sz="0" w:space="0" w:color="auto"/>
            <w:left w:val="none" w:sz="0" w:space="0" w:color="auto"/>
            <w:bottom w:val="none" w:sz="0" w:space="0" w:color="auto"/>
            <w:right w:val="none" w:sz="0" w:space="0" w:color="auto"/>
          </w:divBdr>
        </w:div>
        <w:div w:id="290328675">
          <w:marLeft w:val="640"/>
          <w:marRight w:val="0"/>
          <w:marTop w:val="0"/>
          <w:marBottom w:val="0"/>
          <w:divBdr>
            <w:top w:val="none" w:sz="0" w:space="0" w:color="auto"/>
            <w:left w:val="none" w:sz="0" w:space="0" w:color="auto"/>
            <w:bottom w:val="none" w:sz="0" w:space="0" w:color="auto"/>
            <w:right w:val="none" w:sz="0" w:space="0" w:color="auto"/>
          </w:divBdr>
        </w:div>
        <w:div w:id="602110297">
          <w:marLeft w:val="640"/>
          <w:marRight w:val="0"/>
          <w:marTop w:val="0"/>
          <w:marBottom w:val="0"/>
          <w:divBdr>
            <w:top w:val="none" w:sz="0" w:space="0" w:color="auto"/>
            <w:left w:val="none" w:sz="0" w:space="0" w:color="auto"/>
            <w:bottom w:val="none" w:sz="0" w:space="0" w:color="auto"/>
            <w:right w:val="none" w:sz="0" w:space="0" w:color="auto"/>
          </w:divBdr>
        </w:div>
        <w:div w:id="160854206">
          <w:marLeft w:val="640"/>
          <w:marRight w:val="0"/>
          <w:marTop w:val="0"/>
          <w:marBottom w:val="0"/>
          <w:divBdr>
            <w:top w:val="none" w:sz="0" w:space="0" w:color="auto"/>
            <w:left w:val="none" w:sz="0" w:space="0" w:color="auto"/>
            <w:bottom w:val="none" w:sz="0" w:space="0" w:color="auto"/>
            <w:right w:val="none" w:sz="0" w:space="0" w:color="auto"/>
          </w:divBdr>
        </w:div>
        <w:div w:id="1669287591">
          <w:marLeft w:val="640"/>
          <w:marRight w:val="0"/>
          <w:marTop w:val="0"/>
          <w:marBottom w:val="0"/>
          <w:divBdr>
            <w:top w:val="none" w:sz="0" w:space="0" w:color="auto"/>
            <w:left w:val="none" w:sz="0" w:space="0" w:color="auto"/>
            <w:bottom w:val="none" w:sz="0" w:space="0" w:color="auto"/>
            <w:right w:val="none" w:sz="0" w:space="0" w:color="auto"/>
          </w:divBdr>
        </w:div>
        <w:div w:id="1990282272">
          <w:marLeft w:val="640"/>
          <w:marRight w:val="0"/>
          <w:marTop w:val="0"/>
          <w:marBottom w:val="0"/>
          <w:divBdr>
            <w:top w:val="none" w:sz="0" w:space="0" w:color="auto"/>
            <w:left w:val="none" w:sz="0" w:space="0" w:color="auto"/>
            <w:bottom w:val="none" w:sz="0" w:space="0" w:color="auto"/>
            <w:right w:val="none" w:sz="0" w:space="0" w:color="auto"/>
          </w:divBdr>
        </w:div>
        <w:div w:id="54353363">
          <w:marLeft w:val="640"/>
          <w:marRight w:val="0"/>
          <w:marTop w:val="0"/>
          <w:marBottom w:val="0"/>
          <w:divBdr>
            <w:top w:val="none" w:sz="0" w:space="0" w:color="auto"/>
            <w:left w:val="none" w:sz="0" w:space="0" w:color="auto"/>
            <w:bottom w:val="none" w:sz="0" w:space="0" w:color="auto"/>
            <w:right w:val="none" w:sz="0" w:space="0" w:color="auto"/>
          </w:divBdr>
        </w:div>
        <w:div w:id="352338871">
          <w:marLeft w:val="640"/>
          <w:marRight w:val="0"/>
          <w:marTop w:val="0"/>
          <w:marBottom w:val="0"/>
          <w:divBdr>
            <w:top w:val="none" w:sz="0" w:space="0" w:color="auto"/>
            <w:left w:val="none" w:sz="0" w:space="0" w:color="auto"/>
            <w:bottom w:val="none" w:sz="0" w:space="0" w:color="auto"/>
            <w:right w:val="none" w:sz="0" w:space="0" w:color="auto"/>
          </w:divBdr>
        </w:div>
        <w:div w:id="1776290057">
          <w:marLeft w:val="640"/>
          <w:marRight w:val="0"/>
          <w:marTop w:val="0"/>
          <w:marBottom w:val="0"/>
          <w:divBdr>
            <w:top w:val="none" w:sz="0" w:space="0" w:color="auto"/>
            <w:left w:val="none" w:sz="0" w:space="0" w:color="auto"/>
            <w:bottom w:val="none" w:sz="0" w:space="0" w:color="auto"/>
            <w:right w:val="none" w:sz="0" w:space="0" w:color="auto"/>
          </w:divBdr>
        </w:div>
        <w:div w:id="444033836">
          <w:marLeft w:val="640"/>
          <w:marRight w:val="0"/>
          <w:marTop w:val="0"/>
          <w:marBottom w:val="0"/>
          <w:divBdr>
            <w:top w:val="none" w:sz="0" w:space="0" w:color="auto"/>
            <w:left w:val="none" w:sz="0" w:space="0" w:color="auto"/>
            <w:bottom w:val="none" w:sz="0" w:space="0" w:color="auto"/>
            <w:right w:val="none" w:sz="0" w:space="0" w:color="auto"/>
          </w:divBdr>
        </w:div>
        <w:div w:id="286396247">
          <w:marLeft w:val="640"/>
          <w:marRight w:val="0"/>
          <w:marTop w:val="0"/>
          <w:marBottom w:val="0"/>
          <w:divBdr>
            <w:top w:val="none" w:sz="0" w:space="0" w:color="auto"/>
            <w:left w:val="none" w:sz="0" w:space="0" w:color="auto"/>
            <w:bottom w:val="none" w:sz="0" w:space="0" w:color="auto"/>
            <w:right w:val="none" w:sz="0" w:space="0" w:color="auto"/>
          </w:divBdr>
        </w:div>
        <w:div w:id="316569289">
          <w:marLeft w:val="640"/>
          <w:marRight w:val="0"/>
          <w:marTop w:val="0"/>
          <w:marBottom w:val="0"/>
          <w:divBdr>
            <w:top w:val="none" w:sz="0" w:space="0" w:color="auto"/>
            <w:left w:val="none" w:sz="0" w:space="0" w:color="auto"/>
            <w:bottom w:val="none" w:sz="0" w:space="0" w:color="auto"/>
            <w:right w:val="none" w:sz="0" w:space="0" w:color="auto"/>
          </w:divBdr>
        </w:div>
        <w:div w:id="866721084">
          <w:marLeft w:val="640"/>
          <w:marRight w:val="0"/>
          <w:marTop w:val="0"/>
          <w:marBottom w:val="0"/>
          <w:divBdr>
            <w:top w:val="none" w:sz="0" w:space="0" w:color="auto"/>
            <w:left w:val="none" w:sz="0" w:space="0" w:color="auto"/>
            <w:bottom w:val="none" w:sz="0" w:space="0" w:color="auto"/>
            <w:right w:val="none" w:sz="0" w:space="0" w:color="auto"/>
          </w:divBdr>
        </w:div>
        <w:div w:id="241456060">
          <w:marLeft w:val="640"/>
          <w:marRight w:val="0"/>
          <w:marTop w:val="0"/>
          <w:marBottom w:val="0"/>
          <w:divBdr>
            <w:top w:val="none" w:sz="0" w:space="0" w:color="auto"/>
            <w:left w:val="none" w:sz="0" w:space="0" w:color="auto"/>
            <w:bottom w:val="none" w:sz="0" w:space="0" w:color="auto"/>
            <w:right w:val="none" w:sz="0" w:space="0" w:color="auto"/>
          </w:divBdr>
        </w:div>
        <w:div w:id="1976711649">
          <w:marLeft w:val="640"/>
          <w:marRight w:val="0"/>
          <w:marTop w:val="0"/>
          <w:marBottom w:val="0"/>
          <w:divBdr>
            <w:top w:val="none" w:sz="0" w:space="0" w:color="auto"/>
            <w:left w:val="none" w:sz="0" w:space="0" w:color="auto"/>
            <w:bottom w:val="none" w:sz="0" w:space="0" w:color="auto"/>
            <w:right w:val="none" w:sz="0" w:space="0" w:color="auto"/>
          </w:divBdr>
        </w:div>
        <w:div w:id="111292548">
          <w:marLeft w:val="640"/>
          <w:marRight w:val="0"/>
          <w:marTop w:val="0"/>
          <w:marBottom w:val="0"/>
          <w:divBdr>
            <w:top w:val="none" w:sz="0" w:space="0" w:color="auto"/>
            <w:left w:val="none" w:sz="0" w:space="0" w:color="auto"/>
            <w:bottom w:val="none" w:sz="0" w:space="0" w:color="auto"/>
            <w:right w:val="none" w:sz="0" w:space="0" w:color="auto"/>
          </w:divBdr>
        </w:div>
        <w:div w:id="1096635836">
          <w:marLeft w:val="640"/>
          <w:marRight w:val="0"/>
          <w:marTop w:val="0"/>
          <w:marBottom w:val="0"/>
          <w:divBdr>
            <w:top w:val="none" w:sz="0" w:space="0" w:color="auto"/>
            <w:left w:val="none" w:sz="0" w:space="0" w:color="auto"/>
            <w:bottom w:val="none" w:sz="0" w:space="0" w:color="auto"/>
            <w:right w:val="none" w:sz="0" w:space="0" w:color="auto"/>
          </w:divBdr>
        </w:div>
        <w:div w:id="929587252">
          <w:marLeft w:val="640"/>
          <w:marRight w:val="0"/>
          <w:marTop w:val="0"/>
          <w:marBottom w:val="0"/>
          <w:divBdr>
            <w:top w:val="none" w:sz="0" w:space="0" w:color="auto"/>
            <w:left w:val="none" w:sz="0" w:space="0" w:color="auto"/>
            <w:bottom w:val="none" w:sz="0" w:space="0" w:color="auto"/>
            <w:right w:val="none" w:sz="0" w:space="0" w:color="auto"/>
          </w:divBdr>
        </w:div>
        <w:div w:id="1523931683">
          <w:marLeft w:val="640"/>
          <w:marRight w:val="0"/>
          <w:marTop w:val="0"/>
          <w:marBottom w:val="0"/>
          <w:divBdr>
            <w:top w:val="none" w:sz="0" w:space="0" w:color="auto"/>
            <w:left w:val="none" w:sz="0" w:space="0" w:color="auto"/>
            <w:bottom w:val="none" w:sz="0" w:space="0" w:color="auto"/>
            <w:right w:val="none" w:sz="0" w:space="0" w:color="auto"/>
          </w:divBdr>
        </w:div>
        <w:div w:id="341131740">
          <w:marLeft w:val="640"/>
          <w:marRight w:val="0"/>
          <w:marTop w:val="0"/>
          <w:marBottom w:val="0"/>
          <w:divBdr>
            <w:top w:val="none" w:sz="0" w:space="0" w:color="auto"/>
            <w:left w:val="none" w:sz="0" w:space="0" w:color="auto"/>
            <w:bottom w:val="none" w:sz="0" w:space="0" w:color="auto"/>
            <w:right w:val="none" w:sz="0" w:space="0" w:color="auto"/>
          </w:divBdr>
        </w:div>
        <w:div w:id="997031588">
          <w:marLeft w:val="640"/>
          <w:marRight w:val="0"/>
          <w:marTop w:val="0"/>
          <w:marBottom w:val="0"/>
          <w:divBdr>
            <w:top w:val="none" w:sz="0" w:space="0" w:color="auto"/>
            <w:left w:val="none" w:sz="0" w:space="0" w:color="auto"/>
            <w:bottom w:val="none" w:sz="0" w:space="0" w:color="auto"/>
            <w:right w:val="none" w:sz="0" w:space="0" w:color="auto"/>
          </w:divBdr>
        </w:div>
      </w:divsChild>
    </w:div>
    <w:div w:id="358706366">
      <w:bodyDiv w:val="1"/>
      <w:marLeft w:val="0"/>
      <w:marRight w:val="0"/>
      <w:marTop w:val="0"/>
      <w:marBottom w:val="0"/>
      <w:divBdr>
        <w:top w:val="none" w:sz="0" w:space="0" w:color="auto"/>
        <w:left w:val="none" w:sz="0" w:space="0" w:color="auto"/>
        <w:bottom w:val="none" w:sz="0" w:space="0" w:color="auto"/>
        <w:right w:val="none" w:sz="0" w:space="0" w:color="auto"/>
      </w:divBdr>
    </w:div>
    <w:div w:id="360865467">
      <w:bodyDiv w:val="1"/>
      <w:marLeft w:val="0"/>
      <w:marRight w:val="0"/>
      <w:marTop w:val="0"/>
      <w:marBottom w:val="0"/>
      <w:divBdr>
        <w:top w:val="none" w:sz="0" w:space="0" w:color="auto"/>
        <w:left w:val="none" w:sz="0" w:space="0" w:color="auto"/>
        <w:bottom w:val="none" w:sz="0" w:space="0" w:color="auto"/>
        <w:right w:val="none" w:sz="0" w:space="0" w:color="auto"/>
      </w:divBdr>
    </w:div>
    <w:div w:id="361325808">
      <w:bodyDiv w:val="1"/>
      <w:marLeft w:val="0"/>
      <w:marRight w:val="0"/>
      <w:marTop w:val="0"/>
      <w:marBottom w:val="0"/>
      <w:divBdr>
        <w:top w:val="none" w:sz="0" w:space="0" w:color="auto"/>
        <w:left w:val="none" w:sz="0" w:space="0" w:color="auto"/>
        <w:bottom w:val="none" w:sz="0" w:space="0" w:color="auto"/>
        <w:right w:val="none" w:sz="0" w:space="0" w:color="auto"/>
      </w:divBdr>
    </w:div>
    <w:div w:id="362026203">
      <w:bodyDiv w:val="1"/>
      <w:marLeft w:val="0"/>
      <w:marRight w:val="0"/>
      <w:marTop w:val="0"/>
      <w:marBottom w:val="0"/>
      <w:divBdr>
        <w:top w:val="none" w:sz="0" w:space="0" w:color="auto"/>
        <w:left w:val="none" w:sz="0" w:space="0" w:color="auto"/>
        <w:bottom w:val="none" w:sz="0" w:space="0" w:color="auto"/>
        <w:right w:val="none" w:sz="0" w:space="0" w:color="auto"/>
      </w:divBdr>
    </w:div>
    <w:div w:id="363671805">
      <w:bodyDiv w:val="1"/>
      <w:marLeft w:val="0"/>
      <w:marRight w:val="0"/>
      <w:marTop w:val="0"/>
      <w:marBottom w:val="0"/>
      <w:divBdr>
        <w:top w:val="none" w:sz="0" w:space="0" w:color="auto"/>
        <w:left w:val="none" w:sz="0" w:space="0" w:color="auto"/>
        <w:bottom w:val="none" w:sz="0" w:space="0" w:color="auto"/>
        <w:right w:val="none" w:sz="0" w:space="0" w:color="auto"/>
      </w:divBdr>
    </w:div>
    <w:div w:id="364789705">
      <w:bodyDiv w:val="1"/>
      <w:marLeft w:val="0"/>
      <w:marRight w:val="0"/>
      <w:marTop w:val="0"/>
      <w:marBottom w:val="0"/>
      <w:divBdr>
        <w:top w:val="none" w:sz="0" w:space="0" w:color="auto"/>
        <w:left w:val="none" w:sz="0" w:space="0" w:color="auto"/>
        <w:bottom w:val="none" w:sz="0" w:space="0" w:color="auto"/>
        <w:right w:val="none" w:sz="0" w:space="0" w:color="auto"/>
      </w:divBdr>
      <w:divsChild>
        <w:div w:id="1392270239">
          <w:marLeft w:val="480"/>
          <w:marRight w:val="0"/>
          <w:marTop w:val="0"/>
          <w:marBottom w:val="0"/>
          <w:divBdr>
            <w:top w:val="none" w:sz="0" w:space="0" w:color="auto"/>
            <w:left w:val="none" w:sz="0" w:space="0" w:color="auto"/>
            <w:bottom w:val="none" w:sz="0" w:space="0" w:color="auto"/>
            <w:right w:val="none" w:sz="0" w:space="0" w:color="auto"/>
          </w:divBdr>
        </w:div>
        <w:div w:id="83041890">
          <w:marLeft w:val="480"/>
          <w:marRight w:val="0"/>
          <w:marTop w:val="0"/>
          <w:marBottom w:val="0"/>
          <w:divBdr>
            <w:top w:val="none" w:sz="0" w:space="0" w:color="auto"/>
            <w:left w:val="none" w:sz="0" w:space="0" w:color="auto"/>
            <w:bottom w:val="none" w:sz="0" w:space="0" w:color="auto"/>
            <w:right w:val="none" w:sz="0" w:space="0" w:color="auto"/>
          </w:divBdr>
        </w:div>
        <w:div w:id="367294012">
          <w:marLeft w:val="480"/>
          <w:marRight w:val="0"/>
          <w:marTop w:val="0"/>
          <w:marBottom w:val="0"/>
          <w:divBdr>
            <w:top w:val="none" w:sz="0" w:space="0" w:color="auto"/>
            <w:left w:val="none" w:sz="0" w:space="0" w:color="auto"/>
            <w:bottom w:val="none" w:sz="0" w:space="0" w:color="auto"/>
            <w:right w:val="none" w:sz="0" w:space="0" w:color="auto"/>
          </w:divBdr>
        </w:div>
        <w:div w:id="2132820573">
          <w:marLeft w:val="480"/>
          <w:marRight w:val="0"/>
          <w:marTop w:val="0"/>
          <w:marBottom w:val="0"/>
          <w:divBdr>
            <w:top w:val="none" w:sz="0" w:space="0" w:color="auto"/>
            <w:left w:val="none" w:sz="0" w:space="0" w:color="auto"/>
            <w:bottom w:val="none" w:sz="0" w:space="0" w:color="auto"/>
            <w:right w:val="none" w:sz="0" w:space="0" w:color="auto"/>
          </w:divBdr>
        </w:div>
        <w:div w:id="35206257">
          <w:marLeft w:val="480"/>
          <w:marRight w:val="0"/>
          <w:marTop w:val="0"/>
          <w:marBottom w:val="0"/>
          <w:divBdr>
            <w:top w:val="none" w:sz="0" w:space="0" w:color="auto"/>
            <w:left w:val="none" w:sz="0" w:space="0" w:color="auto"/>
            <w:bottom w:val="none" w:sz="0" w:space="0" w:color="auto"/>
            <w:right w:val="none" w:sz="0" w:space="0" w:color="auto"/>
          </w:divBdr>
        </w:div>
        <w:div w:id="2060781251">
          <w:marLeft w:val="480"/>
          <w:marRight w:val="0"/>
          <w:marTop w:val="0"/>
          <w:marBottom w:val="0"/>
          <w:divBdr>
            <w:top w:val="none" w:sz="0" w:space="0" w:color="auto"/>
            <w:left w:val="none" w:sz="0" w:space="0" w:color="auto"/>
            <w:bottom w:val="none" w:sz="0" w:space="0" w:color="auto"/>
            <w:right w:val="none" w:sz="0" w:space="0" w:color="auto"/>
          </w:divBdr>
        </w:div>
        <w:div w:id="1921406001">
          <w:marLeft w:val="480"/>
          <w:marRight w:val="0"/>
          <w:marTop w:val="0"/>
          <w:marBottom w:val="0"/>
          <w:divBdr>
            <w:top w:val="none" w:sz="0" w:space="0" w:color="auto"/>
            <w:left w:val="none" w:sz="0" w:space="0" w:color="auto"/>
            <w:bottom w:val="none" w:sz="0" w:space="0" w:color="auto"/>
            <w:right w:val="none" w:sz="0" w:space="0" w:color="auto"/>
          </w:divBdr>
        </w:div>
        <w:div w:id="1864124939">
          <w:marLeft w:val="480"/>
          <w:marRight w:val="0"/>
          <w:marTop w:val="0"/>
          <w:marBottom w:val="0"/>
          <w:divBdr>
            <w:top w:val="none" w:sz="0" w:space="0" w:color="auto"/>
            <w:left w:val="none" w:sz="0" w:space="0" w:color="auto"/>
            <w:bottom w:val="none" w:sz="0" w:space="0" w:color="auto"/>
            <w:right w:val="none" w:sz="0" w:space="0" w:color="auto"/>
          </w:divBdr>
        </w:div>
        <w:div w:id="687102151">
          <w:marLeft w:val="480"/>
          <w:marRight w:val="0"/>
          <w:marTop w:val="0"/>
          <w:marBottom w:val="0"/>
          <w:divBdr>
            <w:top w:val="none" w:sz="0" w:space="0" w:color="auto"/>
            <w:left w:val="none" w:sz="0" w:space="0" w:color="auto"/>
            <w:bottom w:val="none" w:sz="0" w:space="0" w:color="auto"/>
            <w:right w:val="none" w:sz="0" w:space="0" w:color="auto"/>
          </w:divBdr>
        </w:div>
        <w:div w:id="1854297275">
          <w:marLeft w:val="480"/>
          <w:marRight w:val="0"/>
          <w:marTop w:val="0"/>
          <w:marBottom w:val="0"/>
          <w:divBdr>
            <w:top w:val="none" w:sz="0" w:space="0" w:color="auto"/>
            <w:left w:val="none" w:sz="0" w:space="0" w:color="auto"/>
            <w:bottom w:val="none" w:sz="0" w:space="0" w:color="auto"/>
            <w:right w:val="none" w:sz="0" w:space="0" w:color="auto"/>
          </w:divBdr>
        </w:div>
        <w:div w:id="723019617">
          <w:marLeft w:val="480"/>
          <w:marRight w:val="0"/>
          <w:marTop w:val="0"/>
          <w:marBottom w:val="0"/>
          <w:divBdr>
            <w:top w:val="none" w:sz="0" w:space="0" w:color="auto"/>
            <w:left w:val="none" w:sz="0" w:space="0" w:color="auto"/>
            <w:bottom w:val="none" w:sz="0" w:space="0" w:color="auto"/>
            <w:right w:val="none" w:sz="0" w:space="0" w:color="auto"/>
          </w:divBdr>
        </w:div>
        <w:div w:id="725571132">
          <w:marLeft w:val="480"/>
          <w:marRight w:val="0"/>
          <w:marTop w:val="0"/>
          <w:marBottom w:val="0"/>
          <w:divBdr>
            <w:top w:val="none" w:sz="0" w:space="0" w:color="auto"/>
            <w:left w:val="none" w:sz="0" w:space="0" w:color="auto"/>
            <w:bottom w:val="none" w:sz="0" w:space="0" w:color="auto"/>
            <w:right w:val="none" w:sz="0" w:space="0" w:color="auto"/>
          </w:divBdr>
        </w:div>
        <w:div w:id="1435369868">
          <w:marLeft w:val="480"/>
          <w:marRight w:val="0"/>
          <w:marTop w:val="0"/>
          <w:marBottom w:val="0"/>
          <w:divBdr>
            <w:top w:val="none" w:sz="0" w:space="0" w:color="auto"/>
            <w:left w:val="none" w:sz="0" w:space="0" w:color="auto"/>
            <w:bottom w:val="none" w:sz="0" w:space="0" w:color="auto"/>
            <w:right w:val="none" w:sz="0" w:space="0" w:color="auto"/>
          </w:divBdr>
        </w:div>
        <w:div w:id="1369186257">
          <w:marLeft w:val="480"/>
          <w:marRight w:val="0"/>
          <w:marTop w:val="0"/>
          <w:marBottom w:val="0"/>
          <w:divBdr>
            <w:top w:val="none" w:sz="0" w:space="0" w:color="auto"/>
            <w:left w:val="none" w:sz="0" w:space="0" w:color="auto"/>
            <w:bottom w:val="none" w:sz="0" w:space="0" w:color="auto"/>
            <w:right w:val="none" w:sz="0" w:space="0" w:color="auto"/>
          </w:divBdr>
        </w:div>
        <w:div w:id="801190236">
          <w:marLeft w:val="480"/>
          <w:marRight w:val="0"/>
          <w:marTop w:val="0"/>
          <w:marBottom w:val="0"/>
          <w:divBdr>
            <w:top w:val="none" w:sz="0" w:space="0" w:color="auto"/>
            <w:left w:val="none" w:sz="0" w:space="0" w:color="auto"/>
            <w:bottom w:val="none" w:sz="0" w:space="0" w:color="auto"/>
            <w:right w:val="none" w:sz="0" w:space="0" w:color="auto"/>
          </w:divBdr>
        </w:div>
        <w:div w:id="1039815042">
          <w:marLeft w:val="480"/>
          <w:marRight w:val="0"/>
          <w:marTop w:val="0"/>
          <w:marBottom w:val="0"/>
          <w:divBdr>
            <w:top w:val="none" w:sz="0" w:space="0" w:color="auto"/>
            <w:left w:val="none" w:sz="0" w:space="0" w:color="auto"/>
            <w:bottom w:val="none" w:sz="0" w:space="0" w:color="auto"/>
            <w:right w:val="none" w:sz="0" w:space="0" w:color="auto"/>
          </w:divBdr>
        </w:div>
        <w:div w:id="2079159924">
          <w:marLeft w:val="480"/>
          <w:marRight w:val="0"/>
          <w:marTop w:val="0"/>
          <w:marBottom w:val="0"/>
          <w:divBdr>
            <w:top w:val="none" w:sz="0" w:space="0" w:color="auto"/>
            <w:left w:val="none" w:sz="0" w:space="0" w:color="auto"/>
            <w:bottom w:val="none" w:sz="0" w:space="0" w:color="auto"/>
            <w:right w:val="none" w:sz="0" w:space="0" w:color="auto"/>
          </w:divBdr>
        </w:div>
        <w:div w:id="1528442391">
          <w:marLeft w:val="480"/>
          <w:marRight w:val="0"/>
          <w:marTop w:val="0"/>
          <w:marBottom w:val="0"/>
          <w:divBdr>
            <w:top w:val="none" w:sz="0" w:space="0" w:color="auto"/>
            <w:left w:val="none" w:sz="0" w:space="0" w:color="auto"/>
            <w:bottom w:val="none" w:sz="0" w:space="0" w:color="auto"/>
            <w:right w:val="none" w:sz="0" w:space="0" w:color="auto"/>
          </w:divBdr>
        </w:div>
        <w:div w:id="767040935">
          <w:marLeft w:val="480"/>
          <w:marRight w:val="0"/>
          <w:marTop w:val="0"/>
          <w:marBottom w:val="0"/>
          <w:divBdr>
            <w:top w:val="none" w:sz="0" w:space="0" w:color="auto"/>
            <w:left w:val="none" w:sz="0" w:space="0" w:color="auto"/>
            <w:bottom w:val="none" w:sz="0" w:space="0" w:color="auto"/>
            <w:right w:val="none" w:sz="0" w:space="0" w:color="auto"/>
          </w:divBdr>
        </w:div>
        <w:div w:id="678044910">
          <w:marLeft w:val="480"/>
          <w:marRight w:val="0"/>
          <w:marTop w:val="0"/>
          <w:marBottom w:val="0"/>
          <w:divBdr>
            <w:top w:val="none" w:sz="0" w:space="0" w:color="auto"/>
            <w:left w:val="none" w:sz="0" w:space="0" w:color="auto"/>
            <w:bottom w:val="none" w:sz="0" w:space="0" w:color="auto"/>
            <w:right w:val="none" w:sz="0" w:space="0" w:color="auto"/>
          </w:divBdr>
        </w:div>
        <w:div w:id="1446190084">
          <w:marLeft w:val="480"/>
          <w:marRight w:val="0"/>
          <w:marTop w:val="0"/>
          <w:marBottom w:val="0"/>
          <w:divBdr>
            <w:top w:val="none" w:sz="0" w:space="0" w:color="auto"/>
            <w:left w:val="none" w:sz="0" w:space="0" w:color="auto"/>
            <w:bottom w:val="none" w:sz="0" w:space="0" w:color="auto"/>
            <w:right w:val="none" w:sz="0" w:space="0" w:color="auto"/>
          </w:divBdr>
        </w:div>
        <w:div w:id="1627077175">
          <w:marLeft w:val="480"/>
          <w:marRight w:val="0"/>
          <w:marTop w:val="0"/>
          <w:marBottom w:val="0"/>
          <w:divBdr>
            <w:top w:val="none" w:sz="0" w:space="0" w:color="auto"/>
            <w:left w:val="none" w:sz="0" w:space="0" w:color="auto"/>
            <w:bottom w:val="none" w:sz="0" w:space="0" w:color="auto"/>
            <w:right w:val="none" w:sz="0" w:space="0" w:color="auto"/>
          </w:divBdr>
        </w:div>
        <w:div w:id="2045057843">
          <w:marLeft w:val="480"/>
          <w:marRight w:val="0"/>
          <w:marTop w:val="0"/>
          <w:marBottom w:val="0"/>
          <w:divBdr>
            <w:top w:val="none" w:sz="0" w:space="0" w:color="auto"/>
            <w:left w:val="none" w:sz="0" w:space="0" w:color="auto"/>
            <w:bottom w:val="none" w:sz="0" w:space="0" w:color="auto"/>
            <w:right w:val="none" w:sz="0" w:space="0" w:color="auto"/>
          </w:divBdr>
        </w:div>
        <w:div w:id="1888907393">
          <w:marLeft w:val="480"/>
          <w:marRight w:val="0"/>
          <w:marTop w:val="0"/>
          <w:marBottom w:val="0"/>
          <w:divBdr>
            <w:top w:val="none" w:sz="0" w:space="0" w:color="auto"/>
            <w:left w:val="none" w:sz="0" w:space="0" w:color="auto"/>
            <w:bottom w:val="none" w:sz="0" w:space="0" w:color="auto"/>
            <w:right w:val="none" w:sz="0" w:space="0" w:color="auto"/>
          </w:divBdr>
        </w:div>
        <w:div w:id="613946425">
          <w:marLeft w:val="480"/>
          <w:marRight w:val="0"/>
          <w:marTop w:val="0"/>
          <w:marBottom w:val="0"/>
          <w:divBdr>
            <w:top w:val="none" w:sz="0" w:space="0" w:color="auto"/>
            <w:left w:val="none" w:sz="0" w:space="0" w:color="auto"/>
            <w:bottom w:val="none" w:sz="0" w:space="0" w:color="auto"/>
            <w:right w:val="none" w:sz="0" w:space="0" w:color="auto"/>
          </w:divBdr>
        </w:div>
        <w:div w:id="1467429321">
          <w:marLeft w:val="480"/>
          <w:marRight w:val="0"/>
          <w:marTop w:val="0"/>
          <w:marBottom w:val="0"/>
          <w:divBdr>
            <w:top w:val="none" w:sz="0" w:space="0" w:color="auto"/>
            <w:left w:val="none" w:sz="0" w:space="0" w:color="auto"/>
            <w:bottom w:val="none" w:sz="0" w:space="0" w:color="auto"/>
            <w:right w:val="none" w:sz="0" w:space="0" w:color="auto"/>
          </w:divBdr>
        </w:div>
        <w:div w:id="16667059">
          <w:marLeft w:val="480"/>
          <w:marRight w:val="0"/>
          <w:marTop w:val="0"/>
          <w:marBottom w:val="0"/>
          <w:divBdr>
            <w:top w:val="none" w:sz="0" w:space="0" w:color="auto"/>
            <w:left w:val="none" w:sz="0" w:space="0" w:color="auto"/>
            <w:bottom w:val="none" w:sz="0" w:space="0" w:color="auto"/>
            <w:right w:val="none" w:sz="0" w:space="0" w:color="auto"/>
          </w:divBdr>
        </w:div>
        <w:div w:id="1791825865">
          <w:marLeft w:val="480"/>
          <w:marRight w:val="0"/>
          <w:marTop w:val="0"/>
          <w:marBottom w:val="0"/>
          <w:divBdr>
            <w:top w:val="none" w:sz="0" w:space="0" w:color="auto"/>
            <w:left w:val="none" w:sz="0" w:space="0" w:color="auto"/>
            <w:bottom w:val="none" w:sz="0" w:space="0" w:color="auto"/>
            <w:right w:val="none" w:sz="0" w:space="0" w:color="auto"/>
          </w:divBdr>
        </w:div>
        <w:div w:id="463085564">
          <w:marLeft w:val="480"/>
          <w:marRight w:val="0"/>
          <w:marTop w:val="0"/>
          <w:marBottom w:val="0"/>
          <w:divBdr>
            <w:top w:val="none" w:sz="0" w:space="0" w:color="auto"/>
            <w:left w:val="none" w:sz="0" w:space="0" w:color="auto"/>
            <w:bottom w:val="none" w:sz="0" w:space="0" w:color="auto"/>
            <w:right w:val="none" w:sz="0" w:space="0" w:color="auto"/>
          </w:divBdr>
        </w:div>
        <w:div w:id="383213073">
          <w:marLeft w:val="480"/>
          <w:marRight w:val="0"/>
          <w:marTop w:val="0"/>
          <w:marBottom w:val="0"/>
          <w:divBdr>
            <w:top w:val="none" w:sz="0" w:space="0" w:color="auto"/>
            <w:left w:val="none" w:sz="0" w:space="0" w:color="auto"/>
            <w:bottom w:val="none" w:sz="0" w:space="0" w:color="auto"/>
            <w:right w:val="none" w:sz="0" w:space="0" w:color="auto"/>
          </w:divBdr>
        </w:div>
        <w:div w:id="1728794374">
          <w:marLeft w:val="480"/>
          <w:marRight w:val="0"/>
          <w:marTop w:val="0"/>
          <w:marBottom w:val="0"/>
          <w:divBdr>
            <w:top w:val="none" w:sz="0" w:space="0" w:color="auto"/>
            <w:left w:val="none" w:sz="0" w:space="0" w:color="auto"/>
            <w:bottom w:val="none" w:sz="0" w:space="0" w:color="auto"/>
            <w:right w:val="none" w:sz="0" w:space="0" w:color="auto"/>
          </w:divBdr>
        </w:div>
        <w:div w:id="835223259">
          <w:marLeft w:val="480"/>
          <w:marRight w:val="0"/>
          <w:marTop w:val="0"/>
          <w:marBottom w:val="0"/>
          <w:divBdr>
            <w:top w:val="none" w:sz="0" w:space="0" w:color="auto"/>
            <w:left w:val="none" w:sz="0" w:space="0" w:color="auto"/>
            <w:bottom w:val="none" w:sz="0" w:space="0" w:color="auto"/>
            <w:right w:val="none" w:sz="0" w:space="0" w:color="auto"/>
          </w:divBdr>
        </w:div>
        <w:div w:id="981278265">
          <w:marLeft w:val="480"/>
          <w:marRight w:val="0"/>
          <w:marTop w:val="0"/>
          <w:marBottom w:val="0"/>
          <w:divBdr>
            <w:top w:val="none" w:sz="0" w:space="0" w:color="auto"/>
            <w:left w:val="none" w:sz="0" w:space="0" w:color="auto"/>
            <w:bottom w:val="none" w:sz="0" w:space="0" w:color="auto"/>
            <w:right w:val="none" w:sz="0" w:space="0" w:color="auto"/>
          </w:divBdr>
        </w:div>
        <w:div w:id="1933977112">
          <w:marLeft w:val="480"/>
          <w:marRight w:val="0"/>
          <w:marTop w:val="0"/>
          <w:marBottom w:val="0"/>
          <w:divBdr>
            <w:top w:val="none" w:sz="0" w:space="0" w:color="auto"/>
            <w:left w:val="none" w:sz="0" w:space="0" w:color="auto"/>
            <w:bottom w:val="none" w:sz="0" w:space="0" w:color="auto"/>
            <w:right w:val="none" w:sz="0" w:space="0" w:color="auto"/>
          </w:divBdr>
        </w:div>
        <w:div w:id="1919437384">
          <w:marLeft w:val="480"/>
          <w:marRight w:val="0"/>
          <w:marTop w:val="0"/>
          <w:marBottom w:val="0"/>
          <w:divBdr>
            <w:top w:val="none" w:sz="0" w:space="0" w:color="auto"/>
            <w:left w:val="none" w:sz="0" w:space="0" w:color="auto"/>
            <w:bottom w:val="none" w:sz="0" w:space="0" w:color="auto"/>
            <w:right w:val="none" w:sz="0" w:space="0" w:color="auto"/>
          </w:divBdr>
        </w:div>
        <w:div w:id="1238201243">
          <w:marLeft w:val="480"/>
          <w:marRight w:val="0"/>
          <w:marTop w:val="0"/>
          <w:marBottom w:val="0"/>
          <w:divBdr>
            <w:top w:val="none" w:sz="0" w:space="0" w:color="auto"/>
            <w:left w:val="none" w:sz="0" w:space="0" w:color="auto"/>
            <w:bottom w:val="none" w:sz="0" w:space="0" w:color="auto"/>
            <w:right w:val="none" w:sz="0" w:space="0" w:color="auto"/>
          </w:divBdr>
        </w:div>
        <w:div w:id="690447651">
          <w:marLeft w:val="480"/>
          <w:marRight w:val="0"/>
          <w:marTop w:val="0"/>
          <w:marBottom w:val="0"/>
          <w:divBdr>
            <w:top w:val="none" w:sz="0" w:space="0" w:color="auto"/>
            <w:left w:val="none" w:sz="0" w:space="0" w:color="auto"/>
            <w:bottom w:val="none" w:sz="0" w:space="0" w:color="auto"/>
            <w:right w:val="none" w:sz="0" w:space="0" w:color="auto"/>
          </w:divBdr>
        </w:div>
        <w:div w:id="275409415">
          <w:marLeft w:val="480"/>
          <w:marRight w:val="0"/>
          <w:marTop w:val="0"/>
          <w:marBottom w:val="0"/>
          <w:divBdr>
            <w:top w:val="none" w:sz="0" w:space="0" w:color="auto"/>
            <w:left w:val="none" w:sz="0" w:space="0" w:color="auto"/>
            <w:bottom w:val="none" w:sz="0" w:space="0" w:color="auto"/>
            <w:right w:val="none" w:sz="0" w:space="0" w:color="auto"/>
          </w:divBdr>
        </w:div>
        <w:div w:id="966663577">
          <w:marLeft w:val="480"/>
          <w:marRight w:val="0"/>
          <w:marTop w:val="0"/>
          <w:marBottom w:val="0"/>
          <w:divBdr>
            <w:top w:val="none" w:sz="0" w:space="0" w:color="auto"/>
            <w:left w:val="none" w:sz="0" w:space="0" w:color="auto"/>
            <w:bottom w:val="none" w:sz="0" w:space="0" w:color="auto"/>
            <w:right w:val="none" w:sz="0" w:space="0" w:color="auto"/>
          </w:divBdr>
        </w:div>
        <w:div w:id="140510738">
          <w:marLeft w:val="480"/>
          <w:marRight w:val="0"/>
          <w:marTop w:val="0"/>
          <w:marBottom w:val="0"/>
          <w:divBdr>
            <w:top w:val="none" w:sz="0" w:space="0" w:color="auto"/>
            <w:left w:val="none" w:sz="0" w:space="0" w:color="auto"/>
            <w:bottom w:val="none" w:sz="0" w:space="0" w:color="auto"/>
            <w:right w:val="none" w:sz="0" w:space="0" w:color="auto"/>
          </w:divBdr>
        </w:div>
        <w:div w:id="1526793399">
          <w:marLeft w:val="480"/>
          <w:marRight w:val="0"/>
          <w:marTop w:val="0"/>
          <w:marBottom w:val="0"/>
          <w:divBdr>
            <w:top w:val="none" w:sz="0" w:space="0" w:color="auto"/>
            <w:left w:val="none" w:sz="0" w:space="0" w:color="auto"/>
            <w:bottom w:val="none" w:sz="0" w:space="0" w:color="auto"/>
            <w:right w:val="none" w:sz="0" w:space="0" w:color="auto"/>
          </w:divBdr>
        </w:div>
        <w:div w:id="1839343235">
          <w:marLeft w:val="480"/>
          <w:marRight w:val="0"/>
          <w:marTop w:val="0"/>
          <w:marBottom w:val="0"/>
          <w:divBdr>
            <w:top w:val="none" w:sz="0" w:space="0" w:color="auto"/>
            <w:left w:val="none" w:sz="0" w:space="0" w:color="auto"/>
            <w:bottom w:val="none" w:sz="0" w:space="0" w:color="auto"/>
            <w:right w:val="none" w:sz="0" w:space="0" w:color="auto"/>
          </w:divBdr>
        </w:div>
        <w:div w:id="2079591196">
          <w:marLeft w:val="480"/>
          <w:marRight w:val="0"/>
          <w:marTop w:val="0"/>
          <w:marBottom w:val="0"/>
          <w:divBdr>
            <w:top w:val="none" w:sz="0" w:space="0" w:color="auto"/>
            <w:left w:val="none" w:sz="0" w:space="0" w:color="auto"/>
            <w:bottom w:val="none" w:sz="0" w:space="0" w:color="auto"/>
            <w:right w:val="none" w:sz="0" w:space="0" w:color="auto"/>
          </w:divBdr>
        </w:div>
        <w:div w:id="1070881145">
          <w:marLeft w:val="480"/>
          <w:marRight w:val="0"/>
          <w:marTop w:val="0"/>
          <w:marBottom w:val="0"/>
          <w:divBdr>
            <w:top w:val="none" w:sz="0" w:space="0" w:color="auto"/>
            <w:left w:val="none" w:sz="0" w:space="0" w:color="auto"/>
            <w:bottom w:val="none" w:sz="0" w:space="0" w:color="auto"/>
            <w:right w:val="none" w:sz="0" w:space="0" w:color="auto"/>
          </w:divBdr>
        </w:div>
        <w:div w:id="423036216">
          <w:marLeft w:val="480"/>
          <w:marRight w:val="0"/>
          <w:marTop w:val="0"/>
          <w:marBottom w:val="0"/>
          <w:divBdr>
            <w:top w:val="none" w:sz="0" w:space="0" w:color="auto"/>
            <w:left w:val="none" w:sz="0" w:space="0" w:color="auto"/>
            <w:bottom w:val="none" w:sz="0" w:space="0" w:color="auto"/>
            <w:right w:val="none" w:sz="0" w:space="0" w:color="auto"/>
          </w:divBdr>
        </w:div>
        <w:div w:id="1257590742">
          <w:marLeft w:val="480"/>
          <w:marRight w:val="0"/>
          <w:marTop w:val="0"/>
          <w:marBottom w:val="0"/>
          <w:divBdr>
            <w:top w:val="none" w:sz="0" w:space="0" w:color="auto"/>
            <w:left w:val="none" w:sz="0" w:space="0" w:color="auto"/>
            <w:bottom w:val="none" w:sz="0" w:space="0" w:color="auto"/>
            <w:right w:val="none" w:sz="0" w:space="0" w:color="auto"/>
          </w:divBdr>
        </w:div>
        <w:div w:id="1895658909">
          <w:marLeft w:val="480"/>
          <w:marRight w:val="0"/>
          <w:marTop w:val="0"/>
          <w:marBottom w:val="0"/>
          <w:divBdr>
            <w:top w:val="none" w:sz="0" w:space="0" w:color="auto"/>
            <w:left w:val="none" w:sz="0" w:space="0" w:color="auto"/>
            <w:bottom w:val="none" w:sz="0" w:space="0" w:color="auto"/>
            <w:right w:val="none" w:sz="0" w:space="0" w:color="auto"/>
          </w:divBdr>
        </w:div>
        <w:div w:id="667631197">
          <w:marLeft w:val="480"/>
          <w:marRight w:val="0"/>
          <w:marTop w:val="0"/>
          <w:marBottom w:val="0"/>
          <w:divBdr>
            <w:top w:val="none" w:sz="0" w:space="0" w:color="auto"/>
            <w:left w:val="none" w:sz="0" w:space="0" w:color="auto"/>
            <w:bottom w:val="none" w:sz="0" w:space="0" w:color="auto"/>
            <w:right w:val="none" w:sz="0" w:space="0" w:color="auto"/>
          </w:divBdr>
        </w:div>
        <w:div w:id="426265988">
          <w:marLeft w:val="480"/>
          <w:marRight w:val="0"/>
          <w:marTop w:val="0"/>
          <w:marBottom w:val="0"/>
          <w:divBdr>
            <w:top w:val="none" w:sz="0" w:space="0" w:color="auto"/>
            <w:left w:val="none" w:sz="0" w:space="0" w:color="auto"/>
            <w:bottom w:val="none" w:sz="0" w:space="0" w:color="auto"/>
            <w:right w:val="none" w:sz="0" w:space="0" w:color="auto"/>
          </w:divBdr>
        </w:div>
        <w:div w:id="1902868613">
          <w:marLeft w:val="480"/>
          <w:marRight w:val="0"/>
          <w:marTop w:val="0"/>
          <w:marBottom w:val="0"/>
          <w:divBdr>
            <w:top w:val="none" w:sz="0" w:space="0" w:color="auto"/>
            <w:left w:val="none" w:sz="0" w:space="0" w:color="auto"/>
            <w:bottom w:val="none" w:sz="0" w:space="0" w:color="auto"/>
            <w:right w:val="none" w:sz="0" w:space="0" w:color="auto"/>
          </w:divBdr>
        </w:div>
        <w:div w:id="791635981">
          <w:marLeft w:val="480"/>
          <w:marRight w:val="0"/>
          <w:marTop w:val="0"/>
          <w:marBottom w:val="0"/>
          <w:divBdr>
            <w:top w:val="none" w:sz="0" w:space="0" w:color="auto"/>
            <w:left w:val="none" w:sz="0" w:space="0" w:color="auto"/>
            <w:bottom w:val="none" w:sz="0" w:space="0" w:color="auto"/>
            <w:right w:val="none" w:sz="0" w:space="0" w:color="auto"/>
          </w:divBdr>
        </w:div>
        <w:div w:id="1539734233">
          <w:marLeft w:val="480"/>
          <w:marRight w:val="0"/>
          <w:marTop w:val="0"/>
          <w:marBottom w:val="0"/>
          <w:divBdr>
            <w:top w:val="none" w:sz="0" w:space="0" w:color="auto"/>
            <w:left w:val="none" w:sz="0" w:space="0" w:color="auto"/>
            <w:bottom w:val="none" w:sz="0" w:space="0" w:color="auto"/>
            <w:right w:val="none" w:sz="0" w:space="0" w:color="auto"/>
          </w:divBdr>
        </w:div>
        <w:div w:id="52971828">
          <w:marLeft w:val="480"/>
          <w:marRight w:val="0"/>
          <w:marTop w:val="0"/>
          <w:marBottom w:val="0"/>
          <w:divBdr>
            <w:top w:val="none" w:sz="0" w:space="0" w:color="auto"/>
            <w:left w:val="none" w:sz="0" w:space="0" w:color="auto"/>
            <w:bottom w:val="none" w:sz="0" w:space="0" w:color="auto"/>
            <w:right w:val="none" w:sz="0" w:space="0" w:color="auto"/>
          </w:divBdr>
        </w:div>
        <w:div w:id="2134472903">
          <w:marLeft w:val="480"/>
          <w:marRight w:val="0"/>
          <w:marTop w:val="0"/>
          <w:marBottom w:val="0"/>
          <w:divBdr>
            <w:top w:val="none" w:sz="0" w:space="0" w:color="auto"/>
            <w:left w:val="none" w:sz="0" w:space="0" w:color="auto"/>
            <w:bottom w:val="none" w:sz="0" w:space="0" w:color="auto"/>
            <w:right w:val="none" w:sz="0" w:space="0" w:color="auto"/>
          </w:divBdr>
        </w:div>
        <w:div w:id="282462388">
          <w:marLeft w:val="480"/>
          <w:marRight w:val="0"/>
          <w:marTop w:val="0"/>
          <w:marBottom w:val="0"/>
          <w:divBdr>
            <w:top w:val="none" w:sz="0" w:space="0" w:color="auto"/>
            <w:left w:val="none" w:sz="0" w:space="0" w:color="auto"/>
            <w:bottom w:val="none" w:sz="0" w:space="0" w:color="auto"/>
            <w:right w:val="none" w:sz="0" w:space="0" w:color="auto"/>
          </w:divBdr>
        </w:div>
        <w:div w:id="1572346566">
          <w:marLeft w:val="480"/>
          <w:marRight w:val="0"/>
          <w:marTop w:val="0"/>
          <w:marBottom w:val="0"/>
          <w:divBdr>
            <w:top w:val="none" w:sz="0" w:space="0" w:color="auto"/>
            <w:left w:val="none" w:sz="0" w:space="0" w:color="auto"/>
            <w:bottom w:val="none" w:sz="0" w:space="0" w:color="auto"/>
            <w:right w:val="none" w:sz="0" w:space="0" w:color="auto"/>
          </w:divBdr>
        </w:div>
        <w:div w:id="1005330413">
          <w:marLeft w:val="480"/>
          <w:marRight w:val="0"/>
          <w:marTop w:val="0"/>
          <w:marBottom w:val="0"/>
          <w:divBdr>
            <w:top w:val="none" w:sz="0" w:space="0" w:color="auto"/>
            <w:left w:val="none" w:sz="0" w:space="0" w:color="auto"/>
            <w:bottom w:val="none" w:sz="0" w:space="0" w:color="auto"/>
            <w:right w:val="none" w:sz="0" w:space="0" w:color="auto"/>
          </w:divBdr>
        </w:div>
        <w:div w:id="1188176249">
          <w:marLeft w:val="480"/>
          <w:marRight w:val="0"/>
          <w:marTop w:val="0"/>
          <w:marBottom w:val="0"/>
          <w:divBdr>
            <w:top w:val="none" w:sz="0" w:space="0" w:color="auto"/>
            <w:left w:val="none" w:sz="0" w:space="0" w:color="auto"/>
            <w:bottom w:val="none" w:sz="0" w:space="0" w:color="auto"/>
            <w:right w:val="none" w:sz="0" w:space="0" w:color="auto"/>
          </w:divBdr>
        </w:div>
        <w:div w:id="880165881">
          <w:marLeft w:val="480"/>
          <w:marRight w:val="0"/>
          <w:marTop w:val="0"/>
          <w:marBottom w:val="0"/>
          <w:divBdr>
            <w:top w:val="none" w:sz="0" w:space="0" w:color="auto"/>
            <w:left w:val="none" w:sz="0" w:space="0" w:color="auto"/>
            <w:bottom w:val="none" w:sz="0" w:space="0" w:color="auto"/>
            <w:right w:val="none" w:sz="0" w:space="0" w:color="auto"/>
          </w:divBdr>
        </w:div>
        <w:div w:id="1057170183">
          <w:marLeft w:val="480"/>
          <w:marRight w:val="0"/>
          <w:marTop w:val="0"/>
          <w:marBottom w:val="0"/>
          <w:divBdr>
            <w:top w:val="none" w:sz="0" w:space="0" w:color="auto"/>
            <w:left w:val="none" w:sz="0" w:space="0" w:color="auto"/>
            <w:bottom w:val="none" w:sz="0" w:space="0" w:color="auto"/>
            <w:right w:val="none" w:sz="0" w:space="0" w:color="auto"/>
          </w:divBdr>
        </w:div>
        <w:div w:id="1753745101">
          <w:marLeft w:val="480"/>
          <w:marRight w:val="0"/>
          <w:marTop w:val="0"/>
          <w:marBottom w:val="0"/>
          <w:divBdr>
            <w:top w:val="none" w:sz="0" w:space="0" w:color="auto"/>
            <w:left w:val="none" w:sz="0" w:space="0" w:color="auto"/>
            <w:bottom w:val="none" w:sz="0" w:space="0" w:color="auto"/>
            <w:right w:val="none" w:sz="0" w:space="0" w:color="auto"/>
          </w:divBdr>
        </w:div>
        <w:div w:id="1896887834">
          <w:marLeft w:val="480"/>
          <w:marRight w:val="0"/>
          <w:marTop w:val="0"/>
          <w:marBottom w:val="0"/>
          <w:divBdr>
            <w:top w:val="none" w:sz="0" w:space="0" w:color="auto"/>
            <w:left w:val="none" w:sz="0" w:space="0" w:color="auto"/>
            <w:bottom w:val="none" w:sz="0" w:space="0" w:color="auto"/>
            <w:right w:val="none" w:sz="0" w:space="0" w:color="auto"/>
          </w:divBdr>
        </w:div>
      </w:divsChild>
    </w:div>
    <w:div w:id="368648472">
      <w:bodyDiv w:val="1"/>
      <w:marLeft w:val="0"/>
      <w:marRight w:val="0"/>
      <w:marTop w:val="0"/>
      <w:marBottom w:val="0"/>
      <w:divBdr>
        <w:top w:val="none" w:sz="0" w:space="0" w:color="auto"/>
        <w:left w:val="none" w:sz="0" w:space="0" w:color="auto"/>
        <w:bottom w:val="none" w:sz="0" w:space="0" w:color="auto"/>
        <w:right w:val="none" w:sz="0" w:space="0" w:color="auto"/>
      </w:divBdr>
    </w:div>
    <w:div w:id="368989704">
      <w:bodyDiv w:val="1"/>
      <w:marLeft w:val="0"/>
      <w:marRight w:val="0"/>
      <w:marTop w:val="0"/>
      <w:marBottom w:val="0"/>
      <w:divBdr>
        <w:top w:val="none" w:sz="0" w:space="0" w:color="auto"/>
        <w:left w:val="none" w:sz="0" w:space="0" w:color="auto"/>
        <w:bottom w:val="none" w:sz="0" w:space="0" w:color="auto"/>
        <w:right w:val="none" w:sz="0" w:space="0" w:color="auto"/>
      </w:divBdr>
    </w:div>
    <w:div w:id="370375434">
      <w:bodyDiv w:val="1"/>
      <w:marLeft w:val="0"/>
      <w:marRight w:val="0"/>
      <w:marTop w:val="0"/>
      <w:marBottom w:val="0"/>
      <w:divBdr>
        <w:top w:val="none" w:sz="0" w:space="0" w:color="auto"/>
        <w:left w:val="none" w:sz="0" w:space="0" w:color="auto"/>
        <w:bottom w:val="none" w:sz="0" w:space="0" w:color="auto"/>
        <w:right w:val="none" w:sz="0" w:space="0" w:color="auto"/>
      </w:divBdr>
    </w:div>
    <w:div w:id="372383235">
      <w:bodyDiv w:val="1"/>
      <w:marLeft w:val="0"/>
      <w:marRight w:val="0"/>
      <w:marTop w:val="0"/>
      <w:marBottom w:val="0"/>
      <w:divBdr>
        <w:top w:val="none" w:sz="0" w:space="0" w:color="auto"/>
        <w:left w:val="none" w:sz="0" w:space="0" w:color="auto"/>
        <w:bottom w:val="none" w:sz="0" w:space="0" w:color="auto"/>
        <w:right w:val="none" w:sz="0" w:space="0" w:color="auto"/>
      </w:divBdr>
      <w:divsChild>
        <w:div w:id="1160541185">
          <w:marLeft w:val="480"/>
          <w:marRight w:val="0"/>
          <w:marTop w:val="0"/>
          <w:marBottom w:val="0"/>
          <w:divBdr>
            <w:top w:val="none" w:sz="0" w:space="0" w:color="auto"/>
            <w:left w:val="none" w:sz="0" w:space="0" w:color="auto"/>
            <w:bottom w:val="none" w:sz="0" w:space="0" w:color="auto"/>
            <w:right w:val="none" w:sz="0" w:space="0" w:color="auto"/>
          </w:divBdr>
        </w:div>
        <w:div w:id="59863761">
          <w:marLeft w:val="480"/>
          <w:marRight w:val="0"/>
          <w:marTop w:val="0"/>
          <w:marBottom w:val="0"/>
          <w:divBdr>
            <w:top w:val="none" w:sz="0" w:space="0" w:color="auto"/>
            <w:left w:val="none" w:sz="0" w:space="0" w:color="auto"/>
            <w:bottom w:val="none" w:sz="0" w:space="0" w:color="auto"/>
            <w:right w:val="none" w:sz="0" w:space="0" w:color="auto"/>
          </w:divBdr>
        </w:div>
        <w:div w:id="1865438973">
          <w:marLeft w:val="480"/>
          <w:marRight w:val="0"/>
          <w:marTop w:val="0"/>
          <w:marBottom w:val="0"/>
          <w:divBdr>
            <w:top w:val="none" w:sz="0" w:space="0" w:color="auto"/>
            <w:left w:val="none" w:sz="0" w:space="0" w:color="auto"/>
            <w:bottom w:val="none" w:sz="0" w:space="0" w:color="auto"/>
            <w:right w:val="none" w:sz="0" w:space="0" w:color="auto"/>
          </w:divBdr>
        </w:div>
        <w:div w:id="976640603">
          <w:marLeft w:val="480"/>
          <w:marRight w:val="0"/>
          <w:marTop w:val="0"/>
          <w:marBottom w:val="0"/>
          <w:divBdr>
            <w:top w:val="none" w:sz="0" w:space="0" w:color="auto"/>
            <w:left w:val="none" w:sz="0" w:space="0" w:color="auto"/>
            <w:bottom w:val="none" w:sz="0" w:space="0" w:color="auto"/>
            <w:right w:val="none" w:sz="0" w:space="0" w:color="auto"/>
          </w:divBdr>
        </w:div>
        <w:div w:id="1794984394">
          <w:marLeft w:val="480"/>
          <w:marRight w:val="0"/>
          <w:marTop w:val="0"/>
          <w:marBottom w:val="0"/>
          <w:divBdr>
            <w:top w:val="none" w:sz="0" w:space="0" w:color="auto"/>
            <w:left w:val="none" w:sz="0" w:space="0" w:color="auto"/>
            <w:bottom w:val="none" w:sz="0" w:space="0" w:color="auto"/>
            <w:right w:val="none" w:sz="0" w:space="0" w:color="auto"/>
          </w:divBdr>
        </w:div>
        <w:div w:id="1789277192">
          <w:marLeft w:val="480"/>
          <w:marRight w:val="0"/>
          <w:marTop w:val="0"/>
          <w:marBottom w:val="0"/>
          <w:divBdr>
            <w:top w:val="none" w:sz="0" w:space="0" w:color="auto"/>
            <w:left w:val="none" w:sz="0" w:space="0" w:color="auto"/>
            <w:bottom w:val="none" w:sz="0" w:space="0" w:color="auto"/>
            <w:right w:val="none" w:sz="0" w:space="0" w:color="auto"/>
          </w:divBdr>
        </w:div>
        <w:div w:id="483667921">
          <w:marLeft w:val="480"/>
          <w:marRight w:val="0"/>
          <w:marTop w:val="0"/>
          <w:marBottom w:val="0"/>
          <w:divBdr>
            <w:top w:val="none" w:sz="0" w:space="0" w:color="auto"/>
            <w:left w:val="none" w:sz="0" w:space="0" w:color="auto"/>
            <w:bottom w:val="none" w:sz="0" w:space="0" w:color="auto"/>
            <w:right w:val="none" w:sz="0" w:space="0" w:color="auto"/>
          </w:divBdr>
        </w:div>
        <w:div w:id="104547048">
          <w:marLeft w:val="480"/>
          <w:marRight w:val="0"/>
          <w:marTop w:val="0"/>
          <w:marBottom w:val="0"/>
          <w:divBdr>
            <w:top w:val="none" w:sz="0" w:space="0" w:color="auto"/>
            <w:left w:val="none" w:sz="0" w:space="0" w:color="auto"/>
            <w:bottom w:val="none" w:sz="0" w:space="0" w:color="auto"/>
            <w:right w:val="none" w:sz="0" w:space="0" w:color="auto"/>
          </w:divBdr>
        </w:div>
        <w:div w:id="1335034808">
          <w:marLeft w:val="480"/>
          <w:marRight w:val="0"/>
          <w:marTop w:val="0"/>
          <w:marBottom w:val="0"/>
          <w:divBdr>
            <w:top w:val="none" w:sz="0" w:space="0" w:color="auto"/>
            <w:left w:val="none" w:sz="0" w:space="0" w:color="auto"/>
            <w:bottom w:val="none" w:sz="0" w:space="0" w:color="auto"/>
            <w:right w:val="none" w:sz="0" w:space="0" w:color="auto"/>
          </w:divBdr>
        </w:div>
        <w:div w:id="1038504745">
          <w:marLeft w:val="480"/>
          <w:marRight w:val="0"/>
          <w:marTop w:val="0"/>
          <w:marBottom w:val="0"/>
          <w:divBdr>
            <w:top w:val="none" w:sz="0" w:space="0" w:color="auto"/>
            <w:left w:val="none" w:sz="0" w:space="0" w:color="auto"/>
            <w:bottom w:val="none" w:sz="0" w:space="0" w:color="auto"/>
            <w:right w:val="none" w:sz="0" w:space="0" w:color="auto"/>
          </w:divBdr>
        </w:div>
        <w:div w:id="1927034008">
          <w:marLeft w:val="480"/>
          <w:marRight w:val="0"/>
          <w:marTop w:val="0"/>
          <w:marBottom w:val="0"/>
          <w:divBdr>
            <w:top w:val="none" w:sz="0" w:space="0" w:color="auto"/>
            <w:left w:val="none" w:sz="0" w:space="0" w:color="auto"/>
            <w:bottom w:val="none" w:sz="0" w:space="0" w:color="auto"/>
            <w:right w:val="none" w:sz="0" w:space="0" w:color="auto"/>
          </w:divBdr>
        </w:div>
        <w:div w:id="1226988384">
          <w:marLeft w:val="480"/>
          <w:marRight w:val="0"/>
          <w:marTop w:val="0"/>
          <w:marBottom w:val="0"/>
          <w:divBdr>
            <w:top w:val="none" w:sz="0" w:space="0" w:color="auto"/>
            <w:left w:val="none" w:sz="0" w:space="0" w:color="auto"/>
            <w:bottom w:val="none" w:sz="0" w:space="0" w:color="auto"/>
            <w:right w:val="none" w:sz="0" w:space="0" w:color="auto"/>
          </w:divBdr>
        </w:div>
        <w:div w:id="142742865">
          <w:marLeft w:val="480"/>
          <w:marRight w:val="0"/>
          <w:marTop w:val="0"/>
          <w:marBottom w:val="0"/>
          <w:divBdr>
            <w:top w:val="none" w:sz="0" w:space="0" w:color="auto"/>
            <w:left w:val="none" w:sz="0" w:space="0" w:color="auto"/>
            <w:bottom w:val="none" w:sz="0" w:space="0" w:color="auto"/>
            <w:right w:val="none" w:sz="0" w:space="0" w:color="auto"/>
          </w:divBdr>
        </w:div>
        <w:div w:id="1233080501">
          <w:marLeft w:val="480"/>
          <w:marRight w:val="0"/>
          <w:marTop w:val="0"/>
          <w:marBottom w:val="0"/>
          <w:divBdr>
            <w:top w:val="none" w:sz="0" w:space="0" w:color="auto"/>
            <w:left w:val="none" w:sz="0" w:space="0" w:color="auto"/>
            <w:bottom w:val="none" w:sz="0" w:space="0" w:color="auto"/>
            <w:right w:val="none" w:sz="0" w:space="0" w:color="auto"/>
          </w:divBdr>
        </w:div>
        <w:div w:id="1554538892">
          <w:marLeft w:val="480"/>
          <w:marRight w:val="0"/>
          <w:marTop w:val="0"/>
          <w:marBottom w:val="0"/>
          <w:divBdr>
            <w:top w:val="none" w:sz="0" w:space="0" w:color="auto"/>
            <w:left w:val="none" w:sz="0" w:space="0" w:color="auto"/>
            <w:bottom w:val="none" w:sz="0" w:space="0" w:color="auto"/>
            <w:right w:val="none" w:sz="0" w:space="0" w:color="auto"/>
          </w:divBdr>
        </w:div>
        <w:div w:id="1403025767">
          <w:marLeft w:val="480"/>
          <w:marRight w:val="0"/>
          <w:marTop w:val="0"/>
          <w:marBottom w:val="0"/>
          <w:divBdr>
            <w:top w:val="none" w:sz="0" w:space="0" w:color="auto"/>
            <w:left w:val="none" w:sz="0" w:space="0" w:color="auto"/>
            <w:bottom w:val="none" w:sz="0" w:space="0" w:color="auto"/>
            <w:right w:val="none" w:sz="0" w:space="0" w:color="auto"/>
          </w:divBdr>
        </w:div>
        <w:div w:id="2139184916">
          <w:marLeft w:val="480"/>
          <w:marRight w:val="0"/>
          <w:marTop w:val="0"/>
          <w:marBottom w:val="0"/>
          <w:divBdr>
            <w:top w:val="none" w:sz="0" w:space="0" w:color="auto"/>
            <w:left w:val="none" w:sz="0" w:space="0" w:color="auto"/>
            <w:bottom w:val="none" w:sz="0" w:space="0" w:color="auto"/>
            <w:right w:val="none" w:sz="0" w:space="0" w:color="auto"/>
          </w:divBdr>
        </w:div>
        <w:div w:id="750853753">
          <w:marLeft w:val="480"/>
          <w:marRight w:val="0"/>
          <w:marTop w:val="0"/>
          <w:marBottom w:val="0"/>
          <w:divBdr>
            <w:top w:val="none" w:sz="0" w:space="0" w:color="auto"/>
            <w:left w:val="none" w:sz="0" w:space="0" w:color="auto"/>
            <w:bottom w:val="none" w:sz="0" w:space="0" w:color="auto"/>
            <w:right w:val="none" w:sz="0" w:space="0" w:color="auto"/>
          </w:divBdr>
        </w:div>
        <w:div w:id="587808908">
          <w:marLeft w:val="480"/>
          <w:marRight w:val="0"/>
          <w:marTop w:val="0"/>
          <w:marBottom w:val="0"/>
          <w:divBdr>
            <w:top w:val="none" w:sz="0" w:space="0" w:color="auto"/>
            <w:left w:val="none" w:sz="0" w:space="0" w:color="auto"/>
            <w:bottom w:val="none" w:sz="0" w:space="0" w:color="auto"/>
            <w:right w:val="none" w:sz="0" w:space="0" w:color="auto"/>
          </w:divBdr>
        </w:div>
        <w:div w:id="1490100320">
          <w:marLeft w:val="480"/>
          <w:marRight w:val="0"/>
          <w:marTop w:val="0"/>
          <w:marBottom w:val="0"/>
          <w:divBdr>
            <w:top w:val="none" w:sz="0" w:space="0" w:color="auto"/>
            <w:left w:val="none" w:sz="0" w:space="0" w:color="auto"/>
            <w:bottom w:val="none" w:sz="0" w:space="0" w:color="auto"/>
            <w:right w:val="none" w:sz="0" w:space="0" w:color="auto"/>
          </w:divBdr>
        </w:div>
        <w:div w:id="534198612">
          <w:marLeft w:val="480"/>
          <w:marRight w:val="0"/>
          <w:marTop w:val="0"/>
          <w:marBottom w:val="0"/>
          <w:divBdr>
            <w:top w:val="none" w:sz="0" w:space="0" w:color="auto"/>
            <w:left w:val="none" w:sz="0" w:space="0" w:color="auto"/>
            <w:bottom w:val="none" w:sz="0" w:space="0" w:color="auto"/>
            <w:right w:val="none" w:sz="0" w:space="0" w:color="auto"/>
          </w:divBdr>
        </w:div>
        <w:div w:id="1909077300">
          <w:marLeft w:val="480"/>
          <w:marRight w:val="0"/>
          <w:marTop w:val="0"/>
          <w:marBottom w:val="0"/>
          <w:divBdr>
            <w:top w:val="none" w:sz="0" w:space="0" w:color="auto"/>
            <w:left w:val="none" w:sz="0" w:space="0" w:color="auto"/>
            <w:bottom w:val="none" w:sz="0" w:space="0" w:color="auto"/>
            <w:right w:val="none" w:sz="0" w:space="0" w:color="auto"/>
          </w:divBdr>
        </w:div>
        <w:div w:id="878125690">
          <w:marLeft w:val="480"/>
          <w:marRight w:val="0"/>
          <w:marTop w:val="0"/>
          <w:marBottom w:val="0"/>
          <w:divBdr>
            <w:top w:val="none" w:sz="0" w:space="0" w:color="auto"/>
            <w:left w:val="none" w:sz="0" w:space="0" w:color="auto"/>
            <w:bottom w:val="none" w:sz="0" w:space="0" w:color="auto"/>
            <w:right w:val="none" w:sz="0" w:space="0" w:color="auto"/>
          </w:divBdr>
        </w:div>
        <w:div w:id="892698177">
          <w:marLeft w:val="480"/>
          <w:marRight w:val="0"/>
          <w:marTop w:val="0"/>
          <w:marBottom w:val="0"/>
          <w:divBdr>
            <w:top w:val="none" w:sz="0" w:space="0" w:color="auto"/>
            <w:left w:val="none" w:sz="0" w:space="0" w:color="auto"/>
            <w:bottom w:val="none" w:sz="0" w:space="0" w:color="auto"/>
            <w:right w:val="none" w:sz="0" w:space="0" w:color="auto"/>
          </w:divBdr>
        </w:div>
        <w:div w:id="508493895">
          <w:marLeft w:val="480"/>
          <w:marRight w:val="0"/>
          <w:marTop w:val="0"/>
          <w:marBottom w:val="0"/>
          <w:divBdr>
            <w:top w:val="none" w:sz="0" w:space="0" w:color="auto"/>
            <w:left w:val="none" w:sz="0" w:space="0" w:color="auto"/>
            <w:bottom w:val="none" w:sz="0" w:space="0" w:color="auto"/>
            <w:right w:val="none" w:sz="0" w:space="0" w:color="auto"/>
          </w:divBdr>
        </w:div>
        <w:div w:id="961231318">
          <w:marLeft w:val="480"/>
          <w:marRight w:val="0"/>
          <w:marTop w:val="0"/>
          <w:marBottom w:val="0"/>
          <w:divBdr>
            <w:top w:val="none" w:sz="0" w:space="0" w:color="auto"/>
            <w:left w:val="none" w:sz="0" w:space="0" w:color="auto"/>
            <w:bottom w:val="none" w:sz="0" w:space="0" w:color="auto"/>
            <w:right w:val="none" w:sz="0" w:space="0" w:color="auto"/>
          </w:divBdr>
        </w:div>
        <w:div w:id="1880896986">
          <w:marLeft w:val="480"/>
          <w:marRight w:val="0"/>
          <w:marTop w:val="0"/>
          <w:marBottom w:val="0"/>
          <w:divBdr>
            <w:top w:val="none" w:sz="0" w:space="0" w:color="auto"/>
            <w:left w:val="none" w:sz="0" w:space="0" w:color="auto"/>
            <w:bottom w:val="none" w:sz="0" w:space="0" w:color="auto"/>
            <w:right w:val="none" w:sz="0" w:space="0" w:color="auto"/>
          </w:divBdr>
        </w:div>
        <w:div w:id="229195092">
          <w:marLeft w:val="480"/>
          <w:marRight w:val="0"/>
          <w:marTop w:val="0"/>
          <w:marBottom w:val="0"/>
          <w:divBdr>
            <w:top w:val="none" w:sz="0" w:space="0" w:color="auto"/>
            <w:left w:val="none" w:sz="0" w:space="0" w:color="auto"/>
            <w:bottom w:val="none" w:sz="0" w:space="0" w:color="auto"/>
            <w:right w:val="none" w:sz="0" w:space="0" w:color="auto"/>
          </w:divBdr>
        </w:div>
        <w:div w:id="1547722001">
          <w:marLeft w:val="480"/>
          <w:marRight w:val="0"/>
          <w:marTop w:val="0"/>
          <w:marBottom w:val="0"/>
          <w:divBdr>
            <w:top w:val="none" w:sz="0" w:space="0" w:color="auto"/>
            <w:left w:val="none" w:sz="0" w:space="0" w:color="auto"/>
            <w:bottom w:val="none" w:sz="0" w:space="0" w:color="auto"/>
            <w:right w:val="none" w:sz="0" w:space="0" w:color="auto"/>
          </w:divBdr>
        </w:div>
        <w:div w:id="1969696865">
          <w:marLeft w:val="480"/>
          <w:marRight w:val="0"/>
          <w:marTop w:val="0"/>
          <w:marBottom w:val="0"/>
          <w:divBdr>
            <w:top w:val="none" w:sz="0" w:space="0" w:color="auto"/>
            <w:left w:val="none" w:sz="0" w:space="0" w:color="auto"/>
            <w:bottom w:val="none" w:sz="0" w:space="0" w:color="auto"/>
            <w:right w:val="none" w:sz="0" w:space="0" w:color="auto"/>
          </w:divBdr>
        </w:div>
        <w:div w:id="345862494">
          <w:marLeft w:val="480"/>
          <w:marRight w:val="0"/>
          <w:marTop w:val="0"/>
          <w:marBottom w:val="0"/>
          <w:divBdr>
            <w:top w:val="none" w:sz="0" w:space="0" w:color="auto"/>
            <w:left w:val="none" w:sz="0" w:space="0" w:color="auto"/>
            <w:bottom w:val="none" w:sz="0" w:space="0" w:color="auto"/>
            <w:right w:val="none" w:sz="0" w:space="0" w:color="auto"/>
          </w:divBdr>
        </w:div>
        <w:div w:id="1267233688">
          <w:marLeft w:val="480"/>
          <w:marRight w:val="0"/>
          <w:marTop w:val="0"/>
          <w:marBottom w:val="0"/>
          <w:divBdr>
            <w:top w:val="none" w:sz="0" w:space="0" w:color="auto"/>
            <w:left w:val="none" w:sz="0" w:space="0" w:color="auto"/>
            <w:bottom w:val="none" w:sz="0" w:space="0" w:color="auto"/>
            <w:right w:val="none" w:sz="0" w:space="0" w:color="auto"/>
          </w:divBdr>
        </w:div>
        <w:div w:id="1024094594">
          <w:marLeft w:val="480"/>
          <w:marRight w:val="0"/>
          <w:marTop w:val="0"/>
          <w:marBottom w:val="0"/>
          <w:divBdr>
            <w:top w:val="none" w:sz="0" w:space="0" w:color="auto"/>
            <w:left w:val="none" w:sz="0" w:space="0" w:color="auto"/>
            <w:bottom w:val="none" w:sz="0" w:space="0" w:color="auto"/>
            <w:right w:val="none" w:sz="0" w:space="0" w:color="auto"/>
          </w:divBdr>
        </w:div>
        <w:div w:id="1019046963">
          <w:marLeft w:val="480"/>
          <w:marRight w:val="0"/>
          <w:marTop w:val="0"/>
          <w:marBottom w:val="0"/>
          <w:divBdr>
            <w:top w:val="none" w:sz="0" w:space="0" w:color="auto"/>
            <w:left w:val="none" w:sz="0" w:space="0" w:color="auto"/>
            <w:bottom w:val="none" w:sz="0" w:space="0" w:color="auto"/>
            <w:right w:val="none" w:sz="0" w:space="0" w:color="auto"/>
          </w:divBdr>
        </w:div>
        <w:div w:id="202209392">
          <w:marLeft w:val="480"/>
          <w:marRight w:val="0"/>
          <w:marTop w:val="0"/>
          <w:marBottom w:val="0"/>
          <w:divBdr>
            <w:top w:val="none" w:sz="0" w:space="0" w:color="auto"/>
            <w:left w:val="none" w:sz="0" w:space="0" w:color="auto"/>
            <w:bottom w:val="none" w:sz="0" w:space="0" w:color="auto"/>
            <w:right w:val="none" w:sz="0" w:space="0" w:color="auto"/>
          </w:divBdr>
        </w:div>
        <w:div w:id="2112240153">
          <w:marLeft w:val="480"/>
          <w:marRight w:val="0"/>
          <w:marTop w:val="0"/>
          <w:marBottom w:val="0"/>
          <w:divBdr>
            <w:top w:val="none" w:sz="0" w:space="0" w:color="auto"/>
            <w:left w:val="none" w:sz="0" w:space="0" w:color="auto"/>
            <w:bottom w:val="none" w:sz="0" w:space="0" w:color="auto"/>
            <w:right w:val="none" w:sz="0" w:space="0" w:color="auto"/>
          </w:divBdr>
        </w:div>
        <w:div w:id="2104642989">
          <w:marLeft w:val="480"/>
          <w:marRight w:val="0"/>
          <w:marTop w:val="0"/>
          <w:marBottom w:val="0"/>
          <w:divBdr>
            <w:top w:val="none" w:sz="0" w:space="0" w:color="auto"/>
            <w:left w:val="none" w:sz="0" w:space="0" w:color="auto"/>
            <w:bottom w:val="none" w:sz="0" w:space="0" w:color="auto"/>
            <w:right w:val="none" w:sz="0" w:space="0" w:color="auto"/>
          </w:divBdr>
        </w:div>
        <w:div w:id="113258067">
          <w:marLeft w:val="480"/>
          <w:marRight w:val="0"/>
          <w:marTop w:val="0"/>
          <w:marBottom w:val="0"/>
          <w:divBdr>
            <w:top w:val="none" w:sz="0" w:space="0" w:color="auto"/>
            <w:left w:val="none" w:sz="0" w:space="0" w:color="auto"/>
            <w:bottom w:val="none" w:sz="0" w:space="0" w:color="auto"/>
            <w:right w:val="none" w:sz="0" w:space="0" w:color="auto"/>
          </w:divBdr>
        </w:div>
        <w:div w:id="870996856">
          <w:marLeft w:val="480"/>
          <w:marRight w:val="0"/>
          <w:marTop w:val="0"/>
          <w:marBottom w:val="0"/>
          <w:divBdr>
            <w:top w:val="none" w:sz="0" w:space="0" w:color="auto"/>
            <w:left w:val="none" w:sz="0" w:space="0" w:color="auto"/>
            <w:bottom w:val="none" w:sz="0" w:space="0" w:color="auto"/>
            <w:right w:val="none" w:sz="0" w:space="0" w:color="auto"/>
          </w:divBdr>
        </w:div>
        <w:div w:id="876624173">
          <w:marLeft w:val="480"/>
          <w:marRight w:val="0"/>
          <w:marTop w:val="0"/>
          <w:marBottom w:val="0"/>
          <w:divBdr>
            <w:top w:val="none" w:sz="0" w:space="0" w:color="auto"/>
            <w:left w:val="none" w:sz="0" w:space="0" w:color="auto"/>
            <w:bottom w:val="none" w:sz="0" w:space="0" w:color="auto"/>
            <w:right w:val="none" w:sz="0" w:space="0" w:color="auto"/>
          </w:divBdr>
        </w:div>
        <w:div w:id="271984610">
          <w:marLeft w:val="480"/>
          <w:marRight w:val="0"/>
          <w:marTop w:val="0"/>
          <w:marBottom w:val="0"/>
          <w:divBdr>
            <w:top w:val="none" w:sz="0" w:space="0" w:color="auto"/>
            <w:left w:val="none" w:sz="0" w:space="0" w:color="auto"/>
            <w:bottom w:val="none" w:sz="0" w:space="0" w:color="auto"/>
            <w:right w:val="none" w:sz="0" w:space="0" w:color="auto"/>
          </w:divBdr>
        </w:div>
        <w:div w:id="173299484">
          <w:marLeft w:val="480"/>
          <w:marRight w:val="0"/>
          <w:marTop w:val="0"/>
          <w:marBottom w:val="0"/>
          <w:divBdr>
            <w:top w:val="none" w:sz="0" w:space="0" w:color="auto"/>
            <w:left w:val="none" w:sz="0" w:space="0" w:color="auto"/>
            <w:bottom w:val="none" w:sz="0" w:space="0" w:color="auto"/>
            <w:right w:val="none" w:sz="0" w:space="0" w:color="auto"/>
          </w:divBdr>
        </w:div>
        <w:div w:id="1753971329">
          <w:marLeft w:val="480"/>
          <w:marRight w:val="0"/>
          <w:marTop w:val="0"/>
          <w:marBottom w:val="0"/>
          <w:divBdr>
            <w:top w:val="none" w:sz="0" w:space="0" w:color="auto"/>
            <w:left w:val="none" w:sz="0" w:space="0" w:color="auto"/>
            <w:bottom w:val="none" w:sz="0" w:space="0" w:color="auto"/>
            <w:right w:val="none" w:sz="0" w:space="0" w:color="auto"/>
          </w:divBdr>
        </w:div>
        <w:div w:id="1632709871">
          <w:marLeft w:val="480"/>
          <w:marRight w:val="0"/>
          <w:marTop w:val="0"/>
          <w:marBottom w:val="0"/>
          <w:divBdr>
            <w:top w:val="none" w:sz="0" w:space="0" w:color="auto"/>
            <w:left w:val="none" w:sz="0" w:space="0" w:color="auto"/>
            <w:bottom w:val="none" w:sz="0" w:space="0" w:color="auto"/>
            <w:right w:val="none" w:sz="0" w:space="0" w:color="auto"/>
          </w:divBdr>
        </w:div>
        <w:div w:id="1492795837">
          <w:marLeft w:val="480"/>
          <w:marRight w:val="0"/>
          <w:marTop w:val="0"/>
          <w:marBottom w:val="0"/>
          <w:divBdr>
            <w:top w:val="none" w:sz="0" w:space="0" w:color="auto"/>
            <w:left w:val="none" w:sz="0" w:space="0" w:color="auto"/>
            <w:bottom w:val="none" w:sz="0" w:space="0" w:color="auto"/>
            <w:right w:val="none" w:sz="0" w:space="0" w:color="auto"/>
          </w:divBdr>
        </w:div>
        <w:div w:id="2115055674">
          <w:marLeft w:val="480"/>
          <w:marRight w:val="0"/>
          <w:marTop w:val="0"/>
          <w:marBottom w:val="0"/>
          <w:divBdr>
            <w:top w:val="none" w:sz="0" w:space="0" w:color="auto"/>
            <w:left w:val="none" w:sz="0" w:space="0" w:color="auto"/>
            <w:bottom w:val="none" w:sz="0" w:space="0" w:color="auto"/>
            <w:right w:val="none" w:sz="0" w:space="0" w:color="auto"/>
          </w:divBdr>
        </w:div>
        <w:div w:id="1021738378">
          <w:marLeft w:val="480"/>
          <w:marRight w:val="0"/>
          <w:marTop w:val="0"/>
          <w:marBottom w:val="0"/>
          <w:divBdr>
            <w:top w:val="none" w:sz="0" w:space="0" w:color="auto"/>
            <w:left w:val="none" w:sz="0" w:space="0" w:color="auto"/>
            <w:bottom w:val="none" w:sz="0" w:space="0" w:color="auto"/>
            <w:right w:val="none" w:sz="0" w:space="0" w:color="auto"/>
          </w:divBdr>
        </w:div>
        <w:div w:id="1323311292">
          <w:marLeft w:val="480"/>
          <w:marRight w:val="0"/>
          <w:marTop w:val="0"/>
          <w:marBottom w:val="0"/>
          <w:divBdr>
            <w:top w:val="none" w:sz="0" w:space="0" w:color="auto"/>
            <w:left w:val="none" w:sz="0" w:space="0" w:color="auto"/>
            <w:bottom w:val="none" w:sz="0" w:space="0" w:color="auto"/>
            <w:right w:val="none" w:sz="0" w:space="0" w:color="auto"/>
          </w:divBdr>
        </w:div>
        <w:div w:id="1453212802">
          <w:marLeft w:val="480"/>
          <w:marRight w:val="0"/>
          <w:marTop w:val="0"/>
          <w:marBottom w:val="0"/>
          <w:divBdr>
            <w:top w:val="none" w:sz="0" w:space="0" w:color="auto"/>
            <w:left w:val="none" w:sz="0" w:space="0" w:color="auto"/>
            <w:bottom w:val="none" w:sz="0" w:space="0" w:color="auto"/>
            <w:right w:val="none" w:sz="0" w:space="0" w:color="auto"/>
          </w:divBdr>
        </w:div>
        <w:div w:id="1332180685">
          <w:marLeft w:val="480"/>
          <w:marRight w:val="0"/>
          <w:marTop w:val="0"/>
          <w:marBottom w:val="0"/>
          <w:divBdr>
            <w:top w:val="none" w:sz="0" w:space="0" w:color="auto"/>
            <w:left w:val="none" w:sz="0" w:space="0" w:color="auto"/>
            <w:bottom w:val="none" w:sz="0" w:space="0" w:color="auto"/>
            <w:right w:val="none" w:sz="0" w:space="0" w:color="auto"/>
          </w:divBdr>
        </w:div>
        <w:div w:id="929043069">
          <w:marLeft w:val="480"/>
          <w:marRight w:val="0"/>
          <w:marTop w:val="0"/>
          <w:marBottom w:val="0"/>
          <w:divBdr>
            <w:top w:val="none" w:sz="0" w:space="0" w:color="auto"/>
            <w:left w:val="none" w:sz="0" w:space="0" w:color="auto"/>
            <w:bottom w:val="none" w:sz="0" w:space="0" w:color="auto"/>
            <w:right w:val="none" w:sz="0" w:space="0" w:color="auto"/>
          </w:divBdr>
        </w:div>
        <w:div w:id="1165784910">
          <w:marLeft w:val="480"/>
          <w:marRight w:val="0"/>
          <w:marTop w:val="0"/>
          <w:marBottom w:val="0"/>
          <w:divBdr>
            <w:top w:val="none" w:sz="0" w:space="0" w:color="auto"/>
            <w:left w:val="none" w:sz="0" w:space="0" w:color="auto"/>
            <w:bottom w:val="none" w:sz="0" w:space="0" w:color="auto"/>
            <w:right w:val="none" w:sz="0" w:space="0" w:color="auto"/>
          </w:divBdr>
        </w:div>
        <w:div w:id="121770289">
          <w:marLeft w:val="480"/>
          <w:marRight w:val="0"/>
          <w:marTop w:val="0"/>
          <w:marBottom w:val="0"/>
          <w:divBdr>
            <w:top w:val="none" w:sz="0" w:space="0" w:color="auto"/>
            <w:left w:val="none" w:sz="0" w:space="0" w:color="auto"/>
            <w:bottom w:val="none" w:sz="0" w:space="0" w:color="auto"/>
            <w:right w:val="none" w:sz="0" w:space="0" w:color="auto"/>
          </w:divBdr>
        </w:div>
        <w:div w:id="63722365">
          <w:marLeft w:val="480"/>
          <w:marRight w:val="0"/>
          <w:marTop w:val="0"/>
          <w:marBottom w:val="0"/>
          <w:divBdr>
            <w:top w:val="none" w:sz="0" w:space="0" w:color="auto"/>
            <w:left w:val="none" w:sz="0" w:space="0" w:color="auto"/>
            <w:bottom w:val="none" w:sz="0" w:space="0" w:color="auto"/>
            <w:right w:val="none" w:sz="0" w:space="0" w:color="auto"/>
          </w:divBdr>
        </w:div>
        <w:div w:id="373503059">
          <w:marLeft w:val="480"/>
          <w:marRight w:val="0"/>
          <w:marTop w:val="0"/>
          <w:marBottom w:val="0"/>
          <w:divBdr>
            <w:top w:val="none" w:sz="0" w:space="0" w:color="auto"/>
            <w:left w:val="none" w:sz="0" w:space="0" w:color="auto"/>
            <w:bottom w:val="none" w:sz="0" w:space="0" w:color="auto"/>
            <w:right w:val="none" w:sz="0" w:space="0" w:color="auto"/>
          </w:divBdr>
        </w:div>
        <w:div w:id="1789542925">
          <w:marLeft w:val="480"/>
          <w:marRight w:val="0"/>
          <w:marTop w:val="0"/>
          <w:marBottom w:val="0"/>
          <w:divBdr>
            <w:top w:val="none" w:sz="0" w:space="0" w:color="auto"/>
            <w:left w:val="none" w:sz="0" w:space="0" w:color="auto"/>
            <w:bottom w:val="none" w:sz="0" w:space="0" w:color="auto"/>
            <w:right w:val="none" w:sz="0" w:space="0" w:color="auto"/>
          </w:divBdr>
        </w:div>
        <w:div w:id="387145354">
          <w:marLeft w:val="480"/>
          <w:marRight w:val="0"/>
          <w:marTop w:val="0"/>
          <w:marBottom w:val="0"/>
          <w:divBdr>
            <w:top w:val="none" w:sz="0" w:space="0" w:color="auto"/>
            <w:left w:val="none" w:sz="0" w:space="0" w:color="auto"/>
            <w:bottom w:val="none" w:sz="0" w:space="0" w:color="auto"/>
            <w:right w:val="none" w:sz="0" w:space="0" w:color="auto"/>
          </w:divBdr>
        </w:div>
        <w:div w:id="1905800106">
          <w:marLeft w:val="480"/>
          <w:marRight w:val="0"/>
          <w:marTop w:val="0"/>
          <w:marBottom w:val="0"/>
          <w:divBdr>
            <w:top w:val="none" w:sz="0" w:space="0" w:color="auto"/>
            <w:left w:val="none" w:sz="0" w:space="0" w:color="auto"/>
            <w:bottom w:val="none" w:sz="0" w:space="0" w:color="auto"/>
            <w:right w:val="none" w:sz="0" w:space="0" w:color="auto"/>
          </w:divBdr>
        </w:div>
        <w:div w:id="609163784">
          <w:marLeft w:val="480"/>
          <w:marRight w:val="0"/>
          <w:marTop w:val="0"/>
          <w:marBottom w:val="0"/>
          <w:divBdr>
            <w:top w:val="none" w:sz="0" w:space="0" w:color="auto"/>
            <w:left w:val="none" w:sz="0" w:space="0" w:color="auto"/>
            <w:bottom w:val="none" w:sz="0" w:space="0" w:color="auto"/>
            <w:right w:val="none" w:sz="0" w:space="0" w:color="auto"/>
          </w:divBdr>
        </w:div>
        <w:div w:id="1191796242">
          <w:marLeft w:val="480"/>
          <w:marRight w:val="0"/>
          <w:marTop w:val="0"/>
          <w:marBottom w:val="0"/>
          <w:divBdr>
            <w:top w:val="none" w:sz="0" w:space="0" w:color="auto"/>
            <w:left w:val="none" w:sz="0" w:space="0" w:color="auto"/>
            <w:bottom w:val="none" w:sz="0" w:space="0" w:color="auto"/>
            <w:right w:val="none" w:sz="0" w:space="0" w:color="auto"/>
          </w:divBdr>
        </w:div>
        <w:div w:id="258879094">
          <w:marLeft w:val="480"/>
          <w:marRight w:val="0"/>
          <w:marTop w:val="0"/>
          <w:marBottom w:val="0"/>
          <w:divBdr>
            <w:top w:val="none" w:sz="0" w:space="0" w:color="auto"/>
            <w:left w:val="none" w:sz="0" w:space="0" w:color="auto"/>
            <w:bottom w:val="none" w:sz="0" w:space="0" w:color="auto"/>
            <w:right w:val="none" w:sz="0" w:space="0" w:color="auto"/>
          </w:divBdr>
        </w:div>
        <w:div w:id="1859273389">
          <w:marLeft w:val="480"/>
          <w:marRight w:val="0"/>
          <w:marTop w:val="0"/>
          <w:marBottom w:val="0"/>
          <w:divBdr>
            <w:top w:val="none" w:sz="0" w:space="0" w:color="auto"/>
            <w:left w:val="none" w:sz="0" w:space="0" w:color="auto"/>
            <w:bottom w:val="none" w:sz="0" w:space="0" w:color="auto"/>
            <w:right w:val="none" w:sz="0" w:space="0" w:color="auto"/>
          </w:divBdr>
        </w:div>
        <w:div w:id="170066885">
          <w:marLeft w:val="480"/>
          <w:marRight w:val="0"/>
          <w:marTop w:val="0"/>
          <w:marBottom w:val="0"/>
          <w:divBdr>
            <w:top w:val="none" w:sz="0" w:space="0" w:color="auto"/>
            <w:left w:val="none" w:sz="0" w:space="0" w:color="auto"/>
            <w:bottom w:val="none" w:sz="0" w:space="0" w:color="auto"/>
            <w:right w:val="none" w:sz="0" w:space="0" w:color="auto"/>
          </w:divBdr>
        </w:div>
      </w:divsChild>
    </w:div>
    <w:div w:id="372460879">
      <w:bodyDiv w:val="1"/>
      <w:marLeft w:val="0"/>
      <w:marRight w:val="0"/>
      <w:marTop w:val="0"/>
      <w:marBottom w:val="0"/>
      <w:divBdr>
        <w:top w:val="none" w:sz="0" w:space="0" w:color="auto"/>
        <w:left w:val="none" w:sz="0" w:space="0" w:color="auto"/>
        <w:bottom w:val="none" w:sz="0" w:space="0" w:color="auto"/>
        <w:right w:val="none" w:sz="0" w:space="0" w:color="auto"/>
      </w:divBdr>
    </w:div>
    <w:div w:id="378821616">
      <w:bodyDiv w:val="1"/>
      <w:marLeft w:val="0"/>
      <w:marRight w:val="0"/>
      <w:marTop w:val="0"/>
      <w:marBottom w:val="0"/>
      <w:divBdr>
        <w:top w:val="none" w:sz="0" w:space="0" w:color="auto"/>
        <w:left w:val="none" w:sz="0" w:space="0" w:color="auto"/>
        <w:bottom w:val="none" w:sz="0" w:space="0" w:color="auto"/>
        <w:right w:val="none" w:sz="0" w:space="0" w:color="auto"/>
      </w:divBdr>
    </w:div>
    <w:div w:id="382019180">
      <w:bodyDiv w:val="1"/>
      <w:marLeft w:val="0"/>
      <w:marRight w:val="0"/>
      <w:marTop w:val="0"/>
      <w:marBottom w:val="0"/>
      <w:divBdr>
        <w:top w:val="none" w:sz="0" w:space="0" w:color="auto"/>
        <w:left w:val="none" w:sz="0" w:space="0" w:color="auto"/>
        <w:bottom w:val="none" w:sz="0" w:space="0" w:color="auto"/>
        <w:right w:val="none" w:sz="0" w:space="0" w:color="auto"/>
      </w:divBdr>
    </w:div>
    <w:div w:id="382558958">
      <w:bodyDiv w:val="1"/>
      <w:marLeft w:val="0"/>
      <w:marRight w:val="0"/>
      <w:marTop w:val="0"/>
      <w:marBottom w:val="0"/>
      <w:divBdr>
        <w:top w:val="none" w:sz="0" w:space="0" w:color="auto"/>
        <w:left w:val="none" w:sz="0" w:space="0" w:color="auto"/>
        <w:bottom w:val="none" w:sz="0" w:space="0" w:color="auto"/>
        <w:right w:val="none" w:sz="0" w:space="0" w:color="auto"/>
      </w:divBdr>
    </w:div>
    <w:div w:id="382674961">
      <w:bodyDiv w:val="1"/>
      <w:marLeft w:val="0"/>
      <w:marRight w:val="0"/>
      <w:marTop w:val="0"/>
      <w:marBottom w:val="0"/>
      <w:divBdr>
        <w:top w:val="none" w:sz="0" w:space="0" w:color="auto"/>
        <w:left w:val="none" w:sz="0" w:space="0" w:color="auto"/>
        <w:bottom w:val="none" w:sz="0" w:space="0" w:color="auto"/>
        <w:right w:val="none" w:sz="0" w:space="0" w:color="auto"/>
      </w:divBdr>
    </w:div>
    <w:div w:id="383792246">
      <w:bodyDiv w:val="1"/>
      <w:marLeft w:val="0"/>
      <w:marRight w:val="0"/>
      <w:marTop w:val="0"/>
      <w:marBottom w:val="0"/>
      <w:divBdr>
        <w:top w:val="none" w:sz="0" w:space="0" w:color="auto"/>
        <w:left w:val="none" w:sz="0" w:space="0" w:color="auto"/>
        <w:bottom w:val="none" w:sz="0" w:space="0" w:color="auto"/>
        <w:right w:val="none" w:sz="0" w:space="0" w:color="auto"/>
      </w:divBdr>
    </w:div>
    <w:div w:id="392509725">
      <w:bodyDiv w:val="1"/>
      <w:marLeft w:val="0"/>
      <w:marRight w:val="0"/>
      <w:marTop w:val="0"/>
      <w:marBottom w:val="0"/>
      <w:divBdr>
        <w:top w:val="none" w:sz="0" w:space="0" w:color="auto"/>
        <w:left w:val="none" w:sz="0" w:space="0" w:color="auto"/>
        <w:bottom w:val="none" w:sz="0" w:space="0" w:color="auto"/>
        <w:right w:val="none" w:sz="0" w:space="0" w:color="auto"/>
      </w:divBdr>
    </w:div>
    <w:div w:id="395395406">
      <w:bodyDiv w:val="1"/>
      <w:marLeft w:val="0"/>
      <w:marRight w:val="0"/>
      <w:marTop w:val="0"/>
      <w:marBottom w:val="0"/>
      <w:divBdr>
        <w:top w:val="none" w:sz="0" w:space="0" w:color="auto"/>
        <w:left w:val="none" w:sz="0" w:space="0" w:color="auto"/>
        <w:bottom w:val="none" w:sz="0" w:space="0" w:color="auto"/>
        <w:right w:val="none" w:sz="0" w:space="0" w:color="auto"/>
      </w:divBdr>
    </w:div>
    <w:div w:id="395710076">
      <w:bodyDiv w:val="1"/>
      <w:marLeft w:val="0"/>
      <w:marRight w:val="0"/>
      <w:marTop w:val="0"/>
      <w:marBottom w:val="0"/>
      <w:divBdr>
        <w:top w:val="none" w:sz="0" w:space="0" w:color="auto"/>
        <w:left w:val="none" w:sz="0" w:space="0" w:color="auto"/>
        <w:bottom w:val="none" w:sz="0" w:space="0" w:color="auto"/>
        <w:right w:val="none" w:sz="0" w:space="0" w:color="auto"/>
      </w:divBdr>
    </w:div>
    <w:div w:id="397165927">
      <w:bodyDiv w:val="1"/>
      <w:marLeft w:val="0"/>
      <w:marRight w:val="0"/>
      <w:marTop w:val="0"/>
      <w:marBottom w:val="0"/>
      <w:divBdr>
        <w:top w:val="none" w:sz="0" w:space="0" w:color="auto"/>
        <w:left w:val="none" w:sz="0" w:space="0" w:color="auto"/>
        <w:bottom w:val="none" w:sz="0" w:space="0" w:color="auto"/>
        <w:right w:val="none" w:sz="0" w:space="0" w:color="auto"/>
      </w:divBdr>
    </w:div>
    <w:div w:id="398672890">
      <w:bodyDiv w:val="1"/>
      <w:marLeft w:val="0"/>
      <w:marRight w:val="0"/>
      <w:marTop w:val="0"/>
      <w:marBottom w:val="0"/>
      <w:divBdr>
        <w:top w:val="none" w:sz="0" w:space="0" w:color="auto"/>
        <w:left w:val="none" w:sz="0" w:space="0" w:color="auto"/>
        <w:bottom w:val="none" w:sz="0" w:space="0" w:color="auto"/>
        <w:right w:val="none" w:sz="0" w:space="0" w:color="auto"/>
      </w:divBdr>
    </w:div>
    <w:div w:id="399253001">
      <w:bodyDiv w:val="1"/>
      <w:marLeft w:val="0"/>
      <w:marRight w:val="0"/>
      <w:marTop w:val="0"/>
      <w:marBottom w:val="0"/>
      <w:divBdr>
        <w:top w:val="none" w:sz="0" w:space="0" w:color="auto"/>
        <w:left w:val="none" w:sz="0" w:space="0" w:color="auto"/>
        <w:bottom w:val="none" w:sz="0" w:space="0" w:color="auto"/>
        <w:right w:val="none" w:sz="0" w:space="0" w:color="auto"/>
      </w:divBdr>
      <w:divsChild>
        <w:div w:id="2017687304">
          <w:marLeft w:val="640"/>
          <w:marRight w:val="0"/>
          <w:marTop w:val="0"/>
          <w:marBottom w:val="0"/>
          <w:divBdr>
            <w:top w:val="none" w:sz="0" w:space="0" w:color="auto"/>
            <w:left w:val="none" w:sz="0" w:space="0" w:color="auto"/>
            <w:bottom w:val="none" w:sz="0" w:space="0" w:color="auto"/>
            <w:right w:val="none" w:sz="0" w:space="0" w:color="auto"/>
          </w:divBdr>
        </w:div>
        <w:div w:id="336349989">
          <w:marLeft w:val="640"/>
          <w:marRight w:val="0"/>
          <w:marTop w:val="0"/>
          <w:marBottom w:val="0"/>
          <w:divBdr>
            <w:top w:val="none" w:sz="0" w:space="0" w:color="auto"/>
            <w:left w:val="none" w:sz="0" w:space="0" w:color="auto"/>
            <w:bottom w:val="none" w:sz="0" w:space="0" w:color="auto"/>
            <w:right w:val="none" w:sz="0" w:space="0" w:color="auto"/>
          </w:divBdr>
        </w:div>
        <w:div w:id="1757240150">
          <w:marLeft w:val="640"/>
          <w:marRight w:val="0"/>
          <w:marTop w:val="0"/>
          <w:marBottom w:val="0"/>
          <w:divBdr>
            <w:top w:val="none" w:sz="0" w:space="0" w:color="auto"/>
            <w:left w:val="none" w:sz="0" w:space="0" w:color="auto"/>
            <w:bottom w:val="none" w:sz="0" w:space="0" w:color="auto"/>
            <w:right w:val="none" w:sz="0" w:space="0" w:color="auto"/>
          </w:divBdr>
        </w:div>
        <w:div w:id="57632846">
          <w:marLeft w:val="640"/>
          <w:marRight w:val="0"/>
          <w:marTop w:val="0"/>
          <w:marBottom w:val="0"/>
          <w:divBdr>
            <w:top w:val="none" w:sz="0" w:space="0" w:color="auto"/>
            <w:left w:val="none" w:sz="0" w:space="0" w:color="auto"/>
            <w:bottom w:val="none" w:sz="0" w:space="0" w:color="auto"/>
            <w:right w:val="none" w:sz="0" w:space="0" w:color="auto"/>
          </w:divBdr>
        </w:div>
        <w:div w:id="327442486">
          <w:marLeft w:val="640"/>
          <w:marRight w:val="0"/>
          <w:marTop w:val="0"/>
          <w:marBottom w:val="0"/>
          <w:divBdr>
            <w:top w:val="none" w:sz="0" w:space="0" w:color="auto"/>
            <w:left w:val="none" w:sz="0" w:space="0" w:color="auto"/>
            <w:bottom w:val="none" w:sz="0" w:space="0" w:color="auto"/>
            <w:right w:val="none" w:sz="0" w:space="0" w:color="auto"/>
          </w:divBdr>
        </w:div>
        <w:div w:id="493955563">
          <w:marLeft w:val="640"/>
          <w:marRight w:val="0"/>
          <w:marTop w:val="0"/>
          <w:marBottom w:val="0"/>
          <w:divBdr>
            <w:top w:val="none" w:sz="0" w:space="0" w:color="auto"/>
            <w:left w:val="none" w:sz="0" w:space="0" w:color="auto"/>
            <w:bottom w:val="none" w:sz="0" w:space="0" w:color="auto"/>
            <w:right w:val="none" w:sz="0" w:space="0" w:color="auto"/>
          </w:divBdr>
        </w:div>
        <w:div w:id="715011731">
          <w:marLeft w:val="640"/>
          <w:marRight w:val="0"/>
          <w:marTop w:val="0"/>
          <w:marBottom w:val="0"/>
          <w:divBdr>
            <w:top w:val="none" w:sz="0" w:space="0" w:color="auto"/>
            <w:left w:val="none" w:sz="0" w:space="0" w:color="auto"/>
            <w:bottom w:val="none" w:sz="0" w:space="0" w:color="auto"/>
            <w:right w:val="none" w:sz="0" w:space="0" w:color="auto"/>
          </w:divBdr>
        </w:div>
        <w:div w:id="801578466">
          <w:marLeft w:val="640"/>
          <w:marRight w:val="0"/>
          <w:marTop w:val="0"/>
          <w:marBottom w:val="0"/>
          <w:divBdr>
            <w:top w:val="none" w:sz="0" w:space="0" w:color="auto"/>
            <w:left w:val="none" w:sz="0" w:space="0" w:color="auto"/>
            <w:bottom w:val="none" w:sz="0" w:space="0" w:color="auto"/>
            <w:right w:val="none" w:sz="0" w:space="0" w:color="auto"/>
          </w:divBdr>
        </w:div>
        <w:div w:id="1818572722">
          <w:marLeft w:val="640"/>
          <w:marRight w:val="0"/>
          <w:marTop w:val="0"/>
          <w:marBottom w:val="0"/>
          <w:divBdr>
            <w:top w:val="none" w:sz="0" w:space="0" w:color="auto"/>
            <w:left w:val="none" w:sz="0" w:space="0" w:color="auto"/>
            <w:bottom w:val="none" w:sz="0" w:space="0" w:color="auto"/>
            <w:right w:val="none" w:sz="0" w:space="0" w:color="auto"/>
          </w:divBdr>
        </w:div>
        <w:div w:id="1276592782">
          <w:marLeft w:val="640"/>
          <w:marRight w:val="0"/>
          <w:marTop w:val="0"/>
          <w:marBottom w:val="0"/>
          <w:divBdr>
            <w:top w:val="none" w:sz="0" w:space="0" w:color="auto"/>
            <w:left w:val="none" w:sz="0" w:space="0" w:color="auto"/>
            <w:bottom w:val="none" w:sz="0" w:space="0" w:color="auto"/>
            <w:right w:val="none" w:sz="0" w:space="0" w:color="auto"/>
          </w:divBdr>
        </w:div>
        <w:div w:id="1774663259">
          <w:marLeft w:val="640"/>
          <w:marRight w:val="0"/>
          <w:marTop w:val="0"/>
          <w:marBottom w:val="0"/>
          <w:divBdr>
            <w:top w:val="none" w:sz="0" w:space="0" w:color="auto"/>
            <w:left w:val="none" w:sz="0" w:space="0" w:color="auto"/>
            <w:bottom w:val="none" w:sz="0" w:space="0" w:color="auto"/>
            <w:right w:val="none" w:sz="0" w:space="0" w:color="auto"/>
          </w:divBdr>
        </w:div>
        <w:div w:id="1380856145">
          <w:marLeft w:val="640"/>
          <w:marRight w:val="0"/>
          <w:marTop w:val="0"/>
          <w:marBottom w:val="0"/>
          <w:divBdr>
            <w:top w:val="none" w:sz="0" w:space="0" w:color="auto"/>
            <w:left w:val="none" w:sz="0" w:space="0" w:color="auto"/>
            <w:bottom w:val="none" w:sz="0" w:space="0" w:color="auto"/>
            <w:right w:val="none" w:sz="0" w:space="0" w:color="auto"/>
          </w:divBdr>
        </w:div>
        <w:div w:id="420682880">
          <w:marLeft w:val="640"/>
          <w:marRight w:val="0"/>
          <w:marTop w:val="0"/>
          <w:marBottom w:val="0"/>
          <w:divBdr>
            <w:top w:val="none" w:sz="0" w:space="0" w:color="auto"/>
            <w:left w:val="none" w:sz="0" w:space="0" w:color="auto"/>
            <w:bottom w:val="none" w:sz="0" w:space="0" w:color="auto"/>
            <w:right w:val="none" w:sz="0" w:space="0" w:color="auto"/>
          </w:divBdr>
        </w:div>
        <w:div w:id="2000233757">
          <w:marLeft w:val="640"/>
          <w:marRight w:val="0"/>
          <w:marTop w:val="0"/>
          <w:marBottom w:val="0"/>
          <w:divBdr>
            <w:top w:val="none" w:sz="0" w:space="0" w:color="auto"/>
            <w:left w:val="none" w:sz="0" w:space="0" w:color="auto"/>
            <w:bottom w:val="none" w:sz="0" w:space="0" w:color="auto"/>
            <w:right w:val="none" w:sz="0" w:space="0" w:color="auto"/>
          </w:divBdr>
        </w:div>
        <w:div w:id="1727099965">
          <w:marLeft w:val="640"/>
          <w:marRight w:val="0"/>
          <w:marTop w:val="0"/>
          <w:marBottom w:val="0"/>
          <w:divBdr>
            <w:top w:val="none" w:sz="0" w:space="0" w:color="auto"/>
            <w:left w:val="none" w:sz="0" w:space="0" w:color="auto"/>
            <w:bottom w:val="none" w:sz="0" w:space="0" w:color="auto"/>
            <w:right w:val="none" w:sz="0" w:space="0" w:color="auto"/>
          </w:divBdr>
        </w:div>
        <w:div w:id="21824800">
          <w:marLeft w:val="640"/>
          <w:marRight w:val="0"/>
          <w:marTop w:val="0"/>
          <w:marBottom w:val="0"/>
          <w:divBdr>
            <w:top w:val="none" w:sz="0" w:space="0" w:color="auto"/>
            <w:left w:val="none" w:sz="0" w:space="0" w:color="auto"/>
            <w:bottom w:val="none" w:sz="0" w:space="0" w:color="auto"/>
            <w:right w:val="none" w:sz="0" w:space="0" w:color="auto"/>
          </w:divBdr>
        </w:div>
        <w:div w:id="857962703">
          <w:marLeft w:val="640"/>
          <w:marRight w:val="0"/>
          <w:marTop w:val="0"/>
          <w:marBottom w:val="0"/>
          <w:divBdr>
            <w:top w:val="none" w:sz="0" w:space="0" w:color="auto"/>
            <w:left w:val="none" w:sz="0" w:space="0" w:color="auto"/>
            <w:bottom w:val="none" w:sz="0" w:space="0" w:color="auto"/>
            <w:right w:val="none" w:sz="0" w:space="0" w:color="auto"/>
          </w:divBdr>
        </w:div>
        <w:div w:id="980771195">
          <w:marLeft w:val="640"/>
          <w:marRight w:val="0"/>
          <w:marTop w:val="0"/>
          <w:marBottom w:val="0"/>
          <w:divBdr>
            <w:top w:val="none" w:sz="0" w:space="0" w:color="auto"/>
            <w:left w:val="none" w:sz="0" w:space="0" w:color="auto"/>
            <w:bottom w:val="none" w:sz="0" w:space="0" w:color="auto"/>
            <w:right w:val="none" w:sz="0" w:space="0" w:color="auto"/>
          </w:divBdr>
        </w:div>
        <w:div w:id="1113936936">
          <w:marLeft w:val="640"/>
          <w:marRight w:val="0"/>
          <w:marTop w:val="0"/>
          <w:marBottom w:val="0"/>
          <w:divBdr>
            <w:top w:val="none" w:sz="0" w:space="0" w:color="auto"/>
            <w:left w:val="none" w:sz="0" w:space="0" w:color="auto"/>
            <w:bottom w:val="none" w:sz="0" w:space="0" w:color="auto"/>
            <w:right w:val="none" w:sz="0" w:space="0" w:color="auto"/>
          </w:divBdr>
        </w:div>
        <w:div w:id="683092795">
          <w:marLeft w:val="640"/>
          <w:marRight w:val="0"/>
          <w:marTop w:val="0"/>
          <w:marBottom w:val="0"/>
          <w:divBdr>
            <w:top w:val="none" w:sz="0" w:space="0" w:color="auto"/>
            <w:left w:val="none" w:sz="0" w:space="0" w:color="auto"/>
            <w:bottom w:val="none" w:sz="0" w:space="0" w:color="auto"/>
            <w:right w:val="none" w:sz="0" w:space="0" w:color="auto"/>
          </w:divBdr>
        </w:div>
        <w:div w:id="2057855313">
          <w:marLeft w:val="640"/>
          <w:marRight w:val="0"/>
          <w:marTop w:val="0"/>
          <w:marBottom w:val="0"/>
          <w:divBdr>
            <w:top w:val="none" w:sz="0" w:space="0" w:color="auto"/>
            <w:left w:val="none" w:sz="0" w:space="0" w:color="auto"/>
            <w:bottom w:val="none" w:sz="0" w:space="0" w:color="auto"/>
            <w:right w:val="none" w:sz="0" w:space="0" w:color="auto"/>
          </w:divBdr>
        </w:div>
        <w:div w:id="2071267035">
          <w:marLeft w:val="640"/>
          <w:marRight w:val="0"/>
          <w:marTop w:val="0"/>
          <w:marBottom w:val="0"/>
          <w:divBdr>
            <w:top w:val="none" w:sz="0" w:space="0" w:color="auto"/>
            <w:left w:val="none" w:sz="0" w:space="0" w:color="auto"/>
            <w:bottom w:val="none" w:sz="0" w:space="0" w:color="auto"/>
            <w:right w:val="none" w:sz="0" w:space="0" w:color="auto"/>
          </w:divBdr>
        </w:div>
        <w:div w:id="53743060">
          <w:marLeft w:val="640"/>
          <w:marRight w:val="0"/>
          <w:marTop w:val="0"/>
          <w:marBottom w:val="0"/>
          <w:divBdr>
            <w:top w:val="none" w:sz="0" w:space="0" w:color="auto"/>
            <w:left w:val="none" w:sz="0" w:space="0" w:color="auto"/>
            <w:bottom w:val="none" w:sz="0" w:space="0" w:color="auto"/>
            <w:right w:val="none" w:sz="0" w:space="0" w:color="auto"/>
          </w:divBdr>
        </w:div>
        <w:div w:id="431513325">
          <w:marLeft w:val="640"/>
          <w:marRight w:val="0"/>
          <w:marTop w:val="0"/>
          <w:marBottom w:val="0"/>
          <w:divBdr>
            <w:top w:val="none" w:sz="0" w:space="0" w:color="auto"/>
            <w:left w:val="none" w:sz="0" w:space="0" w:color="auto"/>
            <w:bottom w:val="none" w:sz="0" w:space="0" w:color="auto"/>
            <w:right w:val="none" w:sz="0" w:space="0" w:color="auto"/>
          </w:divBdr>
        </w:div>
        <w:div w:id="1128161601">
          <w:marLeft w:val="640"/>
          <w:marRight w:val="0"/>
          <w:marTop w:val="0"/>
          <w:marBottom w:val="0"/>
          <w:divBdr>
            <w:top w:val="none" w:sz="0" w:space="0" w:color="auto"/>
            <w:left w:val="none" w:sz="0" w:space="0" w:color="auto"/>
            <w:bottom w:val="none" w:sz="0" w:space="0" w:color="auto"/>
            <w:right w:val="none" w:sz="0" w:space="0" w:color="auto"/>
          </w:divBdr>
        </w:div>
        <w:div w:id="281959554">
          <w:marLeft w:val="640"/>
          <w:marRight w:val="0"/>
          <w:marTop w:val="0"/>
          <w:marBottom w:val="0"/>
          <w:divBdr>
            <w:top w:val="none" w:sz="0" w:space="0" w:color="auto"/>
            <w:left w:val="none" w:sz="0" w:space="0" w:color="auto"/>
            <w:bottom w:val="none" w:sz="0" w:space="0" w:color="auto"/>
            <w:right w:val="none" w:sz="0" w:space="0" w:color="auto"/>
          </w:divBdr>
        </w:div>
        <w:div w:id="223686517">
          <w:marLeft w:val="640"/>
          <w:marRight w:val="0"/>
          <w:marTop w:val="0"/>
          <w:marBottom w:val="0"/>
          <w:divBdr>
            <w:top w:val="none" w:sz="0" w:space="0" w:color="auto"/>
            <w:left w:val="none" w:sz="0" w:space="0" w:color="auto"/>
            <w:bottom w:val="none" w:sz="0" w:space="0" w:color="auto"/>
            <w:right w:val="none" w:sz="0" w:space="0" w:color="auto"/>
          </w:divBdr>
        </w:div>
        <w:div w:id="785076794">
          <w:marLeft w:val="640"/>
          <w:marRight w:val="0"/>
          <w:marTop w:val="0"/>
          <w:marBottom w:val="0"/>
          <w:divBdr>
            <w:top w:val="none" w:sz="0" w:space="0" w:color="auto"/>
            <w:left w:val="none" w:sz="0" w:space="0" w:color="auto"/>
            <w:bottom w:val="none" w:sz="0" w:space="0" w:color="auto"/>
            <w:right w:val="none" w:sz="0" w:space="0" w:color="auto"/>
          </w:divBdr>
        </w:div>
        <w:div w:id="420297857">
          <w:marLeft w:val="640"/>
          <w:marRight w:val="0"/>
          <w:marTop w:val="0"/>
          <w:marBottom w:val="0"/>
          <w:divBdr>
            <w:top w:val="none" w:sz="0" w:space="0" w:color="auto"/>
            <w:left w:val="none" w:sz="0" w:space="0" w:color="auto"/>
            <w:bottom w:val="none" w:sz="0" w:space="0" w:color="auto"/>
            <w:right w:val="none" w:sz="0" w:space="0" w:color="auto"/>
          </w:divBdr>
        </w:div>
        <w:div w:id="737288809">
          <w:marLeft w:val="640"/>
          <w:marRight w:val="0"/>
          <w:marTop w:val="0"/>
          <w:marBottom w:val="0"/>
          <w:divBdr>
            <w:top w:val="none" w:sz="0" w:space="0" w:color="auto"/>
            <w:left w:val="none" w:sz="0" w:space="0" w:color="auto"/>
            <w:bottom w:val="none" w:sz="0" w:space="0" w:color="auto"/>
            <w:right w:val="none" w:sz="0" w:space="0" w:color="auto"/>
          </w:divBdr>
        </w:div>
        <w:div w:id="964970014">
          <w:marLeft w:val="640"/>
          <w:marRight w:val="0"/>
          <w:marTop w:val="0"/>
          <w:marBottom w:val="0"/>
          <w:divBdr>
            <w:top w:val="none" w:sz="0" w:space="0" w:color="auto"/>
            <w:left w:val="none" w:sz="0" w:space="0" w:color="auto"/>
            <w:bottom w:val="none" w:sz="0" w:space="0" w:color="auto"/>
            <w:right w:val="none" w:sz="0" w:space="0" w:color="auto"/>
          </w:divBdr>
        </w:div>
        <w:div w:id="322011016">
          <w:marLeft w:val="640"/>
          <w:marRight w:val="0"/>
          <w:marTop w:val="0"/>
          <w:marBottom w:val="0"/>
          <w:divBdr>
            <w:top w:val="none" w:sz="0" w:space="0" w:color="auto"/>
            <w:left w:val="none" w:sz="0" w:space="0" w:color="auto"/>
            <w:bottom w:val="none" w:sz="0" w:space="0" w:color="auto"/>
            <w:right w:val="none" w:sz="0" w:space="0" w:color="auto"/>
          </w:divBdr>
        </w:div>
        <w:div w:id="771051976">
          <w:marLeft w:val="640"/>
          <w:marRight w:val="0"/>
          <w:marTop w:val="0"/>
          <w:marBottom w:val="0"/>
          <w:divBdr>
            <w:top w:val="none" w:sz="0" w:space="0" w:color="auto"/>
            <w:left w:val="none" w:sz="0" w:space="0" w:color="auto"/>
            <w:bottom w:val="none" w:sz="0" w:space="0" w:color="auto"/>
            <w:right w:val="none" w:sz="0" w:space="0" w:color="auto"/>
          </w:divBdr>
        </w:div>
        <w:div w:id="398941625">
          <w:marLeft w:val="640"/>
          <w:marRight w:val="0"/>
          <w:marTop w:val="0"/>
          <w:marBottom w:val="0"/>
          <w:divBdr>
            <w:top w:val="none" w:sz="0" w:space="0" w:color="auto"/>
            <w:left w:val="none" w:sz="0" w:space="0" w:color="auto"/>
            <w:bottom w:val="none" w:sz="0" w:space="0" w:color="auto"/>
            <w:right w:val="none" w:sz="0" w:space="0" w:color="auto"/>
          </w:divBdr>
        </w:div>
        <w:div w:id="521550260">
          <w:marLeft w:val="640"/>
          <w:marRight w:val="0"/>
          <w:marTop w:val="0"/>
          <w:marBottom w:val="0"/>
          <w:divBdr>
            <w:top w:val="none" w:sz="0" w:space="0" w:color="auto"/>
            <w:left w:val="none" w:sz="0" w:space="0" w:color="auto"/>
            <w:bottom w:val="none" w:sz="0" w:space="0" w:color="auto"/>
            <w:right w:val="none" w:sz="0" w:space="0" w:color="auto"/>
          </w:divBdr>
        </w:div>
        <w:div w:id="1243371564">
          <w:marLeft w:val="640"/>
          <w:marRight w:val="0"/>
          <w:marTop w:val="0"/>
          <w:marBottom w:val="0"/>
          <w:divBdr>
            <w:top w:val="none" w:sz="0" w:space="0" w:color="auto"/>
            <w:left w:val="none" w:sz="0" w:space="0" w:color="auto"/>
            <w:bottom w:val="none" w:sz="0" w:space="0" w:color="auto"/>
            <w:right w:val="none" w:sz="0" w:space="0" w:color="auto"/>
          </w:divBdr>
        </w:div>
        <w:div w:id="883062941">
          <w:marLeft w:val="640"/>
          <w:marRight w:val="0"/>
          <w:marTop w:val="0"/>
          <w:marBottom w:val="0"/>
          <w:divBdr>
            <w:top w:val="none" w:sz="0" w:space="0" w:color="auto"/>
            <w:left w:val="none" w:sz="0" w:space="0" w:color="auto"/>
            <w:bottom w:val="none" w:sz="0" w:space="0" w:color="auto"/>
            <w:right w:val="none" w:sz="0" w:space="0" w:color="auto"/>
          </w:divBdr>
        </w:div>
        <w:div w:id="1576671559">
          <w:marLeft w:val="640"/>
          <w:marRight w:val="0"/>
          <w:marTop w:val="0"/>
          <w:marBottom w:val="0"/>
          <w:divBdr>
            <w:top w:val="none" w:sz="0" w:space="0" w:color="auto"/>
            <w:left w:val="none" w:sz="0" w:space="0" w:color="auto"/>
            <w:bottom w:val="none" w:sz="0" w:space="0" w:color="auto"/>
            <w:right w:val="none" w:sz="0" w:space="0" w:color="auto"/>
          </w:divBdr>
        </w:div>
        <w:div w:id="1075707975">
          <w:marLeft w:val="640"/>
          <w:marRight w:val="0"/>
          <w:marTop w:val="0"/>
          <w:marBottom w:val="0"/>
          <w:divBdr>
            <w:top w:val="none" w:sz="0" w:space="0" w:color="auto"/>
            <w:left w:val="none" w:sz="0" w:space="0" w:color="auto"/>
            <w:bottom w:val="none" w:sz="0" w:space="0" w:color="auto"/>
            <w:right w:val="none" w:sz="0" w:space="0" w:color="auto"/>
          </w:divBdr>
        </w:div>
        <w:div w:id="919026602">
          <w:marLeft w:val="640"/>
          <w:marRight w:val="0"/>
          <w:marTop w:val="0"/>
          <w:marBottom w:val="0"/>
          <w:divBdr>
            <w:top w:val="none" w:sz="0" w:space="0" w:color="auto"/>
            <w:left w:val="none" w:sz="0" w:space="0" w:color="auto"/>
            <w:bottom w:val="none" w:sz="0" w:space="0" w:color="auto"/>
            <w:right w:val="none" w:sz="0" w:space="0" w:color="auto"/>
          </w:divBdr>
        </w:div>
        <w:div w:id="60179510">
          <w:marLeft w:val="640"/>
          <w:marRight w:val="0"/>
          <w:marTop w:val="0"/>
          <w:marBottom w:val="0"/>
          <w:divBdr>
            <w:top w:val="none" w:sz="0" w:space="0" w:color="auto"/>
            <w:left w:val="none" w:sz="0" w:space="0" w:color="auto"/>
            <w:bottom w:val="none" w:sz="0" w:space="0" w:color="auto"/>
            <w:right w:val="none" w:sz="0" w:space="0" w:color="auto"/>
          </w:divBdr>
        </w:div>
        <w:div w:id="1757701936">
          <w:marLeft w:val="640"/>
          <w:marRight w:val="0"/>
          <w:marTop w:val="0"/>
          <w:marBottom w:val="0"/>
          <w:divBdr>
            <w:top w:val="none" w:sz="0" w:space="0" w:color="auto"/>
            <w:left w:val="none" w:sz="0" w:space="0" w:color="auto"/>
            <w:bottom w:val="none" w:sz="0" w:space="0" w:color="auto"/>
            <w:right w:val="none" w:sz="0" w:space="0" w:color="auto"/>
          </w:divBdr>
        </w:div>
        <w:div w:id="909467500">
          <w:marLeft w:val="640"/>
          <w:marRight w:val="0"/>
          <w:marTop w:val="0"/>
          <w:marBottom w:val="0"/>
          <w:divBdr>
            <w:top w:val="none" w:sz="0" w:space="0" w:color="auto"/>
            <w:left w:val="none" w:sz="0" w:space="0" w:color="auto"/>
            <w:bottom w:val="none" w:sz="0" w:space="0" w:color="auto"/>
            <w:right w:val="none" w:sz="0" w:space="0" w:color="auto"/>
          </w:divBdr>
        </w:div>
        <w:div w:id="1280186911">
          <w:marLeft w:val="640"/>
          <w:marRight w:val="0"/>
          <w:marTop w:val="0"/>
          <w:marBottom w:val="0"/>
          <w:divBdr>
            <w:top w:val="none" w:sz="0" w:space="0" w:color="auto"/>
            <w:left w:val="none" w:sz="0" w:space="0" w:color="auto"/>
            <w:bottom w:val="none" w:sz="0" w:space="0" w:color="auto"/>
            <w:right w:val="none" w:sz="0" w:space="0" w:color="auto"/>
          </w:divBdr>
        </w:div>
        <w:div w:id="799110436">
          <w:marLeft w:val="640"/>
          <w:marRight w:val="0"/>
          <w:marTop w:val="0"/>
          <w:marBottom w:val="0"/>
          <w:divBdr>
            <w:top w:val="none" w:sz="0" w:space="0" w:color="auto"/>
            <w:left w:val="none" w:sz="0" w:space="0" w:color="auto"/>
            <w:bottom w:val="none" w:sz="0" w:space="0" w:color="auto"/>
            <w:right w:val="none" w:sz="0" w:space="0" w:color="auto"/>
          </w:divBdr>
        </w:div>
        <w:div w:id="507981578">
          <w:marLeft w:val="640"/>
          <w:marRight w:val="0"/>
          <w:marTop w:val="0"/>
          <w:marBottom w:val="0"/>
          <w:divBdr>
            <w:top w:val="none" w:sz="0" w:space="0" w:color="auto"/>
            <w:left w:val="none" w:sz="0" w:space="0" w:color="auto"/>
            <w:bottom w:val="none" w:sz="0" w:space="0" w:color="auto"/>
            <w:right w:val="none" w:sz="0" w:space="0" w:color="auto"/>
          </w:divBdr>
        </w:div>
        <w:div w:id="542593708">
          <w:marLeft w:val="640"/>
          <w:marRight w:val="0"/>
          <w:marTop w:val="0"/>
          <w:marBottom w:val="0"/>
          <w:divBdr>
            <w:top w:val="none" w:sz="0" w:space="0" w:color="auto"/>
            <w:left w:val="none" w:sz="0" w:space="0" w:color="auto"/>
            <w:bottom w:val="none" w:sz="0" w:space="0" w:color="auto"/>
            <w:right w:val="none" w:sz="0" w:space="0" w:color="auto"/>
          </w:divBdr>
        </w:div>
        <w:div w:id="1121151766">
          <w:marLeft w:val="640"/>
          <w:marRight w:val="0"/>
          <w:marTop w:val="0"/>
          <w:marBottom w:val="0"/>
          <w:divBdr>
            <w:top w:val="none" w:sz="0" w:space="0" w:color="auto"/>
            <w:left w:val="none" w:sz="0" w:space="0" w:color="auto"/>
            <w:bottom w:val="none" w:sz="0" w:space="0" w:color="auto"/>
            <w:right w:val="none" w:sz="0" w:space="0" w:color="auto"/>
          </w:divBdr>
        </w:div>
        <w:div w:id="1247224763">
          <w:marLeft w:val="640"/>
          <w:marRight w:val="0"/>
          <w:marTop w:val="0"/>
          <w:marBottom w:val="0"/>
          <w:divBdr>
            <w:top w:val="none" w:sz="0" w:space="0" w:color="auto"/>
            <w:left w:val="none" w:sz="0" w:space="0" w:color="auto"/>
            <w:bottom w:val="none" w:sz="0" w:space="0" w:color="auto"/>
            <w:right w:val="none" w:sz="0" w:space="0" w:color="auto"/>
          </w:divBdr>
        </w:div>
        <w:div w:id="1370226926">
          <w:marLeft w:val="640"/>
          <w:marRight w:val="0"/>
          <w:marTop w:val="0"/>
          <w:marBottom w:val="0"/>
          <w:divBdr>
            <w:top w:val="none" w:sz="0" w:space="0" w:color="auto"/>
            <w:left w:val="none" w:sz="0" w:space="0" w:color="auto"/>
            <w:bottom w:val="none" w:sz="0" w:space="0" w:color="auto"/>
            <w:right w:val="none" w:sz="0" w:space="0" w:color="auto"/>
          </w:divBdr>
        </w:div>
        <w:div w:id="637879363">
          <w:marLeft w:val="640"/>
          <w:marRight w:val="0"/>
          <w:marTop w:val="0"/>
          <w:marBottom w:val="0"/>
          <w:divBdr>
            <w:top w:val="none" w:sz="0" w:space="0" w:color="auto"/>
            <w:left w:val="none" w:sz="0" w:space="0" w:color="auto"/>
            <w:bottom w:val="none" w:sz="0" w:space="0" w:color="auto"/>
            <w:right w:val="none" w:sz="0" w:space="0" w:color="auto"/>
          </w:divBdr>
        </w:div>
        <w:div w:id="1325667912">
          <w:marLeft w:val="640"/>
          <w:marRight w:val="0"/>
          <w:marTop w:val="0"/>
          <w:marBottom w:val="0"/>
          <w:divBdr>
            <w:top w:val="none" w:sz="0" w:space="0" w:color="auto"/>
            <w:left w:val="none" w:sz="0" w:space="0" w:color="auto"/>
            <w:bottom w:val="none" w:sz="0" w:space="0" w:color="auto"/>
            <w:right w:val="none" w:sz="0" w:space="0" w:color="auto"/>
          </w:divBdr>
        </w:div>
        <w:div w:id="1142621388">
          <w:marLeft w:val="640"/>
          <w:marRight w:val="0"/>
          <w:marTop w:val="0"/>
          <w:marBottom w:val="0"/>
          <w:divBdr>
            <w:top w:val="none" w:sz="0" w:space="0" w:color="auto"/>
            <w:left w:val="none" w:sz="0" w:space="0" w:color="auto"/>
            <w:bottom w:val="none" w:sz="0" w:space="0" w:color="auto"/>
            <w:right w:val="none" w:sz="0" w:space="0" w:color="auto"/>
          </w:divBdr>
        </w:div>
        <w:div w:id="2125075585">
          <w:marLeft w:val="640"/>
          <w:marRight w:val="0"/>
          <w:marTop w:val="0"/>
          <w:marBottom w:val="0"/>
          <w:divBdr>
            <w:top w:val="none" w:sz="0" w:space="0" w:color="auto"/>
            <w:left w:val="none" w:sz="0" w:space="0" w:color="auto"/>
            <w:bottom w:val="none" w:sz="0" w:space="0" w:color="auto"/>
            <w:right w:val="none" w:sz="0" w:space="0" w:color="auto"/>
          </w:divBdr>
        </w:div>
        <w:div w:id="891384760">
          <w:marLeft w:val="640"/>
          <w:marRight w:val="0"/>
          <w:marTop w:val="0"/>
          <w:marBottom w:val="0"/>
          <w:divBdr>
            <w:top w:val="none" w:sz="0" w:space="0" w:color="auto"/>
            <w:left w:val="none" w:sz="0" w:space="0" w:color="auto"/>
            <w:bottom w:val="none" w:sz="0" w:space="0" w:color="auto"/>
            <w:right w:val="none" w:sz="0" w:space="0" w:color="auto"/>
          </w:divBdr>
        </w:div>
        <w:div w:id="221064459">
          <w:marLeft w:val="640"/>
          <w:marRight w:val="0"/>
          <w:marTop w:val="0"/>
          <w:marBottom w:val="0"/>
          <w:divBdr>
            <w:top w:val="none" w:sz="0" w:space="0" w:color="auto"/>
            <w:left w:val="none" w:sz="0" w:space="0" w:color="auto"/>
            <w:bottom w:val="none" w:sz="0" w:space="0" w:color="auto"/>
            <w:right w:val="none" w:sz="0" w:space="0" w:color="auto"/>
          </w:divBdr>
        </w:div>
        <w:div w:id="358164448">
          <w:marLeft w:val="640"/>
          <w:marRight w:val="0"/>
          <w:marTop w:val="0"/>
          <w:marBottom w:val="0"/>
          <w:divBdr>
            <w:top w:val="none" w:sz="0" w:space="0" w:color="auto"/>
            <w:left w:val="none" w:sz="0" w:space="0" w:color="auto"/>
            <w:bottom w:val="none" w:sz="0" w:space="0" w:color="auto"/>
            <w:right w:val="none" w:sz="0" w:space="0" w:color="auto"/>
          </w:divBdr>
        </w:div>
        <w:div w:id="1076318045">
          <w:marLeft w:val="640"/>
          <w:marRight w:val="0"/>
          <w:marTop w:val="0"/>
          <w:marBottom w:val="0"/>
          <w:divBdr>
            <w:top w:val="none" w:sz="0" w:space="0" w:color="auto"/>
            <w:left w:val="none" w:sz="0" w:space="0" w:color="auto"/>
            <w:bottom w:val="none" w:sz="0" w:space="0" w:color="auto"/>
            <w:right w:val="none" w:sz="0" w:space="0" w:color="auto"/>
          </w:divBdr>
        </w:div>
        <w:div w:id="1006326617">
          <w:marLeft w:val="640"/>
          <w:marRight w:val="0"/>
          <w:marTop w:val="0"/>
          <w:marBottom w:val="0"/>
          <w:divBdr>
            <w:top w:val="none" w:sz="0" w:space="0" w:color="auto"/>
            <w:left w:val="none" w:sz="0" w:space="0" w:color="auto"/>
            <w:bottom w:val="none" w:sz="0" w:space="0" w:color="auto"/>
            <w:right w:val="none" w:sz="0" w:space="0" w:color="auto"/>
          </w:divBdr>
        </w:div>
        <w:div w:id="634943396">
          <w:marLeft w:val="640"/>
          <w:marRight w:val="0"/>
          <w:marTop w:val="0"/>
          <w:marBottom w:val="0"/>
          <w:divBdr>
            <w:top w:val="none" w:sz="0" w:space="0" w:color="auto"/>
            <w:left w:val="none" w:sz="0" w:space="0" w:color="auto"/>
            <w:bottom w:val="none" w:sz="0" w:space="0" w:color="auto"/>
            <w:right w:val="none" w:sz="0" w:space="0" w:color="auto"/>
          </w:divBdr>
        </w:div>
        <w:div w:id="183054638">
          <w:marLeft w:val="640"/>
          <w:marRight w:val="0"/>
          <w:marTop w:val="0"/>
          <w:marBottom w:val="0"/>
          <w:divBdr>
            <w:top w:val="none" w:sz="0" w:space="0" w:color="auto"/>
            <w:left w:val="none" w:sz="0" w:space="0" w:color="auto"/>
            <w:bottom w:val="none" w:sz="0" w:space="0" w:color="auto"/>
            <w:right w:val="none" w:sz="0" w:space="0" w:color="auto"/>
          </w:divBdr>
        </w:div>
        <w:div w:id="1339966181">
          <w:marLeft w:val="640"/>
          <w:marRight w:val="0"/>
          <w:marTop w:val="0"/>
          <w:marBottom w:val="0"/>
          <w:divBdr>
            <w:top w:val="none" w:sz="0" w:space="0" w:color="auto"/>
            <w:left w:val="none" w:sz="0" w:space="0" w:color="auto"/>
            <w:bottom w:val="none" w:sz="0" w:space="0" w:color="auto"/>
            <w:right w:val="none" w:sz="0" w:space="0" w:color="auto"/>
          </w:divBdr>
        </w:div>
        <w:div w:id="1974754280">
          <w:marLeft w:val="640"/>
          <w:marRight w:val="0"/>
          <w:marTop w:val="0"/>
          <w:marBottom w:val="0"/>
          <w:divBdr>
            <w:top w:val="none" w:sz="0" w:space="0" w:color="auto"/>
            <w:left w:val="none" w:sz="0" w:space="0" w:color="auto"/>
            <w:bottom w:val="none" w:sz="0" w:space="0" w:color="auto"/>
            <w:right w:val="none" w:sz="0" w:space="0" w:color="auto"/>
          </w:divBdr>
        </w:div>
        <w:div w:id="1740403406">
          <w:marLeft w:val="640"/>
          <w:marRight w:val="0"/>
          <w:marTop w:val="0"/>
          <w:marBottom w:val="0"/>
          <w:divBdr>
            <w:top w:val="none" w:sz="0" w:space="0" w:color="auto"/>
            <w:left w:val="none" w:sz="0" w:space="0" w:color="auto"/>
            <w:bottom w:val="none" w:sz="0" w:space="0" w:color="auto"/>
            <w:right w:val="none" w:sz="0" w:space="0" w:color="auto"/>
          </w:divBdr>
        </w:div>
        <w:div w:id="1945380634">
          <w:marLeft w:val="640"/>
          <w:marRight w:val="0"/>
          <w:marTop w:val="0"/>
          <w:marBottom w:val="0"/>
          <w:divBdr>
            <w:top w:val="none" w:sz="0" w:space="0" w:color="auto"/>
            <w:left w:val="none" w:sz="0" w:space="0" w:color="auto"/>
            <w:bottom w:val="none" w:sz="0" w:space="0" w:color="auto"/>
            <w:right w:val="none" w:sz="0" w:space="0" w:color="auto"/>
          </w:divBdr>
        </w:div>
      </w:divsChild>
    </w:div>
    <w:div w:id="401559269">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4">
          <w:marLeft w:val="640"/>
          <w:marRight w:val="0"/>
          <w:marTop w:val="0"/>
          <w:marBottom w:val="0"/>
          <w:divBdr>
            <w:top w:val="none" w:sz="0" w:space="0" w:color="auto"/>
            <w:left w:val="none" w:sz="0" w:space="0" w:color="auto"/>
            <w:bottom w:val="none" w:sz="0" w:space="0" w:color="auto"/>
            <w:right w:val="none" w:sz="0" w:space="0" w:color="auto"/>
          </w:divBdr>
        </w:div>
        <w:div w:id="342900390">
          <w:marLeft w:val="640"/>
          <w:marRight w:val="0"/>
          <w:marTop w:val="0"/>
          <w:marBottom w:val="0"/>
          <w:divBdr>
            <w:top w:val="none" w:sz="0" w:space="0" w:color="auto"/>
            <w:left w:val="none" w:sz="0" w:space="0" w:color="auto"/>
            <w:bottom w:val="none" w:sz="0" w:space="0" w:color="auto"/>
            <w:right w:val="none" w:sz="0" w:space="0" w:color="auto"/>
          </w:divBdr>
        </w:div>
        <w:div w:id="154148627">
          <w:marLeft w:val="640"/>
          <w:marRight w:val="0"/>
          <w:marTop w:val="0"/>
          <w:marBottom w:val="0"/>
          <w:divBdr>
            <w:top w:val="none" w:sz="0" w:space="0" w:color="auto"/>
            <w:left w:val="none" w:sz="0" w:space="0" w:color="auto"/>
            <w:bottom w:val="none" w:sz="0" w:space="0" w:color="auto"/>
            <w:right w:val="none" w:sz="0" w:space="0" w:color="auto"/>
          </w:divBdr>
        </w:div>
        <w:div w:id="463350001">
          <w:marLeft w:val="640"/>
          <w:marRight w:val="0"/>
          <w:marTop w:val="0"/>
          <w:marBottom w:val="0"/>
          <w:divBdr>
            <w:top w:val="none" w:sz="0" w:space="0" w:color="auto"/>
            <w:left w:val="none" w:sz="0" w:space="0" w:color="auto"/>
            <w:bottom w:val="none" w:sz="0" w:space="0" w:color="auto"/>
            <w:right w:val="none" w:sz="0" w:space="0" w:color="auto"/>
          </w:divBdr>
        </w:div>
        <w:div w:id="1142425438">
          <w:marLeft w:val="640"/>
          <w:marRight w:val="0"/>
          <w:marTop w:val="0"/>
          <w:marBottom w:val="0"/>
          <w:divBdr>
            <w:top w:val="none" w:sz="0" w:space="0" w:color="auto"/>
            <w:left w:val="none" w:sz="0" w:space="0" w:color="auto"/>
            <w:bottom w:val="none" w:sz="0" w:space="0" w:color="auto"/>
            <w:right w:val="none" w:sz="0" w:space="0" w:color="auto"/>
          </w:divBdr>
        </w:div>
        <w:div w:id="785658713">
          <w:marLeft w:val="640"/>
          <w:marRight w:val="0"/>
          <w:marTop w:val="0"/>
          <w:marBottom w:val="0"/>
          <w:divBdr>
            <w:top w:val="none" w:sz="0" w:space="0" w:color="auto"/>
            <w:left w:val="none" w:sz="0" w:space="0" w:color="auto"/>
            <w:bottom w:val="none" w:sz="0" w:space="0" w:color="auto"/>
            <w:right w:val="none" w:sz="0" w:space="0" w:color="auto"/>
          </w:divBdr>
        </w:div>
        <w:div w:id="1779906675">
          <w:marLeft w:val="640"/>
          <w:marRight w:val="0"/>
          <w:marTop w:val="0"/>
          <w:marBottom w:val="0"/>
          <w:divBdr>
            <w:top w:val="none" w:sz="0" w:space="0" w:color="auto"/>
            <w:left w:val="none" w:sz="0" w:space="0" w:color="auto"/>
            <w:bottom w:val="none" w:sz="0" w:space="0" w:color="auto"/>
            <w:right w:val="none" w:sz="0" w:space="0" w:color="auto"/>
          </w:divBdr>
        </w:div>
        <w:div w:id="903489882">
          <w:marLeft w:val="640"/>
          <w:marRight w:val="0"/>
          <w:marTop w:val="0"/>
          <w:marBottom w:val="0"/>
          <w:divBdr>
            <w:top w:val="none" w:sz="0" w:space="0" w:color="auto"/>
            <w:left w:val="none" w:sz="0" w:space="0" w:color="auto"/>
            <w:bottom w:val="none" w:sz="0" w:space="0" w:color="auto"/>
            <w:right w:val="none" w:sz="0" w:space="0" w:color="auto"/>
          </w:divBdr>
        </w:div>
        <w:div w:id="1763912957">
          <w:marLeft w:val="640"/>
          <w:marRight w:val="0"/>
          <w:marTop w:val="0"/>
          <w:marBottom w:val="0"/>
          <w:divBdr>
            <w:top w:val="none" w:sz="0" w:space="0" w:color="auto"/>
            <w:left w:val="none" w:sz="0" w:space="0" w:color="auto"/>
            <w:bottom w:val="none" w:sz="0" w:space="0" w:color="auto"/>
            <w:right w:val="none" w:sz="0" w:space="0" w:color="auto"/>
          </w:divBdr>
        </w:div>
        <w:div w:id="1860898629">
          <w:marLeft w:val="640"/>
          <w:marRight w:val="0"/>
          <w:marTop w:val="0"/>
          <w:marBottom w:val="0"/>
          <w:divBdr>
            <w:top w:val="none" w:sz="0" w:space="0" w:color="auto"/>
            <w:left w:val="none" w:sz="0" w:space="0" w:color="auto"/>
            <w:bottom w:val="none" w:sz="0" w:space="0" w:color="auto"/>
            <w:right w:val="none" w:sz="0" w:space="0" w:color="auto"/>
          </w:divBdr>
        </w:div>
        <w:div w:id="1727140971">
          <w:marLeft w:val="640"/>
          <w:marRight w:val="0"/>
          <w:marTop w:val="0"/>
          <w:marBottom w:val="0"/>
          <w:divBdr>
            <w:top w:val="none" w:sz="0" w:space="0" w:color="auto"/>
            <w:left w:val="none" w:sz="0" w:space="0" w:color="auto"/>
            <w:bottom w:val="none" w:sz="0" w:space="0" w:color="auto"/>
            <w:right w:val="none" w:sz="0" w:space="0" w:color="auto"/>
          </w:divBdr>
        </w:div>
        <w:div w:id="1789815844">
          <w:marLeft w:val="640"/>
          <w:marRight w:val="0"/>
          <w:marTop w:val="0"/>
          <w:marBottom w:val="0"/>
          <w:divBdr>
            <w:top w:val="none" w:sz="0" w:space="0" w:color="auto"/>
            <w:left w:val="none" w:sz="0" w:space="0" w:color="auto"/>
            <w:bottom w:val="none" w:sz="0" w:space="0" w:color="auto"/>
            <w:right w:val="none" w:sz="0" w:space="0" w:color="auto"/>
          </w:divBdr>
        </w:div>
        <w:div w:id="1083528638">
          <w:marLeft w:val="640"/>
          <w:marRight w:val="0"/>
          <w:marTop w:val="0"/>
          <w:marBottom w:val="0"/>
          <w:divBdr>
            <w:top w:val="none" w:sz="0" w:space="0" w:color="auto"/>
            <w:left w:val="none" w:sz="0" w:space="0" w:color="auto"/>
            <w:bottom w:val="none" w:sz="0" w:space="0" w:color="auto"/>
            <w:right w:val="none" w:sz="0" w:space="0" w:color="auto"/>
          </w:divBdr>
        </w:div>
        <w:div w:id="1799102297">
          <w:marLeft w:val="640"/>
          <w:marRight w:val="0"/>
          <w:marTop w:val="0"/>
          <w:marBottom w:val="0"/>
          <w:divBdr>
            <w:top w:val="none" w:sz="0" w:space="0" w:color="auto"/>
            <w:left w:val="none" w:sz="0" w:space="0" w:color="auto"/>
            <w:bottom w:val="none" w:sz="0" w:space="0" w:color="auto"/>
            <w:right w:val="none" w:sz="0" w:space="0" w:color="auto"/>
          </w:divBdr>
        </w:div>
        <w:div w:id="1035153699">
          <w:marLeft w:val="640"/>
          <w:marRight w:val="0"/>
          <w:marTop w:val="0"/>
          <w:marBottom w:val="0"/>
          <w:divBdr>
            <w:top w:val="none" w:sz="0" w:space="0" w:color="auto"/>
            <w:left w:val="none" w:sz="0" w:space="0" w:color="auto"/>
            <w:bottom w:val="none" w:sz="0" w:space="0" w:color="auto"/>
            <w:right w:val="none" w:sz="0" w:space="0" w:color="auto"/>
          </w:divBdr>
        </w:div>
        <w:div w:id="773673363">
          <w:marLeft w:val="640"/>
          <w:marRight w:val="0"/>
          <w:marTop w:val="0"/>
          <w:marBottom w:val="0"/>
          <w:divBdr>
            <w:top w:val="none" w:sz="0" w:space="0" w:color="auto"/>
            <w:left w:val="none" w:sz="0" w:space="0" w:color="auto"/>
            <w:bottom w:val="none" w:sz="0" w:space="0" w:color="auto"/>
            <w:right w:val="none" w:sz="0" w:space="0" w:color="auto"/>
          </w:divBdr>
        </w:div>
        <w:div w:id="398600484">
          <w:marLeft w:val="640"/>
          <w:marRight w:val="0"/>
          <w:marTop w:val="0"/>
          <w:marBottom w:val="0"/>
          <w:divBdr>
            <w:top w:val="none" w:sz="0" w:space="0" w:color="auto"/>
            <w:left w:val="none" w:sz="0" w:space="0" w:color="auto"/>
            <w:bottom w:val="none" w:sz="0" w:space="0" w:color="auto"/>
            <w:right w:val="none" w:sz="0" w:space="0" w:color="auto"/>
          </w:divBdr>
        </w:div>
        <w:div w:id="1329551204">
          <w:marLeft w:val="640"/>
          <w:marRight w:val="0"/>
          <w:marTop w:val="0"/>
          <w:marBottom w:val="0"/>
          <w:divBdr>
            <w:top w:val="none" w:sz="0" w:space="0" w:color="auto"/>
            <w:left w:val="none" w:sz="0" w:space="0" w:color="auto"/>
            <w:bottom w:val="none" w:sz="0" w:space="0" w:color="auto"/>
            <w:right w:val="none" w:sz="0" w:space="0" w:color="auto"/>
          </w:divBdr>
        </w:div>
        <w:div w:id="869953878">
          <w:marLeft w:val="640"/>
          <w:marRight w:val="0"/>
          <w:marTop w:val="0"/>
          <w:marBottom w:val="0"/>
          <w:divBdr>
            <w:top w:val="none" w:sz="0" w:space="0" w:color="auto"/>
            <w:left w:val="none" w:sz="0" w:space="0" w:color="auto"/>
            <w:bottom w:val="none" w:sz="0" w:space="0" w:color="auto"/>
            <w:right w:val="none" w:sz="0" w:space="0" w:color="auto"/>
          </w:divBdr>
        </w:div>
        <w:div w:id="536241439">
          <w:marLeft w:val="640"/>
          <w:marRight w:val="0"/>
          <w:marTop w:val="0"/>
          <w:marBottom w:val="0"/>
          <w:divBdr>
            <w:top w:val="none" w:sz="0" w:space="0" w:color="auto"/>
            <w:left w:val="none" w:sz="0" w:space="0" w:color="auto"/>
            <w:bottom w:val="none" w:sz="0" w:space="0" w:color="auto"/>
            <w:right w:val="none" w:sz="0" w:space="0" w:color="auto"/>
          </w:divBdr>
        </w:div>
        <w:div w:id="72553368">
          <w:marLeft w:val="640"/>
          <w:marRight w:val="0"/>
          <w:marTop w:val="0"/>
          <w:marBottom w:val="0"/>
          <w:divBdr>
            <w:top w:val="none" w:sz="0" w:space="0" w:color="auto"/>
            <w:left w:val="none" w:sz="0" w:space="0" w:color="auto"/>
            <w:bottom w:val="none" w:sz="0" w:space="0" w:color="auto"/>
            <w:right w:val="none" w:sz="0" w:space="0" w:color="auto"/>
          </w:divBdr>
        </w:div>
        <w:div w:id="843939092">
          <w:marLeft w:val="640"/>
          <w:marRight w:val="0"/>
          <w:marTop w:val="0"/>
          <w:marBottom w:val="0"/>
          <w:divBdr>
            <w:top w:val="none" w:sz="0" w:space="0" w:color="auto"/>
            <w:left w:val="none" w:sz="0" w:space="0" w:color="auto"/>
            <w:bottom w:val="none" w:sz="0" w:space="0" w:color="auto"/>
            <w:right w:val="none" w:sz="0" w:space="0" w:color="auto"/>
          </w:divBdr>
        </w:div>
        <w:div w:id="228272096">
          <w:marLeft w:val="640"/>
          <w:marRight w:val="0"/>
          <w:marTop w:val="0"/>
          <w:marBottom w:val="0"/>
          <w:divBdr>
            <w:top w:val="none" w:sz="0" w:space="0" w:color="auto"/>
            <w:left w:val="none" w:sz="0" w:space="0" w:color="auto"/>
            <w:bottom w:val="none" w:sz="0" w:space="0" w:color="auto"/>
            <w:right w:val="none" w:sz="0" w:space="0" w:color="auto"/>
          </w:divBdr>
        </w:div>
        <w:div w:id="1350138871">
          <w:marLeft w:val="640"/>
          <w:marRight w:val="0"/>
          <w:marTop w:val="0"/>
          <w:marBottom w:val="0"/>
          <w:divBdr>
            <w:top w:val="none" w:sz="0" w:space="0" w:color="auto"/>
            <w:left w:val="none" w:sz="0" w:space="0" w:color="auto"/>
            <w:bottom w:val="none" w:sz="0" w:space="0" w:color="auto"/>
            <w:right w:val="none" w:sz="0" w:space="0" w:color="auto"/>
          </w:divBdr>
        </w:div>
        <w:div w:id="1882086127">
          <w:marLeft w:val="640"/>
          <w:marRight w:val="0"/>
          <w:marTop w:val="0"/>
          <w:marBottom w:val="0"/>
          <w:divBdr>
            <w:top w:val="none" w:sz="0" w:space="0" w:color="auto"/>
            <w:left w:val="none" w:sz="0" w:space="0" w:color="auto"/>
            <w:bottom w:val="none" w:sz="0" w:space="0" w:color="auto"/>
            <w:right w:val="none" w:sz="0" w:space="0" w:color="auto"/>
          </w:divBdr>
        </w:div>
        <w:div w:id="778379420">
          <w:marLeft w:val="640"/>
          <w:marRight w:val="0"/>
          <w:marTop w:val="0"/>
          <w:marBottom w:val="0"/>
          <w:divBdr>
            <w:top w:val="none" w:sz="0" w:space="0" w:color="auto"/>
            <w:left w:val="none" w:sz="0" w:space="0" w:color="auto"/>
            <w:bottom w:val="none" w:sz="0" w:space="0" w:color="auto"/>
            <w:right w:val="none" w:sz="0" w:space="0" w:color="auto"/>
          </w:divBdr>
        </w:div>
        <w:div w:id="375079852">
          <w:marLeft w:val="640"/>
          <w:marRight w:val="0"/>
          <w:marTop w:val="0"/>
          <w:marBottom w:val="0"/>
          <w:divBdr>
            <w:top w:val="none" w:sz="0" w:space="0" w:color="auto"/>
            <w:left w:val="none" w:sz="0" w:space="0" w:color="auto"/>
            <w:bottom w:val="none" w:sz="0" w:space="0" w:color="auto"/>
            <w:right w:val="none" w:sz="0" w:space="0" w:color="auto"/>
          </w:divBdr>
        </w:div>
        <w:div w:id="974333992">
          <w:marLeft w:val="640"/>
          <w:marRight w:val="0"/>
          <w:marTop w:val="0"/>
          <w:marBottom w:val="0"/>
          <w:divBdr>
            <w:top w:val="none" w:sz="0" w:space="0" w:color="auto"/>
            <w:left w:val="none" w:sz="0" w:space="0" w:color="auto"/>
            <w:bottom w:val="none" w:sz="0" w:space="0" w:color="auto"/>
            <w:right w:val="none" w:sz="0" w:space="0" w:color="auto"/>
          </w:divBdr>
        </w:div>
        <w:div w:id="583950847">
          <w:marLeft w:val="640"/>
          <w:marRight w:val="0"/>
          <w:marTop w:val="0"/>
          <w:marBottom w:val="0"/>
          <w:divBdr>
            <w:top w:val="none" w:sz="0" w:space="0" w:color="auto"/>
            <w:left w:val="none" w:sz="0" w:space="0" w:color="auto"/>
            <w:bottom w:val="none" w:sz="0" w:space="0" w:color="auto"/>
            <w:right w:val="none" w:sz="0" w:space="0" w:color="auto"/>
          </w:divBdr>
        </w:div>
        <w:div w:id="562718357">
          <w:marLeft w:val="640"/>
          <w:marRight w:val="0"/>
          <w:marTop w:val="0"/>
          <w:marBottom w:val="0"/>
          <w:divBdr>
            <w:top w:val="none" w:sz="0" w:space="0" w:color="auto"/>
            <w:left w:val="none" w:sz="0" w:space="0" w:color="auto"/>
            <w:bottom w:val="none" w:sz="0" w:space="0" w:color="auto"/>
            <w:right w:val="none" w:sz="0" w:space="0" w:color="auto"/>
          </w:divBdr>
        </w:div>
        <w:div w:id="2101290993">
          <w:marLeft w:val="640"/>
          <w:marRight w:val="0"/>
          <w:marTop w:val="0"/>
          <w:marBottom w:val="0"/>
          <w:divBdr>
            <w:top w:val="none" w:sz="0" w:space="0" w:color="auto"/>
            <w:left w:val="none" w:sz="0" w:space="0" w:color="auto"/>
            <w:bottom w:val="none" w:sz="0" w:space="0" w:color="auto"/>
            <w:right w:val="none" w:sz="0" w:space="0" w:color="auto"/>
          </w:divBdr>
        </w:div>
        <w:div w:id="1816533155">
          <w:marLeft w:val="640"/>
          <w:marRight w:val="0"/>
          <w:marTop w:val="0"/>
          <w:marBottom w:val="0"/>
          <w:divBdr>
            <w:top w:val="none" w:sz="0" w:space="0" w:color="auto"/>
            <w:left w:val="none" w:sz="0" w:space="0" w:color="auto"/>
            <w:bottom w:val="none" w:sz="0" w:space="0" w:color="auto"/>
            <w:right w:val="none" w:sz="0" w:space="0" w:color="auto"/>
          </w:divBdr>
        </w:div>
        <w:div w:id="973145945">
          <w:marLeft w:val="640"/>
          <w:marRight w:val="0"/>
          <w:marTop w:val="0"/>
          <w:marBottom w:val="0"/>
          <w:divBdr>
            <w:top w:val="none" w:sz="0" w:space="0" w:color="auto"/>
            <w:left w:val="none" w:sz="0" w:space="0" w:color="auto"/>
            <w:bottom w:val="none" w:sz="0" w:space="0" w:color="auto"/>
            <w:right w:val="none" w:sz="0" w:space="0" w:color="auto"/>
          </w:divBdr>
        </w:div>
        <w:div w:id="1795099101">
          <w:marLeft w:val="640"/>
          <w:marRight w:val="0"/>
          <w:marTop w:val="0"/>
          <w:marBottom w:val="0"/>
          <w:divBdr>
            <w:top w:val="none" w:sz="0" w:space="0" w:color="auto"/>
            <w:left w:val="none" w:sz="0" w:space="0" w:color="auto"/>
            <w:bottom w:val="none" w:sz="0" w:space="0" w:color="auto"/>
            <w:right w:val="none" w:sz="0" w:space="0" w:color="auto"/>
          </w:divBdr>
        </w:div>
        <w:div w:id="2010516552">
          <w:marLeft w:val="640"/>
          <w:marRight w:val="0"/>
          <w:marTop w:val="0"/>
          <w:marBottom w:val="0"/>
          <w:divBdr>
            <w:top w:val="none" w:sz="0" w:space="0" w:color="auto"/>
            <w:left w:val="none" w:sz="0" w:space="0" w:color="auto"/>
            <w:bottom w:val="none" w:sz="0" w:space="0" w:color="auto"/>
            <w:right w:val="none" w:sz="0" w:space="0" w:color="auto"/>
          </w:divBdr>
        </w:div>
        <w:div w:id="1111626416">
          <w:marLeft w:val="640"/>
          <w:marRight w:val="0"/>
          <w:marTop w:val="0"/>
          <w:marBottom w:val="0"/>
          <w:divBdr>
            <w:top w:val="none" w:sz="0" w:space="0" w:color="auto"/>
            <w:left w:val="none" w:sz="0" w:space="0" w:color="auto"/>
            <w:bottom w:val="none" w:sz="0" w:space="0" w:color="auto"/>
            <w:right w:val="none" w:sz="0" w:space="0" w:color="auto"/>
          </w:divBdr>
        </w:div>
        <w:div w:id="2015954934">
          <w:marLeft w:val="640"/>
          <w:marRight w:val="0"/>
          <w:marTop w:val="0"/>
          <w:marBottom w:val="0"/>
          <w:divBdr>
            <w:top w:val="none" w:sz="0" w:space="0" w:color="auto"/>
            <w:left w:val="none" w:sz="0" w:space="0" w:color="auto"/>
            <w:bottom w:val="none" w:sz="0" w:space="0" w:color="auto"/>
            <w:right w:val="none" w:sz="0" w:space="0" w:color="auto"/>
          </w:divBdr>
        </w:div>
        <w:div w:id="2121877281">
          <w:marLeft w:val="640"/>
          <w:marRight w:val="0"/>
          <w:marTop w:val="0"/>
          <w:marBottom w:val="0"/>
          <w:divBdr>
            <w:top w:val="none" w:sz="0" w:space="0" w:color="auto"/>
            <w:left w:val="none" w:sz="0" w:space="0" w:color="auto"/>
            <w:bottom w:val="none" w:sz="0" w:space="0" w:color="auto"/>
            <w:right w:val="none" w:sz="0" w:space="0" w:color="auto"/>
          </w:divBdr>
        </w:div>
        <w:div w:id="1256982700">
          <w:marLeft w:val="640"/>
          <w:marRight w:val="0"/>
          <w:marTop w:val="0"/>
          <w:marBottom w:val="0"/>
          <w:divBdr>
            <w:top w:val="none" w:sz="0" w:space="0" w:color="auto"/>
            <w:left w:val="none" w:sz="0" w:space="0" w:color="auto"/>
            <w:bottom w:val="none" w:sz="0" w:space="0" w:color="auto"/>
            <w:right w:val="none" w:sz="0" w:space="0" w:color="auto"/>
          </w:divBdr>
        </w:div>
        <w:div w:id="1195532293">
          <w:marLeft w:val="640"/>
          <w:marRight w:val="0"/>
          <w:marTop w:val="0"/>
          <w:marBottom w:val="0"/>
          <w:divBdr>
            <w:top w:val="none" w:sz="0" w:space="0" w:color="auto"/>
            <w:left w:val="none" w:sz="0" w:space="0" w:color="auto"/>
            <w:bottom w:val="none" w:sz="0" w:space="0" w:color="auto"/>
            <w:right w:val="none" w:sz="0" w:space="0" w:color="auto"/>
          </w:divBdr>
        </w:div>
        <w:div w:id="1070422404">
          <w:marLeft w:val="640"/>
          <w:marRight w:val="0"/>
          <w:marTop w:val="0"/>
          <w:marBottom w:val="0"/>
          <w:divBdr>
            <w:top w:val="none" w:sz="0" w:space="0" w:color="auto"/>
            <w:left w:val="none" w:sz="0" w:space="0" w:color="auto"/>
            <w:bottom w:val="none" w:sz="0" w:space="0" w:color="auto"/>
            <w:right w:val="none" w:sz="0" w:space="0" w:color="auto"/>
          </w:divBdr>
        </w:div>
        <w:div w:id="1008093595">
          <w:marLeft w:val="640"/>
          <w:marRight w:val="0"/>
          <w:marTop w:val="0"/>
          <w:marBottom w:val="0"/>
          <w:divBdr>
            <w:top w:val="none" w:sz="0" w:space="0" w:color="auto"/>
            <w:left w:val="none" w:sz="0" w:space="0" w:color="auto"/>
            <w:bottom w:val="none" w:sz="0" w:space="0" w:color="auto"/>
            <w:right w:val="none" w:sz="0" w:space="0" w:color="auto"/>
          </w:divBdr>
        </w:div>
        <w:div w:id="1311713701">
          <w:marLeft w:val="640"/>
          <w:marRight w:val="0"/>
          <w:marTop w:val="0"/>
          <w:marBottom w:val="0"/>
          <w:divBdr>
            <w:top w:val="none" w:sz="0" w:space="0" w:color="auto"/>
            <w:left w:val="none" w:sz="0" w:space="0" w:color="auto"/>
            <w:bottom w:val="none" w:sz="0" w:space="0" w:color="auto"/>
            <w:right w:val="none" w:sz="0" w:space="0" w:color="auto"/>
          </w:divBdr>
        </w:div>
        <w:div w:id="967973026">
          <w:marLeft w:val="640"/>
          <w:marRight w:val="0"/>
          <w:marTop w:val="0"/>
          <w:marBottom w:val="0"/>
          <w:divBdr>
            <w:top w:val="none" w:sz="0" w:space="0" w:color="auto"/>
            <w:left w:val="none" w:sz="0" w:space="0" w:color="auto"/>
            <w:bottom w:val="none" w:sz="0" w:space="0" w:color="auto"/>
            <w:right w:val="none" w:sz="0" w:space="0" w:color="auto"/>
          </w:divBdr>
        </w:div>
        <w:div w:id="294599860">
          <w:marLeft w:val="640"/>
          <w:marRight w:val="0"/>
          <w:marTop w:val="0"/>
          <w:marBottom w:val="0"/>
          <w:divBdr>
            <w:top w:val="none" w:sz="0" w:space="0" w:color="auto"/>
            <w:left w:val="none" w:sz="0" w:space="0" w:color="auto"/>
            <w:bottom w:val="none" w:sz="0" w:space="0" w:color="auto"/>
            <w:right w:val="none" w:sz="0" w:space="0" w:color="auto"/>
          </w:divBdr>
        </w:div>
        <w:div w:id="1641959702">
          <w:marLeft w:val="640"/>
          <w:marRight w:val="0"/>
          <w:marTop w:val="0"/>
          <w:marBottom w:val="0"/>
          <w:divBdr>
            <w:top w:val="none" w:sz="0" w:space="0" w:color="auto"/>
            <w:left w:val="none" w:sz="0" w:space="0" w:color="auto"/>
            <w:bottom w:val="none" w:sz="0" w:space="0" w:color="auto"/>
            <w:right w:val="none" w:sz="0" w:space="0" w:color="auto"/>
          </w:divBdr>
        </w:div>
        <w:div w:id="1421298233">
          <w:marLeft w:val="640"/>
          <w:marRight w:val="0"/>
          <w:marTop w:val="0"/>
          <w:marBottom w:val="0"/>
          <w:divBdr>
            <w:top w:val="none" w:sz="0" w:space="0" w:color="auto"/>
            <w:left w:val="none" w:sz="0" w:space="0" w:color="auto"/>
            <w:bottom w:val="none" w:sz="0" w:space="0" w:color="auto"/>
            <w:right w:val="none" w:sz="0" w:space="0" w:color="auto"/>
          </w:divBdr>
        </w:div>
        <w:div w:id="401175641">
          <w:marLeft w:val="640"/>
          <w:marRight w:val="0"/>
          <w:marTop w:val="0"/>
          <w:marBottom w:val="0"/>
          <w:divBdr>
            <w:top w:val="none" w:sz="0" w:space="0" w:color="auto"/>
            <w:left w:val="none" w:sz="0" w:space="0" w:color="auto"/>
            <w:bottom w:val="none" w:sz="0" w:space="0" w:color="auto"/>
            <w:right w:val="none" w:sz="0" w:space="0" w:color="auto"/>
          </w:divBdr>
        </w:div>
        <w:div w:id="351036453">
          <w:marLeft w:val="640"/>
          <w:marRight w:val="0"/>
          <w:marTop w:val="0"/>
          <w:marBottom w:val="0"/>
          <w:divBdr>
            <w:top w:val="none" w:sz="0" w:space="0" w:color="auto"/>
            <w:left w:val="none" w:sz="0" w:space="0" w:color="auto"/>
            <w:bottom w:val="none" w:sz="0" w:space="0" w:color="auto"/>
            <w:right w:val="none" w:sz="0" w:space="0" w:color="auto"/>
          </w:divBdr>
        </w:div>
        <w:div w:id="235602282">
          <w:marLeft w:val="640"/>
          <w:marRight w:val="0"/>
          <w:marTop w:val="0"/>
          <w:marBottom w:val="0"/>
          <w:divBdr>
            <w:top w:val="none" w:sz="0" w:space="0" w:color="auto"/>
            <w:left w:val="none" w:sz="0" w:space="0" w:color="auto"/>
            <w:bottom w:val="none" w:sz="0" w:space="0" w:color="auto"/>
            <w:right w:val="none" w:sz="0" w:space="0" w:color="auto"/>
          </w:divBdr>
        </w:div>
        <w:div w:id="1020666178">
          <w:marLeft w:val="640"/>
          <w:marRight w:val="0"/>
          <w:marTop w:val="0"/>
          <w:marBottom w:val="0"/>
          <w:divBdr>
            <w:top w:val="none" w:sz="0" w:space="0" w:color="auto"/>
            <w:left w:val="none" w:sz="0" w:space="0" w:color="auto"/>
            <w:bottom w:val="none" w:sz="0" w:space="0" w:color="auto"/>
            <w:right w:val="none" w:sz="0" w:space="0" w:color="auto"/>
          </w:divBdr>
        </w:div>
        <w:div w:id="1929999350">
          <w:marLeft w:val="640"/>
          <w:marRight w:val="0"/>
          <w:marTop w:val="0"/>
          <w:marBottom w:val="0"/>
          <w:divBdr>
            <w:top w:val="none" w:sz="0" w:space="0" w:color="auto"/>
            <w:left w:val="none" w:sz="0" w:space="0" w:color="auto"/>
            <w:bottom w:val="none" w:sz="0" w:space="0" w:color="auto"/>
            <w:right w:val="none" w:sz="0" w:space="0" w:color="auto"/>
          </w:divBdr>
        </w:div>
        <w:div w:id="1582448936">
          <w:marLeft w:val="640"/>
          <w:marRight w:val="0"/>
          <w:marTop w:val="0"/>
          <w:marBottom w:val="0"/>
          <w:divBdr>
            <w:top w:val="none" w:sz="0" w:space="0" w:color="auto"/>
            <w:left w:val="none" w:sz="0" w:space="0" w:color="auto"/>
            <w:bottom w:val="none" w:sz="0" w:space="0" w:color="auto"/>
            <w:right w:val="none" w:sz="0" w:space="0" w:color="auto"/>
          </w:divBdr>
        </w:div>
        <w:div w:id="800222279">
          <w:marLeft w:val="640"/>
          <w:marRight w:val="0"/>
          <w:marTop w:val="0"/>
          <w:marBottom w:val="0"/>
          <w:divBdr>
            <w:top w:val="none" w:sz="0" w:space="0" w:color="auto"/>
            <w:left w:val="none" w:sz="0" w:space="0" w:color="auto"/>
            <w:bottom w:val="none" w:sz="0" w:space="0" w:color="auto"/>
            <w:right w:val="none" w:sz="0" w:space="0" w:color="auto"/>
          </w:divBdr>
        </w:div>
        <w:div w:id="1982071928">
          <w:marLeft w:val="640"/>
          <w:marRight w:val="0"/>
          <w:marTop w:val="0"/>
          <w:marBottom w:val="0"/>
          <w:divBdr>
            <w:top w:val="none" w:sz="0" w:space="0" w:color="auto"/>
            <w:left w:val="none" w:sz="0" w:space="0" w:color="auto"/>
            <w:bottom w:val="none" w:sz="0" w:space="0" w:color="auto"/>
            <w:right w:val="none" w:sz="0" w:space="0" w:color="auto"/>
          </w:divBdr>
        </w:div>
        <w:div w:id="89351219">
          <w:marLeft w:val="640"/>
          <w:marRight w:val="0"/>
          <w:marTop w:val="0"/>
          <w:marBottom w:val="0"/>
          <w:divBdr>
            <w:top w:val="none" w:sz="0" w:space="0" w:color="auto"/>
            <w:left w:val="none" w:sz="0" w:space="0" w:color="auto"/>
            <w:bottom w:val="none" w:sz="0" w:space="0" w:color="auto"/>
            <w:right w:val="none" w:sz="0" w:space="0" w:color="auto"/>
          </w:divBdr>
        </w:div>
        <w:div w:id="688023077">
          <w:marLeft w:val="640"/>
          <w:marRight w:val="0"/>
          <w:marTop w:val="0"/>
          <w:marBottom w:val="0"/>
          <w:divBdr>
            <w:top w:val="none" w:sz="0" w:space="0" w:color="auto"/>
            <w:left w:val="none" w:sz="0" w:space="0" w:color="auto"/>
            <w:bottom w:val="none" w:sz="0" w:space="0" w:color="auto"/>
            <w:right w:val="none" w:sz="0" w:space="0" w:color="auto"/>
          </w:divBdr>
        </w:div>
        <w:div w:id="823548789">
          <w:marLeft w:val="640"/>
          <w:marRight w:val="0"/>
          <w:marTop w:val="0"/>
          <w:marBottom w:val="0"/>
          <w:divBdr>
            <w:top w:val="none" w:sz="0" w:space="0" w:color="auto"/>
            <w:left w:val="none" w:sz="0" w:space="0" w:color="auto"/>
            <w:bottom w:val="none" w:sz="0" w:space="0" w:color="auto"/>
            <w:right w:val="none" w:sz="0" w:space="0" w:color="auto"/>
          </w:divBdr>
        </w:div>
        <w:div w:id="788627147">
          <w:marLeft w:val="640"/>
          <w:marRight w:val="0"/>
          <w:marTop w:val="0"/>
          <w:marBottom w:val="0"/>
          <w:divBdr>
            <w:top w:val="none" w:sz="0" w:space="0" w:color="auto"/>
            <w:left w:val="none" w:sz="0" w:space="0" w:color="auto"/>
            <w:bottom w:val="none" w:sz="0" w:space="0" w:color="auto"/>
            <w:right w:val="none" w:sz="0" w:space="0" w:color="auto"/>
          </w:divBdr>
        </w:div>
        <w:div w:id="1536769522">
          <w:marLeft w:val="640"/>
          <w:marRight w:val="0"/>
          <w:marTop w:val="0"/>
          <w:marBottom w:val="0"/>
          <w:divBdr>
            <w:top w:val="none" w:sz="0" w:space="0" w:color="auto"/>
            <w:left w:val="none" w:sz="0" w:space="0" w:color="auto"/>
            <w:bottom w:val="none" w:sz="0" w:space="0" w:color="auto"/>
            <w:right w:val="none" w:sz="0" w:space="0" w:color="auto"/>
          </w:divBdr>
        </w:div>
        <w:div w:id="2019236187">
          <w:marLeft w:val="640"/>
          <w:marRight w:val="0"/>
          <w:marTop w:val="0"/>
          <w:marBottom w:val="0"/>
          <w:divBdr>
            <w:top w:val="none" w:sz="0" w:space="0" w:color="auto"/>
            <w:left w:val="none" w:sz="0" w:space="0" w:color="auto"/>
            <w:bottom w:val="none" w:sz="0" w:space="0" w:color="auto"/>
            <w:right w:val="none" w:sz="0" w:space="0" w:color="auto"/>
          </w:divBdr>
        </w:div>
        <w:div w:id="937249426">
          <w:marLeft w:val="640"/>
          <w:marRight w:val="0"/>
          <w:marTop w:val="0"/>
          <w:marBottom w:val="0"/>
          <w:divBdr>
            <w:top w:val="none" w:sz="0" w:space="0" w:color="auto"/>
            <w:left w:val="none" w:sz="0" w:space="0" w:color="auto"/>
            <w:bottom w:val="none" w:sz="0" w:space="0" w:color="auto"/>
            <w:right w:val="none" w:sz="0" w:space="0" w:color="auto"/>
          </w:divBdr>
        </w:div>
        <w:div w:id="1372530469">
          <w:marLeft w:val="640"/>
          <w:marRight w:val="0"/>
          <w:marTop w:val="0"/>
          <w:marBottom w:val="0"/>
          <w:divBdr>
            <w:top w:val="none" w:sz="0" w:space="0" w:color="auto"/>
            <w:left w:val="none" w:sz="0" w:space="0" w:color="auto"/>
            <w:bottom w:val="none" w:sz="0" w:space="0" w:color="auto"/>
            <w:right w:val="none" w:sz="0" w:space="0" w:color="auto"/>
          </w:divBdr>
        </w:div>
        <w:div w:id="1352485680">
          <w:marLeft w:val="640"/>
          <w:marRight w:val="0"/>
          <w:marTop w:val="0"/>
          <w:marBottom w:val="0"/>
          <w:divBdr>
            <w:top w:val="none" w:sz="0" w:space="0" w:color="auto"/>
            <w:left w:val="none" w:sz="0" w:space="0" w:color="auto"/>
            <w:bottom w:val="none" w:sz="0" w:space="0" w:color="auto"/>
            <w:right w:val="none" w:sz="0" w:space="0" w:color="auto"/>
          </w:divBdr>
        </w:div>
        <w:div w:id="567572820">
          <w:marLeft w:val="640"/>
          <w:marRight w:val="0"/>
          <w:marTop w:val="0"/>
          <w:marBottom w:val="0"/>
          <w:divBdr>
            <w:top w:val="none" w:sz="0" w:space="0" w:color="auto"/>
            <w:left w:val="none" w:sz="0" w:space="0" w:color="auto"/>
            <w:bottom w:val="none" w:sz="0" w:space="0" w:color="auto"/>
            <w:right w:val="none" w:sz="0" w:space="0" w:color="auto"/>
          </w:divBdr>
        </w:div>
        <w:div w:id="1209562324">
          <w:marLeft w:val="640"/>
          <w:marRight w:val="0"/>
          <w:marTop w:val="0"/>
          <w:marBottom w:val="0"/>
          <w:divBdr>
            <w:top w:val="none" w:sz="0" w:space="0" w:color="auto"/>
            <w:left w:val="none" w:sz="0" w:space="0" w:color="auto"/>
            <w:bottom w:val="none" w:sz="0" w:space="0" w:color="auto"/>
            <w:right w:val="none" w:sz="0" w:space="0" w:color="auto"/>
          </w:divBdr>
        </w:div>
      </w:divsChild>
    </w:div>
    <w:div w:id="402140489">
      <w:bodyDiv w:val="1"/>
      <w:marLeft w:val="0"/>
      <w:marRight w:val="0"/>
      <w:marTop w:val="0"/>
      <w:marBottom w:val="0"/>
      <w:divBdr>
        <w:top w:val="none" w:sz="0" w:space="0" w:color="auto"/>
        <w:left w:val="none" w:sz="0" w:space="0" w:color="auto"/>
        <w:bottom w:val="none" w:sz="0" w:space="0" w:color="auto"/>
        <w:right w:val="none" w:sz="0" w:space="0" w:color="auto"/>
      </w:divBdr>
    </w:div>
    <w:div w:id="403452383">
      <w:bodyDiv w:val="1"/>
      <w:marLeft w:val="0"/>
      <w:marRight w:val="0"/>
      <w:marTop w:val="0"/>
      <w:marBottom w:val="0"/>
      <w:divBdr>
        <w:top w:val="none" w:sz="0" w:space="0" w:color="auto"/>
        <w:left w:val="none" w:sz="0" w:space="0" w:color="auto"/>
        <w:bottom w:val="none" w:sz="0" w:space="0" w:color="auto"/>
        <w:right w:val="none" w:sz="0" w:space="0" w:color="auto"/>
      </w:divBdr>
    </w:div>
    <w:div w:id="406995685">
      <w:bodyDiv w:val="1"/>
      <w:marLeft w:val="0"/>
      <w:marRight w:val="0"/>
      <w:marTop w:val="0"/>
      <w:marBottom w:val="0"/>
      <w:divBdr>
        <w:top w:val="none" w:sz="0" w:space="0" w:color="auto"/>
        <w:left w:val="none" w:sz="0" w:space="0" w:color="auto"/>
        <w:bottom w:val="none" w:sz="0" w:space="0" w:color="auto"/>
        <w:right w:val="none" w:sz="0" w:space="0" w:color="auto"/>
      </w:divBdr>
    </w:div>
    <w:div w:id="407116457">
      <w:bodyDiv w:val="1"/>
      <w:marLeft w:val="0"/>
      <w:marRight w:val="0"/>
      <w:marTop w:val="0"/>
      <w:marBottom w:val="0"/>
      <w:divBdr>
        <w:top w:val="none" w:sz="0" w:space="0" w:color="auto"/>
        <w:left w:val="none" w:sz="0" w:space="0" w:color="auto"/>
        <w:bottom w:val="none" w:sz="0" w:space="0" w:color="auto"/>
        <w:right w:val="none" w:sz="0" w:space="0" w:color="auto"/>
      </w:divBdr>
    </w:div>
    <w:div w:id="407769426">
      <w:bodyDiv w:val="1"/>
      <w:marLeft w:val="0"/>
      <w:marRight w:val="0"/>
      <w:marTop w:val="0"/>
      <w:marBottom w:val="0"/>
      <w:divBdr>
        <w:top w:val="none" w:sz="0" w:space="0" w:color="auto"/>
        <w:left w:val="none" w:sz="0" w:space="0" w:color="auto"/>
        <w:bottom w:val="none" w:sz="0" w:space="0" w:color="auto"/>
        <w:right w:val="none" w:sz="0" w:space="0" w:color="auto"/>
      </w:divBdr>
    </w:div>
    <w:div w:id="407776458">
      <w:bodyDiv w:val="1"/>
      <w:marLeft w:val="0"/>
      <w:marRight w:val="0"/>
      <w:marTop w:val="0"/>
      <w:marBottom w:val="0"/>
      <w:divBdr>
        <w:top w:val="none" w:sz="0" w:space="0" w:color="auto"/>
        <w:left w:val="none" w:sz="0" w:space="0" w:color="auto"/>
        <w:bottom w:val="none" w:sz="0" w:space="0" w:color="auto"/>
        <w:right w:val="none" w:sz="0" w:space="0" w:color="auto"/>
      </w:divBdr>
    </w:div>
    <w:div w:id="420638198">
      <w:bodyDiv w:val="1"/>
      <w:marLeft w:val="0"/>
      <w:marRight w:val="0"/>
      <w:marTop w:val="0"/>
      <w:marBottom w:val="0"/>
      <w:divBdr>
        <w:top w:val="none" w:sz="0" w:space="0" w:color="auto"/>
        <w:left w:val="none" w:sz="0" w:space="0" w:color="auto"/>
        <w:bottom w:val="none" w:sz="0" w:space="0" w:color="auto"/>
        <w:right w:val="none" w:sz="0" w:space="0" w:color="auto"/>
      </w:divBdr>
    </w:div>
    <w:div w:id="423038097">
      <w:bodyDiv w:val="1"/>
      <w:marLeft w:val="0"/>
      <w:marRight w:val="0"/>
      <w:marTop w:val="0"/>
      <w:marBottom w:val="0"/>
      <w:divBdr>
        <w:top w:val="none" w:sz="0" w:space="0" w:color="auto"/>
        <w:left w:val="none" w:sz="0" w:space="0" w:color="auto"/>
        <w:bottom w:val="none" w:sz="0" w:space="0" w:color="auto"/>
        <w:right w:val="none" w:sz="0" w:space="0" w:color="auto"/>
      </w:divBdr>
    </w:div>
    <w:div w:id="423192251">
      <w:bodyDiv w:val="1"/>
      <w:marLeft w:val="0"/>
      <w:marRight w:val="0"/>
      <w:marTop w:val="0"/>
      <w:marBottom w:val="0"/>
      <w:divBdr>
        <w:top w:val="none" w:sz="0" w:space="0" w:color="auto"/>
        <w:left w:val="none" w:sz="0" w:space="0" w:color="auto"/>
        <w:bottom w:val="none" w:sz="0" w:space="0" w:color="auto"/>
        <w:right w:val="none" w:sz="0" w:space="0" w:color="auto"/>
      </w:divBdr>
      <w:divsChild>
        <w:div w:id="1648440303">
          <w:marLeft w:val="640"/>
          <w:marRight w:val="0"/>
          <w:marTop w:val="0"/>
          <w:marBottom w:val="0"/>
          <w:divBdr>
            <w:top w:val="none" w:sz="0" w:space="0" w:color="auto"/>
            <w:left w:val="none" w:sz="0" w:space="0" w:color="auto"/>
            <w:bottom w:val="none" w:sz="0" w:space="0" w:color="auto"/>
            <w:right w:val="none" w:sz="0" w:space="0" w:color="auto"/>
          </w:divBdr>
        </w:div>
        <w:div w:id="1632319178">
          <w:marLeft w:val="640"/>
          <w:marRight w:val="0"/>
          <w:marTop w:val="0"/>
          <w:marBottom w:val="0"/>
          <w:divBdr>
            <w:top w:val="none" w:sz="0" w:space="0" w:color="auto"/>
            <w:left w:val="none" w:sz="0" w:space="0" w:color="auto"/>
            <w:bottom w:val="none" w:sz="0" w:space="0" w:color="auto"/>
            <w:right w:val="none" w:sz="0" w:space="0" w:color="auto"/>
          </w:divBdr>
        </w:div>
        <w:div w:id="12925805">
          <w:marLeft w:val="640"/>
          <w:marRight w:val="0"/>
          <w:marTop w:val="0"/>
          <w:marBottom w:val="0"/>
          <w:divBdr>
            <w:top w:val="none" w:sz="0" w:space="0" w:color="auto"/>
            <w:left w:val="none" w:sz="0" w:space="0" w:color="auto"/>
            <w:bottom w:val="none" w:sz="0" w:space="0" w:color="auto"/>
            <w:right w:val="none" w:sz="0" w:space="0" w:color="auto"/>
          </w:divBdr>
        </w:div>
        <w:div w:id="1772969479">
          <w:marLeft w:val="640"/>
          <w:marRight w:val="0"/>
          <w:marTop w:val="0"/>
          <w:marBottom w:val="0"/>
          <w:divBdr>
            <w:top w:val="none" w:sz="0" w:space="0" w:color="auto"/>
            <w:left w:val="none" w:sz="0" w:space="0" w:color="auto"/>
            <w:bottom w:val="none" w:sz="0" w:space="0" w:color="auto"/>
            <w:right w:val="none" w:sz="0" w:space="0" w:color="auto"/>
          </w:divBdr>
        </w:div>
        <w:div w:id="1666856620">
          <w:marLeft w:val="640"/>
          <w:marRight w:val="0"/>
          <w:marTop w:val="0"/>
          <w:marBottom w:val="0"/>
          <w:divBdr>
            <w:top w:val="none" w:sz="0" w:space="0" w:color="auto"/>
            <w:left w:val="none" w:sz="0" w:space="0" w:color="auto"/>
            <w:bottom w:val="none" w:sz="0" w:space="0" w:color="auto"/>
            <w:right w:val="none" w:sz="0" w:space="0" w:color="auto"/>
          </w:divBdr>
        </w:div>
        <w:div w:id="2073770428">
          <w:marLeft w:val="640"/>
          <w:marRight w:val="0"/>
          <w:marTop w:val="0"/>
          <w:marBottom w:val="0"/>
          <w:divBdr>
            <w:top w:val="none" w:sz="0" w:space="0" w:color="auto"/>
            <w:left w:val="none" w:sz="0" w:space="0" w:color="auto"/>
            <w:bottom w:val="none" w:sz="0" w:space="0" w:color="auto"/>
            <w:right w:val="none" w:sz="0" w:space="0" w:color="auto"/>
          </w:divBdr>
        </w:div>
        <w:div w:id="59593926">
          <w:marLeft w:val="640"/>
          <w:marRight w:val="0"/>
          <w:marTop w:val="0"/>
          <w:marBottom w:val="0"/>
          <w:divBdr>
            <w:top w:val="none" w:sz="0" w:space="0" w:color="auto"/>
            <w:left w:val="none" w:sz="0" w:space="0" w:color="auto"/>
            <w:bottom w:val="none" w:sz="0" w:space="0" w:color="auto"/>
            <w:right w:val="none" w:sz="0" w:space="0" w:color="auto"/>
          </w:divBdr>
        </w:div>
        <w:div w:id="1296528718">
          <w:marLeft w:val="640"/>
          <w:marRight w:val="0"/>
          <w:marTop w:val="0"/>
          <w:marBottom w:val="0"/>
          <w:divBdr>
            <w:top w:val="none" w:sz="0" w:space="0" w:color="auto"/>
            <w:left w:val="none" w:sz="0" w:space="0" w:color="auto"/>
            <w:bottom w:val="none" w:sz="0" w:space="0" w:color="auto"/>
            <w:right w:val="none" w:sz="0" w:space="0" w:color="auto"/>
          </w:divBdr>
        </w:div>
        <w:div w:id="1257329626">
          <w:marLeft w:val="640"/>
          <w:marRight w:val="0"/>
          <w:marTop w:val="0"/>
          <w:marBottom w:val="0"/>
          <w:divBdr>
            <w:top w:val="none" w:sz="0" w:space="0" w:color="auto"/>
            <w:left w:val="none" w:sz="0" w:space="0" w:color="auto"/>
            <w:bottom w:val="none" w:sz="0" w:space="0" w:color="auto"/>
            <w:right w:val="none" w:sz="0" w:space="0" w:color="auto"/>
          </w:divBdr>
        </w:div>
        <w:div w:id="2093886286">
          <w:marLeft w:val="640"/>
          <w:marRight w:val="0"/>
          <w:marTop w:val="0"/>
          <w:marBottom w:val="0"/>
          <w:divBdr>
            <w:top w:val="none" w:sz="0" w:space="0" w:color="auto"/>
            <w:left w:val="none" w:sz="0" w:space="0" w:color="auto"/>
            <w:bottom w:val="none" w:sz="0" w:space="0" w:color="auto"/>
            <w:right w:val="none" w:sz="0" w:space="0" w:color="auto"/>
          </w:divBdr>
        </w:div>
        <w:div w:id="1891065505">
          <w:marLeft w:val="640"/>
          <w:marRight w:val="0"/>
          <w:marTop w:val="0"/>
          <w:marBottom w:val="0"/>
          <w:divBdr>
            <w:top w:val="none" w:sz="0" w:space="0" w:color="auto"/>
            <w:left w:val="none" w:sz="0" w:space="0" w:color="auto"/>
            <w:bottom w:val="none" w:sz="0" w:space="0" w:color="auto"/>
            <w:right w:val="none" w:sz="0" w:space="0" w:color="auto"/>
          </w:divBdr>
        </w:div>
        <w:div w:id="1791774510">
          <w:marLeft w:val="640"/>
          <w:marRight w:val="0"/>
          <w:marTop w:val="0"/>
          <w:marBottom w:val="0"/>
          <w:divBdr>
            <w:top w:val="none" w:sz="0" w:space="0" w:color="auto"/>
            <w:left w:val="none" w:sz="0" w:space="0" w:color="auto"/>
            <w:bottom w:val="none" w:sz="0" w:space="0" w:color="auto"/>
            <w:right w:val="none" w:sz="0" w:space="0" w:color="auto"/>
          </w:divBdr>
        </w:div>
        <w:div w:id="1214122600">
          <w:marLeft w:val="640"/>
          <w:marRight w:val="0"/>
          <w:marTop w:val="0"/>
          <w:marBottom w:val="0"/>
          <w:divBdr>
            <w:top w:val="none" w:sz="0" w:space="0" w:color="auto"/>
            <w:left w:val="none" w:sz="0" w:space="0" w:color="auto"/>
            <w:bottom w:val="none" w:sz="0" w:space="0" w:color="auto"/>
            <w:right w:val="none" w:sz="0" w:space="0" w:color="auto"/>
          </w:divBdr>
        </w:div>
        <w:div w:id="1015695881">
          <w:marLeft w:val="640"/>
          <w:marRight w:val="0"/>
          <w:marTop w:val="0"/>
          <w:marBottom w:val="0"/>
          <w:divBdr>
            <w:top w:val="none" w:sz="0" w:space="0" w:color="auto"/>
            <w:left w:val="none" w:sz="0" w:space="0" w:color="auto"/>
            <w:bottom w:val="none" w:sz="0" w:space="0" w:color="auto"/>
            <w:right w:val="none" w:sz="0" w:space="0" w:color="auto"/>
          </w:divBdr>
        </w:div>
        <w:div w:id="1281034468">
          <w:marLeft w:val="640"/>
          <w:marRight w:val="0"/>
          <w:marTop w:val="0"/>
          <w:marBottom w:val="0"/>
          <w:divBdr>
            <w:top w:val="none" w:sz="0" w:space="0" w:color="auto"/>
            <w:left w:val="none" w:sz="0" w:space="0" w:color="auto"/>
            <w:bottom w:val="none" w:sz="0" w:space="0" w:color="auto"/>
            <w:right w:val="none" w:sz="0" w:space="0" w:color="auto"/>
          </w:divBdr>
        </w:div>
        <w:div w:id="462233622">
          <w:marLeft w:val="640"/>
          <w:marRight w:val="0"/>
          <w:marTop w:val="0"/>
          <w:marBottom w:val="0"/>
          <w:divBdr>
            <w:top w:val="none" w:sz="0" w:space="0" w:color="auto"/>
            <w:left w:val="none" w:sz="0" w:space="0" w:color="auto"/>
            <w:bottom w:val="none" w:sz="0" w:space="0" w:color="auto"/>
            <w:right w:val="none" w:sz="0" w:space="0" w:color="auto"/>
          </w:divBdr>
        </w:div>
        <w:div w:id="2134666051">
          <w:marLeft w:val="640"/>
          <w:marRight w:val="0"/>
          <w:marTop w:val="0"/>
          <w:marBottom w:val="0"/>
          <w:divBdr>
            <w:top w:val="none" w:sz="0" w:space="0" w:color="auto"/>
            <w:left w:val="none" w:sz="0" w:space="0" w:color="auto"/>
            <w:bottom w:val="none" w:sz="0" w:space="0" w:color="auto"/>
            <w:right w:val="none" w:sz="0" w:space="0" w:color="auto"/>
          </w:divBdr>
        </w:div>
        <w:div w:id="230888452">
          <w:marLeft w:val="640"/>
          <w:marRight w:val="0"/>
          <w:marTop w:val="0"/>
          <w:marBottom w:val="0"/>
          <w:divBdr>
            <w:top w:val="none" w:sz="0" w:space="0" w:color="auto"/>
            <w:left w:val="none" w:sz="0" w:space="0" w:color="auto"/>
            <w:bottom w:val="none" w:sz="0" w:space="0" w:color="auto"/>
            <w:right w:val="none" w:sz="0" w:space="0" w:color="auto"/>
          </w:divBdr>
        </w:div>
        <w:div w:id="1783456245">
          <w:marLeft w:val="640"/>
          <w:marRight w:val="0"/>
          <w:marTop w:val="0"/>
          <w:marBottom w:val="0"/>
          <w:divBdr>
            <w:top w:val="none" w:sz="0" w:space="0" w:color="auto"/>
            <w:left w:val="none" w:sz="0" w:space="0" w:color="auto"/>
            <w:bottom w:val="none" w:sz="0" w:space="0" w:color="auto"/>
            <w:right w:val="none" w:sz="0" w:space="0" w:color="auto"/>
          </w:divBdr>
        </w:div>
        <w:div w:id="127355655">
          <w:marLeft w:val="640"/>
          <w:marRight w:val="0"/>
          <w:marTop w:val="0"/>
          <w:marBottom w:val="0"/>
          <w:divBdr>
            <w:top w:val="none" w:sz="0" w:space="0" w:color="auto"/>
            <w:left w:val="none" w:sz="0" w:space="0" w:color="auto"/>
            <w:bottom w:val="none" w:sz="0" w:space="0" w:color="auto"/>
            <w:right w:val="none" w:sz="0" w:space="0" w:color="auto"/>
          </w:divBdr>
        </w:div>
        <w:div w:id="1514954819">
          <w:marLeft w:val="640"/>
          <w:marRight w:val="0"/>
          <w:marTop w:val="0"/>
          <w:marBottom w:val="0"/>
          <w:divBdr>
            <w:top w:val="none" w:sz="0" w:space="0" w:color="auto"/>
            <w:left w:val="none" w:sz="0" w:space="0" w:color="auto"/>
            <w:bottom w:val="none" w:sz="0" w:space="0" w:color="auto"/>
            <w:right w:val="none" w:sz="0" w:space="0" w:color="auto"/>
          </w:divBdr>
        </w:div>
        <w:div w:id="431166750">
          <w:marLeft w:val="640"/>
          <w:marRight w:val="0"/>
          <w:marTop w:val="0"/>
          <w:marBottom w:val="0"/>
          <w:divBdr>
            <w:top w:val="none" w:sz="0" w:space="0" w:color="auto"/>
            <w:left w:val="none" w:sz="0" w:space="0" w:color="auto"/>
            <w:bottom w:val="none" w:sz="0" w:space="0" w:color="auto"/>
            <w:right w:val="none" w:sz="0" w:space="0" w:color="auto"/>
          </w:divBdr>
        </w:div>
        <w:div w:id="813063657">
          <w:marLeft w:val="640"/>
          <w:marRight w:val="0"/>
          <w:marTop w:val="0"/>
          <w:marBottom w:val="0"/>
          <w:divBdr>
            <w:top w:val="none" w:sz="0" w:space="0" w:color="auto"/>
            <w:left w:val="none" w:sz="0" w:space="0" w:color="auto"/>
            <w:bottom w:val="none" w:sz="0" w:space="0" w:color="auto"/>
            <w:right w:val="none" w:sz="0" w:space="0" w:color="auto"/>
          </w:divBdr>
        </w:div>
        <w:div w:id="1587953913">
          <w:marLeft w:val="640"/>
          <w:marRight w:val="0"/>
          <w:marTop w:val="0"/>
          <w:marBottom w:val="0"/>
          <w:divBdr>
            <w:top w:val="none" w:sz="0" w:space="0" w:color="auto"/>
            <w:left w:val="none" w:sz="0" w:space="0" w:color="auto"/>
            <w:bottom w:val="none" w:sz="0" w:space="0" w:color="auto"/>
            <w:right w:val="none" w:sz="0" w:space="0" w:color="auto"/>
          </w:divBdr>
        </w:div>
        <w:div w:id="794568393">
          <w:marLeft w:val="640"/>
          <w:marRight w:val="0"/>
          <w:marTop w:val="0"/>
          <w:marBottom w:val="0"/>
          <w:divBdr>
            <w:top w:val="none" w:sz="0" w:space="0" w:color="auto"/>
            <w:left w:val="none" w:sz="0" w:space="0" w:color="auto"/>
            <w:bottom w:val="none" w:sz="0" w:space="0" w:color="auto"/>
            <w:right w:val="none" w:sz="0" w:space="0" w:color="auto"/>
          </w:divBdr>
        </w:div>
        <w:div w:id="314186936">
          <w:marLeft w:val="640"/>
          <w:marRight w:val="0"/>
          <w:marTop w:val="0"/>
          <w:marBottom w:val="0"/>
          <w:divBdr>
            <w:top w:val="none" w:sz="0" w:space="0" w:color="auto"/>
            <w:left w:val="none" w:sz="0" w:space="0" w:color="auto"/>
            <w:bottom w:val="none" w:sz="0" w:space="0" w:color="auto"/>
            <w:right w:val="none" w:sz="0" w:space="0" w:color="auto"/>
          </w:divBdr>
        </w:div>
        <w:div w:id="1114599689">
          <w:marLeft w:val="640"/>
          <w:marRight w:val="0"/>
          <w:marTop w:val="0"/>
          <w:marBottom w:val="0"/>
          <w:divBdr>
            <w:top w:val="none" w:sz="0" w:space="0" w:color="auto"/>
            <w:left w:val="none" w:sz="0" w:space="0" w:color="auto"/>
            <w:bottom w:val="none" w:sz="0" w:space="0" w:color="auto"/>
            <w:right w:val="none" w:sz="0" w:space="0" w:color="auto"/>
          </w:divBdr>
        </w:div>
        <w:div w:id="325595158">
          <w:marLeft w:val="640"/>
          <w:marRight w:val="0"/>
          <w:marTop w:val="0"/>
          <w:marBottom w:val="0"/>
          <w:divBdr>
            <w:top w:val="none" w:sz="0" w:space="0" w:color="auto"/>
            <w:left w:val="none" w:sz="0" w:space="0" w:color="auto"/>
            <w:bottom w:val="none" w:sz="0" w:space="0" w:color="auto"/>
            <w:right w:val="none" w:sz="0" w:space="0" w:color="auto"/>
          </w:divBdr>
        </w:div>
        <w:div w:id="1485001967">
          <w:marLeft w:val="640"/>
          <w:marRight w:val="0"/>
          <w:marTop w:val="0"/>
          <w:marBottom w:val="0"/>
          <w:divBdr>
            <w:top w:val="none" w:sz="0" w:space="0" w:color="auto"/>
            <w:left w:val="none" w:sz="0" w:space="0" w:color="auto"/>
            <w:bottom w:val="none" w:sz="0" w:space="0" w:color="auto"/>
            <w:right w:val="none" w:sz="0" w:space="0" w:color="auto"/>
          </w:divBdr>
        </w:div>
        <w:div w:id="1755122709">
          <w:marLeft w:val="640"/>
          <w:marRight w:val="0"/>
          <w:marTop w:val="0"/>
          <w:marBottom w:val="0"/>
          <w:divBdr>
            <w:top w:val="none" w:sz="0" w:space="0" w:color="auto"/>
            <w:left w:val="none" w:sz="0" w:space="0" w:color="auto"/>
            <w:bottom w:val="none" w:sz="0" w:space="0" w:color="auto"/>
            <w:right w:val="none" w:sz="0" w:space="0" w:color="auto"/>
          </w:divBdr>
        </w:div>
        <w:div w:id="535001787">
          <w:marLeft w:val="640"/>
          <w:marRight w:val="0"/>
          <w:marTop w:val="0"/>
          <w:marBottom w:val="0"/>
          <w:divBdr>
            <w:top w:val="none" w:sz="0" w:space="0" w:color="auto"/>
            <w:left w:val="none" w:sz="0" w:space="0" w:color="auto"/>
            <w:bottom w:val="none" w:sz="0" w:space="0" w:color="auto"/>
            <w:right w:val="none" w:sz="0" w:space="0" w:color="auto"/>
          </w:divBdr>
        </w:div>
        <w:div w:id="171798392">
          <w:marLeft w:val="640"/>
          <w:marRight w:val="0"/>
          <w:marTop w:val="0"/>
          <w:marBottom w:val="0"/>
          <w:divBdr>
            <w:top w:val="none" w:sz="0" w:space="0" w:color="auto"/>
            <w:left w:val="none" w:sz="0" w:space="0" w:color="auto"/>
            <w:bottom w:val="none" w:sz="0" w:space="0" w:color="auto"/>
            <w:right w:val="none" w:sz="0" w:space="0" w:color="auto"/>
          </w:divBdr>
        </w:div>
        <w:div w:id="1769933517">
          <w:marLeft w:val="640"/>
          <w:marRight w:val="0"/>
          <w:marTop w:val="0"/>
          <w:marBottom w:val="0"/>
          <w:divBdr>
            <w:top w:val="none" w:sz="0" w:space="0" w:color="auto"/>
            <w:left w:val="none" w:sz="0" w:space="0" w:color="auto"/>
            <w:bottom w:val="none" w:sz="0" w:space="0" w:color="auto"/>
            <w:right w:val="none" w:sz="0" w:space="0" w:color="auto"/>
          </w:divBdr>
        </w:div>
        <w:div w:id="1861814331">
          <w:marLeft w:val="640"/>
          <w:marRight w:val="0"/>
          <w:marTop w:val="0"/>
          <w:marBottom w:val="0"/>
          <w:divBdr>
            <w:top w:val="none" w:sz="0" w:space="0" w:color="auto"/>
            <w:left w:val="none" w:sz="0" w:space="0" w:color="auto"/>
            <w:bottom w:val="none" w:sz="0" w:space="0" w:color="auto"/>
            <w:right w:val="none" w:sz="0" w:space="0" w:color="auto"/>
          </w:divBdr>
        </w:div>
        <w:div w:id="1189756564">
          <w:marLeft w:val="640"/>
          <w:marRight w:val="0"/>
          <w:marTop w:val="0"/>
          <w:marBottom w:val="0"/>
          <w:divBdr>
            <w:top w:val="none" w:sz="0" w:space="0" w:color="auto"/>
            <w:left w:val="none" w:sz="0" w:space="0" w:color="auto"/>
            <w:bottom w:val="none" w:sz="0" w:space="0" w:color="auto"/>
            <w:right w:val="none" w:sz="0" w:space="0" w:color="auto"/>
          </w:divBdr>
        </w:div>
        <w:div w:id="1294210368">
          <w:marLeft w:val="640"/>
          <w:marRight w:val="0"/>
          <w:marTop w:val="0"/>
          <w:marBottom w:val="0"/>
          <w:divBdr>
            <w:top w:val="none" w:sz="0" w:space="0" w:color="auto"/>
            <w:left w:val="none" w:sz="0" w:space="0" w:color="auto"/>
            <w:bottom w:val="none" w:sz="0" w:space="0" w:color="auto"/>
            <w:right w:val="none" w:sz="0" w:space="0" w:color="auto"/>
          </w:divBdr>
        </w:div>
        <w:div w:id="946884392">
          <w:marLeft w:val="640"/>
          <w:marRight w:val="0"/>
          <w:marTop w:val="0"/>
          <w:marBottom w:val="0"/>
          <w:divBdr>
            <w:top w:val="none" w:sz="0" w:space="0" w:color="auto"/>
            <w:left w:val="none" w:sz="0" w:space="0" w:color="auto"/>
            <w:bottom w:val="none" w:sz="0" w:space="0" w:color="auto"/>
            <w:right w:val="none" w:sz="0" w:space="0" w:color="auto"/>
          </w:divBdr>
        </w:div>
        <w:div w:id="1065375950">
          <w:marLeft w:val="640"/>
          <w:marRight w:val="0"/>
          <w:marTop w:val="0"/>
          <w:marBottom w:val="0"/>
          <w:divBdr>
            <w:top w:val="none" w:sz="0" w:space="0" w:color="auto"/>
            <w:left w:val="none" w:sz="0" w:space="0" w:color="auto"/>
            <w:bottom w:val="none" w:sz="0" w:space="0" w:color="auto"/>
            <w:right w:val="none" w:sz="0" w:space="0" w:color="auto"/>
          </w:divBdr>
        </w:div>
        <w:div w:id="1897858497">
          <w:marLeft w:val="640"/>
          <w:marRight w:val="0"/>
          <w:marTop w:val="0"/>
          <w:marBottom w:val="0"/>
          <w:divBdr>
            <w:top w:val="none" w:sz="0" w:space="0" w:color="auto"/>
            <w:left w:val="none" w:sz="0" w:space="0" w:color="auto"/>
            <w:bottom w:val="none" w:sz="0" w:space="0" w:color="auto"/>
            <w:right w:val="none" w:sz="0" w:space="0" w:color="auto"/>
          </w:divBdr>
        </w:div>
        <w:div w:id="911962937">
          <w:marLeft w:val="640"/>
          <w:marRight w:val="0"/>
          <w:marTop w:val="0"/>
          <w:marBottom w:val="0"/>
          <w:divBdr>
            <w:top w:val="none" w:sz="0" w:space="0" w:color="auto"/>
            <w:left w:val="none" w:sz="0" w:space="0" w:color="auto"/>
            <w:bottom w:val="none" w:sz="0" w:space="0" w:color="auto"/>
            <w:right w:val="none" w:sz="0" w:space="0" w:color="auto"/>
          </w:divBdr>
        </w:div>
        <w:div w:id="39130102">
          <w:marLeft w:val="640"/>
          <w:marRight w:val="0"/>
          <w:marTop w:val="0"/>
          <w:marBottom w:val="0"/>
          <w:divBdr>
            <w:top w:val="none" w:sz="0" w:space="0" w:color="auto"/>
            <w:left w:val="none" w:sz="0" w:space="0" w:color="auto"/>
            <w:bottom w:val="none" w:sz="0" w:space="0" w:color="auto"/>
            <w:right w:val="none" w:sz="0" w:space="0" w:color="auto"/>
          </w:divBdr>
        </w:div>
        <w:div w:id="1664897035">
          <w:marLeft w:val="640"/>
          <w:marRight w:val="0"/>
          <w:marTop w:val="0"/>
          <w:marBottom w:val="0"/>
          <w:divBdr>
            <w:top w:val="none" w:sz="0" w:space="0" w:color="auto"/>
            <w:left w:val="none" w:sz="0" w:space="0" w:color="auto"/>
            <w:bottom w:val="none" w:sz="0" w:space="0" w:color="auto"/>
            <w:right w:val="none" w:sz="0" w:space="0" w:color="auto"/>
          </w:divBdr>
        </w:div>
        <w:div w:id="1290280579">
          <w:marLeft w:val="640"/>
          <w:marRight w:val="0"/>
          <w:marTop w:val="0"/>
          <w:marBottom w:val="0"/>
          <w:divBdr>
            <w:top w:val="none" w:sz="0" w:space="0" w:color="auto"/>
            <w:left w:val="none" w:sz="0" w:space="0" w:color="auto"/>
            <w:bottom w:val="none" w:sz="0" w:space="0" w:color="auto"/>
            <w:right w:val="none" w:sz="0" w:space="0" w:color="auto"/>
          </w:divBdr>
        </w:div>
        <w:div w:id="475102225">
          <w:marLeft w:val="640"/>
          <w:marRight w:val="0"/>
          <w:marTop w:val="0"/>
          <w:marBottom w:val="0"/>
          <w:divBdr>
            <w:top w:val="none" w:sz="0" w:space="0" w:color="auto"/>
            <w:left w:val="none" w:sz="0" w:space="0" w:color="auto"/>
            <w:bottom w:val="none" w:sz="0" w:space="0" w:color="auto"/>
            <w:right w:val="none" w:sz="0" w:space="0" w:color="auto"/>
          </w:divBdr>
        </w:div>
        <w:div w:id="993217096">
          <w:marLeft w:val="640"/>
          <w:marRight w:val="0"/>
          <w:marTop w:val="0"/>
          <w:marBottom w:val="0"/>
          <w:divBdr>
            <w:top w:val="none" w:sz="0" w:space="0" w:color="auto"/>
            <w:left w:val="none" w:sz="0" w:space="0" w:color="auto"/>
            <w:bottom w:val="none" w:sz="0" w:space="0" w:color="auto"/>
            <w:right w:val="none" w:sz="0" w:space="0" w:color="auto"/>
          </w:divBdr>
        </w:div>
        <w:div w:id="1426463512">
          <w:marLeft w:val="640"/>
          <w:marRight w:val="0"/>
          <w:marTop w:val="0"/>
          <w:marBottom w:val="0"/>
          <w:divBdr>
            <w:top w:val="none" w:sz="0" w:space="0" w:color="auto"/>
            <w:left w:val="none" w:sz="0" w:space="0" w:color="auto"/>
            <w:bottom w:val="none" w:sz="0" w:space="0" w:color="auto"/>
            <w:right w:val="none" w:sz="0" w:space="0" w:color="auto"/>
          </w:divBdr>
        </w:div>
        <w:div w:id="100608151">
          <w:marLeft w:val="640"/>
          <w:marRight w:val="0"/>
          <w:marTop w:val="0"/>
          <w:marBottom w:val="0"/>
          <w:divBdr>
            <w:top w:val="none" w:sz="0" w:space="0" w:color="auto"/>
            <w:left w:val="none" w:sz="0" w:space="0" w:color="auto"/>
            <w:bottom w:val="none" w:sz="0" w:space="0" w:color="auto"/>
            <w:right w:val="none" w:sz="0" w:space="0" w:color="auto"/>
          </w:divBdr>
        </w:div>
        <w:div w:id="1332443172">
          <w:marLeft w:val="640"/>
          <w:marRight w:val="0"/>
          <w:marTop w:val="0"/>
          <w:marBottom w:val="0"/>
          <w:divBdr>
            <w:top w:val="none" w:sz="0" w:space="0" w:color="auto"/>
            <w:left w:val="none" w:sz="0" w:space="0" w:color="auto"/>
            <w:bottom w:val="none" w:sz="0" w:space="0" w:color="auto"/>
            <w:right w:val="none" w:sz="0" w:space="0" w:color="auto"/>
          </w:divBdr>
        </w:div>
        <w:div w:id="395275910">
          <w:marLeft w:val="640"/>
          <w:marRight w:val="0"/>
          <w:marTop w:val="0"/>
          <w:marBottom w:val="0"/>
          <w:divBdr>
            <w:top w:val="none" w:sz="0" w:space="0" w:color="auto"/>
            <w:left w:val="none" w:sz="0" w:space="0" w:color="auto"/>
            <w:bottom w:val="none" w:sz="0" w:space="0" w:color="auto"/>
            <w:right w:val="none" w:sz="0" w:space="0" w:color="auto"/>
          </w:divBdr>
        </w:div>
        <w:div w:id="800466759">
          <w:marLeft w:val="640"/>
          <w:marRight w:val="0"/>
          <w:marTop w:val="0"/>
          <w:marBottom w:val="0"/>
          <w:divBdr>
            <w:top w:val="none" w:sz="0" w:space="0" w:color="auto"/>
            <w:left w:val="none" w:sz="0" w:space="0" w:color="auto"/>
            <w:bottom w:val="none" w:sz="0" w:space="0" w:color="auto"/>
            <w:right w:val="none" w:sz="0" w:space="0" w:color="auto"/>
          </w:divBdr>
        </w:div>
        <w:div w:id="1789199171">
          <w:marLeft w:val="640"/>
          <w:marRight w:val="0"/>
          <w:marTop w:val="0"/>
          <w:marBottom w:val="0"/>
          <w:divBdr>
            <w:top w:val="none" w:sz="0" w:space="0" w:color="auto"/>
            <w:left w:val="none" w:sz="0" w:space="0" w:color="auto"/>
            <w:bottom w:val="none" w:sz="0" w:space="0" w:color="auto"/>
            <w:right w:val="none" w:sz="0" w:space="0" w:color="auto"/>
          </w:divBdr>
        </w:div>
        <w:div w:id="959804215">
          <w:marLeft w:val="640"/>
          <w:marRight w:val="0"/>
          <w:marTop w:val="0"/>
          <w:marBottom w:val="0"/>
          <w:divBdr>
            <w:top w:val="none" w:sz="0" w:space="0" w:color="auto"/>
            <w:left w:val="none" w:sz="0" w:space="0" w:color="auto"/>
            <w:bottom w:val="none" w:sz="0" w:space="0" w:color="auto"/>
            <w:right w:val="none" w:sz="0" w:space="0" w:color="auto"/>
          </w:divBdr>
        </w:div>
        <w:div w:id="491411713">
          <w:marLeft w:val="640"/>
          <w:marRight w:val="0"/>
          <w:marTop w:val="0"/>
          <w:marBottom w:val="0"/>
          <w:divBdr>
            <w:top w:val="none" w:sz="0" w:space="0" w:color="auto"/>
            <w:left w:val="none" w:sz="0" w:space="0" w:color="auto"/>
            <w:bottom w:val="none" w:sz="0" w:space="0" w:color="auto"/>
            <w:right w:val="none" w:sz="0" w:space="0" w:color="auto"/>
          </w:divBdr>
        </w:div>
        <w:div w:id="478377750">
          <w:marLeft w:val="640"/>
          <w:marRight w:val="0"/>
          <w:marTop w:val="0"/>
          <w:marBottom w:val="0"/>
          <w:divBdr>
            <w:top w:val="none" w:sz="0" w:space="0" w:color="auto"/>
            <w:left w:val="none" w:sz="0" w:space="0" w:color="auto"/>
            <w:bottom w:val="none" w:sz="0" w:space="0" w:color="auto"/>
            <w:right w:val="none" w:sz="0" w:space="0" w:color="auto"/>
          </w:divBdr>
        </w:div>
        <w:div w:id="609246518">
          <w:marLeft w:val="640"/>
          <w:marRight w:val="0"/>
          <w:marTop w:val="0"/>
          <w:marBottom w:val="0"/>
          <w:divBdr>
            <w:top w:val="none" w:sz="0" w:space="0" w:color="auto"/>
            <w:left w:val="none" w:sz="0" w:space="0" w:color="auto"/>
            <w:bottom w:val="none" w:sz="0" w:space="0" w:color="auto"/>
            <w:right w:val="none" w:sz="0" w:space="0" w:color="auto"/>
          </w:divBdr>
        </w:div>
        <w:div w:id="394663726">
          <w:marLeft w:val="640"/>
          <w:marRight w:val="0"/>
          <w:marTop w:val="0"/>
          <w:marBottom w:val="0"/>
          <w:divBdr>
            <w:top w:val="none" w:sz="0" w:space="0" w:color="auto"/>
            <w:left w:val="none" w:sz="0" w:space="0" w:color="auto"/>
            <w:bottom w:val="none" w:sz="0" w:space="0" w:color="auto"/>
            <w:right w:val="none" w:sz="0" w:space="0" w:color="auto"/>
          </w:divBdr>
        </w:div>
        <w:div w:id="1268585178">
          <w:marLeft w:val="640"/>
          <w:marRight w:val="0"/>
          <w:marTop w:val="0"/>
          <w:marBottom w:val="0"/>
          <w:divBdr>
            <w:top w:val="none" w:sz="0" w:space="0" w:color="auto"/>
            <w:left w:val="none" w:sz="0" w:space="0" w:color="auto"/>
            <w:bottom w:val="none" w:sz="0" w:space="0" w:color="auto"/>
            <w:right w:val="none" w:sz="0" w:space="0" w:color="auto"/>
          </w:divBdr>
        </w:div>
        <w:div w:id="804926366">
          <w:marLeft w:val="640"/>
          <w:marRight w:val="0"/>
          <w:marTop w:val="0"/>
          <w:marBottom w:val="0"/>
          <w:divBdr>
            <w:top w:val="none" w:sz="0" w:space="0" w:color="auto"/>
            <w:left w:val="none" w:sz="0" w:space="0" w:color="auto"/>
            <w:bottom w:val="none" w:sz="0" w:space="0" w:color="auto"/>
            <w:right w:val="none" w:sz="0" w:space="0" w:color="auto"/>
          </w:divBdr>
        </w:div>
        <w:div w:id="1025135105">
          <w:marLeft w:val="640"/>
          <w:marRight w:val="0"/>
          <w:marTop w:val="0"/>
          <w:marBottom w:val="0"/>
          <w:divBdr>
            <w:top w:val="none" w:sz="0" w:space="0" w:color="auto"/>
            <w:left w:val="none" w:sz="0" w:space="0" w:color="auto"/>
            <w:bottom w:val="none" w:sz="0" w:space="0" w:color="auto"/>
            <w:right w:val="none" w:sz="0" w:space="0" w:color="auto"/>
          </w:divBdr>
        </w:div>
        <w:div w:id="2123572879">
          <w:marLeft w:val="640"/>
          <w:marRight w:val="0"/>
          <w:marTop w:val="0"/>
          <w:marBottom w:val="0"/>
          <w:divBdr>
            <w:top w:val="none" w:sz="0" w:space="0" w:color="auto"/>
            <w:left w:val="none" w:sz="0" w:space="0" w:color="auto"/>
            <w:bottom w:val="none" w:sz="0" w:space="0" w:color="auto"/>
            <w:right w:val="none" w:sz="0" w:space="0" w:color="auto"/>
          </w:divBdr>
        </w:div>
        <w:div w:id="1324625119">
          <w:marLeft w:val="640"/>
          <w:marRight w:val="0"/>
          <w:marTop w:val="0"/>
          <w:marBottom w:val="0"/>
          <w:divBdr>
            <w:top w:val="none" w:sz="0" w:space="0" w:color="auto"/>
            <w:left w:val="none" w:sz="0" w:space="0" w:color="auto"/>
            <w:bottom w:val="none" w:sz="0" w:space="0" w:color="auto"/>
            <w:right w:val="none" w:sz="0" w:space="0" w:color="auto"/>
          </w:divBdr>
        </w:div>
        <w:div w:id="1841310139">
          <w:marLeft w:val="640"/>
          <w:marRight w:val="0"/>
          <w:marTop w:val="0"/>
          <w:marBottom w:val="0"/>
          <w:divBdr>
            <w:top w:val="none" w:sz="0" w:space="0" w:color="auto"/>
            <w:left w:val="none" w:sz="0" w:space="0" w:color="auto"/>
            <w:bottom w:val="none" w:sz="0" w:space="0" w:color="auto"/>
            <w:right w:val="none" w:sz="0" w:space="0" w:color="auto"/>
          </w:divBdr>
        </w:div>
        <w:div w:id="2011063296">
          <w:marLeft w:val="640"/>
          <w:marRight w:val="0"/>
          <w:marTop w:val="0"/>
          <w:marBottom w:val="0"/>
          <w:divBdr>
            <w:top w:val="none" w:sz="0" w:space="0" w:color="auto"/>
            <w:left w:val="none" w:sz="0" w:space="0" w:color="auto"/>
            <w:bottom w:val="none" w:sz="0" w:space="0" w:color="auto"/>
            <w:right w:val="none" w:sz="0" w:space="0" w:color="auto"/>
          </w:divBdr>
        </w:div>
        <w:div w:id="77332894">
          <w:marLeft w:val="640"/>
          <w:marRight w:val="0"/>
          <w:marTop w:val="0"/>
          <w:marBottom w:val="0"/>
          <w:divBdr>
            <w:top w:val="none" w:sz="0" w:space="0" w:color="auto"/>
            <w:left w:val="none" w:sz="0" w:space="0" w:color="auto"/>
            <w:bottom w:val="none" w:sz="0" w:space="0" w:color="auto"/>
            <w:right w:val="none" w:sz="0" w:space="0" w:color="auto"/>
          </w:divBdr>
        </w:div>
        <w:div w:id="10298965">
          <w:marLeft w:val="640"/>
          <w:marRight w:val="0"/>
          <w:marTop w:val="0"/>
          <w:marBottom w:val="0"/>
          <w:divBdr>
            <w:top w:val="none" w:sz="0" w:space="0" w:color="auto"/>
            <w:left w:val="none" w:sz="0" w:space="0" w:color="auto"/>
            <w:bottom w:val="none" w:sz="0" w:space="0" w:color="auto"/>
            <w:right w:val="none" w:sz="0" w:space="0" w:color="auto"/>
          </w:divBdr>
        </w:div>
        <w:div w:id="190807970">
          <w:marLeft w:val="640"/>
          <w:marRight w:val="0"/>
          <w:marTop w:val="0"/>
          <w:marBottom w:val="0"/>
          <w:divBdr>
            <w:top w:val="none" w:sz="0" w:space="0" w:color="auto"/>
            <w:left w:val="none" w:sz="0" w:space="0" w:color="auto"/>
            <w:bottom w:val="none" w:sz="0" w:space="0" w:color="auto"/>
            <w:right w:val="none" w:sz="0" w:space="0" w:color="auto"/>
          </w:divBdr>
        </w:div>
      </w:divsChild>
    </w:div>
    <w:div w:id="423379107">
      <w:bodyDiv w:val="1"/>
      <w:marLeft w:val="0"/>
      <w:marRight w:val="0"/>
      <w:marTop w:val="0"/>
      <w:marBottom w:val="0"/>
      <w:divBdr>
        <w:top w:val="none" w:sz="0" w:space="0" w:color="auto"/>
        <w:left w:val="none" w:sz="0" w:space="0" w:color="auto"/>
        <w:bottom w:val="none" w:sz="0" w:space="0" w:color="auto"/>
        <w:right w:val="none" w:sz="0" w:space="0" w:color="auto"/>
      </w:divBdr>
    </w:div>
    <w:div w:id="427654879">
      <w:bodyDiv w:val="1"/>
      <w:marLeft w:val="0"/>
      <w:marRight w:val="0"/>
      <w:marTop w:val="0"/>
      <w:marBottom w:val="0"/>
      <w:divBdr>
        <w:top w:val="none" w:sz="0" w:space="0" w:color="auto"/>
        <w:left w:val="none" w:sz="0" w:space="0" w:color="auto"/>
        <w:bottom w:val="none" w:sz="0" w:space="0" w:color="auto"/>
        <w:right w:val="none" w:sz="0" w:space="0" w:color="auto"/>
      </w:divBdr>
    </w:div>
    <w:div w:id="430785543">
      <w:bodyDiv w:val="1"/>
      <w:marLeft w:val="0"/>
      <w:marRight w:val="0"/>
      <w:marTop w:val="0"/>
      <w:marBottom w:val="0"/>
      <w:divBdr>
        <w:top w:val="none" w:sz="0" w:space="0" w:color="auto"/>
        <w:left w:val="none" w:sz="0" w:space="0" w:color="auto"/>
        <w:bottom w:val="none" w:sz="0" w:space="0" w:color="auto"/>
        <w:right w:val="none" w:sz="0" w:space="0" w:color="auto"/>
      </w:divBdr>
    </w:div>
    <w:div w:id="440229135">
      <w:bodyDiv w:val="1"/>
      <w:marLeft w:val="0"/>
      <w:marRight w:val="0"/>
      <w:marTop w:val="0"/>
      <w:marBottom w:val="0"/>
      <w:divBdr>
        <w:top w:val="none" w:sz="0" w:space="0" w:color="auto"/>
        <w:left w:val="none" w:sz="0" w:space="0" w:color="auto"/>
        <w:bottom w:val="none" w:sz="0" w:space="0" w:color="auto"/>
        <w:right w:val="none" w:sz="0" w:space="0" w:color="auto"/>
      </w:divBdr>
    </w:div>
    <w:div w:id="440339043">
      <w:bodyDiv w:val="1"/>
      <w:marLeft w:val="0"/>
      <w:marRight w:val="0"/>
      <w:marTop w:val="0"/>
      <w:marBottom w:val="0"/>
      <w:divBdr>
        <w:top w:val="none" w:sz="0" w:space="0" w:color="auto"/>
        <w:left w:val="none" w:sz="0" w:space="0" w:color="auto"/>
        <w:bottom w:val="none" w:sz="0" w:space="0" w:color="auto"/>
        <w:right w:val="none" w:sz="0" w:space="0" w:color="auto"/>
      </w:divBdr>
      <w:divsChild>
        <w:div w:id="28339982">
          <w:marLeft w:val="640"/>
          <w:marRight w:val="0"/>
          <w:marTop w:val="0"/>
          <w:marBottom w:val="0"/>
          <w:divBdr>
            <w:top w:val="none" w:sz="0" w:space="0" w:color="auto"/>
            <w:left w:val="none" w:sz="0" w:space="0" w:color="auto"/>
            <w:bottom w:val="none" w:sz="0" w:space="0" w:color="auto"/>
            <w:right w:val="none" w:sz="0" w:space="0" w:color="auto"/>
          </w:divBdr>
        </w:div>
        <w:div w:id="618296978">
          <w:marLeft w:val="640"/>
          <w:marRight w:val="0"/>
          <w:marTop w:val="0"/>
          <w:marBottom w:val="0"/>
          <w:divBdr>
            <w:top w:val="none" w:sz="0" w:space="0" w:color="auto"/>
            <w:left w:val="none" w:sz="0" w:space="0" w:color="auto"/>
            <w:bottom w:val="none" w:sz="0" w:space="0" w:color="auto"/>
            <w:right w:val="none" w:sz="0" w:space="0" w:color="auto"/>
          </w:divBdr>
        </w:div>
        <w:div w:id="1921981451">
          <w:marLeft w:val="640"/>
          <w:marRight w:val="0"/>
          <w:marTop w:val="0"/>
          <w:marBottom w:val="0"/>
          <w:divBdr>
            <w:top w:val="none" w:sz="0" w:space="0" w:color="auto"/>
            <w:left w:val="none" w:sz="0" w:space="0" w:color="auto"/>
            <w:bottom w:val="none" w:sz="0" w:space="0" w:color="auto"/>
            <w:right w:val="none" w:sz="0" w:space="0" w:color="auto"/>
          </w:divBdr>
        </w:div>
        <w:div w:id="1511986703">
          <w:marLeft w:val="640"/>
          <w:marRight w:val="0"/>
          <w:marTop w:val="0"/>
          <w:marBottom w:val="0"/>
          <w:divBdr>
            <w:top w:val="none" w:sz="0" w:space="0" w:color="auto"/>
            <w:left w:val="none" w:sz="0" w:space="0" w:color="auto"/>
            <w:bottom w:val="none" w:sz="0" w:space="0" w:color="auto"/>
            <w:right w:val="none" w:sz="0" w:space="0" w:color="auto"/>
          </w:divBdr>
        </w:div>
        <w:div w:id="1132089704">
          <w:marLeft w:val="640"/>
          <w:marRight w:val="0"/>
          <w:marTop w:val="0"/>
          <w:marBottom w:val="0"/>
          <w:divBdr>
            <w:top w:val="none" w:sz="0" w:space="0" w:color="auto"/>
            <w:left w:val="none" w:sz="0" w:space="0" w:color="auto"/>
            <w:bottom w:val="none" w:sz="0" w:space="0" w:color="auto"/>
            <w:right w:val="none" w:sz="0" w:space="0" w:color="auto"/>
          </w:divBdr>
        </w:div>
        <w:div w:id="908032304">
          <w:marLeft w:val="640"/>
          <w:marRight w:val="0"/>
          <w:marTop w:val="0"/>
          <w:marBottom w:val="0"/>
          <w:divBdr>
            <w:top w:val="none" w:sz="0" w:space="0" w:color="auto"/>
            <w:left w:val="none" w:sz="0" w:space="0" w:color="auto"/>
            <w:bottom w:val="none" w:sz="0" w:space="0" w:color="auto"/>
            <w:right w:val="none" w:sz="0" w:space="0" w:color="auto"/>
          </w:divBdr>
        </w:div>
        <w:div w:id="1526551412">
          <w:marLeft w:val="640"/>
          <w:marRight w:val="0"/>
          <w:marTop w:val="0"/>
          <w:marBottom w:val="0"/>
          <w:divBdr>
            <w:top w:val="none" w:sz="0" w:space="0" w:color="auto"/>
            <w:left w:val="none" w:sz="0" w:space="0" w:color="auto"/>
            <w:bottom w:val="none" w:sz="0" w:space="0" w:color="auto"/>
            <w:right w:val="none" w:sz="0" w:space="0" w:color="auto"/>
          </w:divBdr>
        </w:div>
        <w:div w:id="789856022">
          <w:marLeft w:val="640"/>
          <w:marRight w:val="0"/>
          <w:marTop w:val="0"/>
          <w:marBottom w:val="0"/>
          <w:divBdr>
            <w:top w:val="none" w:sz="0" w:space="0" w:color="auto"/>
            <w:left w:val="none" w:sz="0" w:space="0" w:color="auto"/>
            <w:bottom w:val="none" w:sz="0" w:space="0" w:color="auto"/>
            <w:right w:val="none" w:sz="0" w:space="0" w:color="auto"/>
          </w:divBdr>
        </w:div>
        <w:div w:id="1138913349">
          <w:marLeft w:val="640"/>
          <w:marRight w:val="0"/>
          <w:marTop w:val="0"/>
          <w:marBottom w:val="0"/>
          <w:divBdr>
            <w:top w:val="none" w:sz="0" w:space="0" w:color="auto"/>
            <w:left w:val="none" w:sz="0" w:space="0" w:color="auto"/>
            <w:bottom w:val="none" w:sz="0" w:space="0" w:color="auto"/>
            <w:right w:val="none" w:sz="0" w:space="0" w:color="auto"/>
          </w:divBdr>
        </w:div>
        <w:div w:id="693069393">
          <w:marLeft w:val="640"/>
          <w:marRight w:val="0"/>
          <w:marTop w:val="0"/>
          <w:marBottom w:val="0"/>
          <w:divBdr>
            <w:top w:val="none" w:sz="0" w:space="0" w:color="auto"/>
            <w:left w:val="none" w:sz="0" w:space="0" w:color="auto"/>
            <w:bottom w:val="none" w:sz="0" w:space="0" w:color="auto"/>
            <w:right w:val="none" w:sz="0" w:space="0" w:color="auto"/>
          </w:divBdr>
        </w:div>
        <w:div w:id="1431122216">
          <w:marLeft w:val="640"/>
          <w:marRight w:val="0"/>
          <w:marTop w:val="0"/>
          <w:marBottom w:val="0"/>
          <w:divBdr>
            <w:top w:val="none" w:sz="0" w:space="0" w:color="auto"/>
            <w:left w:val="none" w:sz="0" w:space="0" w:color="auto"/>
            <w:bottom w:val="none" w:sz="0" w:space="0" w:color="auto"/>
            <w:right w:val="none" w:sz="0" w:space="0" w:color="auto"/>
          </w:divBdr>
        </w:div>
        <w:div w:id="1897203022">
          <w:marLeft w:val="640"/>
          <w:marRight w:val="0"/>
          <w:marTop w:val="0"/>
          <w:marBottom w:val="0"/>
          <w:divBdr>
            <w:top w:val="none" w:sz="0" w:space="0" w:color="auto"/>
            <w:left w:val="none" w:sz="0" w:space="0" w:color="auto"/>
            <w:bottom w:val="none" w:sz="0" w:space="0" w:color="auto"/>
            <w:right w:val="none" w:sz="0" w:space="0" w:color="auto"/>
          </w:divBdr>
        </w:div>
        <w:div w:id="482550604">
          <w:marLeft w:val="640"/>
          <w:marRight w:val="0"/>
          <w:marTop w:val="0"/>
          <w:marBottom w:val="0"/>
          <w:divBdr>
            <w:top w:val="none" w:sz="0" w:space="0" w:color="auto"/>
            <w:left w:val="none" w:sz="0" w:space="0" w:color="auto"/>
            <w:bottom w:val="none" w:sz="0" w:space="0" w:color="auto"/>
            <w:right w:val="none" w:sz="0" w:space="0" w:color="auto"/>
          </w:divBdr>
        </w:div>
        <w:div w:id="465438914">
          <w:marLeft w:val="640"/>
          <w:marRight w:val="0"/>
          <w:marTop w:val="0"/>
          <w:marBottom w:val="0"/>
          <w:divBdr>
            <w:top w:val="none" w:sz="0" w:space="0" w:color="auto"/>
            <w:left w:val="none" w:sz="0" w:space="0" w:color="auto"/>
            <w:bottom w:val="none" w:sz="0" w:space="0" w:color="auto"/>
            <w:right w:val="none" w:sz="0" w:space="0" w:color="auto"/>
          </w:divBdr>
        </w:div>
        <w:div w:id="133572291">
          <w:marLeft w:val="640"/>
          <w:marRight w:val="0"/>
          <w:marTop w:val="0"/>
          <w:marBottom w:val="0"/>
          <w:divBdr>
            <w:top w:val="none" w:sz="0" w:space="0" w:color="auto"/>
            <w:left w:val="none" w:sz="0" w:space="0" w:color="auto"/>
            <w:bottom w:val="none" w:sz="0" w:space="0" w:color="auto"/>
            <w:right w:val="none" w:sz="0" w:space="0" w:color="auto"/>
          </w:divBdr>
        </w:div>
        <w:div w:id="507065817">
          <w:marLeft w:val="640"/>
          <w:marRight w:val="0"/>
          <w:marTop w:val="0"/>
          <w:marBottom w:val="0"/>
          <w:divBdr>
            <w:top w:val="none" w:sz="0" w:space="0" w:color="auto"/>
            <w:left w:val="none" w:sz="0" w:space="0" w:color="auto"/>
            <w:bottom w:val="none" w:sz="0" w:space="0" w:color="auto"/>
            <w:right w:val="none" w:sz="0" w:space="0" w:color="auto"/>
          </w:divBdr>
        </w:div>
        <w:div w:id="1418675288">
          <w:marLeft w:val="640"/>
          <w:marRight w:val="0"/>
          <w:marTop w:val="0"/>
          <w:marBottom w:val="0"/>
          <w:divBdr>
            <w:top w:val="none" w:sz="0" w:space="0" w:color="auto"/>
            <w:left w:val="none" w:sz="0" w:space="0" w:color="auto"/>
            <w:bottom w:val="none" w:sz="0" w:space="0" w:color="auto"/>
            <w:right w:val="none" w:sz="0" w:space="0" w:color="auto"/>
          </w:divBdr>
        </w:div>
        <w:div w:id="1898122143">
          <w:marLeft w:val="640"/>
          <w:marRight w:val="0"/>
          <w:marTop w:val="0"/>
          <w:marBottom w:val="0"/>
          <w:divBdr>
            <w:top w:val="none" w:sz="0" w:space="0" w:color="auto"/>
            <w:left w:val="none" w:sz="0" w:space="0" w:color="auto"/>
            <w:bottom w:val="none" w:sz="0" w:space="0" w:color="auto"/>
            <w:right w:val="none" w:sz="0" w:space="0" w:color="auto"/>
          </w:divBdr>
        </w:div>
        <w:div w:id="1772820019">
          <w:marLeft w:val="640"/>
          <w:marRight w:val="0"/>
          <w:marTop w:val="0"/>
          <w:marBottom w:val="0"/>
          <w:divBdr>
            <w:top w:val="none" w:sz="0" w:space="0" w:color="auto"/>
            <w:left w:val="none" w:sz="0" w:space="0" w:color="auto"/>
            <w:bottom w:val="none" w:sz="0" w:space="0" w:color="auto"/>
            <w:right w:val="none" w:sz="0" w:space="0" w:color="auto"/>
          </w:divBdr>
        </w:div>
        <w:div w:id="1009403853">
          <w:marLeft w:val="640"/>
          <w:marRight w:val="0"/>
          <w:marTop w:val="0"/>
          <w:marBottom w:val="0"/>
          <w:divBdr>
            <w:top w:val="none" w:sz="0" w:space="0" w:color="auto"/>
            <w:left w:val="none" w:sz="0" w:space="0" w:color="auto"/>
            <w:bottom w:val="none" w:sz="0" w:space="0" w:color="auto"/>
            <w:right w:val="none" w:sz="0" w:space="0" w:color="auto"/>
          </w:divBdr>
        </w:div>
        <w:div w:id="323048826">
          <w:marLeft w:val="640"/>
          <w:marRight w:val="0"/>
          <w:marTop w:val="0"/>
          <w:marBottom w:val="0"/>
          <w:divBdr>
            <w:top w:val="none" w:sz="0" w:space="0" w:color="auto"/>
            <w:left w:val="none" w:sz="0" w:space="0" w:color="auto"/>
            <w:bottom w:val="none" w:sz="0" w:space="0" w:color="auto"/>
            <w:right w:val="none" w:sz="0" w:space="0" w:color="auto"/>
          </w:divBdr>
        </w:div>
        <w:div w:id="1229417593">
          <w:marLeft w:val="640"/>
          <w:marRight w:val="0"/>
          <w:marTop w:val="0"/>
          <w:marBottom w:val="0"/>
          <w:divBdr>
            <w:top w:val="none" w:sz="0" w:space="0" w:color="auto"/>
            <w:left w:val="none" w:sz="0" w:space="0" w:color="auto"/>
            <w:bottom w:val="none" w:sz="0" w:space="0" w:color="auto"/>
            <w:right w:val="none" w:sz="0" w:space="0" w:color="auto"/>
          </w:divBdr>
        </w:div>
        <w:div w:id="323361649">
          <w:marLeft w:val="640"/>
          <w:marRight w:val="0"/>
          <w:marTop w:val="0"/>
          <w:marBottom w:val="0"/>
          <w:divBdr>
            <w:top w:val="none" w:sz="0" w:space="0" w:color="auto"/>
            <w:left w:val="none" w:sz="0" w:space="0" w:color="auto"/>
            <w:bottom w:val="none" w:sz="0" w:space="0" w:color="auto"/>
            <w:right w:val="none" w:sz="0" w:space="0" w:color="auto"/>
          </w:divBdr>
        </w:div>
        <w:div w:id="1020356461">
          <w:marLeft w:val="640"/>
          <w:marRight w:val="0"/>
          <w:marTop w:val="0"/>
          <w:marBottom w:val="0"/>
          <w:divBdr>
            <w:top w:val="none" w:sz="0" w:space="0" w:color="auto"/>
            <w:left w:val="none" w:sz="0" w:space="0" w:color="auto"/>
            <w:bottom w:val="none" w:sz="0" w:space="0" w:color="auto"/>
            <w:right w:val="none" w:sz="0" w:space="0" w:color="auto"/>
          </w:divBdr>
        </w:div>
        <w:div w:id="1589119526">
          <w:marLeft w:val="640"/>
          <w:marRight w:val="0"/>
          <w:marTop w:val="0"/>
          <w:marBottom w:val="0"/>
          <w:divBdr>
            <w:top w:val="none" w:sz="0" w:space="0" w:color="auto"/>
            <w:left w:val="none" w:sz="0" w:space="0" w:color="auto"/>
            <w:bottom w:val="none" w:sz="0" w:space="0" w:color="auto"/>
            <w:right w:val="none" w:sz="0" w:space="0" w:color="auto"/>
          </w:divBdr>
        </w:div>
        <w:div w:id="1804880582">
          <w:marLeft w:val="640"/>
          <w:marRight w:val="0"/>
          <w:marTop w:val="0"/>
          <w:marBottom w:val="0"/>
          <w:divBdr>
            <w:top w:val="none" w:sz="0" w:space="0" w:color="auto"/>
            <w:left w:val="none" w:sz="0" w:space="0" w:color="auto"/>
            <w:bottom w:val="none" w:sz="0" w:space="0" w:color="auto"/>
            <w:right w:val="none" w:sz="0" w:space="0" w:color="auto"/>
          </w:divBdr>
        </w:div>
        <w:div w:id="864631634">
          <w:marLeft w:val="640"/>
          <w:marRight w:val="0"/>
          <w:marTop w:val="0"/>
          <w:marBottom w:val="0"/>
          <w:divBdr>
            <w:top w:val="none" w:sz="0" w:space="0" w:color="auto"/>
            <w:left w:val="none" w:sz="0" w:space="0" w:color="auto"/>
            <w:bottom w:val="none" w:sz="0" w:space="0" w:color="auto"/>
            <w:right w:val="none" w:sz="0" w:space="0" w:color="auto"/>
          </w:divBdr>
        </w:div>
        <w:div w:id="1365515492">
          <w:marLeft w:val="640"/>
          <w:marRight w:val="0"/>
          <w:marTop w:val="0"/>
          <w:marBottom w:val="0"/>
          <w:divBdr>
            <w:top w:val="none" w:sz="0" w:space="0" w:color="auto"/>
            <w:left w:val="none" w:sz="0" w:space="0" w:color="auto"/>
            <w:bottom w:val="none" w:sz="0" w:space="0" w:color="auto"/>
            <w:right w:val="none" w:sz="0" w:space="0" w:color="auto"/>
          </w:divBdr>
        </w:div>
        <w:div w:id="2045060255">
          <w:marLeft w:val="640"/>
          <w:marRight w:val="0"/>
          <w:marTop w:val="0"/>
          <w:marBottom w:val="0"/>
          <w:divBdr>
            <w:top w:val="none" w:sz="0" w:space="0" w:color="auto"/>
            <w:left w:val="none" w:sz="0" w:space="0" w:color="auto"/>
            <w:bottom w:val="none" w:sz="0" w:space="0" w:color="auto"/>
            <w:right w:val="none" w:sz="0" w:space="0" w:color="auto"/>
          </w:divBdr>
        </w:div>
        <w:div w:id="104469174">
          <w:marLeft w:val="640"/>
          <w:marRight w:val="0"/>
          <w:marTop w:val="0"/>
          <w:marBottom w:val="0"/>
          <w:divBdr>
            <w:top w:val="none" w:sz="0" w:space="0" w:color="auto"/>
            <w:left w:val="none" w:sz="0" w:space="0" w:color="auto"/>
            <w:bottom w:val="none" w:sz="0" w:space="0" w:color="auto"/>
            <w:right w:val="none" w:sz="0" w:space="0" w:color="auto"/>
          </w:divBdr>
        </w:div>
        <w:div w:id="1789349555">
          <w:marLeft w:val="640"/>
          <w:marRight w:val="0"/>
          <w:marTop w:val="0"/>
          <w:marBottom w:val="0"/>
          <w:divBdr>
            <w:top w:val="none" w:sz="0" w:space="0" w:color="auto"/>
            <w:left w:val="none" w:sz="0" w:space="0" w:color="auto"/>
            <w:bottom w:val="none" w:sz="0" w:space="0" w:color="auto"/>
            <w:right w:val="none" w:sz="0" w:space="0" w:color="auto"/>
          </w:divBdr>
        </w:div>
        <w:div w:id="1309750115">
          <w:marLeft w:val="640"/>
          <w:marRight w:val="0"/>
          <w:marTop w:val="0"/>
          <w:marBottom w:val="0"/>
          <w:divBdr>
            <w:top w:val="none" w:sz="0" w:space="0" w:color="auto"/>
            <w:left w:val="none" w:sz="0" w:space="0" w:color="auto"/>
            <w:bottom w:val="none" w:sz="0" w:space="0" w:color="auto"/>
            <w:right w:val="none" w:sz="0" w:space="0" w:color="auto"/>
          </w:divBdr>
        </w:div>
        <w:div w:id="63065969">
          <w:marLeft w:val="640"/>
          <w:marRight w:val="0"/>
          <w:marTop w:val="0"/>
          <w:marBottom w:val="0"/>
          <w:divBdr>
            <w:top w:val="none" w:sz="0" w:space="0" w:color="auto"/>
            <w:left w:val="none" w:sz="0" w:space="0" w:color="auto"/>
            <w:bottom w:val="none" w:sz="0" w:space="0" w:color="auto"/>
            <w:right w:val="none" w:sz="0" w:space="0" w:color="auto"/>
          </w:divBdr>
        </w:div>
        <w:div w:id="1044330625">
          <w:marLeft w:val="640"/>
          <w:marRight w:val="0"/>
          <w:marTop w:val="0"/>
          <w:marBottom w:val="0"/>
          <w:divBdr>
            <w:top w:val="none" w:sz="0" w:space="0" w:color="auto"/>
            <w:left w:val="none" w:sz="0" w:space="0" w:color="auto"/>
            <w:bottom w:val="none" w:sz="0" w:space="0" w:color="auto"/>
            <w:right w:val="none" w:sz="0" w:space="0" w:color="auto"/>
          </w:divBdr>
        </w:div>
        <w:div w:id="1310134721">
          <w:marLeft w:val="640"/>
          <w:marRight w:val="0"/>
          <w:marTop w:val="0"/>
          <w:marBottom w:val="0"/>
          <w:divBdr>
            <w:top w:val="none" w:sz="0" w:space="0" w:color="auto"/>
            <w:left w:val="none" w:sz="0" w:space="0" w:color="auto"/>
            <w:bottom w:val="none" w:sz="0" w:space="0" w:color="auto"/>
            <w:right w:val="none" w:sz="0" w:space="0" w:color="auto"/>
          </w:divBdr>
        </w:div>
        <w:div w:id="539903053">
          <w:marLeft w:val="640"/>
          <w:marRight w:val="0"/>
          <w:marTop w:val="0"/>
          <w:marBottom w:val="0"/>
          <w:divBdr>
            <w:top w:val="none" w:sz="0" w:space="0" w:color="auto"/>
            <w:left w:val="none" w:sz="0" w:space="0" w:color="auto"/>
            <w:bottom w:val="none" w:sz="0" w:space="0" w:color="auto"/>
            <w:right w:val="none" w:sz="0" w:space="0" w:color="auto"/>
          </w:divBdr>
        </w:div>
        <w:div w:id="1275331785">
          <w:marLeft w:val="640"/>
          <w:marRight w:val="0"/>
          <w:marTop w:val="0"/>
          <w:marBottom w:val="0"/>
          <w:divBdr>
            <w:top w:val="none" w:sz="0" w:space="0" w:color="auto"/>
            <w:left w:val="none" w:sz="0" w:space="0" w:color="auto"/>
            <w:bottom w:val="none" w:sz="0" w:space="0" w:color="auto"/>
            <w:right w:val="none" w:sz="0" w:space="0" w:color="auto"/>
          </w:divBdr>
        </w:div>
        <w:div w:id="177738287">
          <w:marLeft w:val="640"/>
          <w:marRight w:val="0"/>
          <w:marTop w:val="0"/>
          <w:marBottom w:val="0"/>
          <w:divBdr>
            <w:top w:val="none" w:sz="0" w:space="0" w:color="auto"/>
            <w:left w:val="none" w:sz="0" w:space="0" w:color="auto"/>
            <w:bottom w:val="none" w:sz="0" w:space="0" w:color="auto"/>
            <w:right w:val="none" w:sz="0" w:space="0" w:color="auto"/>
          </w:divBdr>
        </w:div>
        <w:div w:id="470371403">
          <w:marLeft w:val="640"/>
          <w:marRight w:val="0"/>
          <w:marTop w:val="0"/>
          <w:marBottom w:val="0"/>
          <w:divBdr>
            <w:top w:val="none" w:sz="0" w:space="0" w:color="auto"/>
            <w:left w:val="none" w:sz="0" w:space="0" w:color="auto"/>
            <w:bottom w:val="none" w:sz="0" w:space="0" w:color="auto"/>
            <w:right w:val="none" w:sz="0" w:space="0" w:color="auto"/>
          </w:divBdr>
        </w:div>
        <w:div w:id="2065904873">
          <w:marLeft w:val="640"/>
          <w:marRight w:val="0"/>
          <w:marTop w:val="0"/>
          <w:marBottom w:val="0"/>
          <w:divBdr>
            <w:top w:val="none" w:sz="0" w:space="0" w:color="auto"/>
            <w:left w:val="none" w:sz="0" w:space="0" w:color="auto"/>
            <w:bottom w:val="none" w:sz="0" w:space="0" w:color="auto"/>
            <w:right w:val="none" w:sz="0" w:space="0" w:color="auto"/>
          </w:divBdr>
        </w:div>
        <w:div w:id="1714619430">
          <w:marLeft w:val="640"/>
          <w:marRight w:val="0"/>
          <w:marTop w:val="0"/>
          <w:marBottom w:val="0"/>
          <w:divBdr>
            <w:top w:val="none" w:sz="0" w:space="0" w:color="auto"/>
            <w:left w:val="none" w:sz="0" w:space="0" w:color="auto"/>
            <w:bottom w:val="none" w:sz="0" w:space="0" w:color="auto"/>
            <w:right w:val="none" w:sz="0" w:space="0" w:color="auto"/>
          </w:divBdr>
        </w:div>
        <w:div w:id="1038821899">
          <w:marLeft w:val="640"/>
          <w:marRight w:val="0"/>
          <w:marTop w:val="0"/>
          <w:marBottom w:val="0"/>
          <w:divBdr>
            <w:top w:val="none" w:sz="0" w:space="0" w:color="auto"/>
            <w:left w:val="none" w:sz="0" w:space="0" w:color="auto"/>
            <w:bottom w:val="none" w:sz="0" w:space="0" w:color="auto"/>
            <w:right w:val="none" w:sz="0" w:space="0" w:color="auto"/>
          </w:divBdr>
        </w:div>
        <w:div w:id="188689437">
          <w:marLeft w:val="640"/>
          <w:marRight w:val="0"/>
          <w:marTop w:val="0"/>
          <w:marBottom w:val="0"/>
          <w:divBdr>
            <w:top w:val="none" w:sz="0" w:space="0" w:color="auto"/>
            <w:left w:val="none" w:sz="0" w:space="0" w:color="auto"/>
            <w:bottom w:val="none" w:sz="0" w:space="0" w:color="auto"/>
            <w:right w:val="none" w:sz="0" w:space="0" w:color="auto"/>
          </w:divBdr>
        </w:div>
        <w:div w:id="1715080000">
          <w:marLeft w:val="640"/>
          <w:marRight w:val="0"/>
          <w:marTop w:val="0"/>
          <w:marBottom w:val="0"/>
          <w:divBdr>
            <w:top w:val="none" w:sz="0" w:space="0" w:color="auto"/>
            <w:left w:val="none" w:sz="0" w:space="0" w:color="auto"/>
            <w:bottom w:val="none" w:sz="0" w:space="0" w:color="auto"/>
            <w:right w:val="none" w:sz="0" w:space="0" w:color="auto"/>
          </w:divBdr>
        </w:div>
        <w:div w:id="271976395">
          <w:marLeft w:val="640"/>
          <w:marRight w:val="0"/>
          <w:marTop w:val="0"/>
          <w:marBottom w:val="0"/>
          <w:divBdr>
            <w:top w:val="none" w:sz="0" w:space="0" w:color="auto"/>
            <w:left w:val="none" w:sz="0" w:space="0" w:color="auto"/>
            <w:bottom w:val="none" w:sz="0" w:space="0" w:color="auto"/>
            <w:right w:val="none" w:sz="0" w:space="0" w:color="auto"/>
          </w:divBdr>
        </w:div>
        <w:div w:id="1988237592">
          <w:marLeft w:val="640"/>
          <w:marRight w:val="0"/>
          <w:marTop w:val="0"/>
          <w:marBottom w:val="0"/>
          <w:divBdr>
            <w:top w:val="none" w:sz="0" w:space="0" w:color="auto"/>
            <w:left w:val="none" w:sz="0" w:space="0" w:color="auto"/>
            <w:bottom w:val="none" w:sz="0" w:space="0" w:color="auto"/>
            <w:right w:val="none" w:sz="0" w:space="0" w:color="auto"/>
          </w:divBdr>
        </w:div>
        <w:div w:id="905342045">
          <w:marLeft w:val="640"/>
          <w:marRight w:val="0"/>
          <w:marTop w:val="0"/>
          <w:marBottom w:val="0"/>
          <w:divBdr>
            <w:top w:val="none" w:sz="0" w:space="0" w:color="auto"/>
            <w:left w:val="none" w:sz="0" w:space="0" w:color="auto"/>
            <w:bottom w:val="none" w:sz="0" w:space="0" w:color="auto"/>
            <w:right w:val="none" w:sz="0" w:space="0" w:color="auto"/>
          </w:divBdr>
        </w:div>
        <w:div w:id="1502549550">
          <w:marLeft w:val="640"/>
          <w:marRight w:val="0"/>
          <w:marTop w:val="0"/>
          <w:marBottom w:val="0"/>
          <w:divBdr>
            <w:top w:val="none" w:sz="0" w:space="0" w:color="auto"/>
            <w:left w:val="none" w:sz="0" w:space="0" w:color="auto"/>
            <w:bottom w:val="none" w:sz="0" w:space="0" w:color="auto"/>
            <w:right w:val="none" w:sz="0" w:space="0" w:color="auto"/>
          </w:divBdr>
        </w:div>
        <w:div w:id="1878202954">
          <w:marLeft w:val="640"/>
          <w:marRight w:val="0"/>
          <w:marTop w:val="0"/>
          <w:marBottom w:val="0"/>
          <w:divBdr>
            <w:top w:val="none" w:sz="0" w:space="0" w:color="auto"/>
            <w:left w:val="none" w:sz="0" w:space="0" w:color="auto"/>
            <w:bottom w:val="none" w:sz="0" w:space="0" w:color="auto"/>
            <w:right w:val="none" w:sz="0" w:space="0" w:color="auto"/>
          </w:divBdr>
        </w:div>
        <w:div w:id="692728415">
          <w:marLeft w:val="640"/>
          <w:marRight w:val="0"/>
          <w:marTop w:val="0"/>
          <w:marBottom w:val="0"/>
          <w:divBdr>
            <w:top w:val="none" w:sz="0" w:space="0" w:color="auto"/>
            <w:left w:val="none" w:sz="0" w:space="0" w:color="auto"/>
            <w:bottom w:val="none" w:sz="0" w:space="0" w:color="auto"/>
            <w:right w:val="none" w:sz="0" w:space="0" w:color="auto"/>
          </w:divBdr>
        </w:div>
        <w:div w:id="51200687">
          <w:marLeft w:val="640"/>
          <w:marRight w:val="0"/>
          <w:marTop w:val="0"/>
          <w:marBottom w:val="0"/>
          <w:divBdr>
            <w:top w:val="none" w:sz="0" w:space="0" w:color="auto"/>
            <w:left w:val="none" w:sz="0" w:space="0" w:color="auto"/>
            <w:bottom w:val="none" w:sz="0" w:space="0" w:color="auto"/>
            <w:right w:val="none" w:sz="0" w:space="0" w:color="auto"/>
          </w:divBdr>
        </w:div>
        <w:div w:id="1584800488">
          <w:marLeft w:val="640"/>
          <w:marRight w:val="0"/>
          <w:marTop w:val="0"/>
          <w:marBottom w:val="0"/>
          <w:divBdr>
            <w:top w:val="none" w:sz="0" w:space="0" w:color="auto"/>
            <w:left w:val="none" w:sz="0" w:space="0" w:color="auto"/>
            <w:bottom w:val="none" w:sz="0" w:space="0" w:color="auto"/>
            <w:right w:val="none" w:sz="0" w:space="0" w:color="auto"/>
          </w:divBdr>
        </w:div>
        <w:div w:id="784076177">
          <w:marLeft w:val="640"/>
          <w:marRight w:val="0"/>
          <w:marTop w:val="0"/>
          <w:marBottom w:val="0"/>
          <w:divBdr>
            <w:top w:val="none" w:sz="0" w:space="0" w:color="auto"/>
            <w:left w:val="none" w:sz="0" w:space="0" w:color="auto"/>
            <w:bottom w:val="none" w:sz="0" w:space="0" w:color="auto"/>
            <w:right w:val="none" w:sz="0" w:space="0" w:color="auto"/>
          </w:divBdr>
        </w:div>
        <w:div w:id="172040273">
          <w:marLeft w:val="640"/>
          <w:marRight w:val="0"/>
          <w:marTop w:val="0"/>
          <w:marBottom w:val="0"/>
          <w:divBdr>
            <w:top w:val="none" w:sz="0" w:space="0" w:color="auto"/>
            <w:left w:val="none" w:sz="0" w:space="0" w:color="auto"/>
            <w:bottom w:val="none" w:sz="0" w:space="0" w:color="auto"/>
            <w:right w:val="none" w:sz="0" w:space="0" w:color="auto"/>
          </w:divBdr>
        </w:div>
        <w:div w:id="1140001249">
          <w:marLeft w:val="640"/>
          <w:marRight w:val="0"/>
          <w:marTop w:val="0"/>
          <w:marBottom w:val="0"/>
          <w:divBdr>
            <w:top w:val="none" w:sz="0" w:space="0" w:color="auto"/>
            <w:left w:val="none" w:sz="0" w:space="0" w:color="auto"/>
            <w:bottom w:val="none" w:sz="0" w:space="0" w:color="auto"/>
            <w:right w:val="none" w:sz="0" w:space="0" w:color="auto"/>
          </w:divBdr>
        </w:div>
        <w:div w:id="188491042">
          <w:marLeft w:val="640"/>
          <w:marRight w:val="0"/>
          <w:marTop w:val="0"/>
          <w:marBottom w:val="0"/>
          <w:divBdr>
            <w:top w:val="none" w:sz="0" w:space="0" w:color="auto"/>
            <w:left w:val="none" w:sz="0" w:space="0" w:color="auto"/>
            <w:bottom w:val="none" w:sz="0" w:space="0" w:color="auto"/>
            <w:right w:val="none" w:sz="0" w:space="0" w:color="auto"/>
          </w:divBdr>
        </w:div>
        <w:div w:id="603660292">
          <w:marLeft w:val="640"/>
          <w:marRight w:val="0"/>
          <w:marTop w:val="0"/>
          <w:marBottom w:val="0"/>
          <w:divBdr>
            <w:top w:val="none" w:sz="0" w:space="0" w:color="auto"/>
            <w:left w:val="none" w:sz="0" w:space="0" w:color="auto"/>
            <w:bottom w:val="none" w:sz="0" w:space="0" w:color="auto"/>
            <w:right w:val="none" w:sz="0" w:space="0" w:color="auto"/>
          </w:divBdr>
        </w:div>
        <w:div w:id="1546797103">
          <w:marLeft w:val="640"/>
          <w:marRight w:val="0"/>
          <w:marTop w:val="0"/>
          <w:marBottom w:val="0"/>
          <w:divBdr>
            <w:top w:val="none" w:sz="0" w:space="0" w:color="auto"/>
            <w:left w:val="none" w:sz="0" w:space="0" w:color="auto"/>
            <w:bottom w:val="none" w:sz="0" w:space="0" w:color="auto"/>
            <w:right w:val="none" w:sz="0" w:space="0" w:color="auto"/>
          </w:divBdr>
        </w:div>
        <w:div w:id="1455977804">
          <w:marLeft w:val="640"/>
          <w:marRight w:val="0"/>
          <w:marTop w:val="0"/>
          <w:marBottom w:val="0"/>
          <w:divBdr>
            <w:top w:val="none" w:sz="0" w:space="0" w:color="auto"/>
            <w:left w:val="none" w:sz="0" w:space="0" w:color="auto"/>
            <w:bottom w:val="none" w:sz="0" w:space="0" w:color="auto"/>
            <w:right w:val="none" w:sz="0" w:space="0" w:color="auto"/>
          </w:divBdr>
        </w:div>
        <w:div w:id="377977859">
          <w:marLeft w:val="640"/>
          <w:marRight w:val="0"/>
          <w:marTop w:val="0"/>
          <w:marBottom w:val="0"/>
          <w:divBdr>
            <w:top w:val="none" w:sz="0" w:space="0" w:color="auto"/>
            <w:left w:val="none" w:sz="0" w:space="0" w:color="auto"/>
            <w:bottom w:val="none" w:sz="0" w:space="0" w:color="auto"/>
            <w:right w:val="none" w:sz="0" w:space="0" w:color="auto"/>
          </w:divBdr>
        </w:div>
        <w:div w:id="738400270">
          <w:marLeft w:val="640"/>
          <w:marRight w:val="0"/>
          <w:marTop w:val="0"/>
          <w:marBottom w:val="0"/>
          <w:divBdr>
            <w:top w:val="none" w:sz="0" w:space="0" w:color="auto"/>
            <w:left w:val="none" w:sz="0" w:space="0" w:color="auto"/>
            <w:bottom w:val="none" w:sz="0" w:space="0" w:color="auto"/>
            <w:right w:val="none" w:sz="0" w:space="0" w:color="auto"/>
          </w:divBdr>
        </w:div>
        <w:div w:id="1610773605">
          <w:marLeft w:val="640"/>
          <w:marRight w:val="0"/>
          <w:marTop w:val="0"/>
          <w:marBottom w:val="0"/>
          <w:divBdr>
            <w:top w:val="none" w:sz="0" w:space="0" w:color="auto"/>
            <w:left w:val="none" w:sz="0" w:space="0" w:color="auto"/>
            <w:bottom w:val="none" w:sz="0" w:space="0" w:color="auto"/>
            <w:right w:val="none" w:sz="0" w:space="0" w:color="auto"/>
          </w:divBdr>
        </w:div>
        <w:div w:id="1926763629">
          <w:marLeft w:val="640"/>
          <w:marRight w:val="0"/>
          <w:marTop w:val="0"/>
          <w:marBottom w:val="0"/>
          <w:divBdr>
            <w:top w:val="none" w:sz="0" w:space="0" w:color="auto"/>
            <w:left w:val="none" w:sz="0" w:space="0" w:color="auto"/>
            <w:bottom w:val="none" w:sz="0" w:space="0" w:color="auto"/>
            <w:right w:val="none" w:sz="0" w:space="0" w:color="auto"/>
          </w:divBdr>
        </w:div>
        <w:div w:id="484321122">
          <w:marLeft w:val="640"/>
          <w:marRight w:val="0"/>
          <w:marTop w:val="0"/>
          <w:marBottom w:val="0"/>
          <w:divBdr>
            <w:top w:val="none" w:sz="0" w:space="0" w:color="auto"/>
            <w:left w:val="none" w:sz="0" w:space="0" w:color="auto"/>
            <w:bottom w:val="none" w:sz="0" w:space="0" w:color="auto"/>
            <w:right w:val="none" w:sz="0" w:space="0" w:color="auto"/>
          </w:divBdr>
        </w:div>
        <w:div w:id="2119792966">
          <w:marLeft w:val="640"/>
          <w:marRight w:val="0"/>
          <w:marTop w:val="0"/>
          <w:marBottom w:val="0"/>
          <w:divBdr>
            <w:top w:val="none" w:sz="0" w:space="0" w:color="auto"/>
            <w:left w:val="none" w:sz="0" w:space="0" w:color="auto"/>
            <w:bottom w:val="none" w:sz="0" w:space="0" w:color="auto"/>
            <w:right w:val="none" w:sz="0" w:space="0" w:color="auto"/>
          </w:divBdr>
        </w:div>
      </w:divsChild>
    </w:div>
    <w:div w:id="442071482">
      <w:bodyDiv w:val="1"/>
      <w:marLeft w:val="0"/>
      <w:marRight w:val="0"/>
      <w:marTop w:val="0"/>
      <w:marBottom w:val="0"/>
      <w:divBdr>
        <w:top w:val="none" w:sz="0" w:space="0" w:color="auto"/>
        <w:left w:val="none" w:sz="0" w:space="0" w:color="auto"/>
        <w:bottom w:val="none" w:sz="0" w:space="0" w:color="auto"/>
        <w:right w:val="none" w:sz="0" w:space="0" w:color="auto"/>
      </w:divBdr>
    </w:div>
    <w:div w:id="447821157">
      <w:bodyDiv w:val="1"/>
      <w:marLeft w:val="0"/>
      <w:marRight w:val="0"/>
      <w:marTop w:val="0"/>
      <w:marBottom w:val="0"/>
      <w:divBdr>
        <w:top w:val="none" w:sz="0" w:space="0" w:color="auto"/>
        <w:left w:val="none" w:sz="0" w:space="0" w:color="auto"/>
        <w:bottom w:val="none" w:sz="0" w:space="0" w:color="auto"/>
        <w:right w:val="none" w:sz="0" w:space="0" w:color="auto"/>
      </w:divBdr>
    </w:div>
    <w:div w:id="448204670">
      <w:bodyDiv w:val="1"/>
      <w:marLeft w:val="0"/>
      <w:marRight w:val="0"/>
      <w:marTop w:val="0"/>
      <w:marBottom w:val="0"/>
      <w:divBdr>
        <w:top w:val="none" w:sz="0" w:space="0" w:color="auto"/>
        <w:left w:val="none" w:sz="0" w:space="0" w:color="auto"/>
        <w:bottom w:val="none" w:sz="0" w:space="0" w:color="auto"/>
        <w:right w:val="none" w:sz="0" w:space="0" w:color="auto"/>
      </w:divBdr>
      <w:divsChild>
        <w:div w:id="1802112653">
          <w:marLeft w:val="640"/>
          <w:marRight w:val="0"/>
          <w:marTop w:val="0"/>
          <w:marBottom w:val="0"/>
          <w:divBdr>
            <w:top w:val="none" w:sz="0" w:space="0" w:color="auto"/>
            <w:left w:val="none" w:sz="0" w:space="0" w:color="auto"/>
            <w:bottom w:val="none" w:sz="0" w:space="0" w:color="auto"/>
            <w:right w:val="none" w:sz="0" w:space="0" w:color="auto"/>
          </w:divBdr>
        </w:div>
        <w:div w:id="1015426492">
          <w:marLeft w:val="640"/>
          <w:marRight w:val="0"/>
          <w:marTop w:val="0"/>
          <w:marBottom w:val="0"/>
          <w:divBdr>
            <w:top w:val="none" w:sz="0" w:space="0" w:color="auto"/>
            <w:left w:val="none" w:sz="0" w:space="0" w:color="auto"/>
            <w:bottom w:val="none" w:sz="0" w:space="0" w:color="auto"/>
            <w:right w:val="none" w:sz="0" w:space="0" w:color="auto"/>
          </w:divBdr>
        </w:div>
        <w:div w:id="674651618">
          <w:marLeft w:val="640"/>
          <w:marRight w:val="0"/>
          <w:marTop w:val="0"/>
          <w:marBottom w:val="0"/>
          <w:divBdr>
            <w:top w:val="none" w:sz="0" w:space="0" w:color="auto"/>
            <w:left w:val="none" w:sz="0" w:space="0" w:color="auto"/>
            <w:bottom w:val="none" w:sz="0" w:space="0" w:color="auto"/>
            <w:right w:val="none" w:sz="0" w:space="0" w:color="auto"/>
          </w:divBdr>
        </w:div>
        <w:div w:id="1013263419">
          <w:marLeft w:val="640"/>
          <w:marRight w:val="0"/>
          <w:marTop w:val="0"/>
          <w:marBottom w:val="0"/>
          <w:divBdr>
            <w:top w:val="none" w:sz="0" w:space="0" w:color="auto"/>
            <w:left w:val="none" w:sz="0" w:space="0" w:color="auto"/>
            <w:bottom w:val="none" w:sz="0" w:space="0" w:color="auto"/>
            <w:right w:val="none" w:sz="0" w:space="0" w:color="auto"/>
          </w:divBdr>
        </w:div>
        <w:div w:id="1968312502">
          <w:marLeft w:val="640"/>
          <w:marRight w:val="0"/>
          <w:marTop w:val="0"/>
          <w:marBottom w:val="0"/>
          <w:divBdr>
            <w:top w:val="none" w:sz="0" w:space="0" w:color="auto"/>
            <w:left w:val="none" w:sz="0" w:space="0" w:color="auto"/>
            <w:bottom w:val="none" w:sz="0" w:space="0" w:color="auto"/>
            <w:right w:val="none" w:sz="0" w:space="0" w:color="auto"/>
          </w:divBdr>
        </w:div>
        <w:div w:id="787705030">
          <w:marLeft w:val="640"/>
          <w:marRight w:val="0"/>
          <w:marTop w:val="0"/>
          <w:marBottom w:val="0"/>
          <w:divBdr>
            <w:top w:val="none" w:sz="0" w:space="0" w:color="auto"/>
            <w:left w:val="none" w:sz="0" w:space="0" w:color="auto"/>
            <w:bottom w:val="none" w:sz="0" w:space="0" w:color="auto"/>
            <w:right w:val="none" w:sz="0" w:space="0" w:color="auto"/>
          </w:divBdr>
        </w:div>
        <w:div w:id="213200844">
          <w:marLeft w:val="640"/>
          <w:marRight w:val="0"/>
          <w:marTop w:val="0"/>
          <w:marBottom w:val="0"/>
          <w:divBdr>
            <w:top w:val="none" w:sz="0" w:space="0" w:color="auto"/>
            <w:left w:val="none" w:sz="0" w:space="0" w:color="auto"/>
            <w:bottom w:val="none" w:sz="0" w:space="0" w:color="auto"/>
            <w:right w:val="none" w:sz="0" w:space="0" w:color="auto"/>
          </w:divBdr>
        </w:div>
        <w:div w:id="1083070816">
          <w:marLeft w:val="640"/>
          <w:marRight w:val="0"/>
          <w:marTop w:val="0"/>
          <w:marBottom w:val="0"/>
          <w:divBdr>
            <w:top w:val="none" w:sz="0" w:space="0" w:color="auto"/>
            <w:left w:val="none" w:sz="0" w:space="0" w:color="auto"/>
            <w:bottom w:val="none" w:sz="0" w:space="0" w:color="auto"/>
            <w:right w:val="none" w:sz="0" w:space="0" w:color="auto"/>
          </w:divBdr>
        </w:div>
        <w:div w:id="1519661151">
          <w:marLeft w:val="640"/>
          <w:marRight w:val="0"/>
          <w:marTop w:val="0"/>
          <w:marBottom w:val="0"/>
          <w:divBdr>
            <w:top w:val="none" w:sz="0" w:space="0" w:color="auto"/>
            <w:left w:val="none" w:sz="0" w:space="0" w:color="auto"/>
            <w:bottom w:val="none" w:sz="0" w:space="0" w:color="auto"/>
            <w:right w:val="none" w:sz="0" w:space="0" w:color="auto"/>
          </w:divBdr>
        </w:div>
        <w:div w:id="1267231969">
          <w:marLeft w:val="640"/>
          <w:marRight w:val="0"/>
          <w:marTop w:val="0"/>
          <w:marBottom w:val="0"/>
          <w:divBdr>
            <w:top w:val="none" w:sz="0" w:space="0" w:color="auto"/>
            <w:left w:val="none" w:sz="0" w:space="0" w:color="auto"/>
            <w:bottom w:val="none" w:sz="0" w:space="0" w:color="auto"/>
            <w:right w:val="none" w:sz="0" w:space="0" w:color="auto"/>
          </w:divBdr>
        </w:div>
        <w:div w:id="668337553">
          <w:marLeft w:val="640"/>
          <w:marRight w:val="0"/>
          <w:marTop w:val="0"/>
          <w:marBottom w:val="0"/>
          <w:divBdr>
            <w:top w:val="none" w:sz="0" w:space="0" w:color="auto"/>
            <w:left w:val="none" w:sz="0" w:space="0" w:color="auto"/>
            <w:bottom w:val="none" w:sz="0" w:space="0" w:color="auto"/>
            <w:right w:val="none" w:sz="0" w:space="0" w:color="auto"/>
          </w:divBdr>
        </w:div>
        <w:div w:id="68696406">
          <w:marLeft w:val="640"/>
          <w:marRight w:val="0"/>
          <w:marTop w:val="0"/>
          <w:marBottom w:val="0"/>
          <w:divBdr>
            <w:top w:val="none" w:sz="0" w:space="0" w:color="auto"/>
            <w:left w:val="none" w:sz="0" w:space="0" w:color="auto"/>
            <w:bottom w:val="none" w:sz="0" w:space="0" w:color="auto"/>
            <w:right w:val="none" w:sz="0" w:space="0" w:color="auto"/>
          </w:divBdr>
        </w:div>
        <w:div w:id="617297458">
          <w:marLeft w:val="640"/>
          <w:marRight w:val="0"/>
          <w:marTop w:val="0"/>
          <w:marBottom w:val="0"/>
          <w:divBdr>
            <w:top w:val="none" w:sz="0" w:space="0" w:color="auto"/>
            <w:left w:val="none" w:sz="0" w:space="0" w:color="auto"/>
            <w:bottom w:val="none" w:sz="0" w:space="0" w:color="auto"/>
            <w:right w:val="none" w:sz="0" w:space="0" w:color="auto"/>
          </w:divBdr>
        </w:div>
        <w:div w:id="1022708987">
          <w:marLeft w:val="640"/>
          <w:marRight w:val="0"/>
          <w:marTop w:val="0"/>
          <w:marBottom w:val="0"/>
          <w:divBdr>
            <w:top w:val="none" w:sz="0" w:space="0" w:color="auto"/>
            <w:left w:val="none" w:sz="0" w:space="0" w:color="auto"/>
            <w:bottom w:val="none" w:sz="0" w:space="0" w:color="auto"/>
            <w:right w:val="none" w:sz="0" w:space="0" w:color="auto"/>
          </w:divBdr>
        </w:div>
        <w:div w:id="1357539180">
          <w:marLeft w:val="640"/>
          <w:marRight w:val="0"/>
          <w:marTop w:val="0"/>
          <w:marBottom w:val="0"/>
          <w:divBdr>
            <w:top w:val="none" w:sz="0" w:space="0" w:color="auto"/>
            <w:left w:val="none" w:sz="0" w:space="0" w:color="auto"/>
            <w:bottom w:val="none" w:sz="0" w:space="0" w:color="auto"/>
            <w:right w:val="none" w:sz="0" w:space="0" w:color="auto"/>
          </w:divBdr>
        </w:div>
        <w:div w:id="979530760">
          <w:marLeft w:val="640"/>
          <w:marRight w:val="0"/>
          <w:marTop w:val="0"/>
          <w:marBottom w:val="0"/>
          <w:divBdr>
            <w:top w:val="none" w:sz="0" w:space="0" w:color="auto"/>
            <w:left w:val="none" w:sz="0" w:space="0" w:color="auto"/>
            <w:bottom w:val="none" w:sz="0" w:space="0" w:color="auto"/>
            <w:right w:val="none" w:sz="0" w:space="0" w:color="auto"/>
          </w:divBdr>
        </w:div>
        <w:div w:id="2080515774">
          <w:marLeft w:val="640"/>
          <w:marRight w:val="0"/>
          <w:marTop w:val="0"/>
          <w:marBottom w:val="0"/>
          <w:divBdr>
            <w:top w:val="none" w:sz="0" w:space="0" w:color="auto"/>
            <w:left w:val="none" w:sz="0" w:space="0" w:color="auto"/>
            <w:bottom w:val="none" w:sz="0" w:space="0" w:color="auto"/>
            <w:right w:val="none" w:sz="0" w:space="0" w:color="auto"/>
          </w:divBdr>
        </w:div>
        <w:div w:id="1779832514">
          <w:marLeft w:val="640"/>
          <w:marRight w:val="0"/>
          <w:marTop w:val="0"/>
          <w:marBottom w:val="0"/>
          <w:divBdr>
            <w:top w:val="none" w:sz="0" w:space="0" w:color="auto"/>
            <w:left w:val="none" w:sz="0" w:space="0" w:color="auto"/>
            <w:bottom w:val="none" w:sz="0" w:space="0" w:color="auto"/>
            <w:right w:val="none" w:sz="0" w:space="0" w:color="auto"/>
          </w:divBdr>
        </w:div>
        <w:div w:id="755790861">
          <w:marLeft w:val="640"/>
          <w:marRight w:val="0"/>
          <w:marTop w:val="0"/>
          <w:marBottom w:val="0"/>
          <w:divBdr>
            <w:top w:val="none" w:sz="0" w:space="0" w:color="auto"/>
            <w:left w:val="none" w:sz="0" w:space="0" w:color="auto"/>
            <w:bottom w:val="none" w:sz="0" w:space="0" w:color="auto"/>
            <w:right w:val="none" w:sz="0" w:space="0" w:color="auto"/>
          </w:divBdr>
        </w:div>
        <w:div w:id="917011836">
          <w:marLeft w:val="640"/>
          <w:marRight w:val="0"/>
          <w:marTop w:val="0"/>
          <w:marBottom w:val="0"/>
          <w:divBdr>
            <w:top w:val="none" w:sz="0" w:space="0" w:color="auto"/>
            <w:left w:val="none" w:sz="0" w:space="0" w:color="auto"/>
            <w:bottom w:val="none" w:sz="0" w:space="0" w:color="auto"/>
            <w:right w:val="none" w:sz="0" w:space="0" w:color="auto"/>
          </w:divBdr>
        </w:div>
        <w:div w:id="463619691">
          <w:marLeft w:val="640"/>
          <w:marRight w:val="0"/>
          <w:marTop w:val="0"/>
          <w:marBottom w:val="0"/>
          <w:divBdr>
            <w:top w:val="none" w:sz="0" w:space="0" w:color="auto"/>
            <w:left w:val="none" w:sz="0" w:space="0" w:color="auto"/>
            <w:bottom w:val="none" w:sz="0" w:space="0" w:color="auto"/>
            <w:right w:val="none" w:sz="0" w:space="0" w:color="auto"/>
          </w:divBdr>
        </w:div>
        <w:div w:id="42948356">
          <w:marLeft w:val="640"/>
          <w:marRight w:val="0"/>
          <w:marTop w:val="0"/>
          <w:marBottom w:val="0"/>
          <w:divBdr>
            <w:top w:val="none" w:sz="0" w:space="0" w:color="auto"/>
            <w:left w:val="none" w:sz="0" w:space="0" w:color="auto"/>
            <w:bottom w:val="none" w:sz="0" w:space="0" w:color="auto"/>
            <w:right w:val="none" w:sz="0" w:space="0" w:color="auto"/>
          </w:divBdr>
        </w:div>
        <w:div w:id="1769423645">
          <w:marLeft w:val="640"/>
          <w:marRight w:val="0"/>
          <w:marTop w:val="0"/>
          <w:marBottom w:val="0"/>
          <w:divBdr>
            <w:top w:val="none" w:sz="0" w:space="0" w:color="auto"/>
            <w:left w:val="none" w:sz="0" w:space="0" w:color="auto"/>
            <w:bottom w:val="none" w:sz="0" w:space="0" w:color="auto"/>
            <w:right w:val="none" w:sz="0" w:space="0" w:color="auto"/>
          </w:divBdr>
        </w:div>
        <w:div w:id="1284002766">
          <w:marLeft w:val="640"/>
          <w:marRight w:val="0"/>
          <w:marTop w:val="0"/>
          <w:marBottom w:val="0"/>
          <w:divBdr>
            <w:top w:val="none" w:sz="0" w:space="0" w:color="auto"/>
            <w:left w:val="none" w:sz="0" w:space="0" w:color="auto"/>
            <w:bottom w:val="none" w:sz="0" w:space="0" w:color="auto"/>
            <w:right w:val="none" w:sz="0" w:space="0" w:color="auto"/>
          </w:divBdr>
        </w:div>
        <w:div w:id="968129599">
          <w:marLeft w:val="640"/>
          <w:marRight w:val="0"/>
          <w:marTop w:val="0"/>
          <w:marBottom w:val="0"/>
          <w:divBdr>
            <w:top w:val="none" w:sz="0" w:space="0" w:color="auto"/>
            <w:left w:val="none" w:sz="0" w:space="0" w:color="auto"/>
            <w:bottom w:val="none" w:sz="0" w:space="0" w:color="auto"/>
            <w:right w:val="none" w:sz="0" w:space="0" w:color="auto"/>
          </w:divBdr>
        </w:div>
        <w:div w:id="452331869">
          <w:marLeft w:val="640"/>
          <w:marRight w:val="0"/>
          <w:marTop w:val="0"/>
          <w:marBottom w:val="0"/>
          <w:divBdr>
            <w:top w:val="none" w:sz="0" w:space="0" w:color="auto"/>
            <w:left w:val="none" w:sz="0" w:space="0" w:color="auto"/>
            <w:bottom w:val="none" w:sz="0" w:space="0" w:color="auto"/>
            <w:right w:val="none" w:sz="0" w:space="0" w:color="auto"/>
          </w:divBdr>
        </w:div>
        <w:div w:id="1371882724">
          <w:marLeft w:val="640"/>
          <w:marRight w:val="0"/>
          <w:marTop w:val="0"/>
          <w:marBottom w:val="0"/>
          <w:divBdr>
            <w:top w:val="none" w:sz="0" w:space="0" w:color="auto"/>
            <w:left w:val="none" w:sz="0" w:space="0" w:color="auto"/>
            <w:bottom w:val="none" w:sz="0" w:space="0" w:color="auto"/>
            <w:right w:val="none" w:sz="0" w:space="0" w:color="auto"/>
          </w:divBdr>
        </w:div>
        <w:div w:id="1808817094">
          <w:marLeft w:val="640"/>
          <w:marRight w:val="0"/>
          <w:marTop w:val="0"/>
          <w:marBottom w:val="0"/>
          <w:divBdr>
            <w:top w:val="none" w:sz="0" w:space="0" w:color="auto"/>
            <w:left w:val="none" w:sz="0" w:space="0" w:color="auto"/>
            <w:bottom w:val="none" w:sz="0" w:space="0" w:color="auto"/>
            <w:right w:val="none" w:sz="0" w:space="0" w:color="auto"/>
          </w:divBdr>
        </w:div>
        <w:div w:id="1513451052">
          <w:marLeft w:val="640"/>
          <w:marRight w:val="0"/>
          <w:marTop w:val="0"/>
          <w:marBottom w:val="0"/>
          <w:divBdr>
            <w:top w:val="none" w:sz="0" w:space="0" w:color="auto"/>
            <w:left w:val="none" w:sz="0" w:space="0" w:color="auto"/>
            <w:bottom w:val="none" w:sz="0" w:space="0" w:color="auto"/>
            <w:right w:val="none" w:sz="0" w:space="0" w:color="auto"/>
          </w:divBdr>
        </w:div>
        <w:div w:id="805779278">
          <w:marLeft w:val="640"/>
          <w:marRight w:val="0"/>
          <w:marTop w:val="0"/>
          <w:marBottom w:val="0"/>
          <w:divBdr>
            <w:top w:val="none" w:sz="0" w:space="0" w:color="auto"/>
            <w:left w:val="none" w:sz="0" w:space="0" w:color="auto"/>
            <w:bottom w:val="none" w:sz="0" w:space="0" w:color="auto"/>
            <w:right w:val="none" w:sz="0" w:space="0" w:color="auto"/>
          </w:divBdr>
        </w:div>
        <w:div w:id="958727390">
          <w:marLeft w:val="640"/>
          <w:marRight w:val="0"/>
          <w:marTop w:val="0"/>
          <w:marBottom w:val="0"/>
          <w:divBdr>
            <w:top w:val="none" w:sz="0" w:space="0" w:color="auto"/>
            <w:left w:val="none" w:sz="0" w:space="0" w:color="auto"/>
            <w:bottom w:val="none" w:sz="0" w:space="0" w:color="auto"/>
            <w:right w:val="none" w:sz="0" w:space="0" w:color="auto"/>
          </w:divBdr>
        </w:div>
        <w:div w:id="1404524923">
          <w:marLeft w:val="640"/>
          <w:marRight w:val="0"/>
          <w:marTop w:val="0"/>
          <w:marBottom w:val="0"/>
          <w:divBdr>
            <w:top w:val="none" w:sz="0" w:space="0" w:color="auto"/>
            <w:left w:val="none" w:sz="0" w:space="0" w:color="auto"/>
            <w:bottom w:val="none" w:sz="0" w:space="0" w:color="auto"/>
            <w:right w:val="none" w:sz="0" w:space="0" w:color="auto"/>
          </w:divBdr>
        </w:div>
        <w:div w:id="2008628260">
          <w:marLeft w:val="640"/>
          <w:marRight w:val="0"/>
          <w:marTop w:val="0"/>
          <w:marBottom w:val="0"/>
          <w:divBdr>
            <w:top w:val="none" w:sz="0" w:space="0" w:color="auto"/>
            <w:left w:val="none" w:sz="0" w:space="0" w:color="auto"/>
            <w:bottom w:val="none" w:sz="0" w:space="0" w:color="auto"/>
            <w:right w:val="none" w:sz="0" w:space="0" w:color="auto"/>
          </w:divBdr>
        </w:div>
        <w:div w:id="1294284725">
          <w:marLeft w:val="640"/>
          <w:marRight w:val="0"/>
          <w:marTop w:val="0"/>
          <w:marBottom w:val="0"/>
          <w:divBdr>
            <w:top w:val="none" w:sz="0" w:space="0" w:color="auto"/>
            <w:left w:val="none" w:sz="0" w:space="0" w:color="auto"/>
            <w:bottom w:val="none" w:sz="0" w:space="0" w:color="auto"/>
            <w:right w:val="none" w:sz="0" w:space="0" w:color="auto"/>
          </w:divBdr>
        </w:div>
        <w:div w:id="912084960">
          <w:marLeft w:val="640"/>
          <w:marRight w:val="0"/>
          <w:marTop w:val="0"/>
          <w:marBottom w:val="0"/>
          <w:divBdr>
            <w:top w:val="none" w:sz="0" w:space="0" w:color="auto"/>
            <w:left w:val="none" w:sz="0" w:space="0" w:color="auto"/>
            <w:bottom w:val="none" w:sz="0" w:space="0" w:color="auto"/>
            <w:right w:val="none" w:sz="0" w:space="0" w:color="auto"/>
          </w:divBdr>
        </w:div>
        <w:div w:id="1626084643">
          <w:marLeft w:val="640"/>
          <w:marRight w:val="0"/>
          <w:marTop w:val="0"/>
          <w:marBottom w:val="0"/>
          <w:divBdr>
            <w:top w:val="none" w:sz="0" w:space="0" w:color="auto"/>
            <w:left w:val="none" w:sz="0" w:space="0" w:color="auto"/>
            <w:bottom w:val="none" w:sz="0" w:space="0" w:color="auto"/>
            <w:right w:val="none" w:sz="0" w:space="0" w:color="auto"/>
          </w:divBdr>
        </w:div>
        <w:div w:id="1796674887">
          <w:marLeft w:val="640"/>
          <w:marRight w:val="0"/>
          <w:marTop w:val="0"/>
          <w:marBottom w:val="0"/>
          <w:divBdr>
            <w:top w:val="none" w:sz="0" w:space="0" w:color="auto"/>
            <w:left w:val="none" w:sz="0" w:space="0" w:color="auto"/>
            <w:bottom w:val="none" w:sz="0" w:space="0" w:color="auto"/>
            <w:right w:val="none" w:sz="0" w:space="0" w:color="auto"/>
          </w:divBdr>
        </w:div>
        <w:div w:id="1410540845">
          <w:marLeft w:val="640"/>
          <w:marRight w:val="0"/>
          <w:marTop w:val="0"/>
          <w:marBottom w:val="0"/>
          <w:divBdr>
            <w:top w:val="none" w:sz="0" w:space="0" w:color="auto"/>
            <w:left w:val="none" w:sz="0" w:space="0" w:color="auto"/>
            <w:bottom w:val="none" w:sz="0" w:space="0" w:color="auto"/>
            <w:right w:val="none" w:sz="0" w:space="0" w:color="auto"/>
          </w:divBdr>
        </w:div>
        <w:div w:id="1249540750">
          <w:marLeft w:val="640"/>
          <w:marRight w:val="0"/>
          <w:marTop w:val="0"/>
          <w:marBottom w:val="0"/>
          <w:divBdr>
            <w:top w:val="none" w:sz="0" w:space="0" w:color="auto"/>
            <w:left w:val="none" w:sz="0" w:space="0" w:color="auto"/>
            <w:bottom w:val="none" w:sz="0" w:space="0" w:color="auto"/>
            <w:right w:val="none" w:sz="0" w:space="0" w:color="auto"/>
          </w:divBdr>
        </w:div>
        <w:div w:id="1172793363">
          <w:marLeft w:val="640"/>
          <w:marRight w:val="0"/>
          <w:marTop w:val="0"/>
          <w:marBottom w:val="0"/>
          <w:divBdr>
            <w:top w:val="none" w:sz="0" w:space="0" w:color="auto"/>
            <w:left w:val="none" w:sz="0" w:space="0" w:color="auto"/>
            <w:bottom w:val="none" w:sz="0" w:space="0" w:color="auto"/>
            <w:right w:val="none" w:sz="0" w:space="0" w:color="auto"/>
          </w:divBdr>
        </w:div>
        <w:div w:id="915357283">
          <w:marLeft w:val="640"/>
          <w:marRight w:val="0"/>
          <w:marTop w:val="0"/>
          <w:marBottom w:val="0"/>
          <w:divBdr>
            <w:top w:val="none" w:sz="0" w:space="0" w:color="auto"/>
            <w:left w:val="none" w:sz="0" w:space="0" w:color="auto"/>
            <w:bottom w:val="none" w:sz="0" w:space="0" w:color="auto"/>
            <w:right w:val="none" w:sz="0" w:space="0" w:color="auto"/>
          </w:divBdr>
        </w:div>
        <w:div w:id="1858497279">
          <w:marLeft w:val="640"/>
          <w:marRight w:val="0"/>
          <w:marTop w:val="0"/>
          <w:marBottom w:val="0"/>
          <w:divBdr>
            <w:top w:val="none" w:sz="0" w:space="0" w:color="auto"/>
            <w:left w:val="none" w:sz="0" w:space="0" w:color="auto"/>
            <w:bottom w:val="none" w:sz="0" w:space="0" w:color="auto"/>
            <w:right w:val="none" w:sz="0" w:space="0" w:color="auto"/>
          </w:divBdr>
        </w:div>
        <w:div w:id="1898010117">
          <w:marLeft w:val="640"/>
          <w:marRight w:val="0"/>
          <w:marTop w:val="0"/>
          <w:marBottom w:val="0"/>
          <w:divBdr>
            <w:top w:val="none" w:sz="0" w:space="0" w:color="auto"/>
            <w:left w:val="none" w:sz="0" w:space="0" w:color="auto"/>
            <w:bottom w:val="none" w:sz="0" w:space="0" w:color="auto"/>
            <w:right w:val="none" w:sz="0" w:space="0" w:color="auto"/>
          </w:divBdr>
        </w:div>
        <w:div w:id="473790169">
          <w:marLeft w:val="640"/>
          <w:marRight w:val="0"/>
          <w:marTop w:val="0"/>
          <w:marBottom w:val="0"/>
          <w:divBdr>
            <w:top w:val="none" w:sz="0" w:space="0" w:color="auto"/>
            <w:left w:val="none" w:sz="0" w:space="0" w:color="auto"/>
            <w:bottom w:val="none" w:sz="0" w:space="0" w:color="auto"/>
            <w:right w:val="none" w:sz="0" w:space="0" w:color="auto"/>
          </w:divBdr>
        </w:div>
        <w:div w:id="321855954">
          <w:marLeft w:val="640"/>
          <w:marRight w:val="0"/>
          <w:marTop w:val="0"/>
          <w:marBottom w:val="0"/>
          <w:divBdr>
            <w:top w:val="none" w:sz="0" w:space="0" w:color="auto"/>
            <w:left w:val="none" w:sz="0" w:space="0" w:color="auto"/>
            <w:bottom w:val="none" w:sz="0" w:space="0" w:color="auto"/>
            <w:right w:val="none" w:sz="0" w:space="0" w:color="auto"/>
          </w:divBdr>
        </w:div>
        <w:div w:id="3629876">
          <w:marLeft w:val="640"/>
          <w:marRight w:val="0"/>
          <w:marTop w:val="0"/>
          <w:marBottom w:val="0"/>
          <w:divBdr>
            <w:top w:val="none" w:sz="0" w:space="0" w:color="auto"/>
            <w:left w:val="none" w:sz="0" w:space="0" w:color="auto"/>
            <w:bottom w:val="none" w:sz="0" w:space="0" w:color="auto"/>
            <w:right w:val="none" w:sz="0" w:space="0" w:color="auto"/>
          </w:divBdr>
        </w:div>
        <w:div w:id="1519928146">
          <w:marLeft w:val="640"/>
          <w:marRight w:val="0"/>
          <w:marTop w:val="0"/>
          <w:marBottom w:val="0"/>
          <w:divBdr>
            <w:top w:val="none" w:sz="0" w:space="0" w:color="auto"/>
            <w:left w:val="none" w:sz="0" w:space="0" w:color="auto"/>
            <w:bottom w:val="none" w:sz="0" w:space="0" w:color="auto"/>
            <w:right w:val="none" w:sz="0" w:space="0" w:color="auto"/>
          </w:divBdr>
        </w:div>
        <w:div w:id="1325933296">
          <w:marLeft w:val="640"/>
          <w:marRight w:val="0"/>
          <w:marTop w:val="0"/>
          <w:marBottom w:val="0"/>
          <w:divBdr>
            <w:top w:val="none" w:sz="0" w:space="0" w:color="auto"/>
            <w:left w:val="none" w:sz="0" w:space="0" w:color="auto"/>
            <w:bottom w:val="none" w:sz="0" w:space="0" w:color="auto"/>
            <w:right w:val="none" w:sz="0" w:space="0" w:color="auto"/>
          </w:divBdr>
        </w:div>
        <w:div w:id="1586841297">
          <w:marLeft w:val="640"/>
          <w:marRight w:val="0"/>
          <w:marTop w:val="0"/>
          <w:marBottom w:val="0"/>
          <w:divBdr>
            <w:top w:val="none" w:sz="0" w:space="0" w:color="auto"/>
            <w:left w:val="none" w:sz="0" w:space="0" w:color="auto"/>
            <w:bottom w:val="none" w:sz="0" w:space="0" w:color="auto"/>
            <w:right w:val="none" w:sz="0" w:space="0" w:color="auto"/>
          </w:divBdr>
        </w:div>
        <w:div w:id="1258756783">
          <w:marLeft w:val="640"/>
          <w:marRight w:val="0"/>
          <w:marTop w:val="0"/>
          <w:marBottom w:val="0"/>
          <w:divBdr>
            <w:top w:val="none" w:sz="0" w:space="0" w:color="auto"/>
            <w:left w:val="none" w:sz="0" w:space="0" w:color="auto"/>
            <w:bottom w:val="none" w:sz="0" w:space="0" w:color="auto"/>
            <w:right w:val="none" w:sz="0" w:space="0" w:color="auto"/>
          </w:divBdr>
        </w:div>
        <w:div w:id="787966234">
          <w:marLeft w:val="640"/>
          <w:marRight w:val="0"/>
          <w:marTop w:val="0"/>
          <w:marBottom w:val="0"/>
          <w:divBdr>
            <w:top w:val="none" w:sz="0" w:space="0" w:color="auto"/>
            <w:left w:val="none" w:sz="0" w:space="0" w:color="auto"/>
            <w:bottom w:val="none" w:sz="0" w:space="0" w:color="auto"/>
            <w:right w:val="none" w:sz="0" w:space="0" w:color="auto"/>
          </w:divBdr>
        </w:div>
        <w:div w:id="1064908221">
          <w:marLeft w:val="640"/>
          <w:marRight w:val="0"/>
          <w:marTop w:val="0"/>
          <w:marBottom w:val="0"/>
          <w:divBdr>
            <w:top w:val="none" w:sz="0" w:space="0" w:color="auto"/>
            <w:left w:val="none" w:sz="0" w:space="0" w:color="auto"/>
            <w:bottom w:val="none" w:sz="0" w:space="0" w:color="auto"/>
            <w:right w:val="none" w:sz="0" w:space="0" w:color="auto"/>
          </w:divBdr>
        </w:div>
        <w:div w:id="874585453">
          <w:marLeft w:val="640"/>
          <w:marRight w:val="0"/>
          <w:marTop w:val="0"/>
          <w:marBottom w:val="0"/>
          <w:divBdr>
            <w:top w:val="none" w:sz="0" w:space="0" w:color="auto"/>
            <w:left w:val="none" w:sz="0" w:space="0" w:color="auto"/>
            <w:bottom w:val="none" w:sz="0" w:space="0" w:color="auto"/>
            <w:right w:val="none" w:sz="0" w:space="0" w:color="auto"/>
          </w:divBdr>
        </w:div>
        <w:div w:id="1902716742">
          <w:marLeft w:val="640"/>
          <w:marRight w:val="0"/>
          <w:marTop w:val="0"/>
          <w:marBottom w:val="0"/>
          <w:divBdr>
            <w:top w:val="none" w:sz="0" w:space="0" w:color="auto"/>
            <w:left w:val="none" w:sz="0" w:space="0" w:color="auto"/>
            <w:bottom w:val="none" w:sz="0" w:space="0" w:color="auto"/>
            <w:right w:val="none" w:sz="0" w:space="0" w:color="auto"/>
          </w:divBdr>
        </w:div>
        <w:div w:id="870916281">
          <w:marLeft w:val="640"/>
          <w:marRight w:val="0"/>
          <w:marTop w:val="0"/>
          <w:marBottom w:val="0"/>
          <w:divBdr>
            <w:top w:val="none" w:sz="0" w:space="0" w:color="auto"/>
            <w:left w:val="none" w:sz="0" w:space="0" w:color="auto"/>
            <w:bottom w:val="none" w:sz="0" w:space="0" w:color="auto"/>
            <w:right w:val="none" w:sz="0" w:space="0" w:color="auto"/>
          </w:divBdr>
        </w:div>
        <w:div w:id="1969164922">
          <w:marLeft w:val="640"/>
          <w:marRight w:val="0"/>
          <w:marTop w:val="0"/>
          <w:marBottom w:val="0"/>
          <w:divBdr>
            <w:top w:val="none" w:sz="0" w:space="0" w:color="auto"/>
            <w:left w:val="none" w:sz="0" w:space="0" w:color="auto"/>
            <w:bottom w:val="none" w:sz="0" w:space="0" w:color="auto"/>
            <w:right w:val="none" w:sz="0" w:space="0" w:color="auto"/>
          </w:divBdr>
        </w:div>
        <w:div w:id="1415738681">
          <w:marLeft w:val="640"/>
          <w:marRight w:val="0"/>
          <w:marTop w:val="0"/>
          <w:marBottom w:val="0"/>
          <w:divBdr>
            <w:top w:val="none" w:sz="0" w:space="0" w:color="auto"/>
            <w:left w:val="none" w:sz="0" w:space="0" w:color="auto"/>
            <w:bottom w:val="none" w:sz="0" w:space="0" w:color="auto"/>
            <w:right w:val="none" w:sz="0" w:space="0" w:color="auto"/>
          </w:divBdr>
        </w:div>
        <w:div w:id="695037491">
          <w:marLeft w:val="640"/>
          <w:marRight w:val="0"/>
          <w:marTop w:val="0"/>
          <w:marBottom w:val="0"/>
          <w:divBdr>
            <w:top w:val="none" w:sz="0" w:space="0" w:color="auto"/>
            <w:left w:val="none" w:sz="0" w:space="0" w:color="auto"/>
            <w:bottom w:val="none" w:sz="0" w:space="0" w:color="auto"/>
            <w:right w:val="none" w:sz="0" w:space="0" w:color="auto"/>
          </w:divBdr>
        </w:div>
        <w:div w:id="1158693677">
          <w:marLeft w:val="640"/>
          <w:marRight w:val="0"/>
          <w:marTop w:val="0"/>
          <w:marBottom w:val="0"/>
          <w:divBdr>
            <w:top w:val="none" w:sz="0" w:space="0" w:color="auto"/>
            <w:left w:val="none" w:sz="0" w:space="0" w:color="auto"/>
            <w:bottom w:val="none" w:sz="0" w:space="0" w:color="auto"/>
            <w:right w:val="none" w:sz="0" w:space="0" w:color="auto"/>
          </w:divBdr>
        </w:div>
        <w:div w:id="1084687586">
          <w:marLeft w:val="640"/>
          <w:marRight w:val="0"/>
          <w:marTop w:val="0"/>
          <w:marBottom w:val="0"/>
          <w:divBdr>
            <w:top w:val="none" w:sz="0" w:space="0" w:color="auto"/>
            <w:left w:val="none" w:sz="0" w:space="0" w:color="auto"/>
            <w:bottom w:val="none" w:sz="0" w:space="0" w:color="auto"/>
            <w:right w:val="none" w:sz="0" w:space="0" w:color="auto"/>
          </w:divBdr>
        </w:div>
        <w:div w:id="1695615677">
          <w:marLeft w:val="640"/>
          <w:marRight w:val="0"/>
          <w:marTop w:val="0"/>
          <w:marBottom w:val="0"/>
          <w:divBdr>
            <w:top w:val="none" w:sz="0" w:space="0" w:color="auto"/>
            <w:left w:val="none" w:sz="0" w:space="0" w:color="auto"/>
            <w:bottom w:val="none" w:sz="0" w:space="0" w:color="auto"/>
            <w:right w:val="none" w:sz="0" w:space="0" w:color="auto"/>
          </w:divBdr>
        </w:div>
        <w:div w:id="2105757518">
          <w:marLeft w:val="640"/>
          <w:marRight w:val="0"/>
          <w:marTop w:val="0"/>
          <w:marBottom w:val="0"/>
          <w:divBdr>
            <w:top w:val="none" w:sz="0" w:space="0" w:color="auto"/>
            <w:left w:val="none" w:sz="0" w:space="0" w:color="auto"/>
            <w:bottom w:val="none" w:sz="0" w:space="0" w:color="auto"/>
            <w:right w:val="none" w:sz="0" w:space="0" w:color="auto"/>
          </w:divBdr>
        </w:div>
        <w:div w:id="150222604">
          <w:marLeft w:val="640"/>
          <w:marRight w:val="0"/>
          <w:marTop w:val="0"/>
          <w:marBottom w:val="0"/>
          <w:divBdr>
            <w:top w:val="none" w:sz="0" w:space="0" w:color="auto"/>
            <w:left w:val="none" w:sz="0" w:space="0" w:color="auto"/>
            <w:bottom w:val="none" w:sz="0" w:space="0" w:color="auto"/>
            <w:right w:val="none" w:sz="0" w:space="0" w:color="auto"/>
          </w:divBdr>
        </w:div>
        <w:div w:id="1621954922">
          <w:marLeft w:val="640"/>
          <w:marRight w:val="0"/>
          <w:marTop w:val="0"/>
          <w:marBottom w:val="0"/>
          <w:divBdr>
            <w:top w:val="none" w:sz="0" w:space="0" w:color="auto"/>
            <w:left w:val="none" w:sz="0" w:space="0" w:color="auto"/>
            <w:bottom w:val="none" w:sz="0" w:space="0" w:color="auto"/>
            <w:right w:val="none" w:sz="0" w:space="0" w:color="auto"/>
          </w:divBdr>
        </w:div>
      </w:divsChild>
    </w:div>
    <w:div w:id="449085049">
      <w:bodyDiv w:val="1"/>
      <w:marLeft w:val="0"/>
      <w:marRight w:val="0"/>
      <w:marTop w:val="0"/>
      <w:marBottom w:val="0"/>
      <w:divBdr>
        <w:top w:val="none" w:sz="0" w:space="0" w:color="auto"/>
        <w:left w:val="none" w:sz="0" w:space="0" w:color="auto"/>
        <w:bottom w:val="none" w:sz="0" w:space="0" w:color="auto"/>
        <w:right w:val="none" w:sz="0" w:space="0" w:color="auto"/>
      </w:divBdr>
    </w:div>
    <w:div w:id="449670045">
      <w:bodyDiv w:val="1"/>
      <w:marLeft w:val="0"/>
      <w:marRight w:val="0"/>
      <w:marTop w:val="0"/>
      <w:marBottom w:val="0"/>
      <w:divBdr>
        <w:top w:val="none" w:sz="0" w:space="0" w:color="auto"/>
        <w:left w:val="none" w:sz="0" w:space="0" w:color="auto"/>
        <w:bottom w:val="none" w:sz="0" w:space="0" w:color="auto"/>
        <w:right w:val="none" w:sz="0" w:space="0" w:color="auto"/>
      </w:divBdr>
    </w:div>
    <w:div w:id="450977446">
      <w:bodyDiv w:val="1"/>
      <w:marLeft w:val="0"/>
      <w:marRight w:val="0"/>
      <w:marTop w:val="0"/>
      <w:marBottom w:val="0"/>
      <w:divBdr>
        <w:top w:val="none" w:sz="0" w:space="0" w:color="auto"/>
        <w:left w:val="none" w:sz="0" w:space="0" w:color="auto"/>
        <w:bottom w:val="none" w:sz="0" w:space="0" w:color="auto"/>
        <w:right w:val="none" w:sz="0" w:space="0" w:color="auto"/>
      </w:divBdr>
    </w:div>
    <w:div w:id="452094484">
      <w:bodyDiv w:val="1"/>
      <w:marLeft w:val="0"/>
      <w:marRight w:val="0"/>
      <w:marTop w:val="0"/>
      <w:marBottom w:val="0"/>
      <w:divBdr>
        <w:top w:val="none" w:sz="0" w:space="0" w:color="auto"/>
        <w:left w:val="none" w:sz="0" w:space="0" w:color="auto"/>
        <w:bottom w:val="none" w:sz="0" w:space="0" w:color="auto"/>
        <w:right w:val="none" w:sz="0" w:space="0" w:color="auto"/>
      </w:divBdr>
    </w:div>
    <w:div w:id="453794897">
      <w:bodyDiv w:val="1"/>
      <w:marLeft w:val="0"/>
      <w:marRight w:val="0"/>
      <w:marTop w:val="0"/>
      <w:marBottom w:val="0"/>
      <w:divBdr>
        <w:top w:val="none" w:sz="0" w:space="0" w:color="auto"/>
        <w:left w:val="none" w:sz="0" w:space="0" w:color="auto"/>
        <w:bottom w:val="none" w:sz="0" w:space="0" w:color="auto"/>
        <w:right w:val="none" w:sz="0" w:space="0" w:color="auto"/>
      </w:divBdr>
    </w:div>
    <w:div w:id="454832770">
      <w:bodyDiv w:val="1"/>
      <w:marLeft w:val="0"/>
      <w:marRight w:val="0"/>
      <w:marTop w:val="0"/>
      <w:marBottom w:val="0"/>
      <w:divBdr>
        <w:top w:val="none" w:sz="0" w:space="0" w:color="auto"/>
        <w:left w:val="none" w:sz="0" w:space="0" w:color="auto"/>
        <w:bottom w:val="none" w:sz="0" w:space="0" w:color="auto"/>
        <w:right w:val="none" w:sz="0" w:space="0" w:color="auto"/>
      </w:divBdr>
    </w:div>
    <w:div w:id="457528467">
      <w:bodyDiv w:val="1"/>
      <w:marLeft w:val="0"/>
      <w:marRight w:val="0"/>
      <w:marTop w:val="0"/>
      <w:marBottom w:val="0"/>
      <w:divBdr>
        <w:top w:val="none" w:sz="0" w:space="0" w:color="auto"/>
        <w:left w:val="none" w:sz="0" w:space="0" w:color="auto"/>
        <w:bottom w:val="none" w:sz="0" w:space="0" w:color="auto"/>
        <w:right w:val="none" w:sz="0" w:space="0" w:color="auto"/>
      </w:divBdr>
    </w:div>
    <w:div w:id="458499438">
      <w:bodyDiv w:val="1"/>
      <w:marLeft w:val="0"/>
      <w:marRight w:val="0"/>
      <w:marTop w:val="0"/>
      <w:marBottom w:val="0"/>
      <w:divBdr>
        <w:top w:val="none" w:sz="0" w:space="0" w:color="auto"/>
        <w:left w:val="none" w:sz="0" w:space="0" w:color="auto"/>
        <w:bottom w:val="none" w:sz="0" w:space="0" w:color="auto"/>
        <w:right w:val="none" w:sz="0" w:space="0" w:color="auto"/>
      </w:divBdr>
    </w:div>
    <w:div w:id="464468976">
      <w:bodyDiv w:val="1"/>
      <w:marLeft w:val="0"/>
      <w:marRight w:val="0"/>
      <w:marTop w:val="0"/>
      <w:marBottom w:val="0"/>
      <w:divBdr>
        <w:top w:val="none" w:sz="0" w:space="0" w:color="auto"/>
        <w:left w:val="none" w:sz="0" w:space="0" w:color="auto"/>
        <w:bottom w:val="none" w:sz="0" w:space="0" w:color="auto"/>
        <w:right w:val="none" w:sz="0" w:space="0" w:color="auto"/>
      </w:divBdr>
    </w:div>
    <w:div w:id="464936173">
      <w:bodyDiv w:val="1"/>
      <w:marLeft w:val="0"/>
      <w:marRight w:val="0"/>
      <w:marTop w:val="0"/>
      <w:marBottom w:val="0"/>
      <w:divBdr>
        <w:top w:val="none" w:sz="0" w:space="0" w:color="auto"/>
        <w:left w:val="none" w:sz="0" w:space="0" w:color="auto"/>
        <w:bottom w:val="none" w:sz="0" w:space="0" w:color="auto"/>
        <w:right w:val="none" w:sz="0" w:space="0" w:color="auto"/>
      </w:divBdr>
    </w:div>
    <w:div w:id="465508235">
      <w:bodyDiv w:val="1"/>
      <w:marLeft w:val="0"/>
      <w:marRight w:val="0"/>
      <w:marTop w:val="0"/>
      <w:marBottom w:val="0"/>
      <w:divBdr>
        <w:top w:val="none" w:sz="0" w:space="0" w:color="auto"/>
        <w:left w:val="none" w:sz="0" w:space="0" w:color="auto"/>
        <w:bottom w:val="none" w:sz="0" w:space="0" w:color="auto"/>
        <w:right w:val="none" w:sz="0" w:space="0" w:color="auto"/>
      </w:divBdr>
    </w:div>
    <w:div w:id="466357004">
      <w:bodyDiv w:val="1"/>
      <w:marLeft w:val="0"/>
      <w:marRight w:val="0"/>
      <w:marTop w:val="0"/>
      <w:marBottom w:val="0"/>
      <w:divBdr>
        <w:top w:val="none" w:sz="0" w:space="0" w:color="auto"/>
        <w:left w:val="none" w:sz="0" w:space="0" w:color="auto"/>
        <w:bottom w:val="none" w:sz="0" w:space="0" w:color="auto"/>
        <w:right w:val="none" w:sz="0" w:space="0" w:color="auto"/>
      </w:divBdr>
    </w:div>
    <w:div w:id="481459832">
      <w:bodyDiv w:val="1"/>
      <w:marLeft w:val="0"/>
      <w:marRight w:val="0"/>
      <w:marTop w:val="0"/>
      <w:marBottom w:val="0"/>
      <w:divBdr>
        <w:top w:val="none" w:sz="0" w:space="0" w:color="auto"/>
        <w:left w:val="none" w:sz="0" w:space="0" w:color="auto"/>
        <w:bottom w:val="none" w:sz="0" w:space="0" w:color="auto"/>
        <w:right w:val="none" w:sz="0" w:space="0" w:color="auto"/>
      </w:divBdr>
    </w:div>
    <w:div w:id="482887889">
      <w:bodyDiv w:val="1"/>
      <w:marLeft w:val="0"/>
      <w:marRight w:val="0"/>
      <w:marTop w:val="0"/>
      <w:marBottom w:val="0"/>
      <w:divBdr>
        <w:top w:val="none" w:sz="0" w:space="0" w:color="auto"/>
        <w:left w:val="none" w:sz="0" w:space="0" w:color="auto"/>
        <w:bottom w:val="none" w:sz="0" w:space="0" w:color="auto"/>
        <w:right w:val="none" w:sz="0" w:space="0" w:color="auto"/>
      </w:divBdr>
      <w:divsChild>
        <w:div w:id="164518798">
          <w:marLeft w:val="640"/>
          <w:marRight w:val="0"/>
          <w:marTop w:val="0"/>
          <w:marBottom w:val="0"/>
          <w:divBdr>
            <w:top w:val="none" w:sz="0" w:space="0" w:color="auto"/>
            <w:left w:val="none" w:sz="0" w:space="0" w:color="auto"/>
            <w:bottom w:val="none" w:sz="0" w:space="0" w:color="auto"/>
            <w:right w:val="none" w:sz="0" w:space="0" w:color="auto"/>
          </w:divBdr>
        </w:div>
        <w:div w:id="96367513">
          <w:marLeft w:val="640"/>
          <w:marRight w:val="0"/>
          <w:marTop w:val="0"/>
          <w:marBottom w:val="0"/>
          <w:divBdr>
            <w:top w:val="none" w:sz="0" w:space="0" w:color="auto"/>
            <w:left w:val="none" w:sz="0" w:space="0" w:color="auto"/>
            <w:bottom w:val="none" w:sz="0" w:space="0" w:color="auto"/>
            <w:right w:val="none" w:sz="0" w:space="0" w:color="auto"/>
          </w:divBdr>
        </w:div>
        <w:div w:id="1745570998">
          <w:marLeft w:val="640"/>
          <w:marRight w:val="0"/>
          <w:marTop w:val="0"/>
          <w:marBottom w:val="0"/>
          <w:divBdr>
            <w:top w:val="none" w:sz="0" w:space="0" w:color="auto"/>
            <w:left w:val="none" w:sz="0" w:space="0" w:color="auto"/>
            <w:bottom w:val="none" w:sz="0" w:space="0" w:color="auto"/>
            <w:right w:val="none" w:sz="0" w:space="0" w:color="auto"/>
          </w:divBdr>
        </w:div>
        <w:div w:id="2067407319">
          <w:marLeft w:val="640"/>
          <w:marRight w:val="0"/>
          <w:marTop w:val="0"/>
          <w:marBottom w:val="0"/>
          <w:divBdr>
            <w:top w:val="none" w:sz="0" w:space="0" w:color="auto"/>
            <w:left w:val="none" w:sz="0" w:space="0" w:color="auto"/>
            <w:bottom w:val="none" w:sz="0" w:space="0" w:color="auto"/>
            <w:right w:val="none" w:sz="0" w:space="0" w:color="auto"/>
          </w:divBdr>
        </w:div>
        <w:div w:id="904334422">
          <w:marLeft w:val="640"/>
          <w:marRight w:val="0"/>
          <w:marTop w:val="0"/>
          <w:marBottom w:val="0"/>
          <w:divBdr>
            <w:top w:val="none" w:sz="0" w:space="0" w:color="auto"/>
            <w:left w:val="none" w:sz="0" w:space="0" w:color="auto"/>
            <w:bottom w:val="none" w:sz="0" w:space="0" w:color="auto"/>
            <w:right w:val="none" w:sz="0" w:space="0" w:color="auto"/>
          </w:divBdr>
        </w:div>
        <w:div w:id="1161578685">
          <w:marLeft w:val="640"/>
          <w:marRight w:val="0"/>
          <w:marTop w:val="0"/>
          <w:marBottom w:val="0"/>
          <w:divBdr>
            <w:top w:val="none" w:sz="0" w:space="0" w:color="auto"/>
            <w:left w:val="none" w:sz="0" w:space="0" w:color="auto"/>
            <w:bottom w:val="none" w:sz="0" w:space="0" w:color="auto"/>
            <w:right w:val="none" w:sz="0" w:space="0" w:color="auto"/>
          </w:divBdr>
        </w:div>
        <w:div w:id="405304905">
          <w:marLeft w:val="640"/>
          <w:marRight w:val="0"/>
          <w:marTop w:val="0"/>
          <w:marBottom w:val="0"/>
          <w:divBdr>
            <w:top w:val="none" w:sz="0" w:space="0" w:color="auto"/>
            <w:left w:val="none" w:sz="0" w:space="0" w:color="auto"/>
            <w:bottom w:val="none" w:sz="0" w:space="0" w:color="auto"/>
            <w:right w:val="none" w:sz="0" w:space="0" w:color="auto"/>
          </w:divBdr>
        </w:div>
        <w:div w:id="1924603050">
          <w:marLeft w:val="640"/>
          <w:marRight w:val="0"/>
          <w:marTop w:val="0"/>
          <w:marBottom w:val="0"/>
          <w:divBdr>
            <w:top w:val="none" w:sz="0" w:space="0" w:color="auto"/>
            <w:left w:val="none" w:sz="0" w:space="0" w:color="auto"/>
            <w:bottom w:val="none" w:sz="0" w:space="0" w:color="auto"/>
            <w:right w:val="none" w:sz="0" w:space="0" w:color="auto"/>
          </w:divBdr>
        </w:div>
        <w:div w:id="841163704">
          <w:marLeft w:val="640"/>
          <w:marRight w:val="0"/>
          <w:marTop w:val="0"/>
          <w:marBottom w:val="0"/>
          <w:divBdr>
            <w:top w:val="none" w:sz="0" w:space="0" w:color="auto"/>
            <w:left w:val="none" w:sz="0" w:space="0" w:color="auto"/>
            <w:bottom w:val="none" w:sz="0" w:space="0" w:color="auto"/>
            <w:right w:val="none" w:sz="0" w:space="0" w:color="auto"/>
          </w:divBdr>
        </w:div>
        <w:div w:id="1379740953">
          <w:marLeft w:val="640"/>
          <w:marRight w:val="0"/>
          <w:marTop w:val="0"/>
          <w:marBottom w:val="0"/>
          <w:divBdr>
            <w:top w:val="none" w:sz="0" w:space="0" w:color="auto"/>
            <w:left w:val="none" w:sz="0" w:space="0" w:color="auto"/>
            <w:bottom w:val="none" w:sz="0" w:space="0" w:color="auto"/>
            <w:right w:val="none" w:sz="0" w:space="0" w:color="auto"/>
          </w:divBdr>
        </w:div>
        <w:div w:id="601686483">
          <w:marLeft w:val="640"/>
          <w:marRight w:val="0"/>
          <w:marTop w:val="0"/>
          <w:marBottom w:val="0"/>
          <w:divBdr>
            <w:top w:val="none" w:sz="0" w:space="0" w:color="auto"/>
            <w:left w:val="none" w:sz="0" w:space="0" w:color="auto"/>
            <w:bottom w:val="none" w:sz="0" w:space="0" w:color="auto"/>
            <w:right w:val="none" w:sz="0" w:space="0" w:color="auto"/>
          </w:divBdr>
        </w:div>
        <w:div w:id="214702234">
          <w:marLeft w:val="640"/>
          <w:marRight w:val="0"/>
          <w:marTop w:val="0"/>
          <w:marBottom w:val="0"/>
          <w:divBdr>
            <w:top w:val="none" w:sz="0" w:space="0" w:color="auto"/>
            <w:left w:val="none" w:sz="0" w:space="0" w:color="auto"/>
            <w:bottom w:val="none" w:sz="0" w:space="0" w:color="auto"/>
            <w:right w:val="none" w:sz="0" w:space="0" w:color="auto"/>
          </w:divBdr>
        </w:div>
        <w:div w:id="1594245303">
          <w:marLeft w:val="640"/>
          <w:marRight w:val="0"/>
          <w:marTop w:val="0"/>
          <w:marBottom w:val="0"/>
          <w:divBdr>
            <w:top w:val="none" w:sz="0" w:space="0" w:color="auto"/>
            <w:left w:val="none" w:sz="0" w:space="0" w:color="auto"/>
            <w:bottom w:val="none" w:sz="0" w:space="0" w:color="auto"/>
            <w:right w:val="none" w:sz="0" w:space="0" w:color="auto"/>
          </w:divBdr>
        </w:div>
        <w:div w:id="1466309844">
          <w:marLeft w:val="640"/>
          <w:marRight w:val="0"/>
          <w:marTop w:val="0"/>
          <w:marBottom w:val="0"/>
          <w:divBdr>
            <w:top w:val="none" w:sz="0" w:space="0" w:color="auto"/>
            <w:left w:val="none" w:sz="0" w:space="0" w:color="auto"/>
            <w:bottom w:val="none" w:sz="0" w:space="0" w:color="auto"/>
            <w:right w:val="none" w:sz="0" w:space="0" w:color="auto"/>
          </w:divBdr>
        </w:div>
        <w:div w:id="143009790">
          <w:marLeft w:val="640"/>
          <w:marRight w:val="0"/>
          <w:marTop w:val="0"/>
          <w:marBottom w:val="0"/>
          <w:divBdr>
            <w:top w:val="none" w:sz="0" w:space="0" w:color="auto"/>
            <w:left w:val="none" w:sz="0" w:space="0" w:color="auto"/>
            <w:bottom w:val="none" w:sz="0" w:space="0" w:color="auto"/>
            <w:right w:val="none" w:sz="0" w:space="0" w:color="auto"/>
          </w:divBdr>
        </w:div>
        <w:div w:id="1277060616">
          <w:marLeft w:val="640"/>
          <w:marRight w:val="0"/>
          <w:marTop w:val="0"/>
          <w:marBottom w:val="0"/>
          <w:divBdr>
            <w:top w:val="none" w:sz="0" w:space="0" w:color="auto"/>
            <w:left w:val="none" w:sz="0" w:space="0" w:color="auto"/>
            <w:bottom w:val="none" w:sz="0" w:space="0" w:color="auto"/>
            <w:right w:val="none" w:sz="0" w:space="0" w:color="auto"/>
          </w:divBdr>
        </w:div>
        <w:div w:id="1929076151">
          <w:marLeft w:val="640"/>
          <w:marRight w:val="0"/>
          <w:marTop w:val="0"/>
          <w:marBottom w:val="0"/>
          <w:divBdr>
            <w:top w:val="none" w:sz="0" w:space="0" w:color="auto"/>
            <w:left w:val="none" w:sz="0" w:space="0" w:color="auto"/>
            <w:bottom w:val="none" w:sz="0" w:space="0" w:color="auto"/>
            <w:right w:val="none" w:sz="0" w:space="0" w:color="auto"/>
          </w:divBdr>
        </w:div>
        <w:div w:id="1219364266">
          <w:marLeft w:val="640"/>
          <w:marRight w:val="0"/>
          <w:marTop w:val="0"/>
          <w:marBottom w:val="0"/>
          <w:divBdr>
            <w:top w:val="none" w:sz="0" w:space="0" w:color="auto"/>
            <w:left w:val="none" w:sz="0" w:space="0" w:color="auto"/>
            <w:bottom w:val="none" w:sz="0" w:space="0" w:color="auto"/>
            <w:right w:val="none" w:sz="0" w:space="0" w:color="auto"/>
          </w:divBdr>
        </w:div>
        <w:div w:id="1213036464">
          <w:marLeft w:val="640"/>
          <w:marRight w:val="0"/>
          <w:marTop w:val="0"/>
          <w:marBottom w:val="0"/>
          <w:divBdr>
            <w:top w:val="none" w:sz="0" w:space="0" w:color="auto"/>
            <w:left w:val="none" w:sz="0" w:space="0" w:color="auto"/>
            <w:bottom w:val="none" w:sz="0" w:space="0" w:color="auto"/>
            <w:right w:val="none" w:sz="0" w:space="0" w:color="auto"/>
          </w:divBdr>
        </w:div>
        <w:div w:id="977804432">
          <w:marLeft w:val="640"/>
          <w:marRight w:val="0"/>
          <w:marTop w:val="0"/>
          <w:marBottom w:val="0"/>
          <w:divBdr>
            <w:top w:val="none" w:sz="0" w:space="0" w:color="auto"/>
            <w:left w:val="none" w:sz="0" w:space="0" w:color="auto"/>
            <w:bottom w:val="none" w:sz="0" w:space="0" w:color="auto"/>
            <w:right w:val="none" w:sz="0" w:space="0" w:color="auto"/>
          </w:divBdr>
        </w:div>
        <w:div w:id="1573736133">
          <w:marLeft w:val="640"/>
          <w:marRight w:val="0"/>
          <w:marTop w:val="0"/>
          <w:marBottom w:val="0"/>
          <w:divBdr>
            <w:top w:val="none" w:sz="0" w:space="0" w:color="auto"/>
            <w:left w:val="none" w:sz="0" w:space="0" w:color="auto"/>
            <w:bottom w:val="none" w:sz="0" w:space="0" w:color="auto"/>
            <w:right w:val="none" w:sz="0" w:space="0" w:color="auto"/>
          </w:divBdr>
        </w:div>
        <w:div w:id="136147589">
          <w:marLeft w:val="640"/>
          <w:marRight w:val="0"/>
          <w:marTop w:val="0"/>
          <w:marBottom w:val="0"/>
          <w:divBdr>
            <w:top w:val="none" w:sz="0" w:space="0" w:color="auto"/>
            <w:left w:val="none" w:sz="0" w:space="0" w:color="auto"/>
            <w:bottom w:val="none" w:sz="0" w:space="0" w:color="auto"/>
            <w:right w:val="none" w:sz="0" w:space="0" w:color="auto"/>
          </w:divBdr>
        </w:div>
        <w:div w:id="253326664">
          <w:marLeft w:val="640"/>
          <w:marRight w:val="0"/>
          <w:marTop w:val="0"/>
          <w:marBottom w:val="0"/>
          <w:divBdr>
            <w:top w:val="none" w:sz="0" w:space="0" w:color="auto"/>
            <w:left w:val="none" w:sz="0" w:space="0" w:color="auto"/>
            <w:bottom w:val="none" w:sz="0" w:space="0" w:color="auto"/>
            <w:right w:val="none" w:sz="0" w:space="0" w:color="auto"/>
          </w:divBdr>
        </w:div>
        <w:div w:id="2095275485">
          <w:marLeft w:val="640"/>
          <w:marRight w:val="0"/>
          <w:marTop w:val="0"/>
          <w:marBottom w:val="0"/>
          <w:divBdr>
            <w:top w:val="none" w:sz="0" w:space="0" w:color="auto"/>
            <w:left w:val="none" w:sz="0" w:space="0" w:color="auto"/>
            <w:bottom w:val="none" w:sz="0" w:space="0" w:color="auto"/>
            <w:right w:val="none" w:sz="0" w:space="0" w:color="auto"/>
          </w:divBdr>
        </w:div>
        <w:div w:id="260842093">
          <w:marLeft w:val="640"/>
          <w:marRight w:val="0"/>
          <w:marTop w:val="0"/>
          <w:marBottom w:val="0"/>
          <w:divBdr>
            <w:top w:val="none" w:sz="0" w:space="0" w:color="auto"/>
            <w:left w:val="none" w:sz="0" w:space="0" w:color="auto"/>
            <w:bottom w:val="none" w:sz="0" w:space="0" w:color="auto"/>
            <w:right w:val="none" w:sz="0" w:space="0" w:color="auto"/>
          </w:divBdr>
        </w:div>
        <w:div w:id="1026295775">
          <w:marLeft w:val="640"/>
          <w:marRight w:val="0"/>
          <w:marTop w:val="0"/>
          <w:marBottom w:val="0"/>
          <w:divBdr>
            <w:top w:val="none" w:sz="0" w:space="0" w:color="auto"/>
            <w:left w:val="none" w:sz="0" w:space="0" w:color="auto"/>
            <w:bottom w:val="none" w:sz="0" w:space="0" w:color="auto"/>
            <w:right w:val="none" w:sz="0" w:space="0" w:color="auto"/>
          </w:divBdr>
        </w:div>
        <w:div w:id="12457988">
          <w:marLeft w:val="640"/>
          <w:marRight w:val="0"/>
          <w:marTop w:val="0"/>
          <w:marBottom w:val="0"/>
          <w:divBdr>
            <w:top w:val="none" w:sz="0" w:space="0" w:color="auto"/>
            <w:left w:val="none" w:sz="0" w:space="0" w:color="auto"/>
            <w:bottom w:val="none" w:sz="0" w:space="0" w:color="auto"/>
            <w:right w:val="none" w:sz="0" w:space="0" w:color="auto"/>
          </w:divBdr>
        </w:div>
        <w:div w:id="1591235142">
          <w:marLeft w:val="640"/>
          <w:marRight w:val="0"/>
          <w:marTop w:val="0"/>
          <w:marBottom w:val="0"/>
          <w:divBdr>
            <w:top w:val="none" w:sz="0" w:space="0" w:color="auto"/>
            <w:left w:val="none" w:sz="0" w:space="0" w:color="auto"/>
            <w:bottom w:val="none" w:sz="0" w:space="0" w:color="auto"/>
            <w:right w:val="none" w:sz="0" w:space="0" w:color="auto"/>
          </w:divBdr>
        </w:div>
        <w:div w:id="1607081839">
          <w:marLeft w:val="640"/>
          <w:marRight w:val="0"/>
          <w:marTop w:val="0"/>
          <w:marBottom w:val="0"/>
          <w:divBdr>
            <w:top w:val="none" w:sz="0" w:space="0" w:color="auto"/>
            <w:left w:val="none" w:sz="0" w:space="0" w:color="auto"/>
            <w:bottom w:val="none" w:sz="0" w:space="0" w:color="auto"/>
            <w:right w:val="none" w:sz="0" w:space="0" w:color="auto"/>
          </w:divBdr>
        </w:div>
        <w:div w:id="1670593241">
          <w:marLeft w:val="640"/>
          <w:marRight w:val="0"/>
          <w:marTop w:val="0"/>
          <w:marBottom w:val="0"/>
          <w:divBdr>
            <w:top w:val="none" w:sz="0" w:space="0" w:color="auto"/>
            <w:left w:val="none" w:sz="0" w:space="0" w:color="auto"/>
            <w:bottom w:val="none" w:sz="0" w:space="0" w:color="auto"/>
            <w:right w:val="none" w:sz="0" w:space="0" w:color="auto"/>
          </w:divBdr>
        </w:div>
        <w:div w:id="675302900">
          <w:marLeft w:val="640"/>
          <w:marRight w:val="0"/>
          <w:marTop w:val="0"/>
          <w:marBottom w:val="0"/>
          <w:divBdr>
            <w:top w:val="none" w:sz="0" w:space="0" w:color="auto"/>
            <w:left w:val="none" w:sz="0" w:space="0" w:color="auto"/>
            <w:bottom w:val="none" w:sz="0" w:space="0" w:color="auto"/>
            <w:right w:val="none" w:sz="0" w:space="0" w:color="auto"/>
          </w:divBdr>
        </w:div>
        <w:div w:id="395589084">
          <w:marLeft w:val="640"/>
          <w:marRight w:val="0"/>
          <w:marTop w:val="0"/>
          <w:marBottom w:val="0"/>
          <w:divBdr>
            <w:top w:val="none" w:sz="0" w:space="0" w:color="auto"/>
            <w:left w:val="none" w:sz="0" w:space="0" w:color="auto"/>
            <w:bottom w:val="none" w:sz="0" w:space="0" w:color="auto"/>
            <w:right w:val="none" w:sz="0" w:space="0" w:color="auto"/>
          </w:divBdr>
        </w:div>
        <w:div w:id="1629120921">
          <w:marLeft w:val="640"/>
          <w:marRight w:val="0"/>
          <w:marTop w:val="0"/>
          <w:marBottom w:val="0"/>
          <w:divBdr>
            <w:top w:val="none" w:sz="0" w:space="0" w:color="auto"/>
            <w:left w:val="none" w:sz="0" w:space="0" w:color="auto"/>
            <w:bottom w:val="none" w:sz="0" w:space="0" w:color="auto"/>
            <w:right w:val="none" w:sz="0" w:space="0" w:color="auto"/>
          </w:divBdr>
        </w:div>
        <w:div w:id="1205367402">
          <w:marLeft w:val="640"/>
          <w:marRight w:val="0"/>
          <w:marTop w:val="0"/>
          <w:marBottom w:val="0"/>
          <w:divBdr>
            <w:top w:val="none" w:sz="0" w:space="0" w:color="auto"/>
            <w:left w:val="none" w:sz="0" w:space="0" w:color="auto"/>
            <w:bottom w:val="none" w:sz="0" w:space="0" w:color="auto"/>
            <w:right w:val="none" w:sz="0" w:space="0" w:color="auto"/>
          </w:divBdr>
        </w:div>
        <w:div w:id="1733843117">
          <w:marLeft w:val="640"/>
          <w:marRight w:val="0"/>
          <w:marTop w:val="0"/>
          <w:marBottom w:val="0"/>
          <w:divBdr>
            <w:top w:val="none" w:sz="0" w:space="0" w:color="auto"/>
            <w:left w:val="none" w:sz="0" w:space="0" w:color="auto"/>
            <w:bottom w:val="none" w:sz="0" w:space="0" w:color="auto"/>
            <w:right w:val="none" w:sz="0" w:space="0" w:color="auto"/>
          </w:divBdr>
        </w:div>
        <w:div w:id="390159164">
          <w:marLeft w:val="640"/>
          <w:marRight w:val="0"/>
          <w:marTop w:val="0"/>
          <w:marBottom w:val="0"/>
          <w:divBdr>
            <w:top w:val="none" w:sz="0" w:space="0" w:color="auto"/>
            <w:left w:val="none" w:sz="0" w:space="0" w:color="auto"/>
            <w:bottom w:val="none" w:sz="0" w:space="0" w:color="auto"/>
            <w:right w:val="none" w:sz="0" w:space="0" w:color="auto"/>
          </w:divBdr>
        </w:div>
        <w:div w:id="817501696">
          <w:marLeft w:val="640"/>
          <w:marRight w:val="0"/>
          <w:marTop w:val="0"/>
          <w:marBottom w:val="0"/>
          <w:divBdr>
            <w:top w:val="none" w:sz="0" w:space="0" w:color="auto"/>
            <w:left w:val="none" w:sz="0" w:space="0" w:color="auto"/>
            <w:bottom w:val="none" w:sz="0" w:space="0" w:color="auto"/>
            <w:right w:val="none" w:sz="0" w:space="0" w:color="auto"/>
          </w:divBdr>
        </w:div>
        <w:div w:id="1247586">
          <w:marLeft w:val="640"/>
          <w:marRight w:val="0"/>
          <w:marTop w:val="0"/>
          <w:marBottom w:val="0"/>
          <w:divBdr>
            <w:top w:val="none" w:sz="0" w:space="0" w:color="auto"/>
            <w:left w:val="none" w:sz="0" w:space="0" w:color="auto"/>
            <w:bottom w:val="none" w:sz="0" w:space="0" w:color="auto"/>
            <w:right w:val="none" w:sz="0" w:space="0" w:color="auto"/>
          </w:divBdr>
        </w:div>
        <w:div w:id="1951668715">
          <w:marLeft w:val="640"/>
          <w:marRight w:val="0"/>
          <w:marTop w:val="0"/>
          <w:marBottom w:val="0"/>
          <w:divBdr>
            <w:top w:val="none" w:sz="0" w:space="0" w:color="auto"/>
            <w:left w:val="none" w:sz="0" w:space="0" w:color="auto"/>
            <w:bottom w:val="none" w:sz="0" w:space="0" w:color="auto"/>
            <w:right w:val="none" w:sz="0" w:space="0" w:color="auto"/>
          </w:divBdr>
        </w:div>
        <w:div w:id="1286734621">
          <w:marLeft w:val="640"/>
          <w:marRight w:val="0"/>
          <w:marTop w:val="0"/>
          <w:marBottom w:val="0"/>
          <w:divBdr>
            <w:top w:val="none" w:sz="0" w:space="0" w:color="auto"/>
            <w:left w:val="none" w:sz="0" w:space="0" w:color="auto"/>
            <w:bottom w:val="none" w:sz="0" w:space="0" w:color="auto"/>
            <w:right w:val="none" w:sz="0" w:space="0" w:color="auto"/>
          </w:divBdr>
        </w:div>
        <w:div w:id="2138524271">
          <w:marLeft w:val="640"/>
          <w:marRight w:val="0"/>
          <w:marTop w:val="0"/>
          <w:marBottom w:val="0"/>
          <w:divBdr>
            <w:top w:val="none" w:sz="0" w:space="0" w:color="auto"/>
            <w:left w:val="none" w:sz="0" w:space="0" w:color="auto"/>
            <w:bottom w:val="none" w:sz="0" w:space="0" w:color="auto"/>
            <w:right w:val="none" w:sz="0" w:space="0" w:color="auto"/>
          </w:divBdr>
        </w:div>
        <w:div w:id="552234948">
          <w:marLeft w:val="640"/>
          <w:marRight w:val="0"/>
          <w:marTop w:val="0"/>
          <w:marBottom w:val="0"/>
          <w:divBdr>
            <w:top w:val="none" w:sz="0" w:space="0" w:color="auto"/>
            <w:left w:val="none" w:sz="0" w:space="0" w:color="auto"/>
            <w:bottom w:val="none" w:sz="0" w:space="0" w:color="auto"/>
            <w:right w:val="none" w:sz="0" w:space="0" w:color="auto"/>
          </w:divBdr>
        </w:div>
        <w:div w:id="1433933349">
          <w:marLeft w:val="640"/>
          <w:marRight w:val="0"/>
          <w:marTop w:val="0"/>
          <w:marBottom w:val="0"/>
          <w:divBdr>
            <w:top w:val="none" w:sz="0" w:space="0" w:color="auto"/>
            <w:left w:val="none" w:sz="0" w:space="0" w:color="auto"/>
            <w:bottom w:val="none" w:sz="0" w:space="0" w:color="auto"/>
            <w:right w:val="none" w:sz="0" w:space="0" w:color="auto"/>
          </w:divBdr>
        </w:div>
        <w:div w:id="272978797">
          <w:marLeft w:val="640"/>
          <w:marRight w:val="0"/>
          <w:marTop w:val="0"/>
          <w:marBottom w:val="0"/>
          <w:divBdr>
            <w:top w:val="none" w:sz="0" w:space="0" w:color="auto"/>
            <w:left w:val="none" w:sz="0" w:space="0" w:color="auto"/>
            <w:bottom w:val="none" w:sz="0" w:space="0" w:color="auto"/>
            <w:right w:val="none" w:sz="0" w:space="0" w:color="auto"/>
          </w:divBdr>
        </w:div>
        <w:div w:id="677855594">
          <w:marLeft w:val="640"/>
          <w:marRight w:val="0"/>
          <w:marTop w:val="0"/>
          <w:marBottom w:val="0"/>
          <w:divBdr>
            <w:top w:val="none" w:sz="0" w:space="0" w:color="auto"/>
            <w:left w:val="none" w:sz="0" w:space="0" w:color="auto"/>
            <w:bottom w:val="none" w:sz="0" w:space="0" w:color="auto"/>
            <w:right w:val="none" w:sz="0" w:space="0" w:color="auto"/>
          </w:divBdr>
        </w:div>
        <w:div w:id="176502720">
          <w:marLeft w:val="640"/>
          <w:marRight w:val="0"/>
          <w:marTop w:val="0"/>
          <w:marBottom w:val="0"/>
          <w:divBdr>
            <w:top w:val="none" w:sz="0" w:space="0" w:color="auto"/>
            <w:left w:val="none" w:sz="0" w:space="0" w:color="auto"/>
            <w:bottom w:val="none" w:sz="0" w:space="0" w:color="auto"/>
            <w:right w:val="none" w:sz="0" w:space="0" w:color="auto"/>
          </w:divBdr>
        </w:div>
        <w:div w:id="1294015933">
          <w:marLeft w:val="640"/>
          <w:marRight w:val="0"/>
          <w:marTop w:val="0"/>
          <w:marBottom w:val="0"/>
          <w:divBdr>
            <w:top w:val="none" w:sz="0" w:space="0" w:color="auto"/>
            <w:left w:val="none" w:sz="0" w:space="0" w:color="auto"/>
            <w:bottom w:val="none" w:sz="0" w:space="0" w:color="auto"/>
            <w:right w:val="none" w:sz="0" w:space="0" w:color="auto"/>
          </w:divBdr>
        </w:div>
        <w:div w:id="1837181940">
          <w:marLeft w:val="640"/>
          <w:marRight w:val="0"/>
          <w:marTop w:val="0"/>
          <w:marBottom w:val="0"/>
          <w:divBdr>
            <w:top w:val="none" w:sz="0" w:space="0" w:color="auto"/>
            <w:left w:val="none" w:sz="0" w:space="0" w:color="auto"/>
            <w:bottom w:val="none" w:sz="0" w:space="0" w:color="auto"/>
            <w:right w:val="none" w:sz="0" w:space="0" w:color="auto"/>
          </w:divBdr>
        </w:div>
        <w:div w:id="1466968418">
          <w:marLeft w:val="640"/>
          <w:marRight w:val="0"/>
          <w:marTop w:val="0"/>
          <w:marBottom w:val="0"/>
          <w:divBdr>
            <w:top w:val="none" w:sz="0" w:space="0" w:color="auto"/>
            <w:left w:val="none" w:sz="0" w:space="0" w:color="auto"/>
            <w:bottom w:val="none" w:sz="0" w:space="0" w:color="auto"/>
            <w:right w:val="none" w:sz="0" w:space="0" w:color="auto"/>
          </w:divBdr>
        </w:div>
        <w:div w:id="491532987">
          <w:marLeft w:val="640"/>
          <w:marRight w:val="0"/>
          <w:marTop w:val="0"/>
          <w:marBottom w:val="0"/>
          <w:divBdr>
            <w:top w:val="none" w:sz="0" w:space="0" w:color="auto"/>
            <w:left w:val="none" w:sz="0" w:space="0" w:color="auto"/>
            <w:bottom w:val="none" w:sz="0" w:space="0" w:color="auto"/>
            <w:right w:val="none" w:sz="0" w:space="0" w:color="auto"/>
          </w:divBdr>
        </w:div>
        <w:div w:id="1018040226">
          <w:marLeft w:val="640"/>
          <w:marRight w:val="0"/>
          <w:marTop w:val="0"/>
          <w:marBottom w:val="0"/>
          <w:divBdr>
            <w:top w:val="none" w:sz="0" w:space="0" w:color="auto"/>
            <w:left w:val="none" w:sz="0" w:space="0" w:color="auto"/>
            <w:bottom w:val="none" w:sz="0" w:space="0" w:color="auto"/>
            <w:right w:val="none" w:sz="0" w:space="0" w:color="auto"/>
          </w:divBdr>
        </w:div>
        <w:div w:id="1100183187">
          <w:marLeft w:val="640"/>
          <w:marRight w:val="0"/>
          <w:marTop w:val="0"/>
          <w:marBottom w:val="0"/>
          <w:divBdr>
            <w:top w:val="none" w:sz="0" w:space="0" w:color="auto"/>
            <w:left w:val="none" w:sz="0" w:space="0" w:color="auto"/>
            <w:bottom w:val="none" w:sz="0" w:space="0" w:color="auto"/>
            <w:right w:val="none" w:sz="0" w:space="0" w:color="auto"/>
          </w:divBdr>
        </w:div>
        <w:div w:id="237794113">
          <w:marLeft w:val="640"/>
          <w:marRight w:val="0"/>
          <w:marTop w:val="0"/>
          <w:marBottom w:val="0"/>
          <w:divBdr>
            <w:top w:val="none" w:sz="0" w:space="0" w:color="auto"/>
            <w:left w:val="none" w:sz="0" w:space="0" w:color="auto"/>
            <w:bottom w:val="none" w:sz="0" w:space="0" w:color="auto"/>
            <w:right w:val="none" w:sz="0" w:space="0" w:color="auto"/>
          </w:divBdr>
        </w:div>
        <w:div w:id="1025520964">
          <w:marLeft w:val="640"/>
          <w:marRight w:val="0"/>
          <w:marTop w:val="0"/>
          <w:marBottom w:val="0"/>
          <w:divBdr>
            <w:top w:val="none" w:sz="0" w:space="0" w:color="auto"/>
            <w:left w:val="none" w:sz="0" w:space="0" w:color="auto"/>
            <w:bottom w:val="none" w:sz="0" w:space="0" w:color="auto"/>
            <w:right w:val="none" w:sz="0" w:space="0" w:color="auto"/>
          </w:divBdr>
        </w:div>
        <w:div w:id="432748918">
          <w:marLeft w:val="640"/>
          <w:marRight w:val="0"/>
          <w:marTop w:val="0"/>
          <w:marBottom w:val="0"/>
          <w:divBdr>
            <w:top w:val="none" w:sz="0" w:space="0" w:color="auto"/>
            <w:left w:val="none" w:sz="0" w:space="0" w:color="auto"/>
            <w:bottom w:val="none" w:sz="0" w:space="0" w:color="auto"/>
            <w:right w:val="none" w:sz="0" w:space="0" w:color="auto"/>
          </w:divBdr>
        </w:div>
        <w:div w:id="1827428804">
          <w:marLeft w:val="640"/>
          <w:marRight w:val="0"/>
          <w:marTop w:val="0"/>
          <w:marBottom w:val="0"/>
          <w:divBdr>
            <w:top w:val="none" w:sz="0" w:space="0" w:color="auto"/>
            <w:left w:val="none" w:sz="0" w:space="0" w:color="auto"/>
            <w:bottom w:val="none" w:sz="0" w:space="0" w:color="auto"/>
            <w:right w:val="none" w:sz="0" w:space="0" w:color="auto"/>
          </w:divBdr>
        </w:div>
        <w:div w:id="1319651815">
          <w:marLeft w:val="640"/>
          <w:marRight w:val="0"/>
          <w:marTop w:val="0"/>
          <w:marBottom w:val="0"/>
          <w:divBdr>
            <w:top w:val="none" w:sz="0" w:space="0" w:color="auto"/>
            <w:left w:val="none" w:sz="0" w:space="0" w:color="auto"/>
            <w:bottom w:val="none" w:sz="0" w:space="0" w:color="auto"/>
            <w:right w:val="none" w:sz="0" w:space="0" w:color="auto"/>
          </w:divBdr>
        </w:div>
        <w:div w:id="858616802">
          <w:marLeft w:val="640"/>
          <w:marRight w:val="0"/>
          <w:marTop w:val="0"/>
          <w:marBottom w:val="0"/>
          <w:divBdr>
            <w:top w:val="none" w:sz="0" w:space="0" w:color="auto"/>
            <w:left w:val="none" w:sz="0" w:space="0" w:color="auto"/>
            <w:bottom w:val="none" w:sz="0" w:space="0" w:color="auto"/>
            <w:right w:val="none" w:sz="0" w:space="0" w:color="auto"/>
          </w:divBdr>
        </w:div>
        <w:div w:id="1340963078">
          <w:marLeft w:val="640"/>
          <w:marRight w:val="0"/>
          <w:marTop w:val="0"/>
          <w:marBottom w:val="0"/>
          <w:divBdr>
            <w:top w:val="none" w:sz="0" w:space="0" w:color="auto"/>
            <w:left w:val="none" w:sz="0" w:space="0" w:color="auto"/>
            <w:bottom w:val="none" w:sz="0" w:space="0" w:color="auto"/>
            <w:right w:val="none" w:sz="0" w:space="0" w:color="auto"/>
          </w:divBdr>
        </w:div>
        <w:div w:id="347685841">
          <w:marLeft w:val="640"/>
          <w:marRight w:val="0"/>
          <w:marTop w:val="0"/>
          <w:marBottom w:val="0"/>
          <w:divBdr>
            <w:top w:val="none" w:sz="0" w:space="0" w:color="auto"/>
            <w:left w:val="none" w:sz="0" w:space="0" w:color="auto"/>
            <w:bottom w:val="none" w:sz="0" w:space="0" w:color="auto"/>
            <w:right w:val="none" w:sz="0" w:space="0" w:color="auto"/>
          </w:divBdr>
        </w:div>
        <w:div w:id="1242911534">
          <w:marLeft w:val="640"/>
          <w:marRight w:val="0"/>
          <w:marTop w:val="0"/>
          <w:marBottom w:val="0"/>
          <w:divBdr>
            <w:top w:val="none" w:sz="0" w:space="0" w:color="auto"/>
            <w:left w:val="none" w:sz="0" w:space="0" w:color="auto"/>
            <w:bottom w:val="none" w:sz="0" w:space="0" w:color="auto"/>
            <w:right w:val="none" w:sz="0" w:space="0" w:color="auto"/>
          </w:divBdr>
        </w:div>
        <w:div w:id="537746449">
          <w:marLeft w:val="640"/>
          <w:marRight w:val="0"/>
          <w:marTop w:val="0"/>
          <w:marBottom w:val="0"/>
          <w:divBdr>
            <w:top w:val="none" w:sz="0" w:space="0" w:color="auto"/>
            <w:left w:val="none" w:sz="0" w:space="0" w:color="auto"/>
            <w:bottom w:val="none" w:sz="0" w:space="0" w:color="auto"/>
            <w:right w:val="none" w:sz="0" w:space="0" w:color="auto"/>
          </w:divBdr>
        </w:div>
        <w:div w:id="750542335">
          <w:marLeft w:val="640"/>
          <w:marRight w:val="0"/>
          <w:marTop w:val="0"/>
          <w:marBottom w:val="0"/>
          <w:divBdr>
            <w:top w:val="none" w:sz="0" w:space="0" w:color="auto"/>
            <w:left w:val="none" w:sz="0" w:space="0" w:color="auto"/>
            <w:bottom w:val="none" w:sz="0" w:space="0" w:color="auto"/>
            <w:right w:val="none" w:sz="0" w:space="0" w:color="auto"/>
          </w:divBdr>
        </w:div>
        <w:div w:id="634027141">
          <w:marLeft w:val="640"/>
          <w:marRight w:val="0"/>
          <w:marTop w:val="0"/>
          <w:marBottom w:val="0"/>
          <w:divBdr>
            <w:top w:val="none" w:sz="0" w:space="0" w:color="auto"/>
            <w:left w:val="none" w:sz="0" w:space="0" w:color="auto"/>
            <w:bottom w:val="none" w:sz="0" w:space="0" w:color="auto"/>
            <w:right w:val="none" w:sz="0" w:space="0" w:color="auto"/>
          </w:divBdr>
        </w:div>
        <w:div w:id="854421914">
          <w:marLeft w:val="640"/>
          <w:marRight w:val="0"/>
          <w:marTop w:val="0"/>
          <w:marBottom w:val="0"/>
          <w:divBdr>
            <w:top w:val="none" w:sz="0" w:space="0" w:color="auto"/>
            <w:left w:val="none" w:sz="0" w:space="0" w:color="auto"/>
            <w:bottom w:val="none" w:sz="0" w:space="0" w:color="auto"/>
            <w:right w:val="none" w:sz="0" w:space="0" w:color="auto"/>
          </w:divBdr>
        </w:div>
        <w:div w:id="1207252646">
          <w:marLeft w:val="640"/>
          <w:marRight w:val="0"/>
          <w:marTop w:val="0"/>
          <w:marBottom w:val="0"/>
          <w:divBdr>
            <w:top w:val="none" w:sz="0" w:space="0" w:color="auto"/>
            <w:left w:val="none" w:sz="0" w:space="0" w:color="auto"/>
            <w:bottom w:val="none" w:sz="0" w:space="0" w:color="auto"/>
            <w:right w:val="none" w:sz="0" w:space="0" w:color="auto"/>
          </w:divBdr>
        </w:div>
      </w:divsChild>
    </w:div>
    <w:div w:id="484468319">
      <w:bodyDiv w:val="1"/>
      <w:marLeft w:val="0"/>
      <w:marRight w:val="0"/>
      <w:marTop w:val="0"/>
      <w:marBottom w:val="0"/>
      <w:divBdr>
        <w:top w:val="none" w:sz="0" w:space="0" w:color="auto"/>
        <w:left w:val="none" w:sz="0" w:space="0" w:color="auto"/>
        <w:bottom w:val="none" w:sz="0" w:space="0" w:color="auto"/>
        <w:right w:val="none" w:sz="0" w:space="0" w:color="auto"/>
      </w:divBdr>
    </w:div>
    <w:div w:id="485515786">
      <w:bodyDiv w:val="1"/>
      <w:marLeft w:val="0"/>
      <w:marRight w:val="0"/>
      <w:marTop w:val="0"/>
      <w:marBottom w:val="0"/>
      <w:divBdr>
        <w:top w:val="none" w:sz="0" w:space="0" w:color="auto"/>
        <w:left w:val="none" w:sz="0" w:space="0" w:color="auto"/>
        <w:bottom w:val="none" w:sz="0" w:space="0" w:color="auto"/>
        <w:right w:val="none" w:sz="0" w:space="0" w:color="auto"/>
      </w:divBdr>
    </w:div>
    <w:div w:id="485823086">
      <w:bodyDiv w:val="1"/>
      <w:marLeft w:val="0"/>
      <w:marRight w:val="0"/>
      <w:marTop w:val="0"/>
      <w:marBottom w:val="0"/>
      <w:divBdr>
        <w:top w:val="none" w:sz="0" w:space="0" w:color="auto"/>
        <w:left w:val="none" w:sz="0" w:space="0" w:color="auto"/>
        <w:bottom w:val="none" w:sz="0" w:space="0" w:color="auto"/>
        <w:right w:val="none" w:sz="0" w:space="0" w:color="auto"/>
      </w:divBdr>
    </w:div>
    <w:div w:id="486481513">
      <w:bodyDiv w:val="1"/>
      <w:marLeft w:val="0"/>
      <w:marRight w:val="0"/>
      <w:marTop w:val="0"/>
      <w:marBottom w:val="0"/>
      <w:divBdr>
        <w:top w:val="none" w:sz="0" w:space="0" w:color="auto"/>
        <w:left w:val="none" w:sz="0" w:space="0" w:color="auto"/>
        <w:bottom w:val="none" w:sz="0" w:space="0" w:color="auto"/>
        <w:right w:val="none" w:sz="0" w:space="0" w:color="auto"/>
      </w:divBdr>
    </w:div>
    <w:div w:id="488834346">
      <w:bodyDiv w:val="1"/>
      <w:marLeft w:val="0"/>
      <w:marRight w:val="0"/>
      <w:marTop w:val="0"/>
      <w:marBottom w:val="0"/>
      <w:divBdr>
        <w:top w:val="none" w:sz="0" w:space="0" w:color="auto"/>
        <w:left w:val="none" w:sz="0" w:space="0" w:color="auto"/>
        <w:bottom w:val="none" w:sz="0" w:space="0" w:color="auto"/>
        <w:right w:val="none" w:sz="0" w:space="0" w:color="auto"/>
      </w:divBdr>
    </w:div>
    <w:div w:id="489833790">
      <w:bodyDiv w:val="1"/>
      <w:marLeft w:val="0"/>
      <w:marRight w:val="0"/>
      <w:marTop w:val="0"/>
      <w:marBottom w:val="0"/>
      <w:divBdr>
        <w:top w:val="none" w:sz="0" w:space="0" w:color="auto"/>
        <w:left w:val="none" w:sz="0" w:space="0" w:color="auto"/>
        <w:bottom w:val="none" w:sz="0" w:space="0" w:color="auto"/>
        <w:right w:val="none" w:sz="0" w:space="0" w:color="auto"/>
      </w:divBdr>
      <w:divsChild>
        <w:div w:id="199099961">
          <w:marLeft w:val="480"/>
          <w:marRight w:val="0"/>
          <w:marTop w:val="0"/>
          <w:marBottom w:val="0"/>
          <w:divBdr>
            <w:top w:val="none" w:sz="0" w:space="0" w:color="auto"/>
            <w:left w:val="none" w:sz="0" w:space="0" w:color="auto"/>
            <w:bottom w:val="none" w:sz="0" w:space="0" w:color="auto"/>
            <w:right w:val="none" w:sz="0" w:space="0" w:color="auto"/>
          </w:divBdr>
        </w:div>
        <w:div w:id="848181057">
          <w:marLeft w:val="480"/>
          <w:marRight w:val="0"/>
          <w:marTop w:val="0"/>
          <w:marBottom w:val="0"/>
          <w:divBdr>
            <w:top w:val="none" w:sz="0" w:space="0" w:color="auto"/>
            <w:left w:val="none" w:sz="0" w:space="0" w:color="auto"/>
            <w:bottom w:val="none" w:sz="0" w:space="0" w:color="auto"/>
            <w:right w:val="none" w:sz="0" w:space="0" w:color="auto"/>
          </w:divBdr>
        </w:div>
        <w:div w:id="1664628429">
          <w:marLeft w:val="480"/>
          <w:marRight w:val="0"/>
          <w:marTop w:val="0"/>
          <w:marBottom w:val="0"/>
          <w:divBdr>
            <w:top w:val="none" w:sz="0" w:space="0" w:color="auto"/>
            <w:left w:val="none" w:sz="0" w:space="0" w:color="auto"/>
            <w:bottom w:val="none" w:sz="0" w:space="0" w:color="auto"/>
            <w:right w:val="none" w:sz="0" w:space="0" w:color="auto"/>
          </w:divBdr>
        </w:div>
        <w:div w:id="2098817468">
          <w:marLeft w:val="480"/>
          <w:marRight w:val="0"/>
          <w:marTop w:val="0"/>
          <w:marBottom w:val="0"/>
          <w:divBdr>
            <w:top w:val="none" w:sz="0" w:space="0" w:color="auto"/>
            <w:left w:val="none" w:sz="0" w:space="0" w:color="auto"/>
            <w:bottom w:val="none" w:sz="0" w:space="0" w:color="auto"/>
            <w:right w:val="none" w:sz="0" w:space="0" w:color="auto"/>
          </w:divBdr>
        </w:div>
        <w:div w:id="1819030597">
          <w:marLeft w:val="480"/>
          <w:marRight w:val="0"/>
          <w:marTop w:val="0"/>
          <w:marBottom w:val="0"/>
          <w:divBdr>
            <w:top w:val="none" w:sz="0" w:space="0" w:color="auto"/>
            <w:left w:val="none" w:sz="0" w:space="0" w:color="auto"/>
            <w:bottom w:val="none" w:sz="0" w:space="0" w:color="auto"/>
            <w:right w:val="none" w:sz="0" w:space="0" w:color="auto"/>
          </w:divBdr>
        </w:div>
        <w:div w:id="1283924521">
          <w:marLeft w:val="480"/>
          <w:marRight w:val="0"/>
          <w:marTop w:val="0"/>
          <w:marBottom w:val="0"/>
          <w:divBdr>
            <w:top w:val="none" w:sz="0" w:space="0" w:color="auto"/>
            <w:left w:val="none" w:sz="0" w:space="0" w:color="auto"/>
            <w:bottom w:val="none" w:sz="0" w:space="0" w:color="auto"/>
            <w:right w:val="none" w:sz="0" w:space="0" w:color="auto"/>
          </w:divBdr>
        </w:div>
        <w:div w:id="2112164780">
          <w:marLeft w:val="480"/>
          <w:marRight w:val="0"/>
          <w:marTop w:val="0"/>
          <w:marBottom w:val="0"/>
          <w:divBdr>
            <w:top w:val="none" w:sz="0" w:space="0" w:color="auto"/>
            <w:left w:val="none" w:sz="0" w:space="0" w:color="auto"/>
            <w:bottom w:val="none" w:sz="0" w:space="0" w:color="auto"/>
            <w:right w:val="none" w:sz="0" w:space="0" w:color="auto"/>
          </w:divBdr>
        </w:div>
        <w:div w:id="847864991">
          <w:marLeft w:val="480"/>
          <w:marRight w:val="0"/>
          <w:marTop w:val="0"/>
          <w:marBottom w:val="0"/>
          <w:divBdr>
            <w:top w:val="none" w:sz="0" w:space="0" w:color="auto"/>
            <w:left w:val="none" w:sz="0" w:space="0" w:color="auto"/>
            <w:bottom w:val="none" w:sz="0" w:space="0" w:color="auto"/>
            <w:right w:val="none" w:sz="0" w:space="0" w:color="auto"/>
          </w:divBdr>
        </w:div>
        <w:div w:id="1344627340">
          <w:marLeft w:val="480"/>
          <w:marRight w:val="0"/>
          <w:marTop w:val="0"/>
          <w:marBottom w:val="0"/>
          <w:divBdr>
            <w:top w:val="none" w:sz="0" w:space="0" w:color="auto"/>
            <w:left w:val="none" w:sz="0" w:space="0" w:color="auto"/>
            <w:bottom w:val="none" w:sz="0" w:space="0" w:color="auto"/>
            <w:right w:val="none" w:sz="0" w:space="0" w:color="auto"/>
          </w:divBdr>
        </w:div>
        <w:div w:id="1163355532">
          <w:marLeft w:val="480"/>
          <w:marRight w:val="0"/>
          <w:marTop w:val="0"/>
          <w:marBottom w:val="0"/>
          <w:divBdr>
            <w:top w:val="none" w:sz="0" w:space="0" w:color="auto"/>
            <w:left w:val="none" w:sz="0" w:space="0" w:color="auto"/>
            <w:bottom w:val="none" w:sz="0" w:space="0" w:color="auto"/>
            <w:right w:val="none" w:sz="0" w:space="0" w:color="auto"/>
          </w:divBdr>
        </w:div>
        <w:div w:id="1284843803">
          <w:marLeft w:val="480"/>
          <w:marRight w:val="0"/>
          <w:marTop w:val="0"/>
          <w:marBottom w:val="0"/>
          <w:divBdr>
            <w:top w:val="none" w:sz="0" w:space="0" w:color="auto"/>
            <w:left w:val="none" w:sz="0" w:space="0" w:color="auto"/>
            <w:bottom w:val="none" w:sz="0" w:space="0" w:color="auto"/>
            <w:right w:val="none" w:sz="0" w:space="0" w:color="auto"/>
          </w:divBdr>
        </w:div>
        <w:div w:id="1941796556">
          <w:marLeft w:val="480"/>
          <w:marRight w:val="0"/>
          <w:marTop w:val="0"/>
          <w:marBottom w:val="0"/>
          <w:divBdr>
            <w:top w:val="none" w:sz="0" w:space="0" w:color="auto"/>
            <w:left w:val="none" w:sz="0" w:space="0" w:color="auto"/>
            <w:bottom w:val="none" w:sz="0" w:space="0" w:color="auto"/>
            <w:right w:val="none" w:sz="0" w:space="0" w:color="auto"/>
          </w:divBdr>
        </w:div>
        <w:div w:id="612399301">
          <w:marLeft w:val="480"/>
          <w:marRight w:val="0"/>
          <w:marTop w:val="0"/>
          <w:marBottom w:val="0"/>
          <w:divBdr>
            <w:top w:val="none" w:sz="0" w:space="0" w:color="auto"/>
            <w:left w:val="none" w:sz="0" w:space="0" w:color="auto"/>
            <w:bottom w:val="none" w:sz="0" w:space="0" w:color="auto"/>
            <w:right w:val="none" w:sz="0" w:space="0" w:color="auto"/>
          </w:divBdr>
        </w:div>
        <w:div w:id="1179544008">
          <w:marLeft w:val="480"/>
          <w:marRight w:val="0"/>
          <w:marTop w:val="0"/>
          <w:marBottom w:val="0"/>
          <w:divBdr>
            <w:top w:val="none" w:sz="0" w:space="0" w:color="auto"/>
            <w:left w:val="none" w:sz="0" w:space="0" w:color="auto"/>
            <w:bottom w:val="none" w:sz="0" w:space="0" w:color="auto"/>
            <w:right w:val="none" w:sz="0" w:space="0" w:color="auto"/>
          </w:divBdr>
        </w:div>
        <w:div w:id="1063026529">
          <w:marLeft w:val="480"/>
          <w:marRight w:val="0"/>
          <w:marTop w:val="0"/>
          <w:marBottom w:val="0"/>
          <w:divBdr>
            <w:top w:val="none" w:sz="0" w:space="0" w:color="auto"/>
            <w:left w:val="none" w:sz="0" w:space="0" w:color="auto"/>
            <w:bottom w:val="none" w:sz="0" w:space="0" w:color="auto"/>
            <w:right w:val="none" w:sz="0" w:space="0" w:color="auto"/>
          </w:divBdr>
        </w:div>
        <w:div w:id="1744639047">
          <w:marLeft w:val="480"/>
          <w:marRight w:val="0"/>
          <w:marTop w:val="0"/>
          <w:marBottom w:val="0"/>
          <w:divBdr>
            <w:top w:val="none" w:sz="0" w:space="0" w:color="auto"/>
            <w:left w:val="none" w:sz="0" w:space="0" w:color="auto"/>
            <w:bottom w:val="none" w:sz="0" w:space="0" w:color="auto"/>
            <w:right w:val="none" w:sz="0" w:space="0" w:color="auto"/>
          </w:divBdr>
        </w:div>
        <w:div w:id="1903716686">
          <w:marLeft w:val="480"/>
          <w:marRight w:val="0"/>
          <w:marTop w:val="0"/>
          <w:marBottom w:val="0"/>
          <w:divBdr>
            <w:top w:val="none" w:sz="0" w:space="0" w:color="auto"/>
            <w:left w:val="none" w:sz="0" w:space="0" w:color="auto"/>
            <w:bottom w:val="none" w:sz="0" w:space="0" w:color="auto"/>
            <w:right w:val="none" w:sz="0" w:space="0" w:color="auto"/>
          </w:divBdr>
        </w:div>
        <w:div w:id="2098474544">
          <w:marLeft w:val="480"/>
          <w:marRight w:val="0"/>
          <w:marTop w:val="0"/>
          <w:marBottom w:val="0"/>
          <w:divBdr>
            <w:top w:val="none" w:sz="0" w:space="0" w:color="auto"/>
            <w:left w:val="none" w:sz="0" w:space="0" w:color="auto"/>
            <w:bottom w:val="none" w:sz="0" w:space="0" w:color="auto"/>
            <w:right w:val="none" w:sz="0" w:space="0" w:color="auto"/>
          </w:divBdr>
        </w:div>
        <w:div w:id="154535554">
          <w:marLeft w:val="480"/>
          <w:marRight w:val="0"/>
          <w:marTop w:val="0"/>
          <w:marBottom w:val="0"/>
          <w:divBdr>
            <w:top w:val="none" w:sz="0" w:space="0" w:color="auto"/>
            <w:left w:val="none" w:sz="0" w:space="0" w:color="auto"/>
            <w:bottom w:val="none" w:sz="0" w:space="0" w:color="auto"/>
            <w:right w:val="none" w:sz="0" w:space="0" w:color="auto"/>
          </w:divBdr>
        </w:div>
        <w:div w:id="828404355">
          <w:marLeft w:val="480"/>
          <w:marRight w:val="0"/>
          <w:marTop w:val="0"/>
          <w:marBottom w:val="0"/>
          <w:divBdr>
            <w:top w:val="none" w:sz="0" w:space="0" w:color="auto"/>
            <w:left w:val="none" w:sz="0" w:space="0" w:color="auto"/>
            <w:bottom w:val="none" w:sz="0" w:space="0" w:color="auto"/>
            <w:right w:val="none" w:sz="0" w:space="0" w:color="auto"/>
          </w:divBdr>
        </w:div>
        <w:div w:id="1081483402">
          <w:marLeft w:val="480"/>
          <w:marRight w:val="0"/>
          <w:marTop w:val="0"/>
          <w:marBottom w:val="0"/>
          <w:divBdr>
            <w:top w:val="none" w:sz="0" w:space="0" w:color="auto"/>
            <w:left w:val="none" w:sz="0" w:space="0" w:color="auto"/>
            <w:bottom w:val="none" w:sz="0" w:space="0" w:color="auto"/>
            <w:right w:val="none" w:sz="0" w:space="0" w:color="auto"/>
          </w:divBdr>
        </w:div>
        <w:div w:id="1292587673">
          <w:marLeft w:val="480"/>
          <w:marRight w:val="0"/>
          <w:marTop w:val="0"/>
          <w:marBottom w:val="0"/>
          <w:divBdr>
            <w:top w:val="none" w:sz="0" w:space="0" w:color="auto"/>
            <w:left w:val="none" w:sz="0" w:space="0" w:color="auto"/>
            <w:bottom w:val="none" w:sz="0" w:space="0" w:color="auto"/>
            <w:right w:val="none" w:sz="0" w:space="0" w:color="auto"/>
          </w:divBdr>
        </w:div>
        <w:div w:id="1517306144">
          <w:marLeft w:val="480"/>
          <w:marRight w:val="0"/>
          <w:marTop w:val="0"/>
          <w:marBottom w:val="0"/>
          <w:divBdr>
            <w:top w:val="none" w:sz="0" w:space="0" w:color="auto"/>
            <w:left w:val="none" w:sz="0" w:space="0" w:color="auto"/>
            <w:bottom w:val="none" w:sz="0" w:space="0" w:color="auto"/>
            <w:right w:val="none" w:sz="0" w:space="0" w:color="auto"/>
          </w:divBdr>
        </w:div>
        <w:div w:id="381636712">
          <w:marLeft w:val="480"/>
          <w:marRight w:val="0"/>
          <w:marTop w:val="0"/>
          <w:marBottom w:val="0"/>
          <w:divBdr>
            <w:top w:val="none" w:sz="0" w:space="0" w:color="auto"/>
            <w:left w:val="none" w:sz="0" w:space="0" w:color="auto"/>
            <w:bottom w:val="none" w:sz="0" w:space="0" w:color="auto"/>
            <w:right w:val="none" w:sz="0" w:space="0" w:color="auto"/>
          </w:divBdr>
        </w:div>
        <w:div w:id="1313103169">
          <w:marLeft w:val="480"/>
          <w:marRight w:val="0"/>
          <w:marTop w:val="0"/>
          <w:marBottom w:val="0"/>
          <w:divBdr>
            <w:top w:val="none" w:sz="0" w:space="0" w:color="auto"/>
            <w:left w:val="none" w:sz="0" w:space="0" w:color="auto"/>
            <w:bottom w:val="none" w:sz="0" w:space="0" w:color="auto"/>
            <w:right w:val="none" w:sz="0" w:space="0" w:color="auto"/>
          </w:divBdr>
        </w:div>
        <w:div w:id="637496126">
          <w:marLeft w:val="480"/>
          <w:marRight w:val="0"/>
          <w:marTop w:val="0"/>
          <w:marBottom w:val="0"/>
          <w:divBdr>
            <w:top w:val="none" w:sz="0" w:space="0" w:color="auto"/>
            <w:left w:val="none" w:sz="0" w:space="0" w:color="auto"/>
            <w:bottom w:val="none" w:sz="0" w:space="0" w:color="auto"/>
            <w:right w:val="none" w:sz="0" w:space="0" w:color="auto"/>
          </w:divBdr>
        </w:div>
        <w:div w:id="1333492141">
          <w:marLeft w:val="480"/>
          <w:marRight w:val="0"/>
          <w:marTop w:val="0"/>
          <w:marBottom w:val="0"/>
          <w:divBdr>
            <w:top w:val="none" w:sz="0" w:space="0" w:color="auto"/>
            <w:left w:val="none" w:sz="0" w:space="0" w:color="auto"/>
            <w:bottom w:val="none" w:sz="0" w:space="0" w:color="auto"/>
            <w:right w:val="none" w:sz="0" w:space="0" w:color="auto"/>
          </w:divBdr>
        </w:div>
        <w:div w:id="119881932">
          <w:marLeft w:val="480"/>
          <w:marRight w:val="0"/>
          <w:marTop w:val="0"/>
          <w:marBottom w:val="0"/>
          <w:divBdr>
            <w:top w:val="none" w:sz="0" w:space="0" w:color="auto"/>
            <w:left w:val="none" w:sz="0" w:space="0" w:color="auto"/>
            <w:bottom w:val="none" w:sz="0" w:space="0" w:color="auto"/>
            <w:right w:val="none" w:sz="0" w:space="0" w:color="auto"/>
          </w:divBdr>
        </w:div>
        <w:div w:id="1679580533">
          <w:marLeft w:val="480"/>
          <w:marRight w:val="0"/>
          <w:marTop w:val="0"/>
          <w:marBottom w:val="0"/>
          <w:divBdr>
            <w:top w:val="none" w:sz="0" w:space="0" w:color="auto"/>
            <w:left w:val="none" w:sz="0" w:space="0" w:color="auto"/>
            <w:bottom w:val="none" w:sz="0" w:space="0" w:color="auto"/>
            <w:right w:val="none" w:sz="0" w:space="0" w:color="auto"/>
          </w:divBdr>
        </w:div>
        <w:div w:id="97871340">
          <w:marLeft w:val="480"/>
          <w:marRight w:val="0"/>
          <w:marTop w:val="0"/>
          <w:marBottom w:val="0"/>
          <w:divBdr>
            <w:top w:val="none" w:sz="0" w:space="0" w:color="auto"/>
            <w:left w:val="none" w:sz="0" w:space="0" w:color="auto"/>
            <w:bottom w:val="none" w:sz="0" w:space="0" w:color="auto"/>
            <w:right w:val="none" w:sz="0" w:space="0" w:color="auto"/>
          </w:divBdr>
        </w:div>
        <w:div w:id="971402205">
          <w:marLeft w:val="480"/>
          <w:marRight w:val="0"/>
          <w:marTop w:val="0"/>
          <w:marBottom w:val="0"/>
          <w:divBdr>
            <w:top w:val="none" w:sz="0" w:space="0" w:color="auto"/>
            <w:left w:val="none" w:sz="0" w:space="0" w:color="auto"/>
            <w:bottom w:val="none" w:sz="0" w:space="0" w:color="auto"/>
            <w:right w:val="none" w:sz="0" w:space="0" w:color="auto"/>
          </w:divBdr>
        </w:div>
        <w:div w:id="650209620">
          <w:marLeft w:val="480"/>
          <w:marRight w:val="0"/>
          <w:marTop w:val="0"/>
          <w:marBottom w:val="0"/>
          <w:divBdr>
            <w:top w:val="none" w:sz="0" w:space="0" w:color="auto"/>
            <w:left w:val="none" w:sz="0" w:space="0" w:color="auto"/>
            <w:bottom w:val="none" w:sz="0" w:space="0" w:color="auto"/>
            <w:right w:val="none" w:sz="0" w:space="0" w:color="auto"/>
          </w:divBdr>
        </w:div>
        <w:div w:id="1408532100">
          <w:marLeft w:val="480"/>
          <w:marRight w:val="0"/>
          <w:marTop w:val="0"/>
          <w:marBottom w:val="0"/>
          <w:divBdr>
            <w:top w:val="none" w:sz="0" w:space="0" w:color="auto"/>
            <w:left w:val="none" w:sz="0" w:space="0" w:color="auto"/>
            <w:bottom w:val="none" w:sz="0" w:space="0" w:color="auto"/>
            <w:right w:val="none" w:sz="0" w:space="0" w:color="auto"/>
          </w:divBdr>
        </w:div>
        <w:div w:id="1303803827">
          <w:marLeft w:val="480"/>
          <w:marRight w:val="0"/>
          <w:marTop w:val="0"/>
          <w:marBottom w:val="0"/>
          <w:divBdr>
            <w:top w:val="none" w:sz="0" w:space="0" w:color="auto"/>
            <w:left w:val="none" w:sz="0" w:space="0" w:color="auto"/>
            <w:bottom w:val="none" w:sz="0" w:space="0" w:color="auto"/>
            <w:right w:val="none" w:sz="0" w:space="0" w:color="auto"/>
          </w:divBdr>
        </w:div>
        <w:div w:id="998846180">
          <w:marLeft w:val="480"/>
          <w:marRight w:val="0"/>
          <w:marTop w:val="0"/>
          <w:marBottom w:val="0"/>
          <w:divBdr>
            <w:top w:val="none" w:sz="0" w:space="0" w:color="auto"/>
            <w:left w:val="none" w:sz="0" w:space="0" w:color="auto"/>
            <w:bottom w:val="none" w:sz="0" w:space="0" w:color="auto"/>
            <w:right w:val="none" w:sz="0" w:space="0" w:color="auto"/>
          </w:divBdr>
        </w:div>
        <w:div w:id="2144347692">
          <w:marLeft w:val="480"/>
          <w:marRight w:val="0"/>
          <w:marTop w:val="0"/>
          <w:marBottom w:val="0"/>
          <w:divBdr>
            <w:top w:val="none" w:sz="0" w:space="0" w:color="auto"/>
            <w:left w:val="none" w:sz="0" w:space="0" w:color="auto"/>
            <w:bottom w:val="none" w:sz="0" w:space="0" w:color="auto"/>
            <w:right w:val="none" w:sz="0" w:space="0" w:color="auto"/>
          </w:divBdr>
        </w:div>
        <w:div w:id="1801876053">
          <w:marLeft w:val="480"/>
          <w:marRight w:val="0"/>
          <w:marTop w:val="0"/>
          <w:marBottom w:val="0"/>
          <w:divBdr>
            <w:top w:val="none" w:sz="0" w:space="0" w:color="auto"/>
            <w:left w:val="none" w:sz="0" w:space="0" w:color="auto"/>
            <w:bottom w:val="none" w:sz="0" w:space="0" w:color="auto"/>
            <w:right w:val="none" w:sz="0" w:space="0" w:color="auto"/>
          </w:divBdr>
        </w:div>
        <w:div w:id="1122921468">
          <w:marLeft w:val="480"/>
          <w:marRight w:val="0"/>
          <w:marTop w:val="0"/>
          <w:marBottom w:val="0"/>
          <w:divBdr>
            <w:top w:val="none" w:sz="0" w:space="0" w:color="auto"/>
            <w:left w:val="none" w:sz="0" w:space="0" w:color="auto"/>
            <w:bottom w:val="none" w:sz="0" w:space="0" w:color="auto"/>
            <w:right w:val="none" w:sz="0" w:space="0" w:color="auto"/>
          </w:divBdr>
        </w:div>
        <w:div w:id="1520853275">
          <w:marLeft w:val="480"/>
          <w:marRight w:val="0"/>
          <w:marTop w:val="0"/>
          <w:marBottom w:val="0"/>
          <w:divBdr>
            <w:top w:val="none" w:sz="0" w:space="0" w:color="auto"/>
            <w:left w:val="none" w:sz="0" w:space="0" w:color="auto"/>
            <w:bottom w:val="none" w:sz="0" w:space="0" w:color="auto"/>
            <w:right w:val="none" w:sz="0" w:space="0" w:color="auto"/>
          </w:divBdr>
        </w:div>
        <w:div w:id="1793089721">
          <w:marLeft w:val="480"/>
          <w:marRight w:val="0"/>
          <w:marTop w:val="0"/>
          <w:marBottom w:val="0"/>
          <w:divBdr>
            <w:top w:val="none" w:sz="0" w:space="0" w:color="auto"/>
            <w:left w:val="none" w:sz="0" w:space="0" w:color="auto"/>
            <w:bottom w:val="none" w:sz="0" w:space="0" w:color="auto"/>
            <w:right w:val="none" w:sz="0" w:space="0" w:color="auto"/>
          </w:divBdr>
        </w:div>
        <w:div w:id="932905499">
          <w:marLeft w:val="480"/>
          <w:marRight w:val="0"/>
          <w:marTop w:val="0"/>
          <w:marBottom w:val="0"/>
          <w:divBdr>
            <w:top w:val="none" w:sz="0" w:space="0" w:color="auto"/>
            <w:left w:val="none" w:sz="0" w:space="0" w:color="auto"/>
            <w:bottom w:val="none" w:sz="0" w:space="0" w:color="auto"/>
            <w:right w:val="none" w:sz="0" w:space="0" w:color="auto"/>
          </w:divBdr>
        </w:div>
        <w:div w:id="1269000574">
          <w:marLeft w:val="480"/>
          <w:marRight w:val="0"/>
          <w:marTop w:val="0"/>
          <w:marBottom w:val="0"/>
          <w:divBdr>
            <w:top w:val="none" w:sz="0" w:space="0" w:color="auto"/>
            <w:left w:val="none" w:sz="0" w:space="0" w:color="auto"/>
            <w:bottom w:val="none" w:sz="0" w:space="0" w:color="auto"/>
            <w:right w:val="none" w:sz="0" w:space="0" w:color="auto"/>
          </w:divBdr>
        </w:div>
        <w:div w:id="828441298">
          <w:marLeft w:val="480"/>
          <w:marRight w:val="0"/>
          <w:marTop w:val="0"/>
          <w:marBottom w:val="0"/>
          <w:divBdr>
            <w:top w:val="none" w:sz="0" w:space="0" w:color="auto"/>
            <w:left w:val="none" w:sz="0" w:space="0" w:color="auto"/>
            <w:bottom w:val="none" w:sz="0" w:space="0" w:color="auto"/>
            <w:right w:val="none" w:sz="0" w:space="0" w:color="auto"/>
          </w:divBdr>
        </w:div>
        <w:div w:id="837889785">
          <w:marLeft w:val="480"/>
          <w:marRight w:val="0"/>
          <w:marTop w:val="0"/>
          <w:marBottom w:val="0"/>
          <w:divBdr>
            <w:top w:val="none" w:sz="0" w:space="0" w:color="auto"/>
            <w:left w:val="none" w:sz="0" w:space="0" w:color="auto"/>
            <w:bottom w:val="none" w:sz="0" w:space="0" w:color="auto"/>
            <w:right w:val="none" w:sz="0" w:space="0" w:color="auto"/>
          </w:divBdr>
        </w:div>
        <w:div w:id="567112687">
          <w:marLeft w:val="480"/>
          <w:marRight w:val="0"/>
          <w:marTop w:val="0"/>
          <w:marBottom w:val="0"/>
          <w:divBdr>
            <w:top w:val="none" w:sz="0" w:space="0" w:color="auto"/>
            <w:left w:val="none" w:sz="0" w:space="0" w:color="auto"/>
            <w:bottom w:val="none" w:sz="0" w:space="0" w:color="auto"/>
            <w:right w:val="none" w:sz="0" w:space="0" w:color="auto"/>
          </w:divBdr>
        </w:div>
        <w:div w:id="898630239">
          <w:marLeft w:val="480"/>
          <w:marRight w:val="0"/>
          <w:marTop w:val="0"/>
          <w:marBottom w:val="0"/>
          <w:divBdr>
            <w:top w:val="none" w:sz="0" w:space="0" w:color="auto"/>
            <w:left w:val="none" w:sz="0" w:space="0" w:color="auto"/>
            <w:bottom w:val="none" w:sz="0" w:space="0" w:color="auto"/>
            <w:right w:val="none" w:sz="0" w:space="0" w:color="auto"/>
          </w:divBdr>
        </w:div>
        <w:div w:id="16777829">
          <w:marLeft w:val="480"/>
          <w:marRight w:val="0"/>
          <w:marTop w:val="0"/>
          <w:marBottom w:val="0"/>
          <w:divBdr>
            <w:top w:val="none" w:sz="0" w:space="0" w:color="auto"/>
            <w:left w:val="none" w:sz="0" w:space="0" w:color="auto"/>
            <w:bottom w:val="none" w:sz="0" w:space="0" w:color="auto"/>
            <w:right w:val="none" w:sz="0" w:space="0" w:color="auto"/>
          </w:divBdr>
        </w:div>
        <w:div w:id="1843275563">
          <w:marLeft w:val="480"/>
          <w:marRight w:val="0"/>
          <w:marTop w:val="0"/>
          <w:marBottom w:val="0"/>
          <w:divBdr>
            <w:top w:val="none" w:sz="0" w:space="0" w:color="auto"/>
            <w:left w:val="none" w:sz="0" w:space="0" w:color="auto"/>
            <w:bottom w:val="none" w:sz="0" w:space="0" w:color="auto"/>
            <w:right w:val="none" w:sz="0" w:space="0" w:color="auto"/>
          </w:divBdr>
        </w:div>
        <w:div w:id="524562681">
          <w:marLeft w:val="480"/>
          <w:marRight w:val="0"/>
          <w:marTop w:val="0"/>
          <w:marBottom w:val="0"/>
          <w:divBdr>
            <w:top w:val="none" w:sz="0" w:space="0" w:color="auto"/>
            <w:left w:val="none" w:sz="0" w:space="0" w:color="auto"/>
            <w:bottom w:val="none" w:sz="0" w:space="0" w:color="auto"/>
            <w:right w:val="none" w:sz="0" w:space="0" w:color="auto"/>
          </w:divBdr>
        </w:div>
        <w:div w:id="1755318884">
          <w:marLeft w:val="480"/>
          <w:marRight w:val="0"/>
          <w:marTop w:val="0"/>
          <w:marBottom w:val="0"/>
          <w:divBdr>
            <w:top w:val="none" w:sz="0" w:space="0" w:color="auto"/>
            <w:left w:val="none" w:sz="0" w:space="0" w:color="auto"/>
            <w:bottom w:val="none" w:sz="0" w:space="0" w:color="auto"/>
            <w:right w:val="none" w:sz="0" w:space="0" w:color="auto"/>
          </w:divBdr>
        </w:div>
        <w:div w:id="760830231">
          <w:marLeft w:val="480"/>
          <w:marRight w:val="0"/>
          <w:marTop w:val="0"/>
          <w:marBottom w:val="0"/>
          <w:divBdr>
            <w:top w:val="none" w:sz="0" w:space="0" w:color="auto"/>
            <w:left w:val="none" w:sz="0" w:space="0" w:color="auto"/>
            <w:bottom w:val="none" w:sz="0" w:space="0" w:color="auto"/>
            <w:right w:val="none" w:sz="0" w:space="0" w:color="auto"/>
          </w:divBdr>
        </w:div>
        <w:div w:id="1500848028">
          <w:marLeft w:val="480"/>
          <w:marRight w:val="0"/>
          <w:marTop w:val="0"/>
          <w:marBottom w:val="0"/>
          <w:divBdr>
            <w:top w:val="none" w:sz="0" w:space="0" w:color="auto"/>
            <w:left w:val="none" w:sz="0" w:space="0" w:color="auto"/>
            <w:bottom w:val="none" w:sz="0" w:space="0" w:color="auto"/>
            <w:right w:val="none" w:sz="0" w:space="0" w:color="auto"/>
          </w:divBdr>
        </w:div>
        <w:div w:id="801966427">
          <w:marLeft w:val="480"/>
          <w:marRight w:val="0"/>
          <w:marTop w:val="0"/>
          <w:marBottom w:val="0"/>
          <w:divBdr>
            <w:top w:val="none" w:sz="0" w:space="0" w:color="auto"/>
            <w:left w:val="none" w:sz="0" w:space="0" w:color="auto"/>
            <w:bottom w:val="none" w:sz="0" w:space="0" w:color="auto"/>
            <w:right w:val="none" w:sz="0" w:space="0" w:color="auto"/>
          </w:divBdr>
        </w:div>
        <w:div w:id="1940794906">
          <w:marLeft w:val="480"/>
          <w:marRight w:val="0"/>
          <w:marTop w:val="0"/>
          <w:marBottom w:val="0"/>
          <w:divBdr>
            <w:top w:val="none" w:sz="0" w:space="0" w:color="auto"/>
            <w:left w:val="none" w:sz="0" w:space="0" w:color="auto"/>
            <w:bottom w:val="none" w:sz="0" w:space="0" w:color="auto"/>
            <w:right w:val="none" w:sz="0" w:space="0" w:color="auto"/>
          </w:divBdr>
        </w:div>
        <w:div w:id="745107293">
          <w:marLeft w:val="480"/>
          <w:marRight w:val="0"/>
          <w:marTop w:val="0"/>
          <w:marBottom w:val="0"/>
          <w:divBdr>
            <w:top w:val="none" w:sz="0" w:space="0" w:color="auto"/>
            <w:left w:val="none" w:sz="0" w:space="0" w:color="auto"/>
            <w:bottom w:val="none" w:sz="0" w:space="0" w:color="auto"/>
            <w:right w:val="none" w:sz="0" w:space="0" w:color="auto"/>
          </w:divBdr>
        </w:div>
        <w:div w:id="1809467873">
          <w:marLeft w:val="480"/>
          <w:marRight w:val="0"/>
          <w:marTop w:val="0"/>
          <w:marBottom w:val="0"/>
          <w:divBdr>
            <w:top w:val="none" w:sz="0" w:space="0" w:color="auto"/>
            <w:left w:val="none" w:sz="0" w:space="0" w:color="auto"/>
            <w:bottom w:val="none" w:sz="0" w:space="0" w:color="auto"/>
            <w:right w:val="none" w:sz="0" w:space="0" w:color="auto"/>
          </w:divBdr>
        </w:div>
        <w:div w:id="1694069931">
          <w:marLeft w:val="480"/>
          <w:marRight w:val="0"/>
          <w:marTop w:val="0"/>
          <w:marBottom w:val="0"/>
          <w:divBdr>
            <w:top w:val="none" w:sz="0" w:space="0" w:color="auto"/>
            <w:left w:val="none" w:sz="0" w:space="0" w:color="auto"/>
            <w:bottom w:val="none" w:sz="0" w:space="0" w:color="auto"/>
            <w:right w:val="none" w:sz="0" w:space="0" w:color="auto"/>
          </w:divBdr>
        </w:div>
        <w:div w:id="1749183929">
          <w:marLeft w:val="480"/>
          <w:marRight w:val="0"/>
          <w:marTop w:val="0"/>
          <w:marBottom w:val="0"/>
          <w:divBdr>
            <w:top w:val="none" w:sz="0" w:space="0" w:color="auto"/>
            <w:left w:val="none" w:sz="0" w:space="0" w:color="auto"/>
            <w:bottom w:val="none" w:sz="0" w:space="0" w:color="auto"/>
            <w:right w:val="none" w:sz="0" w:space="0" w:color="auto"/>
          </w:divBdr>
        </w:div>
        <w:div w:id="1966303411">
          <w:marLeft w:val="480"/>
          <w:marRight w:val="0"/>
          <w:marTop w:val="0"/>
          <w:marBottom w:val="0"/>
          <w:divBdr>
            <w:top w:val="none" w:sz="0" w:space="0" w:color="auto"/>
            <w:left w:val="none" w:sz="0" w:space="0" w:color="auto"/>
            <w:bottom w:val="none" w:sz="0" w:space="0" w:color="auto"/>
            <w:right w:val="none" w:sz="0" w:space="0" w:color="auto"/>
          </w:divBdr>
        </w:div>
        <w:div w:id="897517645">
          <w:marLeft w:val="480"/>
          <w:marRight w:val="0"/>
          <w:marTop w:val="0"/>
          <w:marBottom w:val="0"/>
          <w:divBdr>
            <w:top w:val="none" w:sz="0" w:space="0" w:color="auto"/>
            <w:left w:val="none" w:sz="0" w:space="0" w:color="auto"/>
            <w:bottom w:val="none" w:sz="0" w:space="0" w:color="auto"/>
            <w:right w:val="none" w:sz="0" w:space="0" w:color="auto"/>
          </w:divBdr>
        </w:div>
        <w:div w:id="591700">
          <w:marLeft w:val="480"/>
          <w:marRight w:val="0"/>
          <w:marTop w:val="0"/>
          <w:marBottom w:val="0"/>
          <w:divBdr>
            <w:top w:val="none" w:sz="0" w:space="0" w:color="auto"/>
            <w:left w:val="none" w:sz="0" w:space="0" w:color="auto"/>
            <w:bottom w:val="none" w:sz="0" w:space="0" w:color="auto"/>
            <w:right w:val="none" w:sz="0" w:space="0" w:color="auto"/>
          </w:divBdr>
        </w:div>
        <w:div w:id="978878294">
          <w:marLeft w:val="480"/>
          <w:marRight w:val="0"/>
          <w:marTop w:val="0"/>
          <w:marBottom w:val="0"/>
          <w:divBdr>
            <w:top w:val="none" w:sz="0" w:space="0" w:color="auto"/>
            <w:left w:val="none" w:sz="0" w:space="0" w:color="auto"/>
            <w:bottom w:val="none" w:sz="0" w:space="0" w:color="auto"/>
            <w:right w:val="none" w:sz="0" w:space="0" w:color="auto"/>
          </w:divBdr>
        </w:div>
        <w:div w:id="696007238">
          <w:marLeft w:val="480"/>
          <w:marRight w:val="0"/>
          <w:marTop w:val="0"/>
          <w:marBottom w:val="0"/>
          <w:divBdr>
            <w:top w:val="none" w:sz="0" w:space="0" w:color="auto"/>
            <w:left w:val="none" w:sz="0" w:space="0" w:color="auto"/>
            <w:bottom w:val="none" w:sz="0" w:space="0" w:color="auto"/>
            <w:right w:val="none" w:sz="0" w:space="0" w:color="auto"/>
          </w:divBdr>
        </w:div>
      </w:divsChild>
    </w:div>
    <w:div w:id="491290444">
      <w:bodyDiv w:val="1"/>
      <w:marLeft w:val="0"/>
      <w:marRight w:val="0"/>
      <w:marTop w:val="0"/>
      <w:marBottom w:val="0"/>
      <w:divBdr>
        <w:top w:val="none" w:sz="0" w:space="0" w:color="auto"/>
        <w:left w:val="none" w:sz="0" w:space="0" w:color="auto"/>
        <w:bottom w:val="none" w:sz="0" w:space="0" w:color="auto"/>
        <w:right w:val="none" w:sz="0" w:space="0" w:color="auto"/>
      </w:divBdr>
    </w:div>
    <w:div w:id="493568469">
      <w:bodyDiv w:val="1"/>
      <w:marLeft w:val="0"/>
      <w:marRight w:val="0"/>
      <w:marTop w:val="0"/>
      <w:marBottom w:val="0"/>
      <w:divBdr>
        <w:top w:val="none" w:sz="0" w:space="0" w:color="auto"/>
        <w:left w:val="none" w:sz="0" w:space="0" w:color="auto"/>
        <w:bottom w:val="none" w:sz="0" w:space="0" w:color="auto"/>
        <w:right w:val="none" w:sz="0" w:space="0" w:color="auto"/>
      </w:divBdr>
    </w:div>
    <w:div w:id="494226890">
      <w:bodyDiv w:val="1"/>
      <w:marLeft w:val="0"/>
      <w:marRight w:val="0"/>
      <w:marTop w:val="0"/>
      <w:marBottom w:val="0"/>
      <w:divBdr>
        <w:top w:val="none" w:sz="0" w:space="0" w:color="auto"/>
        <w:left w:val="none" w:sz="0" w:space="0" w:color="auto"/>
        <w:bottom w:val="none" w:sz="0" w:space="0" w:color="auto"/>
        <w:right w:val="none" w:sz="0" w:space="0" w:color="auto"/>
      </w:divBdr>
    </w:div>
    <w:div w:id="499737806">
      <w:bodyDiv w:val="1"/>
      <w:marLeft w:val="0"/>
      <w:marRight w:val="0"/>
      <w:marTop w:val="0"/>
      <w:marBottom w:val="0"/>
      <w:divBdr>
        <w:top w:val="none" w:sz="0" w:space="0" w:color="auto"/>
        <w:left w:val="none" w:sz="0" w:space="0" w:color="auto"/>
        <w:bottom w:val="none" w:sz="0" w:space="0" w:color="auto"/>
        <w:right w:val="none" w:sz="0" w:space="0" w:color="auto"/>
      </w:divBdr>
    </w:div>
    <w:div w:id="500849857">
      <w:bodyDiv w:val="1"/>
      <w:marLeft w:val="0"/>
      <w:marRight w:val="0"/>
      <w:marTop w:val="0"/>
      <w:marBottom w:val="0"/>
      <w:divBdr>
        <w:top w:val="none" w:sz="0" w:space="0" w:color="auto"/>
        <w:left w:val="none" w:sz="0" w:space="0" w:color="auto"/>
        <w:bottom w:val="none" w:sz="0" w:space="0" w:color="auto"/>
        <w:right w:val="none" w:sz="0" w:space="0" w:color="auto"/>
      </w:divBdr>
      <w:divsChild>
        <w:div w:id="1740863496">
          <w:marLeft w:val="640"/>
          <w:marRight w:val="0"/>
          <w:marTop w:val="0"/>
          <w:marBottom w:val="0"/>
          <w:divBdr>
            <w:top w:val="none" w:sz="0" w:space="0" w:color="auto"/>
            <w:left w:val="none" w:sz="0" w:space="0" w:color="auto"/>
            <w:bottom w:val="none" w:sz="0" w:space="0" w:color="auto"/>
            <w:right w:val="none" w:sz="0" w:space="0" w:color="auto"/>
          </w:divBdr>
        </w:div>
        <w:div w:id="2032216321">
          <w:marLeft w:val="640"/>
          <w:marRight w:val="0"/>
          <w:marTop w:val="0"/>
          <w:marBottom w:val="0"/>
          <w:divBdr>
            <w:top w:val="none" w:sz="0" w:space="0" w:color="auto"/>
            <w:left w:val="none" w:sz="0" w:space="0" w:color="auto"/>
            <w:bottom w:val="none" w:sz="0" w:space="0" w:color="auto"/>
            <w:right w:val="none" w:sz="0" w:space="0" w:color="auto"/>
          </w:divBdr>
        </w:div>
        <w:div w:id="596253343">
          <w:marLeft w:val="640"/>
          <w:marRight w:val="0"/>
          <w:marTop w:val="0"/>
          <w:marBottom w:val="0"/>
          <w:divBdr>
            <w:top w:val="none" w:sz="0" w:space="0" w:color="auto"/>
            <w:left w:val="none" w:sz="0" w:space="0" w:color="auto"/>
            <w:bottom w:val="none" w:sz="0" w:space="0" w:color="auto"/>
            <w:right w:val="none" w:sz="0" w:space="0" w:color="auto"/>
          </w:divBdr>
        </w:div>
        <w:div w:id="1628077002">
          <w:marLeft w:val="640"/>
          <w:marRight w:val="0"/>
          <w:marTop w:val="0"/>
          <w:marBottom w:val="0"/>
          <w:divBdr>
            <w:top w:val="none" w:sz="0" w:space="0" w:color="auto"/>
            <w:left w:val="none" w:sz="0" w:space="0" w:color="auto"/>
            <w:bottom w:val="none" w:sz="0" w:space="0" w:color="auto"/>
            <w:right w:val="none" w:sz="0" w:space="0" w:color="auto"/>
          </w:divBdr>
        </w:div>
        <w:div w:id="825635635">
          <w:marLeft w:val="640"/>
          <w:marRight w:val="0"/>
          <w:marTop w:val="0"/>
          <w:marBottom w:val="0"/>
          <w:divBdr>
            <w:top w:val="none" w:sz="0" w:space="0" w:color="auto"/>
            <w:left w:val="none" w:sz="0" w:space="0" w:color="auto"/>
            <w:bottom w:val="none" w:sz="0" w:space="0" w:color="auto"/>
            <w:right w:val="none" w:sz="0" w:space="0" w:color="auto"/>
          </w:divBdr>
        </w:div>
        <w:div w:id="1417821447">
          <w:marLeft w:val="640"/>
          <w:marRight w:val="0"/>
          <w:marTop w:val="0"/>
          <w:marBottom w:val="0"/>
          <w:divBdr>
            <w:top w:val="none" w:sz="0" w:space="0" w:color="auto"/>
            <w:left w:val="none" w:sz="0" w:space="0" w:color="auto"/>
            <w:bottom w:val="none" w:sz="0" w:space="0" w:color="auto"/>
            <w:right w:val="none" w:sz="0" w:space="0" w:color="auto"/>
          </w:divBdr>
        </w:div>
        <w:div w:id="1368291946">
          <w:marLeft w:val="640"/>
          <w:marRight w:val="0"/>
          <w:marTop w:val="0"/>
          <w:marBottom w:val="0"/>
          <w:divBdr>
            <w:top w:val="none" w:sz="0" w:space="0" w:color="auto"/>
            <w:left w:val="none" w:sz="0" w:space="0" w:color="auto"/>
            <w:bottom w:val="none" w:sz="0" w:space="0" w:color="auto"/>
            <w:right w:val="none" w:sz="0" w:space="0" w:color="auto"/>
          </w:divBdr>
        </w:div>
        <w:div w:id="1797025611">
          <w:marLeft w:val="640"/>
          <w:marRight w:val="0"/>
          <w:marTop w:val="0"/>
          <w:marBottom w:val="0"/>
          <w:divBdr>
            <w:top w:val="none" w:sz="0" w:space="0" w:color="auto"/>
            <w:left w:val="none" w:sz="0" w:space="0" w:color="auto"/>
            <w:bottom w:val="none" w:sz="0" w:space="0" w:color="auto"/>
            <w:right w:val="none" w:sz="0" w:space="0" w:color="auto"/>
          </w:divBdr>
        </w:div>
        <w:div w:id="1064449210">
          <w:marLeft w:val="640"/>
          <w:marRight w:val="0"/>
          <w:marTop w:val="0"/>
          <w:marBottom w:val="0"/>
          <w:divBdr>
            <w:top w:val="none" w:sz="0" w:space="0" w:color="auto"/>
            <w:left w:val="none" w:sz="0" w:space="0" w:color="auto"/>
            <w:bottom w:val="none" w:sz="0" w:space="0" w:color="auto"/>
            <w:right w:val="none" w:sz="0" w:space="0" w:color="auto"/>
          </w:divBdr>
        </w:div>
        <w:div w:id="1222447351">
          <w:marLeft w:val="640"/>
          <w:marRight w:val="0"/>
          <w:marTop w:val="0"/>
          <w:marBottom w:val="0"/>
          <w:divBdr>
            <w:top w:val="none" w:sz="0" w:space="0" w:color="auto"/>
            <w:left w:val="none" w:sz="0" w:space="0" w:color="auto"/>
            <w:bottom w:val="none" w:sz="0" w:space="0" w:color="auto"/>
            <w:right w:val="none" w:sz="0" w:space="0" w:color="auto"/>
          </w:divBdr>
        </w:div>
        <w:div w:id="1465344131">
          <w:marLeft w:val="640"/>
          <w:marRight w:val="0"/>
          <w:marTop w:val="0"/>
          <w:marBottom w:val="0"/>
          <w:divBdr>
            <w:top w:val="none" w:sz="0" w:space="0" w:color="auto"/>
            <w:left w:val="none" w:sz="0" w:space="0" w:color="auto"/>
            <w:bottom w:val="none" w:sz="0" w:space="0" w:color="auto"/>
            <w:right w:val="none" w:sz="0" w:space="0" w:color="auto"/>
          </w:divBdr>
        </w:div>
        <w:div w:id="935792753">
          <w:marLeft w:val="640"/>
          <w:marRight w:val="0"/>
          <w:marTop w:val="0"/>
          <w:marBottom w:val="0"/>
          <w:divBdr>
            <w:top w:val="none" w:sz="0" w:space="0" w:color="auto"/>
            <w:left w:val="none" w:sz="0" w:space="0" w:color="auto"/>
            <w:bottom w:val="none" w:sz="0" w:space="0" w:color="auto"/>
            <w:right w:val="none" w:sz="0" w:space="0" w:color="auto"/>
          </w:divBdr>
        </w:div>
        <w:div w:id="1475830945">
          <w:marLeft w:val="640"/>
          <w:marRight w:val="0"/>
          <w:marTop w:val="0"/>
          <w:marBottom w:val="0"/>
          <w:divBdr>
            <w:top w:val="none" w:sz="0" w:space="0" w:color="auto"/>
            <w:left w:val="none" w:sz="0" w:space="0" w:color="auto"/>
            <w:bottom w:val="none" w:sz="0" w:space="0" w:color="auto"/>
            <w:right w:val="none" w:sz="0" w:space="0" w:color="auto"/>
          </w:divBdr>
        </w:div>
        <w:div w:id="376274041">
          <w:marLeft w:val="640"/>
          <w:marRight w:val="0"/>
          <w:marTop w:val="0"/>
          <w:marBottom w:val="0"/>
          <w:divBdr>
            <w:top w:val="none" w:sz="0" w:space="0" w:color="auto"/>
            <w:left w:val="none" w:sz="0" w:space="0" w:color="auto"/>
            <w:bottom w:val="none" w:sz="0" w:space="0" w:color="auto"/>
            <w:right w:val="none" w:sz="0" w:space="0" w:color="auto"/>
          </w:divBdr>
        </w:div>
        <w:div w:id="1344628281">
          <w:marLeft w:val="640"/>
          <w:marRight w:val="0"/>
          <w:marTop w:val="0"/>
          <w:marBottom w:val="0"/>
          <w:divBdr>
            <w:top w:val="none" w:sz="0" w:space="0" w:color="auto"/>
            <w:left w:val="none" w:sz="0" w:space="0" w:color="auto"/>
            <w:bottom w:val="none" w:sz="0" w:space="0" w:color="auto"/>
            <w:right w:val="none" w:sz="0" w:space="0" w:color="auto"/>
          </w:divBdr>
        </w:div>
        <w:div w:id="834223796">
          <w:marLeft w:val="640"/>
          <w:marRight w:val="0"/>
          <w:marTop w:val="0"/>
          <w:marBottom w:val="0"/>
          <w:divBdr>
            <w:top w:val="none" w:sz="0" w:space="0" w:color="auto"/>
            <w:left w:val="none" w:sz="0" w:space="0" w:color="auto"/>
            <w:bottom w:val="none" w:sz="0" w:space="0" w:color="auto"/>
            <w:right w:val="none" w:sz="0" w:space="0" w:color="auto"/>
          </w:divBdr>
        </w:div>
        <w:div w:id="544410506">
          <w:marLeft w:val="640"/>
          <w:marRight w:val="0"/>
          <w:marTop w:val="0"/>
          <w:marBottom w:val="0"/>
          <w:divBdr>
            <w:top w:val="none" w:sz="0" w:space="0" w:color="auto"/>
            <w:left w:val="none" w:sz="0" w:space="0" w:color="auto"/>
            <w:bottom w:val="none" w:sz="0" w:space="0" w:color="auto"/>
            <w:right w:val="none" w:sz="0" w:space="0" w:color="auto"/>
          </w:divBdr>
        </w:div>
        <w:div w:id="873346686">
          <w:marLeft w:val="640"/>
          <w:marRight w:val="0"/>
          <w:marTop w:val="0"/>
          <w:marBottom w:val="0"/>
          <w:divBdr>
            <w:top w:val="none" w:sz="0" w:space="0" w:color="auto"/>
            <w:left w:val="none" w:sz="0" w:space="0" w:color="auto"/>
            <w:bottom w:val="none" w:sz="0" w:space="0" w:color="auto"/>
            <w:right w:val="none" w:sz="0" w:space="0" w:color="auto"/>
          </w:divBdr>
        </w:div>
        <w:div w:id="80681412">
          <w:marLeft w:val="640"/>
          <w:marRight w:val="0"/>
          <w:marTop w:val="0"/>
          <w:marBottom w:val="0"/>
          <w:divBdr>
            <w:top w:val="none" w:sz="0" w:space="0" w:color="auto"/>
            <w:left w:val="none" w:sz="0" w:space="0" w:color="auto"/>
            <w:bottom w:val="none" w:sz="0" w:space="0" w:color="auto"/>
            <w:right w:val="none" w:sz="0" w:space="0" w:color="auto"/>
          </w:divBdr>
        </w:div>
        <w:div w:id="223297939">
          <w:marLeft w:val="640"/>
          <w:marRight w:val="0"/>
          <w:marTop w:val="0"/>
          <w:marBottom w:val="0"/>
          <w:divBdr>
            <w:top w:val="none" w:sz="0" w:space="0" w:color="auto"/>
            <w:left w:val="none" w:sz="0" w:space="0" w:color="auto"/>
            <w:bottom w:val="none" w:sz="0" w:space="0" w:color="auto"/>
            <w:right w:val="none" w:sz="0" w:space="0" w:color="auto"/>
          </w:divBdr>
        </w:div>
        <w:div w:id="907957847">
          <w:marLeft w:val="640"/>
          <w:marRight w:val="0"/>
          <w:marTop w:val="0"/>
          <w:marBottom w:val="0"/>
          <w:divBdr>
            <w:top w:val="none" w:sz="0" w:space="0" w:color="auto"/>
            <w:left w:val="none" w:sz="0" w:space="0" w:color="auto"/>
            <w:bottom w:val="none" w:sz="0" w:space="0" w:color="auto"/>
            <w:right w:val="none" w:sz="0" w:space="0" w:color="auto"/>
          </w:divBdr>
        </w:div>
        <w:div w:id="1493836192">
          <w:marLeft w:val="640"/>
          <w:marRight w:val="0"/>
          <w:marTop w:val="0"/>
          <w:marBottom w:val="0"/>
          <w:divBdr>
            <w:top w:val="none" w:sz="0" w:space="0" w:color="auto"/>
            <w:left w:val="none" w:sz="0" w:space="0" w:color="auto"/>
            <w:bottom w:val="none" w:sz="0" w:space="0" w:color="auto"/>
            <w:right w:val="none" w:sz="0" w:space="0" w:color="auto"/>
          </w:divBdr>
        </w:div>
        <w:div w:id="235088849">
          <w:marLeft w:val="640"/>
          <w:marRight w:val="0"/>
          <w:marTop w:val="0"/>
          <w:marBottom w:val="0"/>
          <w:divBdr>
            <w:top w:val="none" w:sz="0" w:space="0" w:color="auto"/>
            <w:left w:val="none" w:sz="0" w:space="0" w:color="auto"/>
            <w:bottom w:val="none" w:sz="0" w:space="0" w:color="auto"/>
            <w:right w:val="none" w:sz="0" w:space="0" w:color="auto"/>
          </w:divBdr>
        </w:div>
        <w:div w:id="235364772">
          <w:marLeft w:val="640"/>
          <w:marRight w:val="0"/>
          <w:marTop w:val="0"/>
          <w:marBottom w:val="0"/>
          <w:divBdr>
            <w:top w:val="none" w:sz="0" w:space="0" w:color="auto"/>
            <w:left w:val="none" w:sz="0" w:space="0" w:color="auto"/>
            <w:bottom w:val="none" w:sz="0" w:space="0" w:color="auto"/>
            <w:right w:val="none" w:sz="0" w:space="0" w:color="auto"/>
          </w:divBdr>
        </w:div>
        <w:div w:id="2107185834">
          <w:marLeft w:val="640"/>
          <w:marRight w:val="0"/>
          <w:marTop w:val="0"/>
          <w:marBottom w:val="0"/>
          <w:divBdr>
            <w:top w:val="none" w:sz="0" w:space="0" w:color="auto"/>
            <w:left w:val="none" w:sz="0" w:space="0" w:color="auto"/>
            <w:bottom w:val="none" w:sz="0" w:space="0" w:color="auto"/>
            <w:right w:val="none" w:sz="0" w:space="0" w:color="auto"/>
          </w:divBdr>
        </w:div>
        <w:div w:id="1980718929">
          <w:marLeft w:val="640"/>
          <w:marRight w:val="0"/>
          <w:marTop w:val="0"/>
          <w:marBottom w:val="0"/>
          <w:divBdr>
            <w:top w:val="none" w:sz="0" w:space="0" w:color="auto"/>
            <w:left w:val="none" w:sz="0" w:space="0" w:color="auto"/>
            <w:bottom w:val="none" w:sz="0" w:space="0" w:color="auto"/>
            <w:right w:val="none" w:sz="0" w:space="0" w:color="auto"/>
          </w:divBdr>
        </w:div>
        <w:div w:id="1056244645">
          <w:marLeft w:val="640"/>
          <w:marRight w:val="0"/>
          <w:marTop w:val="0"/>
          <w:marBottom w:val="0"/>
          <w:divBdr>
            <w:top w:val="none" w:sz="0" w:space="0" w:color="auto"/>
            <w:left w:val="none" w:sz="0" w:space="0" w:color="auto"/>
            <w:bottom w:val="none" w:sz="0" w:space="0" w:color="auto"/>
            <w:right w:val="none" w:sz="0" w:space="0" w:color="auto"/>
          </w:divBdr>
        </w:div>
        <w:div w:id="1437677183">
          <w:marLeft w:val="640"/>
          <w:marRight w:val="0"/>
          <w:marTop w:val="0"/>
          <w:marBottom w:val="0"/>
          <w:divBdr>
            <w:top w:val="none" w:sz="0" w:space="0" w:color="auto"/>
            <w:left w:val="none" w:sz="0" w:space="0" w:color="auto"/>
            <w:bottom w:val="none" w:sz="0" w:space="0" w:color="auto"/>
            <w:right w:val="none" w:sz="0" w:space="0" w:color="auto"/>
          </w:divBdr>
        </w:div>
        <w:div w:id="1237858048">
          <w:marLeft w:val="640"/>
          <w:marRight w:val="0"/>
          <w:marTop w:val="0"/>
          <w:marBottom w:val="0"/>
          <w:divBdr>
            <w:top w:val="none" w:sz="0" w:space="0" w:color="auto"/>
            <w:left w:val="none" w:sz="0" w:space="0" w:color="auto"/>
            <w:bottom w:val="none" w:sz="0" w:space="0" w:color="auto"/>
            <w:right w:val="none" w:sz="0" w:space="0" w:color="auto"/>
          </w:divBdr>
        </w:div>
        <w:div w:id="408700000">
          <w:marLeft w:val="640"/>
          <w:marRight w:val="0"/>
          <w:marTop w:val="0"/>
          <w:marBottom w:val="0"/>
          <w:divBdr>
            <w:top w:val="none" w:sz="0" w:space="0" w:color="auto"/>
            <w:left w:val="none" w:sz="0" w:space="0" w:color="auto"/>
            <w:bottom w:val="none" w:sz="0" w:space="0" w:color="auto"/>
            <w:right w:val="none" w:sz="0" w:space="0" w:color="auto"/>
          </w:divBdr>
        </w:div>
        <w:div w:id="1162161246">
          <w:marLeft w:val="640"/>
          <w:marRight w:val="0"/>
          <w:marTop w:val="0"/>
          <w:marBottom w:val="0"/>
          <w:divBdr>
            <w:top w:val="none" w:sz="0" w:space="0" w:color="auto"/>
            <w:left w:val="none" w:sz="0" w:space="0" w:color="auto"/>
            <w:bottom w:val="none" w:sz="0" w:space="0" w:color="auto"/>
            <w:right w:val="none" w:sz="0" w:space="0" w:color="auto"/>
          </w:divBdr>
        </w:div>
        <w:div w:id="840778799">
          <w:marLeft w:val="640"/>
          <w:marRight w:val="0"/>
          <w:marTop w:val="0"/>
          <w:marBottom w:val="0"/>
          <w:divBdr>
            <w:top w:val="none" w:sz="0" w:space="0" w:color="auto"/>
            <w:left w:val="none" w:sz="0" w:space="0" w:color="auto"/>
            <w:bottom w:val="none" w:sz="0" w:space="0" w:color="auto"/>
            <w:right w:val="none" w:sz="0" w:space="0" w:color="auto"/>
          </w:divBdr>
        </w:div>
        <w:div w:id="1398897288">
          <w:marLeft w:val="640"/>
          <w:marRight w:val="0"/>
          <w:marTop w:val="0"/>
          <w:marBottom w:val="0"/>
          <w:divBdr>
            <w:top w:val="none" w:sz="0" w:space="0" w:color="auto"/>
            <w:left w:val="none" w:sz="0" w:space="0" w:color="auto"/>
            <w:bottom w:val="none" w:sz="0" w:space="0" w:color="auto"/>
            <w:right w:val="none" w:sz="0" w:space="0" w:color="auto"/>
          </w:divBdr>
        </w:div>
        <w:div w:id="1497265821">
          <w:marLeft w:val="640"/>
          <w:marRight w:val="0"/>
          <w:marTop w:val="0"/>
          <w:marBottom w:val="0"/>
          <w:divBdr>
            <w:top w:val="none" w:sz="0" w:space="0" w:color="auto"/>
            <w:left w:val="none" w:sz="0" w:space="0" w:color="auto"/>
            <w:bottom w:val="none" w:sz="0" w:space="0" w:color="auto"/>
            <w:right w:val="none" w:sz="0" w:space="0" w:color="auto"/>
          </w:divBdr>
        </w:div>
        <w:div w:id="122970753">
          <w:marLeft w:val="640"/>
          <w:marRight w:val="0"/>
          <w:marTop w:val="0"/>
          <w:marBottom w:val="0"/>
          <w:divBdr>
            <w:top w:val="none" w:sz="0" w:space="0" w:color="auto"/>
            <w:left w:val="none" w:sz="0" w:space="0" w:color="auto"/>
            <w:bottom w:val="none" w:sz="0" w:space="0" w:color="auto"/>
            <w:right w:val="none" w:sz="0" w:space="0" w:color="auto"/>
          </w:divBdr>
        </w:div>
        <w:div w:id="28453164">
          <w:marLeft w:val="640"/>
          <w:marRight w:val="0"/>
          <w:marTop w:val="0"/>
          <w:marBottom w:val="0"/>
          <w:divBdr>
            <w:top w:val="none" w:sz="0" w:space="0" w:color="auto"/>
            <w:left w:val="none" w:sz="0" w:space="0" w:color="auto"/>
            <w:bottom w:val="none" w:sz="0" w:space="0" w:color="auto"/>
            <w:right w:val="none" w:sz="0" w:space="0" w:color="auto"/>
          </w:divBdr>
        </w:div>
        <w:div w:id="101731831">
          <w:marLeft w:val="640"/>
          <w:marRight w:val="0"/>
          <w:marTop w:val="0"/>
          <w:marBottom w:val="0"/>
          <w:divBdr>
            <w:top w:val="none" w:sz="0" w:space="0" w:color="auto"/>
            <w:left w:val="none" w:sz="0" w:space="0" w:color="auto"/>
            <w:bottom w:val="none" w:sz="0" w:space="0" w:color="auto"/>
            <w:right w:val="none" w:sz="0" w:space="0" w:color="auto"/>
          </w:divBdr>
        </w:div>
        <w:div w:id="387993789">
          <w:marLeft w:val="640"/>
          <w:marRight w:val="0"/>
          <w:marTop w:val="0"/>
          <w:marBottom w:val="0"/>
          <w:divBdr>
            <w:top w:val="none" w:sz="0" w:space="0" w:color="auto"/>
            <w:left w:val="none" w:sz="0" w:space="0" w:color="auto"/>
            <w:bottom w:val="none" w:sz="0" w:space="0" w:color="auto"/>
            <w:right w:val="none" w:sz="0" w:space="0" w:color="auto"/>
          </w:divBdr>
        </w:div>
        <w:div w:id="59643859">
          <w:marLeft w:val="640"/>
          <w:marRight w:val="0"/>
          <w:marTop w:val="0"/>
          <w:marBottom w:val="0"/>
          <w:divBdr>
            <w:top w:val="none" w:sz="0" w:space="0" w:color="auto"/>
            <w:left w:val="none" w:sz="0" w:space="0" w:color="auto"/>
            <w:bottom w:val="none" w:sz="0" w:space="0" w:color="auto"/>
            <w:right w:val="none" w:sz="0" w:space="0" w:color="auto"/>
          </w:divBdr>
        </w:div>
        <w:div w:id="453983014">
          <w:marLeft w:val="640"/>
          <w:marRight w:val="0"/>
          <w:marTop w:val="0"/>
          <w:marBottom w:val="0"/>
          <w:divBdr>
            <w:top w:val="none" w:sz="0" w:space="0" w:color="auto"/>
            <w:left w:val="none" w:sz="0" w:space="0" w:color="auto"/>
            <w:bottom w:val="none" w:sz="0" w:space="0" w:color="auto"/>
            <w:right w:val="none" w:sz="0" w:space="0" w:color="auto"/>
          </w:divBdr>
        </w:div>
        <w:div w:id="1245146292">
          <w:marLeft w:val="640"/>
          <w:marRight w:val="0"/>
          <w:marTop w:val="0"/>
          <w:marBottom w:val="0"/>
          <w:divBdr>
            <w:top w:val="none" w:sz="0" w:space="0" w:color="auto"/>
            <w:left w:val="none" w:sz="0" w:space="0" w:color="auto"/>
            <w:bottom w:val="none" w:sz="0" w:space="0" w:color="auto"/>
            <w:right w:val="none" w:sz="0" w:space="0" w:color="auto"/>
          </w:divBdr>
        </w:div>
        <w:div w:id="1426338625">
          <w:marLeft w:val="640"/>
          <w:marRight w:val="0"/>
          <w:marTop w:val="0"/>
          <w:marBottom w:val="0"/>
          <w:divBdr>
            <w:top w:val="none" w:sz="0" w:space="0" w:color="auto"/>
            <w:left w:val="none" w:sz="0" w:space="0" w:color="auto"/>
            <w:bottom w:val="none" w:sz="0" w:space="0" w:color="auto"/>
            <w:right w:val="none" w:sz="0" w:space="0" w:color="auto"/>
          </w:divBdr>
        </w:div>
        <w:div w:id="1852141065">
          <w:marLeft w:val="640"/>
          <w:marRight w:val="0"/>
          <w:marTop w:val="0"/>
          <w:marBottom w:val="0"/>
          <w:divBdr>
            <w:top w:val="none" w:sz="0" w:space="0" w:color="auto"/>
            <w:left w:val="none" w:sz="0" w:space="0" w:color="auto"/>
            <w:bottom w:val="none" w:sz="0" w:space="0" w:color="auto"/>
            <w:right w:val="none" w:sz="0" w:space="0" w:color="auto"/>
          </w:divBdr>
        </w:div>
        <w:div w:id="46078532">
          <w:marLeft w:val="640"/>
          <w:marRight w:val="0"/>
          <w:marTop w:val="0"/>
          <w:marBottom w:val="0"/>
          <w:divBdr>
            <w:top w:val="none" w:sz="0" w:space="0" w:color="auto"/>
            <w:left w:val="none" w:sz="0" w:space="0" w:color="auto"/>
            <w:bottom w:val="none" w:sz="0" w:space="0" w:color="auto"/>
            <w:right w:val="none" w:sz="0" w:space="0" w:color="auto"/>
          </w:divBdr>
        </w:div>
        <w:div w:id="561450437">
          <w:marLeft w:val="640"/>
          <w:marRight w:val="0"/>
          <w:marTop w:val="0"/>
          <w:marBottom w:val="0"/>
          <w:divBdr>
            <w:top w:val="none" w:sz="0" w:space="0" w:color="auto"/>
            <w:left w:val="none" w:sz="0" w:space="0" w:color="auto"/>
            <w:bottom w:val="none" w:sz="0" w:space="0" w:color="auto"/>
            <w:right w:val="none" w:sz="0" w:space="0" w:color="auto"/>
          </w:divBdr>
        </w:div>
        <w:div w:id="1519005366">
          <w:marLeft w:val="640"/>
          <w:marRight w:val="0"/>
          <w:marTop w:val="0"/>
          <w:marBottom w:val="0"/>
          <w:divBdr>
            <w:top w:val="none" w:sz="0" w:space="0" w:color="auto"/>
            <w:left w:val="none" w:sz="0" w:space="0" w:color="auto"/>
            <w:bottom w:val="none" w:sz="0" w:space="0" w:color="auto"/>
            <w:right w:val="none" w:sz="0" w:space="0" w:color="auto"/>
          </w:divBdr>
        </w:div>
        <w:div w:id="362752714">
          <w:marLeft w:val="640"/>
          <w:marRight w:val="0"/>
          <w:marTop w:val="0"/>
          <w:marBottom w:val="0"/>
          <w:divBdr>
            <w:top w:val="none" w:sz="0" w:space="0" w:color="auto"/>
            <w:left w:val="none" w:sz="0" w:space="0" w:color="auto"/>
            <w:bottom w:val="none" w:sz="0" w:space="0" w:color="auto"/>
            <w:right w:val="none" w:sz="0" w:space="0" w:color="auto"/>
          </w:divBdr>
        </w:div>
        <w:div w:id="348145293">
          <w:marLeft w:val="640"/>
          <w:marRight w:val="0"/>
          <w:marTop w:val="0"/>
          <w:marBottom w:val="0"/>
          <w:divBdr>
            <w:top w:val="none" w:sz="0" w:space="0" w:color="auto"/>
            <w:left w:val="none" w:sz="0" w:space="0" w:color="auto"/>
            <w:bottom w:val="none" w:sz="0" w:space="0" w:color="auto"/>
            <w:right w:val="none" w:sz="0" w:space="0" w:color="auto"/>
          </w:divBdr>
        </w:div>
        <w:div w:id="552231300">
          <w:marLeft w:val="640"/>
          <w:marRight w:val="0"/>
          <w:marTop w:val="0"/>
          <w:marBottom w:val="0"/>
          <w:divBdr>
            <w:top w:val="none" w:sz="0" w:space="0" w:color="auto"/>
            <w:left w:val="none" w:sz="0" w:space="0" w:color="auto"/>
            <w:bottom w:val="none" w:sz="0" w:space="0" w:color="auto"/>
            <w:right w:val="none" w:sz="0" w:space="0" w:color="auto"/>
          </w:divBdr>
        </w:div>
        <w:div w:id="782921398">
          <w:marLeft w:val="640"/>
          <w:marRight w:val="0"/>
          <w:marTop w:val="0"/>
          <w:marBottom w:val="0"/>
          <w:divBdr>
            <w:top w:val="none" w:sz="0" w:space="0" w:color="auto"/>
            <w:left w:val="none" w:sz="0" w:space="0" w:color="auto"/>
            <w:bottom w:val="none" w:sz="0" w:space="0" w:color="auto"/>
            <w:right w:val="none" w:sz="0" w:space="0" w:color="auto"/>
          </w:divBdr>
        </w:div>
        <w:div w:id="1679381955">
          <w:marLeft w:val="640"/>
          <w:marRight w:val="0"/>
          <w:marTop w:val="0"/>
          <w:marBottom w:val="0"/>
          <w:divBdr>
            <w:top w:val="none" w:sz="0" w:space="0" w:color="auto"/>
            <w:left w:val="none" w:sz="0" w:space="0" w:color="auto"/>
            <w:bottom w:val="none" w:sz="0" w:space="0" w:color="auto"/>
            <w:right w:val="none" w:sz="0" w:space="0" w:color="auto"/>
          </w:divBdr>
        </w:div>
        <w:div w:id="1232077876">
          <w:marLeft w:val="640"/>
          <w:marRight w:val="0"/>
          <w:marTop w:val="0"/>
          <w:marBottom w:val="0"/>
          <w:divBdr>
            <w:top w:val="none" w:sz="0" w:space="0" w:color="auto"/>
            <w:left w:val="none" w:sz="0" w:space="0" w:color="auto"/>
            <w:bottom w:val="none" w:sz="0" w:space="0" w:color="auto"/>
            <w:right w:val="none" w:sz="0" w:space="0" w:color="auto"/>
          </w:divBdr>
        </w:div>
        <w:div w:id="1198006575">
          <w:marLeft w:val="640"/>
          <w:marRight w:val="0"/>
          <w:marTop w:val="0"/>
          <w:marBottom w:val="0"/>
          <w:divBdr>
            <w:top w:val="none" w:sz="0" w:space="0" w:color="auto"/>
            <w:left w:val="none" w:sz="0" w:space="0" w:color="auto"/>
            <w:bottom w:val="none" w:sz="0" w:space="0" w:color="auto"/>
            <w:right w:val="none" w:sz="0" w:space="0" w:color="auto"/>
          </w:divBdr>
        </w:div>
        <w:div w:id="206527986">
          <w:marLeft w:val="640"/>
          <w:marRight w:val="0"/>
          <w:marTop w:val="0"/>
          <w:marBottom w:val="0"/>
          <w:divBdr>
            <w:top w:val="none" w:sz="0" w:space="0" w:color="auto"/>
            <w:left w:val="none" w:sz="0" w:space="0" w:color="auto"/>
            <w:bottom w:val="none" w:sz="0" w:space="0" w:color="auto"/>
            <w:right w:val="none" w:sz="0" w:space="0" w:color="auto"/>
          </w:divBdr>
        </w:div>
        <w:div w:id="540435783">
          <w:marLeft w:val="640"/>
          <w:marRight w:val="0"/>
          <w:marTop w:val="0"/>
          <w:marBottom w:val="0"/>
          <w:divBdr>
            <w:top w:val="none" w:sz="0" w:space="0" w:color="auto"/>
            <w:left w:val="none" w:sz="0" w:space="0" w:color="auto"/>
            <w:bottom w:val="none" w:sz="0" w:space="0" w:color="auto"/>
            <w:right w:val="none" w:sz="0" w:space="0" w:color="auto"/>
          </w:divBdr>
        </w:div>
        <w:div w:id="1877231524">
          <w:marLeft w:val="640"/>
          <w:marRight w:val="0"/>
          <w:marTop w:val="0"/>
          <w:marBottom w:val="0"/>
          <w:divBdr>
            <w:top w:val="none" w:sz="0" w:space="0" w:color="auto"/>
            <w:left w:val="none" w:sz="0" w:space="0" w:color="auto"/>
            <w:bottom w:val="none" w:sz="0" w:space="0" w:color="auto"/>
            <w:right w:val="none" w:sz="0" w:space="0" w:color="auto"/>
          </w:divBdr>
        </w:div>
        <w:div w:id="1829515741">
          <w:marLeft w:val="640"/>
          <w:marRight w:val="0"/>
          <w:marTop w:val="0"/>
          <w:marBottom w:val="0"/>
          <w:divBdr>
            <w:top w:val="none" w:sz="0" w:space="0" w:color="auto"/>
            <w:left w:val="none" w:sz="0" w:space="0" w:color="auto"/>
            <w:bottom w:val="none" w:sz="0" w:space="0" w:color="auto"/>
            <w:right w:val="none" w:sz="0" w:space="0" w:color="auto"/>
          </w:divBdr>
        </w:div>
        <w:div w:id="311452437">
          <w:marLeft w:val="640"/>
          <w:marRight w:val="0"/>
          <w:marTop w:val="0"/>
          <w:marBottom w:val="0"/>
          <w:divBdr>
            <w:top w:val="none" w:sz="0" w:space="0" w:color="auto"/>
            <w:left w:val="none" w:sz="0" w:space="0" w:color="auto"/>
            <w:bottom w:val="none" w:sz="0" w:space="0" w:color="auto"/>
            <w:right w:val="none" w:sz="0" w:space="0" w:color="auto"/>
          </w:divBdr>
        </w:div>
        <w:div w:id="1172601863">
          <w:marLeft w:val="640"/>
          <w:marRight w:val="0"/>
          <w:marTop w:val="0"/>
          <w:marBottom w:val="0"/>
          <w:divBdr>
            <w:top w:val="none" w:sz="0" w:space="0" w:color="auto"/>
            <w:left w:val="none" w:sz="0" w:space="0" w:color="auto"/>
            <w:bottom w:val="none" w:sz="0" w:space="0" w:color="auto"/>
            <w:right w:val="none" w:sz="0" w:space="0" w:color="auto"/>
          </w:divBdr>
        </w:div>
        <w:div w:id="1200584072">
          <w:marLeft w:val="640"/>
          <w:marRight w:val="0"/>
          <w:marTop w:val="0"/>
          <w:marBottom w:val="0"/>
          <w:divBdr>
            <w:top w:val="none" w:sz="0" w:space="0" w:color="auto"/>
            <w:left w:val="none" w:sz="0" w:space="0" w:color="auto"/>
            <w:bottom w:val="none" w:sz="0" w:space="0" w:color="auto"/>
            <w:right w:val="none" w:sz="0" w:space="0" w:color="auto"/>
          </w:divBdr>
        </w:div>
        <w:div w:id="2132091110">
          <w:marLeft w:val="640"/>
          <w:marRight w:val="0"/>
          <w:marTop w:val="0"/>
          <w:marBottom w:val="0"/>
          <w:divBdr>
            <w:top w:val="none" w:sz="0" w:space="0" w:color="auto"/>
            <w:left w:val="none" w:sz="0" w:space="0" w:color="auto"/>
            <w:bottom w:val="none" w:sz="0" w:space="0" w:color="auto"/>
            <w:right w:val="none" w:sz="0" w:space="0" w:color="auto"/>
          </w:divBdr>
        </w:div>
        <w:div w:id="507991037">
          <w:marLeft w:val="640"/>
          <w:marRight w:val="0"/>
          <w:marTop w:val="0"/>
          <w:marBottom w:val="0"/>
          <w:divBdr>
            <w:top w:val="none" w:sz="0" w:space="0" w:color="auto"/>
            <w:left w:val="none" w:sz="0" w:space="0" w:color="auto"/>
            <w:bottom w:val="none" w:sz="0" w:space="0" w:color="auto"/>
            <w:right w:val="none" w:sz="0" w:space="0" w:color="auto"/>
          </w:divBdr>
        </w:div>
        <w:div w:id="1105229826">
          <w:marLeft w:val="640"/>
          <w:marRight w:val="0"/>
          <w:marTop w:val="0"/>
          <w:marBottom w:val="0"/>
          <w:divBdr>
            <w:top w:val="none" w:sz="0" w:space="0" w:color="auto"/>
            <w:left w:val="none" w:sz="0" w:space="0" w:color="auto"/>
            <w:bottom w:val="none" w:sz="0" w:space="0" w:color="auto"/>
            <w:right w:val="none" w:sz="0" w:space="0" w:color="auto"/>
          </w:divBdr>
        </w:div>
        <w:div w:id="275140792">
          <w:marLeft w:val="640"/>
          <w:marRight w:val="0"/>
          <w:marTop w:val="0"/>
          <w:marBottom w:val="0"/>
          <w:divBdr>
            <w:top w:val="none" w:sz="0" w:space="0" w:color="auto"/>
            <w:left w:val="none" w:sz="0" w:space="0" w:color="auto"/>
            <w:bottom w:val="none" w:sz="0" w:space="0" w:color="auto"/>
            <w:right w:val="none" w:sz="0" w:space="0" w:color="auto"/>
          </w:divBdr>
        </w:div>
        <w:div w:id="855465094">
          <w:marLeft w:val="640"/>
          <w:marRight w:val="0"/>
          <w:marTop w:val="0"/>
          <w:marBottom w:val="0"/>
          <w:divBdr>
            <w:top w:val="none" w:sz="0" w:space="0" w:color="auto"/>
            <w:left w:val="none" w:sz="0" w:space="0" w:color="auto"/>
            <w:bottom w:val="none" w:sz="0" w:space="0" w:color="auto"/>
            <w:right w:val="none" w:sz="0" w:space="0" w:color="auto"/>
          </w:divBdr>
        </w:div>
        <w:div w:id="572592106">
          <w:marLeft w:val="640"/>
          <w:marRight w:val="0"/>
          <w:marTop w:val="0"/>
          <w:marBottom w:val="0"/>
          <w:divBdr>
            <w:top w:val="none" w:sz="0" w:space="0" w:color="auto"/>
            <w:left w:val="none" w:sz="0" w:space="0" w:color="auto"/>
            <w:bottom w:val="none" w:sz="0" w:space="0" w:color="auto"/>
            <w:right w:val="none" w:sz="0" w:space="0" w:color="auto"/>
          </w:divBdr>
        </w:div>
      </w:divsChild>
    </w:div>
    <w:div w:id="500975922">
      <w:bodyDiv w:val="1"/>
      <w:marLeft w:val="0"/>
      <w:marRight w:val="0"/>
      <w:marTop w:val="0"/>
      <w:marBottom w:val="0"/>
      <w:divBdr>
        <w:top w:val="none" w:sz="0" w:space="0" w:color="auto"/>
        <w:left w:val="none" w:sz="0" w:space="0" w:color="auto"/>
        <w:bottom w:val="none" w:sz="0" w:space="0" w:color="auto"/>
        <w:right w:val="none" w:sz="0" w:space="0" w:color="auto"/>
      </w:divBdr>
    </w:div>
    <w:div w:id="501774942">
      <w:bodyDiv w:val="1"/>
      <w:marLeft w:val="0"/>
      <w:marRight w:val="0"/>
      <w:marTop w:val="0"/>
      <w:marBottom w:val="0"/>
      <w:divBdr>
        <w:top w:val="none" w:sz="0" w:space="0" w:color="auto"/>
        <w:left w:val="none" w:sz="0" w:space="0" w:color="auto"/>
        <w:bottom w:val="none" w:sz="0" w:space="0" w:color="auto"/>
        <w:right w:val="none" w:sz="0" w:space="0" w:color="auto"/>
      </w:divBdr>
    </w:div>
    <w:div w:id="502358272">
      <w:bodyDiv w:val="1"/>
      <w:marLeft w:val="0"/>
      <w:marRight w:val="0"/>
      <w:marTop w:val="0"/>
      <w:marBottom w:val="0"/>
      <w:divBdr>
        <w:top w:val="none" w:sz="0" w:space="0" w:color="auto"/>
        <w:left w:val="none" w:sz="0" w:space="0" w:color="auto"/>
        <w:bottom w:val="none" w:sz="0" w:space="0" w:color="auto"/>
        <w:right w:val="none" w:sz="0" w:space="0" w:color="auto"/>
      </w:divBdr>
    </w:div>
    <w:div w:id="504441234">
      <w:bodyDiv w:val="1"/>
      <w:marLeft w:val="0"/>
      <w:marRight w:val="0"/>
      <w:marTop w:val="0"/>
      <w:marBottom w:val="0"/>
      <w:divBdr>
        <w:top w:val="none" w:sz="0" w:space="0" w:color="auto"/>
        <w:left w:val="none" w:sz="0" w:space="0" w:color="auto"/>
        <w:bottom w:val="none" w:sz="0" w:space="0" w:color="auto"/>
        <w:right w:val="none" w:sz="0" w:space="0" w:color="auto"/>
      </w:divBdr>
      <w:divsChild>
        <w:div w:id="661932531">
          <w:marLeft w:val="640"/>
          <w:marRight w:val="0"/>
          <w:marTop w:val="0"/>
          <w:marBottom w:val="0"/>
          <w:divBdr>
            <w:top w:val="none" w:sz="0" w:space="0" w:color="auto"/>
            <w:left w:val="none" w:sz="0" w:space="0" w:color="auto"/>
            <w:bottom w:val="none" w:sz="0" w:space="0" w:color="auto"/>
            <w:right w:val="none" w:sz="0" w:space="0" w:color="auto"/>
          </w:divBdr>
        </w:div>
        <w:div w:id="156193494">
          <w:marLeft w:val="640"/>
          <w:marRight w:val="0"/>
          <w:marTop w:val="0"/>
          <w:marBottom w:val="0"/>
          <w:divBdr>
            <w:top w:val="none" w:sz="0" w:space="0" w:color="auto"/>
            <w:left w:val="none" w:sz="0" w:space="0" w:color="auto"/>
            <w:bottom w:val="none" w:sz="0" w:space="0" w:color="auto"/>
            <w:right w:val="none" w:sz="0" w:space="0" w:color="auto"/>
          </w:divBdr>
        </w:div>
        <w:div w:id="2047022912">
          <w:marLeft w:val="640"/>
          <w:marRight w:val="0"/>
          <w:marTop w:val="0"/>
          <w:marBottom w:val="0"/>
          <w:divBdr>
            <w:top w:val="none" w:sz="0" w:space="0" w:color="auto"/>
            <w:left w:val="none" w:sz="0" w:space="0" w:color="auto"/>
            <w:bottom w:val="none" w:sz="0" w:space="0" w:color="auto"/>
            <w:right w:val="none" w:sz="0" w:space="0" w:color="auto"/>
          </w:divBdr>
        </w:div>
        <w:div w:id="167336100">
          <w:marLeft w:val="640"/>
          <w:marRight w:val="0"/>
          <w:marTop w:val="0"/>
          <w:marBottom w:val="0"/>
          <w:divBdr>
            <w:top w:val="none" w:sz="0" w:space="0" w:color="auto"/>
            <w:left w:val="none" w:sz="0" w:space="0" w:color="auto"/>
            <w:bottom w:val="none" w:sz="0" w:space="0" w:color="auto"/>
            <w:right w:val="none" w:sz="0" w:space="0" w:color="auto"/>
          </w:divBdr>
        </w:div>
        <w:div w:id="554900379">
          <w:marLeft w:val="640"/>
          <w:marRight w:val="0"/>
          <w:marTop w:val="0"/>
          <w:marBottom w:val="0"/>
          <w:divBdr>
            <w:top w:val="none" w:sz="0" w:space="0" w:color="auto"/>
            <w:left w:val="none" w:sz="0" w:space="0" w:color="auto"/>
            <w:bottom w:val="none" w:sz="0" w:space="0" w:color="auto"/>
            <w:right w:val="none" w:sz="0" w:space="0" w:color="auto"/>
          </w:divBdr>
        </w:div>
        <w:div w:id="165483248">
          <w:marLeft w:val="640"/>
          <w:marRight w:val="0"/>
          <w:marTop w:val="0"/>
          <w:marBottom w:val="0"/>
          <w:divBdr>
            <w:top w:val="none" w:sz="0" w:space="0" w:color="auto"/>
            <w:left w:val="none" w:sz="0" w:space="0" w:color="auto"/>
            <w:bottom w:val="none" w:sz="0" w:space="0" w:color="auto"/>
            <w:right w:val="none" w:sz="0" w:space="0" w:color="auto"/>
          </w:divBdr>
        </w:div>
        <w:div w:id="545920283">
          <w:marLeft w:val="640"/>
          <w:marRight w:val="0"/>
          <w:marTop w:val="0"/>
          <w:marBottom w:val="0"/>
          <w:divBdr>
            <w:top w:val="none" w:sz="0" w:space="0" w:color="auto"/>
            <w:left w:val="none" w:sz="0" w:space="0" w:color="auto"/>
            <w:bottom w:val="none" w:sz="0" w:space="0" w:color="auto"/>
            <w:right w:val="none" w:sz="0" w:space="0" w:color="auto"/>
          </w:divBdr>
        </w:div>
        <w:div w:id="1248030987">
          <w:marLeft w:val="640"/>
          <w:marRight w:val="0"/>
          <w:marTop w:val="0"/>
          <w:marBottom w:val="0"/>
          <w:divBdr>
            <w:top w:val="none" w:sz="0" w:space="0" w:color="auto"/>
            <w:left w:val="none" w:sz="0" w:space="0" w:color="auto"/>
            <w:bottom w:val="none" w:sz="0" w:space="0" w:color="auto"/>
            <w:right w:val="none" w:sz="0" w:space="0" w:color="auto"/>
          </w:divBdr>
        </w:div>
        <w:div w:id="1337030739">
          <w:marLeft w:val="640"/>
          <w:marRight w:val="0"/>
          <w:marTop w:val="0"/>
          <w:marBottom w:val="0"/>
          <w:divBdr>
            <w:top w:val="none" w:sz="0" w:space="0" w:color="auto"/>
            <w:left w:val="none" w:sz="0" w:space="0" w:color="auto"/>
            <w:bottom w:val="none" w:sz="0" w:space="0" w:color="auto"/>
            <w:right w:val="none" w:sz="0" w:space="0" w:color="auto"/>
          </w:divBdr>
        </w:div>
        <w:div w:id="977145843">
          <w:marLeft w:val="640"/>
          <w:marRight w:val="0"/>
          <w:marTop w:val="0"/>
          <w:marBottom w:val="0"/>
          <w:divBdr>
            <w:top w:val="none" w:sz="0" w:space="0" w:color="auto"/>
            <w:left w:val="none" w:sz="0" w:space="0" w:color="auto"/>
            <w:bottom w:val="none" w:sz="0" w:space="0" w:color="auto"/>
            <w:right w:val="none" w:sz="0" w:space="0" w:color="auto"/>
          </w:divBdr>
        </w:div>
        <w:div w:id="1999989719">
          <w:marLeft w:val="640"/>
          <w:marRight w:val="0"/>
          <w:marTop w:val="0"/>
          <w:marBottom w:val="0"/>
          <w:divBdr>
            <w:top w:val="none" w:sz="0" w:space="0" w:color="auto"/>
            <w:left w:val="none" w:sz="0" w:space="0" w:color="auto"/>
            <w:bottom w:val="none" w:sz="0" w:space="0" w:color="auto"/>
            <w:right w:val="none" w:sz="0" w:space="0" w:color="auto"/>
          </w:divBdr>
        </w:div>
        <w:div w:id="1134100485">
          <w:marLeft w:val="640"/>
          <w:marRight w:val="0"/>
          <w:marTop w:val="0"/>
          <w:marBottom w:val="0"/>
          <w:divBdr>
            <w:top w:val="none" w:sz="0" w:space="0" w:color="auto"/>
            <w:left w:val="none" w:sz="0" w:space="0" w:color="auto"/>
            <w:bottom w:val="none" w:sz="0" w:space="0" w:color="auto"/>
            <w:right w:val="none" w:sz="0" w:space="0" w:color="auto"/>
          </w:divBdr>
        </w:div>
        <w:div w:id="1097824331">
          <w:marLeft w:val="640"/>
          <w:marRight w:val="0"/>
          <w:marTop w:val="0"/>
          <w:marBottom w:val="0"/>
          <w:divBdr>
            <w:top w:val="none" w:sz="0" w:space="0" w:color="auto"/>
            <w:left w:val="none" w:sz="0" w:space="0" w:color="auto"/>
            <w:bottom w:val="none" w:sz="0" w:space="0" w:color="auto"/>
            <w:right w:val="none" w:sz="0" w:space="0" w:color="auto"/>
          </w:divBdr>
        </w:div>
        <w:div w:id="1946645971">
          <w:marLeft w:val="640"/>
          <w:marRight w:val="0"/>
          <w:marTop w:val="0"/>
          <w:marBottom w:val="0"/>
          <w:divBdr>
            <w:top w:val="none" w:sz="0" w:space="0" w:color="auto"/>
            <w:left w:val="none" w:sz="0" w:space="0" w:color="auto"/>
            <w:bottom w:val="none" w:sz="0" w:space="0" w:color="auto"/>
            <w:right w:val="none" w:sz="0" w:space="0" w:color="auto"/>
          </w:divBdr>
        </w:div>
        <w:div w:id="1556044307">
          <w:marLeft w:val="640"/>
          <w:marRight w:val="0"/>
          <w:marTop w:val="0"/>
          <w:marBottom w:val="0"/>
          <w:divBdr>
            <w:top w:val="none" w:sz="0" w:space="0" w:color="auto"/>
            <w:left w:val="none" w:sz="0" w:space="0" w:color="auto"/>
            <w:bottom w:val="none" w:sz="0" w:space="0" w:color="auto"/>
            <w:right w:val="none" w:sz="0" w:space="0" w:color="auto"/>
          </w:divBdr>
        </w:div>
        <w:div w:id="469909262">
          <w:marLeft w:val="640"/>
          <w:marRight w:val="0"/>
          <w:marTop w:val="0"/>
          <w:marBottom w:val="0"/>
          <w:divBdr>
            <w:top w:val="none" w:sz="0" w:space="0" w:color="auto"/>
            <w:left w:val="none" w:sz="0" w:space="0" w:color="auto"/>
            <w:bottom w:val="none" w:sz="0" w:space="0" w:color="auto"/>
            <w:right w:val="none" w:sz="0" w:space="0" w:color="auto"/>
          </w:divBdr>
        </w:div>
        <w:div w:id="178933418">
          <w:marLeft w:val="640"/>
          <w:marRight w:val="0"/>
          <w:marTop w:val="0"/>
          <w:marBottom w:val="0"/>
          <w:divBdr>
            <w:top w:val="none" w:sz="0" w:space="0" w:color="auto"/>
            <w:left w:val="none" w:sz="0" w:space="0" w:color="auto"/>
            <w:bottom w:val="none" w:sz="0" w:space="0" w:color="auto"/>
            <w:right w:val="none" w:sz="0" w:space="0" w:color="auto"/>
          </w:divBdr>
        </w:div>
        <w:div w:id="1803231119">
          <w:marLeft w:val="640"/>
          <w:marRight w:val="0"/>
          <w:marTop w:val="0"/>
          <w:marBottom w:val="0"/>
          <w:divBdr>
            <w:top w:val="none" w:sz="0" w:space="0" w:color="auto"/>
            <w:left w:val="none" w:sz="0" w:space="0" w:color="auto"/>
            <w:bottom w:val="none" w:sz="0" w:space="0" w:color="auto"/>
            <w:right w:val="none" w:sz="0" w:space="0" w:color="auto"/>
          </w:divBdr>
        </w:div>
        <w:div w:id="889028152">
          <w:marLeft w:val="640"/>
          <w:marRight w:val="0"/>
          <w:marTop w:val="0"/>
          <w:marBottom w:val="0"/>
          <w:divBdr>
            <w:top w:val="none" w:sz="0" w:space="0" w:color="auto"/>
            <w:left w:val="none" w:sz="0" w:space="0" w:color="auto"/>
            <w:bottom w:val="none" w:sz="0" w:space="0" w:color="auto"/>
            <w:right w:val="none" w:sz="0" w:space="0" w:color="auto"/>
          </w:divBdr>
        </w:div>
        <w:div w:id="1321806561">
          <w:marLeft w:val="640"/>
          <w:marRight w:val="0"/>
          <w:marTop w:val="0"/>
          <w:marBottom w:val="0"/>
          <w:divBdr>
            <w:top w:val="none" w:sz="0" w:space="0" w:color="auto"/>
            <w:left w:val="none" w:sz="0" w:space="0" w:color="auto"/>
            <w:bottom w:val="none" w:sz="0" w:space="0" w:color="auto"/>
            <w:right w:val="none" w:sz="0" w:space="0" w:color="auto"/>
          </w:divBdr>
        </w:div>
        <w:div w:id="100538871">
          <w:marLeft w:val="640"/>
          <w:marRight w:val="0"/>
          <w:marTop w:val="0"/>
          <w:marBottom w:val="0"/>
          <w:divBdr>
            <w:top w:val="none" w:sz="0" w:space="0" w:color="auto"/>
            <w:left w:val="none" w:sz="0" w:space="0" w:color="auto"/>
            <w:bottom w:val="none" w:sz="0" w:space="0" w:color="auto"/>
            <w:right w:val="none" w:sz="0" w:space="0" w:color="auto"/>
          </w:divBdr>
        </w:div>
        <w:div w:id="852375847">
          <w:marLeft w:val="640"/>
          <w:marRight w:val="0"/>
          <w:marTop w:val="0"/>
          <w:marBottom w:val="0"/>
          <w:divBdr>
            <w:top w:val="none" w:sz="0" w:space="0" w:color="auto"/>
            <w:left w:val="none" w:sz="0" w:space="0" w:color="auto"/>
            <w:bottom w:val="none" w:sz="0" w:space="0" w:color="auto"/>
            <w:right w:val="none" w:sz="0" w:space="0" w:color="auto"/>
          </w:divBdr>
        </w:div>
        <w:div w:id="372269496">
          <w:marLeft w:val="640"/>
          <w:marRight w:val="0"/>
          <w:marTop w:val="0"/>
          <w:marBottom w:val="0"/>
          <w:divBdr>
            <w:top w:val="none" w:sz="0" w:space="0" w:color="auto"/>
            <w:left w:val="none" w:sz="0" w:space="0" w:color="auto"/>
            <w:bottom w:val="none" w:sz="0" w:space="0" w:color="auto"/>
            <w:right w:val="none" w:sz="0" w:space="0" w:color="auto"/>
          </w:divBdr>
        </w:div>
        <w:div w:id="1720668923">
          <w:marLeft w:val="640"/>
          <w:marRight w:val="0"/>
          <w:marTop w:val="0"/>
          <w:marBottom w:val="0"/>
          <w:divBdr>
            <w:top w:val="none" w:sz="0" w:space="0" w:color="auto"/>
            <w:left w:val="none" w:sz="0" w:space="0" w:color="auto"/>
            <w:bottom w:val="none" w:sz="0" w:space="0" w:color="auto"/>
            <w:right w:val="none" w:sz="0" w:space="0" w:color="auto"/>
          </w:divBdr>
        </w:div>
        <w:div w:id="451945623">
          <w:marLeft w:val="640"/>
          <w:marRight w:val="0"/>
          <w:marTop w:val="0"/>
          <w:marBottom w:val="0"/>
          <w:divBdr>
            <w:top w:val="none" w:sz="0" w:space="0" w:color="auto"/>
            <w:left w:val="none" w:sz="0" w:space="0" w:color="auto"/>
            <w:bottom w:val="none" w:sz="0" w:space="0" w:color="auto"/>
            <w:right w:val="none" w:sz="0" w:space="0" w:color="auto"/>
          </w:divBdr>
        </w:div>
        <w:div w:id="1075400474">
          <w:marLeft w:val="640"/>
          <w:marRight w:val="0"/>
          <w:marTop w:val="0"/>
          <w:marBottom w:val="0"/>
          <w:divBdr>
            <w:top w:val="none" w:sz="0" w:space="0" w:color="auto"/>
            <w:left w:val="none" w:sz="0" w:space="0" w:color="auto"/>
            <w:bottom w:val="none" w:sz="0" w:space="0" w:color="auto"/>
            <w:right w:val="none" w:sz="0" w:space="0" w:color="auto"/>
          </w:divBdr>
        </w:div>
        <w:div w:id="675888783">
          <w:marLeft w:val="640"/>
          <w:marRight w:val="0"/>
          <w:marTop w:val="0"/>
          <w:marBottom w:val="0"/>
          <w:divBdr>
            <w:top w:val="none" w:sz="0" w:space="0" w:color="auto"/>
            <w:left w:val="none" w:sz="0" w:space="0" w:color="auto"/>
            <w:bottom w:val="none" w:sz="0" w:space="0" w:color="auto"/>
            <w:right w:val="none" w:sz="0" w:space="0" w:color="auto"/>
          </w:divBdr>
        </w:div>
        <w:div w:id="515729873">
          <w:marLeft w:val="640"/>
          <w:marRight w:val="0"/>
          <w:marTop w:val="0"/>
          <w:marBottom w:val="0"/>
          <w:divBdr>
            <w:top w:val="none" w:sz="0" w:space="0" w:color="auto"/>
            <w:left w:val="none" w:sz="0" w:space="0" w:color="auto"/>
            <w:bottom w:val="none" w:sz="0" w:space="0" w:color="auto"/>
            <w:right w:val="none" w:sz="0" w:space="0" w:color="auto"/>
          </w:divBdr>
        </w:div>
        <w:div w:id="596443951">
          <w:marLeft w:val="640"/>
          <w:marRight w:val="0"/>
          <w:marTop w:val="0"/>
          <w:marBottom w:val="0"/>
          <w:divBdr>
            <w:top w:val="none" w:sz="0" w:space="0" w:color="auto"/>
            <w:left w:val="none" w:sz="0" w:space="0" w:color="auto"/>
            <w:bottom w:val="none" w:sz="0" w:space="0" w:color="auto"/>
            <w:right w:val="none" w:sz="0" w:space="0" w:color="auto"/>
          </w:divBdr>
        </w:div>
        <w:div w:id="555164457">
          <w:marLeft w:val="640"/>
          <w:marRight w:val="0"/>
          <w:marTop w:val="0"/>
          <w:marBottom w:val="0"/>
          <w:divBdr>
            <w:top w:val="none" w:sz="0" w:space="0" w:color="auto"/>
            <w:left w:val="none" w:sz="0" w:space="0" w:color="auto"/>
            <w:bottom w:val="none" w:sz="0" w:space="0" w:color="auto"/>
            <w:right w:val="none" w:sz="0" w:space="0" w:color="auto"/>
          </w:divBdr>
        </w:div>
        <w:div w:id="1572429482">
          <w:marLeft w:val="640"/>
          <w:marRight w:val="0"/>
          <w:marTop w:val="0"/>
          <w:marBottom w:val="0"/>
          <w:divBdr>
            <w:top w:val="none" w:sz="0" w:space="0" w:color="auto"/>
            <w:left w:val="none" w:sz="0" w:space="0" w:color="auto"/>
            <w:bottom w:val="none" w:sz="0" w:space="0" w:color="auto"/>
            <w:right w:val="none" w:sz="0" w:space="0" w:color="auto"/>
          </w:divBdr>
        </w:div>
        <w:div w:id="1097285496">
          <w:marLeft w:val="640"/>
          <w:marRight w:val="0"/>
          <w:marTop w:val="0"/>
          <w:marBottom w:val="0"/>
          <w:divBdr>
            <w:top w:val="none" w:sz="0" w:space="0" w:color="auto"/>
            <w:left w:val="none" w:sz="0" w:space="0" w:color="auto"/>
            <w:bottom w:val="none" w:sz="0" w:space="0" w:color="auto"/>
            <w:right w:val="none" w:sz="0" w:space="0" w:color="auto"/>
          </w:divBdr>
        </w:div>
        <w:div w:id="1753157971">
          <w:marLeft w:val="640"/>
          <w:marRight w:val="0"/>
          <w:marTop w:val="0"/>
          <w:marBottom w:val="0"/>
          <w:divBdr>
            <w:top w:val="none" w:sz="0" w:space="0" w:color="auto"/>
            <w:left w:val="none" w:sz="0" w:space="0" w:color="auto"/>
            <w:bottom w:val="none" w:sz="0" w:space="0" w:color="auto"/>
            <w:right w:val="none" w:sz="0" w:space="0" w:color="auto"/>
          </w:divBdr>
        </w:div>
        <w:div w:id="470905925">
          <w:marLeft w:val="640"/>
          <w:marRight w:val="0"/>
          <w:marTop w:val="0"/>
          <w:marBottom w:val="0"/>
          <w:divBdr>
            <w:top w:val="none" w:sz="0" w:space="0" w:color="auto"/>
            <w:left w:val="none" w:sz="0" w:space="0" w:color="auto"/>
            <w:bottom w:val="none" w:sz="0" w:space="0" w:color="auto"/>
            <w:right w:val="none" w:sz="0" w:space="0" w:color="auto"/>
          </w:divBdr>
        </w:div>
        <w:div w:id="673806128">
          <w:marLeft w:val="640"/>
          <w:marRight w:val="0"/>
          <w:marTop w:val="0"/>
          <w:marBottom w:val="0"/>
          <w:divBdr>
            <w:top w:val="none" w:sz="0" w:space="0" w:color="auto"/>
            <w:left w:val="none" w:sz="0" w:space="0" w:color="auto"/>
            <w:bottom w:val="none" w:sz="0" w:space="0" w:color="auto"/>
            <w:right w:val="none" w:sz="0" w:space="0" w:color="auto"/>
          </w:divBdr>
        </w:div>
        <w:div w:id="682442048">
          <w:marLeft w:val="640"/>
          <w:marRight w:val="0"/>
          <w:marTop w:val="0"/>
          <w:marBottom w:val="0"/>
          <w:divBdr>
            <w:top w:val="none" w:sz="0" w:space="0" w:color="auto"/>
            <w:left w:val="none" w:sz="0" w:space="0" w:color="auto"/>
            <w:bottom w:val="none" w:sz="0" w:space="0" w:color="auto"/>
            <w:right w:val="none" w:sz="0" w:space="0" w:color="auto"/>
          </w:divBdr>
        </w:div>
        <w:div w:id="1783527632">
          <w:marLeft w:val="640"/>
          <w:marRight w:val="0"/>
          <w:marTop w:val="0"/>
          <w:marBottom w:val="0"/>
          <w:divBdr>
            <w:top w:val="none" w:sz="0" w:space="0" w:color="auto"/>
            <w:left w:val="none" w:sz="0" w:space="0" w:color="auto"/>
            <w:bottom w:val="none" w:sz="0" w:space="0" w:color="auto"/>
            <w:right w:val="none" w:sz="0" w:space="0" w:color="auto"/>
          </w:divBdr>
        </w:div>
        <w:div w:id="2061007272">
          <w:marLeft w:val="640"/>
          <w:marRight w:val="0"/>
          <w:marTop w:val="0"/>
          <w:marBottom w:val="0"/>
          <w:divBdr>
            <w:top w:val="none" w:sz="0" w:space="0" w:color="auto"/>
            <w:left w:val="none" w:sz="0" w:space="0" w:color="auto"/>
            <w:bottom w:val="none" w:sz="0" w:space="0" w:color="auto"/>
            <w:right w:val="none" w:sz="0" w:space="0" w:color="auto"/>
          </w:divBdr>
        </w:div>
        <w:div w:id="1117410432">
          <w:marLeft w:val="640"/>
          <w:marRight w:val="0"/>
          <w:marTop w:val="0"/>
          <w:marBottom w:val="0"/>
          <w:divBdr>
            <w:top w:val="none" w:sz="0" w:space="0" w:color="auto"/>
            <w:left w:val="none" w:sz="0" w:space="0" w:color="auto"/>
            <w:bottom w:val="none" w:sz="0" w:space="0" w:color="auto"/>
            <w:right w:val="none" w:sz="0" w:space="0" w:color="auto"/>
          </w:divBdr>
        </w:div>
        <w:div w:id="1188102545">
          <w:marLeft w:val="640"/>
          <w:marRight w:val="0"/>
          <w:marTop w:val="0"/>
          <w:marBottom w:val="0"/>
          <w:divBdr>
            <w:top w:val="none" w:sz="0" w:space="0" w:color="auto"/>
            <w:left w:val="none" w:sz="0" w:space="0" w:color="auto"/>
            <w:bottom w:val="none" w:sz="0" w:space="0" w:color="auto"/>
            <w:right w:val="none" w:sz="0" w:space="0" w:color="auto"/>
          </w:divBdr>
        </w:div>
        <w:div w:id="604995179">
          <w:marLeft w:val="640"/>
          <w:marRight w:val="0"/>
          <w:marTop w:val="0"/>
          <w:marBottom w:val="0"/>
          <w:divBdr>
            <w:top w:val="none" w:sz="0" w:space="0" w:color="auto"/>
            <w:left w:val="none" w:sz="0" w:space="0" w:color="auto"/>
            <w:bottom w:val="none" w:sz="0" w:space="0" w:color="auto"/>
            <w:right w:val="none" w:sz="0" w:space="0" w:color="auto"/>
          </w:divBdr>
        </w:div>
        <w:div w:id="198516820">
          <w:marLeft w:val="640"/>
          <w:marRight w:val="0"/>
          <w:marTop w:val="0"/>
          <w:marBottom w:val="0"/>
          <w:divBdr>
            <w:top w:val="none" w:sz="0" w:space="0" w:color="auto"/>
            <w:left w:val="none" w:sz="0" w:space="0" w:color="auto"/>
            <w:bottom w:val="none" w:sz="0" w:space="0" w:color="auto"/>
            <w:right w:val="none" w:sz="0" w:space="0" w:color="auto"/>
          </w:divBdr>
        </w:div>
        <w:div w:id="1352335437">
          <w:marLeft w:val="640"/>
          <w:marRight w:val="0"/>
          <w:marTop w:val="0"/>
          <w:marBottom w:val="0"/>
          <w:divBdr>
            <w:top w:val="none" w:sz="0" w:space="0" w:color="auto"/>
            <w:left w:val="none" w:sz="0" w:space="0" w:color="auto"/>
            <w:bottom w:val="none" w:sz="0" w:space="0" w:color="auto"/>
            <w:right w:val="none" w:sz="0" w:space="0" w:color="auto"/>
          </w:divBdr>
        </w:div>
        <w:div w:id="537858893">
          <w:marLeft w:val="640"/>
          <w:marRight w:val="0"/>
          <w:marTop w:val="0"/>
          <w:marBottom w:val="0"/>
          <w:divBdr>
            <w:top w:val="none" w:sz="0" w:space="0" w:color="auto"/>
            <w:left w:val="none" w:sz="0" w:space="0" w:color="auto"/>
            <w:bottom w:val="none" w:sz="0" w:space="0" w:color="auto"/>
            <w:right w:val="none" w:sz="0" w:space="0" w:color="auto"/>
          </w:divBdr>
        </w:div>
        <w:div w:id="112984409">
          <w:marLeft w:val="640"/>
          <w:marRight w:val="0"/>
          <w:marTop w:val="0"/>
          <w:marBottom w:val="0"/>
          <w:divBdr>
            <w:top w:val="none" w:sz="0" w:space="0" w:color="auto"/>
            <w:left w:val="none" w:sz="0" w:space="0" w:color="auto"/>
            <w:bottom w:val="none" w:sz="0" w:space="0" w:color="auto"/>
            <w:right w:val="none" w:sz="0" w:space="0" w:color="auto"/>
          </w:divBdr>
        </w:div>
        <w:div w:id="958295576">
          <w:marLeft w:val="640"/>
          <w:marRight w:val="0"/>
          <w:marTop w:val="0"/>
          <w:marBottom w:val="0"/>
          <w:divBdr>
            <w:top w:val="none" w:sz="0" w:space="0" w:color="auto"/>
            <w:left w:val="none" w:sz="0" w:space="0" w:color="auto"/>
            <w:bottom w:val="none" w:sz="0" w:space="0" w:color="auto"/>
            <w:right w:val="none" w:sz="0" w:space="0" w:color="auto"/>
          </w:divBdr>
        </w:div>
        <w:div w:id="1122311317">
          <w:marLeft w:val="640"/>
          <w:marRight w:val="0"/>
          <w:marTop w:val="0"/>
          <w:marBottom w:val="0"/>
          <w:divBdr>
            <w:top w:val="none" w:sz="0" w:space="0" w:color="auto"/>
            <w:left w:val="none" w:sz="0" w:space="0" w:color="auto"/>
            <w:bottom w:val="none" w:sz="0" w:space="0" w:color="auto"/>
            <w:right w:val="none" w:sz="0" w:space="0" w:color="auto"/>
          </w:divBdr>
        </w:div>
        <w:div w:id="16127001">
          <w:marLeft w:val="640"/>
          <w:marRight w:val="0"/>
          <w:marTop w:val="0"/>
          <w:marBottom w:val="0"/>
          <w:divBdr>
            <w:top w:val="none" w:sz="0" w:space="0" w:color="auto"/>
            <w:left w:val="none" w:sz="0" w:space="0" w:color="auto"/>
            <w:bottom w:val="none" w:sz="0" w:space="0" w:color="auto"/>
            <w:right w:val="none" w:sz="0" w:space="0" w:color="auto"/>
          </w:divBdr>
        </w:div>
        <w:div w:id="584730245">
          <w:marLeft w:val="640"/>
          <w:marRight w:val="0"/>
          <w:marTop w:val="0"/>
          <w:marBottom w:val="0"/>
          <w:divBdr>
            <w:top w:val="none" w:sz="0" w:space="0" w:color="auto"/>
            <w:left w:val="none" w:sz="0" w:space="0" w:color="auto"/>
            <w:bottom w:val="none" w:sz="0" w:space="0" w:color="auto"/>
            <w:right w:val="none" w:sz="0" w:space="0" w:color="auto"/>
          </w:divBdr>
        </w:div>
        <w:div w:id="1718505615">
          <w:marLeft w:val="640"/>
          <w:marRight w:val="0"/>
          <w:marTop w:val="0"/>
          <w:marBottom w:val="0"/>
          <w:divBdr>
            <w:top w:val="none" w:sz="0" w:space="0" w:color="auto"/>
            <w:left w:val="none" w:sz="0" w:space="0" w:color="auto"/>
            <w:bottom w:val="none" w:sz="0" w:space="0" w:color="auto"/>
            <w:right w:val="none" w:sz="0" w:space="0" w:color="auto"/>
          </w:divBdr>
        </w:div>
        <w:div w:id="423696158">
          <w:marLeft w:val="640"/>
          <w:marRight w:val="0"/>
          <w:marTop w:val="0"/>
          <w:marBottom w:val="0"/>
          <w:divBdr>
            <w:top w:val="none" w:sz="0" w:space="0" w:color="auto"/>
            <w:left w:val="none" w:sz="0" w:space="0" w:color="auto"/>
            <w:bottom w:val="none" w:sz="0" w:space="0" w:color="auto"/>
            <w:right w:val="none" w:sz="0" w:space="0" w:color="auto"/>
          </w:divBdr>
        </w:div>
        <w:div w:id="1677658974">
          <w:marLeft w:val="640"/>
          <w:marRight w:val="0"/>
          <w:marTop w:val="0"/>
          <w:marBottom w:val="0"/>
          <w:divBdr>
            <w:top w:val="none" w:sz="0" w:space="0" w:color="auto"/>
            <w:left w:val="none" w:sz="0" w:space="0" w:color="auto"/>
            <w:bottom w:val="none" w:sz="0" w:space="0" w:color="auto"/>
            <w:right w:val="none" w:sz="0" w:space="0" w:color="auto"/>
          </w:divBdr>
        </w:div>
        <w:div w:id="282616519">
          <w:marLeft w:val="640"/>
          <w:marRight w:val="0"/>
          <w:marTop w:val="0"/>
          <w:marBottom w:val="0"/>
          <w:divBdr>
            <w:top w:val="none" w:sz="0" w:space="0" w:color="auto"/>
            <w:left w:val="none" w:sz="0" w:space="0" w:color="auto"/>
            <w:bottom w:val="none" w:sz="0" w:space="0" w:color="auto"/>
            <w:right w:val="none" w:sz="0" w:space="0" w:color="auto"/>
          </w:divBdr>
        </w:div>
        <w:div w:id="471289166">
          <w:marLeft w:val="640"/>
          <w:marRight w:val="0"/>
          <w:marTop w:val="0"/>
          <w:marBottom w:val="0"/>
          <w:divBdr>
            <w:top w:val="none" w:sz="0" w:space="0" w:color="auto"/>
            <w:left w:val="none" w:sz="0" w:space="0" w:color="auto"/>
            <w:bottom w:val="none" w:sz="0" w:space="0" w:color="auto"/>
            <w:right w:val="none" w:sz="0" w:space="0" w:color="auto"/>
          </w:divBdr>
        </w:div>
        <w:div w:id="1280182874">
          <w:marLeft w:val="640"/>
          <w:marRight w:val="0"/>
          <w:marTop w:val="0"/>
          <w:marBottom w:val="0"/>
          <w:divBdr>
            <w:top w:val="none" w:sz="0" w:space="0" w:color="auto"/>
            <w:left w:val="none" w:sz="0" w:space="0" w:color="auto"/>
            <w:bottom w:val="none" w:sz="0" w:space="0" w:color="auto"/>
            <w:right w:val="none" w:sz="0" w:space="0" w:color="auto"/>
          </w:divBdr>
        </w:div>
        <w:div w:id="613098120">
          <w:marLeft w:val="640"/>
          <w:marRight w:val="0"/>
          <w:marTop w:val="0"/>
          <w:marBottom w:val="0"/>
          <w:divBdr>
            <w:top w:val="none" w:sz="0" w:space="0" w:color="auto"/>
            <w:left w:val="none" w:sz="0" w:space="0" w:color="auto"/>
            <w:bottom w:val="none" w:sz="0" w:space="0" w:color="auto"/>
            <w:right w:val="none" w:sz="0" w:space="0" w:color="auto"/>
          </w:divBdr>
        </w:div>
        <w:div w:id="1239052307">
          <w:marLeft w:val="640"/>
          <w:marRight w:val="0"/>
          <w:marTop w:val="0"/>
          <w:marBottom w:val="0"/>
          <w:divBdr>
            <w:top w:val="none" w:sz="0" w:space="0" w:color="auto"/>
            <w:left w:val="none" w:sz="0" w:space="0" w:color="auto"/>
            <w:bottom w:val="none" w:sz="0" w:space="0" w:color="auto"/>
            <w:right w:val="none" w:sz="0" w:space="0" w:color="auto"/>
          </w:divBdr>
        </w:div>
        <w:div w:id="759446813">
          <w:marLeft w:val="640"/>
          <w:marRight w:val="0"/>
          <w:marTop w:val="0"/>
          <w:marBottom w:val="0"/>
          <w:divBdr>
            <w:top w:val="none" w:sz="0" w:space="0" w:color="auto"/>
            <w:left w:val="none" w:sz="0" w:space="0" w:color="auto"/>
            <w:bottom w:val="none" w:sz="0" w:space="0" w:color="auto"/>
            <w:right w:val="none" w:sz="0" w:space="0" w:color="auto"/>
          </w:divBdr>
        </w:div>
        <w:div w:id="475923990">
          <w:marLeft w:val="640"/>
          <w:marRight w:val="0"/>
          <w:marTop w:val="0"/>
          <w:marBottom w:val="0"/>
          <w:divBdr>
            <w:top w:val="none" w:sz="0" w:space="0" w:color="auto"/>
            <w:left w:val="none" w:sz="0" w:space="0" w:color="auto"/>
            <w:bottom w:val="none" w:sz="0" w:space="0" w:color="auto"/>
            <w:right w:val="none" w:sz="0" w:space="0" w:color="auto"/>
          </w:divBdr>
        </w:div>
        <w:div w:id="226959530">
          <w:marLeft w:val="640"/>
          <w:marRight w:val="0"/>
          <w:marTop w:val="0"/>
          <w:marBottom w:val="0"/>
          <w:divBdr>
            <w:top w:val="none" w:sz="0" w:space="0" w:color="auto"/>
            <w:left w:val="none" w:sz="0" w:space="0" w:color="auto"/>
            <w:bottom w:val="none" w:sz="0" w:space="0" w:color="auto"/>
            <w:right w:val="none" w:sz="0" w:space="0" w:color="auto"/>
          </w:divBdr>
        </w:div>
        <w:div w:id="733043960">
          <w:marLeft w:val="640"/>
          <w:marRight w:val="0"/>
          <w:marTop w:val="0"/>
          <w:marBottom w:val="0"/>
          <w:divBdr>
            <w:top w:val="none" w:sz="0" w:space="0" w:color="auto"/>
            <w:left w:val="none" w:sz="0" w:space="0" w:color="auto"/>
            <w:bottom w:val="none" w:sz="0" w:space="0" w:color="auto"/>
            <w:right w:val="none" w:sz="0" w:space="0" w:color="auto"/>
          </w:divBdr>
        </w:div>
        <w:div w:id="1257860235">
          <w:marLeft w:val="640"/>
          <w:marRight w:val="0"/>
          <w:marTop w:val="0"/>
          <w:marBottom w:val="0"/>
          <w:divBdr>
            <w:top w:val="none" w:sz="0" w:space="0" w:color="auto"/>
            <w:left w:val="none" w:sz="0" w:space="0" w:color="auto"/>
            <w:bottom w:val="none" w:sz="0" w:space="0" w:color="auto"/>
            <w:right w:val="none" w:sz="0" w:space="0" w:color="auto"/>
          </w:divBdr>
        </w:div>
        <w:div w:id="1091244628">
          <w:marLeft w:val="640"/>
          <w:marRight w:val="0"/>
          <w:marTop w:val="0"/>
          <w:marBottom w:val="0"/>
          <w:divBdr>
            <w:top w:val="none" w:sz="0" w:space="0" w:color="auto"/>
            <w:left w:val="none" w:sz="0" w:space="0" w:color="auto"/>
            <w:bottom w:val="none" w:sz="0" w:space="0" w:color="auto"/>
            <w:right w:val="none" w:sz="0" w:space="0" w:color="auto"/>
          </w:divBdr>
        </w:div>
        <w:div w:id="666909957">
          <w:marLeft w:val="640"/>
          <w:marRight w:val="0"/>
          <w:marTop w:val="0"/>
          <w:marBottom w:val="0"/>
          <w:divBdr>
            <w:top w:val="none" w:sz="0" w:space="0" w:color="auto"/>
            <w:left w:val="none" w:sz="0" w:space="0" w:color="auto"/>
            <w:bottom w:val="none" w:sz="0" w:space="0" w:color="auto"/>
            <w:right w:val="none" w:sz="0" w:space="0" w:color="auto"/>
          </w:divBdr>
        </w:div>
        <w:div w:id="1889101371">
          <w:marLeft w:val="640"/>
          <w:marRight w:val="0"/>
          <w:marTop w:val="0"/>
          <w:marBottom w:val="0"/>
          <w:divBdr>
            <w:top w:val="none" w:sz="0" w:space="0" w:color="auto"/>
            <w:left w:val="none" w:sz="0" w:space="0" w:color="auto"/>
            <w:bottom w:val="none" w:sz="0" w:space="0" w:color="auto"/>
            <w:right w:val="none" w:sz="0" w:space="0" w:color="auto"/>
          </w:divBdr>
        </w:div>
      </w:divsChild>
    </w:div>
    <w:div w:id="505286785">
      <w:bodyDiv w:val="1"/>
      <w:marLeft w:val="0"/>
      <w:marRight w:val="0"/>
      <w:marTop w:val="0"/>
      <w:marBottom w:val="0"/>
      <w:divBdr>
        <w:top w:val="none" w:sz="0" w:space="0" w:color="auto"/>
        <w:left w:val="none" w:sz="0" w:space="0" w:color="auto"/>
        <w:bottom w:val="none" w:sz="0" w:space="0" w:color="auto"/>
        <w:right w:val="none" w:sz="0" w:space="0" w:color="auto"/>
      </w:divBdr>
    </w:div>
    <w:div w:id="506558731">
      <w:bodyDiv w:val="1"/>
      <w:marLeft w:val="0"/>
      <w:marRight w:val="0"/>
      <w:marTop w:val="0"/>
      <w:marBottom w:val="0"/>
      <w:divBdr>
        <w:top w:val="none" w:sz="0" w:space="0" w:color="auto"/>
        <w:left w:val="none" w:sz="0" w:space="0" w:color="auto"/>
        <w:bottom w:val="none" w:sz="0" w:space="0" w:color="auto"/>
        <w:right w:val="none" w:sz="0" w:space="0" w:color="auto"/>
      </w:divBdr>
    </w:div>
    <w:div w:id="507252486">
      <w:bodyDiv w:val="1"/>
      <w:marLeft w:val="0"/>
      <w:marRight w:val="0"/>
      <w:marTop w:val="0"/>
      <w:marBottom w:val="0"/>
      <w:divBdr>
        <w:top w:val="none" w:sz="0" w:space="0" w:color="auto"/>
        <w:left w:val="none" w:sz="0" w:space="0" w:color="auto"/>
        <w:bottom w:val="none" w:sz="0" w:space="0" w:color="auto"/>
        <w:right w:val="none" w:sz="0" w:space="0" w:color="auto"/>
      </w:divBdr>
    </w:div>
    <w:div w:id="508562420">
      <w:bodyDiv w:val="1"/>
      <w:marLeft w:val="0"/>
      <w:marRight w:val="0"/>
      <w:marTop w:val="0"/>
      <w:marBottom w:val="0"/>
      <w:divBdr>
        <w:top w:val="none" w:sz="0" w:space="0" w:color="auto"/>
        <w:left w:val="none" w:sz="0" w:space="0" w:color="auto"/>
        <w:bottom w:val="none" w:sz="0" w:space="0" w:color="auto"/>
        <w:right w:val="none" w:sz="0" w:space="0" w:color="auto"/>
      </w:divBdr>
    </w:div>
    <w:div w:id="512300580">
      <w:bodyDiv w:val="1"/>
      <w:marLeft w:val="0"/>
      <w:marRight w:val="0"/>
      <w:marTop w:val="0"/>
      <w:marBottom w:val="0"/>
      <w:divBdr>
        <w:top w:val="none" w:sz="0" w:space="0" w:color="auto"/>
        <w:left w:val="none" w:sz="0" w:space="0" w:color="auto"/>
        <w:bottom w:val="none" w:sz="0" w:space="0" w:color="auto"/>
        <w:right w:val="none" w:sz="0" w:space="0" w:color="auto"/>
      </w:divBdr>
    </w:div>
    <w:div w:id="513763416">
      <w:bodyDiv w:val="1"/>
      <w:marLeft w:val="0"/>
      <w:marRight w:val="0"/>
      <w:marTop w:val="0"/>
      <w:marBottom w:val="0"/>
      <w:divBdr>
        <w:top w:val="none" w:sz="0" w:space="0" w:color="auto"/>
        <w:left w:val="none" w:sz="0" w:space="0" w:color="auto"/>
        <w:bottom w:val="none" w:sz="0" w:space="0" w:color="auto"/>
        <w:right w:val="none" w:sz="0" w:space="0" w:color="auto"/>
      </w:divBdr>
    </w:div>
    <w:div w:id="515509203">
      <w:bodyDiv w:val="1"/>
      <w:marLeft w:val="0"/>
      <w:marRight w:val="0"/>
      <w:marTop w:val="0"/>
      <w:marBottom w:val="0"/>
      <w:divBdr>
        <w:top w:val="none" w:sz="0" w:space="0" w:color="auto"/>
        <w:left w:val="none" w:sz="0" w:space="0" w:color="auto"/>
        <w:bottom w:val="none" w:sz="0" w:space="0" w:color="auto"/>
        <w:right w:val="none" w:sz="0" w:space="0" w:color="auto"/>
      </w:divBdr>
      <w:divsChild>
        <w:div w:id="1211453187">
          <w:marLeft w:val="640"/>
          <w:marRight w:val="0"/>
          <w:marTop w:val="0"/>
          <w:marBottom w:val="0"/>
          <w:divBdr>
            <w:top w:val="none" w:sz="0" w:space="0" w:color="auto"/>
            <w:left w:val="none" w:sz="0" w:space="0" w:color="auto"/>
            <w:bottom w:val="none" w:sz="0" w:space="0" w:color="auto"/>
            <w:right w:val="none" w:sz="0" w:space="0" w:color="auto"/>
          </w:divBdr>
        </w:div>
        <w:div w:id="1462966411">
          <w:marLeft w:val="640"/>
          <w:marRight w:val="0"/>
          <w:marTop w:val="0"/>
          <w:marBottom w:val="0"/>
          <w:divBdr>
            <w:top w:val="none" w:sz="0" w:space="0" w:color="auto"/>
            <w:left w:val="none" w:sz="0" w:space="0" w:color="auto"/>
            <w:bottom w:val="none" w:sz="0" w:space="0" w:color="auto"/>
            <w:right w:val="none" w:sz="0" w:space="0" w:color="auto"/>
          </w:divBdr>
        </w:div>
        <w:div w:id="585920223">
          <w:marLeft w:val="640"/>
          <w:marRight w:val="0"/>
          <w:marTop w:val="0"/>
          <w:marBottom w:val="0"/>
          <w:divBdr>
            <w:top w:val="none" w:sz="0" w:space="0" w:color="auto"/>
            <w:left w:val="none" w:sz="0" w:space="0" w:color="auto"/>
            <w:bottom w:val="none" w:sz="0" w:space="0" w:color="auto"/>
            <w:right w:val="none" w:sz="0" w:space="0" w:color="auto"/>
          </w:divBdr>
        </w:div>
        <w:div w:id="209155642">
          <w:marLeft w:val="640"/>
          <w:marRight w:val="0"/>
          <w:marTop w:val="0"/>
          <w:marBottom w:val="0"/>
          <w:divBdr>
            <w:top w:val="none" w:sz="0" w:space="0" w:color="auto"/>
            <w:left w:val="none" w:sz="0" w:space="0" w:color="auto"/>
            <w:bottom w:val="none" w:sz="0" w:space="0" w:color="auto"/>
            <w:right w:val="none" w:sz="0" w:space="0" w:color="auto"/>
          </w:divBdr>
        </w:div>
        <w:div w:id="1042362073">
          <w:marLeft w:val="640"/>
          <w:marRight w:val="0"/>
          <w:marTop w:val="0"/>
          <w:marBottom w:val="0"/>
          <w:divBdr>
            <w:top w:val="none" w:sz="0" w:space="0" w:color="auto"/>
            <w:left w:val="none" w:sz="0" w:space="0" w:color="auto"/>
            <w:bottom w:val="none" w:sz="0" w:space="0" w:color="auto"/>
            <w:right w:val="none" w:sz="0" w:space="0" w:color="auto"/>
          </w:divBdr>
        </w:div>
        <w:div w:id="1562253741">
          <w:marLeft w:val="640"/>
          <w:marRight w:val="0"/>
          <w:marTop w:val="0"/>
          <w:marBottom w:val="0"/>
          <w:divBdr>
            <w:top w:val="none" w:sz="0" w:space="0" w:color="auto"/>
            <w:left w:val="none" w:sz="0" w:space="0" w:color="auto"/>
            <w:bottom w:val="none" w:sz="0" w:space="0" w:color="auto"/>
            <w:right w:val="none" w:sz="0" w:space="0" w:color="auto"/>
          </w:divBdr>
        </w:div>
        <w:div w:id="312570087">
          <w:marLeft w:val="640"/>
          <w:marRight w:val="0"/>
          <w:marTop w:val="0"/>
          <w:marBottom w:val="0"/>
          <w:divBdr>
            <w:top w:val="none" w:sz="0" w:space="0" w:color="auto"/>
            <w:left w:val="none" w:sz="0" w:space="0" w:color="auto"/>
            <w:bottom w:val="none" w:sz="0" w:space="0" w:color="auto"/>
            <w:right w:val="none" w:sz="0" w:space="0" w:color="auto"/>
          </w:divBdr>
        </w:div>
        <w:div w:id="1875994499">
          <w:marLeft w:val="640"/>
          <w:marRight w:val="0"/>
          <w:marTop w:val="0"/>
          <w:marBottom w:val="0"/>
          <w:divBdr>
            <w:top w:val="none" w:sz="0" w:space="0" w:color="auto"/>
            <w:left w:val="none" w:sz="0" w:space="0" w:color="auto"/>
            <w:bottom w:val="none" w:sz="0" w:space="0" w:color="auto"/>
            <w:right w:val="none" w:sz="0" w:space="0" w:color="auto"/>
          </w:divBdr>
        </w:div>
        <w:div w:id="1173374908">
          <w:marLeft w:val="640"/>
          <w:marRight w:val="0"/>
          <w:marTop w:val="0"/>
          <w:marBottom w:val="0"/>
          <w:divBdr>
            <w:top w:val="none" w:sz="0" w:space="0" w:color="auto"/>
            <w:left w:val="none" w:sz="0" w:space="0" w:color="auto"/>
            <w:bottom w:val="none" w:sz="0" w:space="0" w:color="auto"/>
            <w:right w:val="none" w:sz="0" w:space="0" w:color="auto"/>
          </w:divBdr>
        </w:div>
        <w:div w:id="405079286">
          <w:marLeft w:val="640"/>
          <w:marRight w:val="0"/>
          <w:marTop w:val="0"/>
          <w:marBottom w:val="0"/>
          <w:divBdr>
            <w:top w:val="none" w:sz="0" w:space="0" w:color="auto"/>
            <w:left w:val="none" w:sz="0" w:space="0" w:color="auto"/>
            <w:bottom w:val="none" w:sz="0" w:space="0" w:color="auto"/>
            <w:right w:val="none" w:sz="0" w:space="0" w:color="auto"/>
          </w:divBdr>
        </w:div>
        <w:div w:id="1339573832">
          <w:marLeft w:val="640"/>
          <w:marRight w:val="0"/>
          <w:marTop w:val="0"/>
          <w:marBottom w:val="0"/>
          <w:divBdr>
            <w:top w:val="none" w:sz="0" w:space="0" w:color="auto"/>
            <w:left w:val="none" w:sz="0" w:space="0" w:color="auto"/>
            <w:bottom w:val="none" w:sz="0" w:space="0" w:color="auto"/>
            <w:right w:val="none" w:sz="0" w:space="0" w:color="auto"/>
          </w:divBdr>
        </w:div>
        <w:div w:id="1144666269">
          <w:marLeft w:val="640"/>
          <w:marRight w:val="0"/>
          <w:marTop w:val="0"/>
          <w:marBottom w:val="0"/>
          <w:divBdr>
            <w:top w:val="none" w:sz="0" w:space="0" w:color="auto"/>
            <w:left w:val="none" w:sz="0" w:space="0" w:color="auto"/>
            <w:bottom w:val="none" w:sz="0" w:space="0" w:color="auto"/>
            <w:right w:val="none" w:sz="0" w:space="0" w:color="auto"/>
          </w:divBdr>
        </w:div>
        <w:div w:id="1735003723">
          <w:marLeft w:val="640"/>
          <w:marRight w:val="0"/>
          <w:marTop w:val="0"/>
          <w:marBottom w:val="0"/>
          <w:divBdr>
            <w:top w:val="none" w:sz="0" w:space="0" w:color="auto"/>
            <w:left w:val="none" w:sz="0" w:space="0" w:color="auto"/>
            <w:bottom w:val="none" w:sz="0" w:space="0" w:color="auto"/>
            <w:right w:val="none" w:sz="0" w:space="0" w:color="auto"/>
          </w:divBdr>
        </w:div>
        <w:div w:id="1318076634">
          <w:marLeft w:val="640"/>
          <w:marRight w:val="0"/>
          <w:marTop w:val="0"/>
          <w:marBottom w:val="0"/>
          <w:divBdr>
            <w:top w:val="none" w:sz="0" w:space="0" w:color="auto"/>
            <w:left w:val="none" w:sz="0" w:space="0" w:color="auto"/>
            <w:bottom w:val="none" w:sz="0" w:space="0" w:color="auto"/>
            <w:right w:val="none" w:sz="0" w:space="0" w:color="auto"/>
          </w:divBdr>
        </w:div>
        <w:div w:id="2041393530">
          <w:marLeft w:val="640"/>
          <w:marRight w:val="0"/>
          <w:marTop w:val="0"/>
          <w:marBottom w:val="0"/>
          <w:divBdr>
            <w:top w:val="none" w:sz="0" w:space="0" w:color="auto"/>
            <w:left w:val="none" w:sz="0" w:space="0" w:color="auto"/>
            <w:bottom w:val="none" w:sz="0" w:space="0" w:color="auto"/>
            <w:right w:val="none" w:sz="0" w:space="0" w:color="auto"/>
          </w:divBdr>
        </w:div>
        <w:div w:id="811676814">
          <w:marLeft w:val="640"/>
          <w:marRight w:val="0"/>
          <w:marTop w:val="0"/>
          <w:marBottom w:val="0"/>
          <w:divBdr>
            <w:top w:val="none" w:sz="0" w:space="0" w:color="auto"/>
            <w:left w:val="none" w:sz="0" w:space="0" w:color="auto"/>
            <w:bottom w:val="none" w:sz="0" w:space="0" w:color="auto"/>
            <w:right w:val="none" w:sz="0" w:space="0" w:color="auto"/>
          </w:divBdr>
        </w:div>
        <w:div w:id="997924813">
          <w:marLeft w:val="640"/>
          <w:marRight w:val="0"/>
          <w:marTop w:val="0"/>
          <w:marBottom w:val="0"/>
          <w:divBdr>
            <w:top w:val="none" w:sz="0" w:space="0" w:color="auto"/>
            <w:left w:val="none" w:sz="0" w:space="0" w:color="auto"/>
            <w:bottom w:val="none" w:sz="0" w:space="0" w:color="auto"/>
            <w:right w:val="none" w:sz="0" w:space="0" w:color="auto"/>
          </w:divBdr>
        </w:div>
        <w:div w:id="408692006">
          <w:marLeft w:val="640"/>
          <w:marRight w:val="0"/>
          <w:marTop w:val="0"/>
          <w:marBottom w:val="0"/>
          <w:divBdr>
            <w:top w:val="none" w:sz="0" w:space="0" w:color="auto"/>
            <w:left w:val="none" w:sz="0" w:space="0" w:color="auto"/>
            <w:bottom w:val="none" w:sz="0" w:space="0" w:color="auto"/>
            <w:right w:val="none" w:sz="0" w:space="0" w:color="auto"/>
          </w:divBdr>
        </w:div>
        <w:div w:id="719018750">
          <w:marLeft w:val="640"/>
          <w:marRight w:val="0"/>
          <w:marTop w:val="0"/>
          <w:marBottom w:val="0"/>
          <w:divBdr>
            <w:top w:val="none" w:sz="0" w:space="0" w:color="auto"/>
            <w:left w:val="none" w:sz="0" w:space="0" w:color="auto"/>
            <w:bottom w:val="none" w:sz="0" w:space="0" w:color="auto"/>
            <w:right w:val="none" w:sz="0" w:space="0" w:color="auto"/>
          </w:divBdr>
        </w:div>
        <w:div w:id="1634678171">
          <w:marLeft w:val="640"/>
          <w:marRight w:val="0"/>
          <w:marTop w:val="0"/>
          <w:marBottom w:val="0"/>
          <w:divBdr>
            <w:top w:val="none" w:sz="0" w:space="0" w:color="auto"/>
            <w:left w:val="none" w:sz="0" w:space="0" w:color="auto"/>
            <w:bottom w:val="none" w:sz="0" w:space="0" w:color="auto"/>
            <w:right w:val="none" w:sz="0" w:space="0" w:color="auto"/>
          </w:divBdr>
        </w:div>
        <w:div w:id="504440107">
          <w:marLeft w:val="640"/>
          <w:marRight w:val="0"/>
          <w:marTop w:val="0"/>
          <w:marBottom w:val="0"/>
          <w:divBdr>
            <w:top w:val="none" w:sz="0" w:space="0" w:color="auto"/>
            <w:left w:val="none" w:sz="0" w:space="0" w:color="auto"/>
            <w:bottom w:val="none" w:sz="0" w:space="0" w:color="auto"/>
            <w:right w:val="none" w:sz="0" w:space="0" w:color="auto"/>
          </w:divBdr>
        </w:div>
        <w:div w:id="2042050464">
          <w:marLeft w:val="640"/>
          <w:marRight w:val="0"/>
          <w:marTop w:val="0"/>
          <w:marBottom w:val="0"/>
          <w:divBdr>
            <w:top w:val="none" w:sz="0" w:space="0" w:color="auto"/>
            <w:left w:val="none" w:sz="0" w:space="0" w:color="auto"/>
            <w:bottom w:val="none" w:sz="0" w:space="0" w:color="auto"/>
            <w:right w:val="none" w:sz="0" w:space="0" w:color="auto"/>
          </w:divBdr>
        </w:div>
        <w:div w:id="198907103">
          <w:marLeft w:val="640"/>
          <w:marRight w:val="0"/>
          <w:marTop w:val="0"/>
          <w:marBottom w:val="0"/>
          <w:divBdr>
            <w:top w:val="none" w:sz="0" w:space="0" w:color="auto"/>
            <w:left w:val="none" w:sz="0" w:space="0" w:color="auto"/>
            <w:bottom w:val="none" w:sz="0" w:space="0" w:color="auto"/>
            <w:right w:val="none" w:sz="0" w:space="0" w:color="auto"/>
          </w:divBdr>
        </w:div>
        <w:div w:id="1054160098">
          <w:marLeft w:val="640"/>
          <w:marRight w:val="0"/>
          <w:marTop w:val="0"/>
          <w:marBottom w:val="0"/>
          <w:divBdr>
            <w:top w:val="none" w:sz="0" w:space="0" w:color="auto"/>
            <w:left w:val="none" w:sz="0" w:space="0" w:color="auto"/>
            <w:bottom w:val="none" w:sz="0" w:space="0" w:color="auto"/>
            <w:right w:val="none" w:sz="0" w:space="0" w:color="auto"/>
          </w:divBdr>
        </w:div>
        <w:div w:id="1420829660">
          <w:marLeft w:val="640"/>
          <w:marRight w:val="0"/>
          <w:marTop w:val="0"/>
          <w:marBottom w:val="0"/>
          <w:divBdr>
            <w:top w:val="none" w:sz="0" w:space="0" w:color="auto"/>
            <w:left w:val="none" w:sz="0" w:space="0" w:color="auto"/>
            <w:bottom w:val="none" w:sz="0" w:space="0" w:color="auto"/>
            <w:right w:val="none" w:sz="0" w:space="0" w:color="auto"/>
          </w:divBdr>
        </w:div>
        <w:div w:id="1038891314">
          <w:marLeft w:val="640"/>
          <w:marRight w:val="0"/>
          <w:marTop w:val="0"/>
          <w:marBottom w:val="0"/>
          <w:divBdr>
            <w:top w:val="none" w:sz="0" w:space="0" w:color="auto"/>
            <w:left w:val="none" w:sz="0" w:space="0" w:color="auto"/>
            <w:bottom w:val="none" w:sz="0" w:space="0" w:color="auto"/>
            <w:right w:val="none" w:sz="0" w:space="0" w:color="auto"/>
          </w:divBdr>
        </w:div>
        <w:div w:id="993728815">
          <w:marLeft w:val="640"/>
          <w:marRight w:val="0"/>
          <w:marTop w:val="0"/>
          <w:marBottom w:val="0"/>
          <w:divBdr>
            <w:top w:val="none" w:sz="0" w:space="0" w:color="auto"/>
            <w:left w:val="none" w:sz="0" w:space="0" w:color="auto"/>
            <w:bottom w:val="none" w:sz="0" w:space="0" w:color="auto"/>
            <w:right w:val="none" w:sz="0" w:space="0" w:color="auto"/>
          </w:divBdr>
        </w:div>
        <w:div w:id="634221492">
          <w:marLeft w:val="640"/>
          <w:marRight w:val="0"/>
          <w:marTop w:val="0"/>
          <w:marBottom w:val="0"/>
          <w:divBdr>
            <w:top w:val="none" w:sz="0" w:space="0" w:color="auto"/>
            <w:left w:val="none" w:sz="0" w:space="0" w:color="auto"/>
            <w:bottom w:val="none" w:sz="0" w:space="0" w:color="auto"/>
            <w:right w:val="none" w:sz="0" w:space="0" w:color="auto"/>
          </w:divBdr>
        </w:div>
        <w:div w:id="1822773246">
          <w:marLeft w:val="640"/>
          <w:marRight w:val="0"/>
          <w:marTop w:val="0"/>
          <w:marBottom w:val="0"/>
          <w:divBdr>
            <w:top w:val="none" w:sz="0" w:space="0" w:color="auto"/>
            <w:left w:val="none" w:sz="0" w:space="0" w:color="auto"/>
            <w:bottom w:val="none" w:sz="0" w:space="0" w:color="auto"/>
            <w:right w:val="none" w:sz="0" w:space="0" w:color="auto"/>
          </w:divBdr>
        </w:div>
        <w:div w:id="1579510267">
          <w:marLeft w:val="640"/>
          <w:marRight w:val="0"/>
          <w:marTop w:val="0"/>
          <w:marBottom w:val="0"/>
          <w:divBdr>
            <w:top w:val="none" w:sz="0" w:space="0" w:color="auto"/>
            <w:left w:val="none" w:sz="0" w:space="0" w:color="auto"/>
            <w:bottom w:val="none" w:sz="0" w:space="0" w:color="auto"/>
            <w:right w:val="none" w:sz="0" w:space="0" w:color="auto"/>
          </w:divBdr>
        </w:div>
        <w:div w:id="1681270945">
          <w:marLeft w:val="640"/>
          <w:marRight w:val="0"/>
          <w:marTop w:val="0"/>
          <w:marBottom w:val="0"/>
          <w:divBdr>
            <w:top w:val="none" w:sz="0" w:space="0" w:color="auto"/>
            <w:left w:val="none" w:sz="0" w:space="0" w:color="auto"/>
            <w:bottom w:val="none" w:sz="0" w:space="0" w:color="auto"/>
            <w:right w:val="none" w:sz="0" w:space="0" w:color="auto"/>
          </w:divBdr>
        </w:div>
        <w:div w:id="944732003">
          <w:marLeft w:val="640"/>
          <w:marRight w:val="0"/>
          <w:marTop w:val="0"/>
          <w:marBottom w:val="0"/>
          <w:divBdr>
            <w:top w:val="none" w:sz="0" w:space="0" w:color="auto"/>
            <w:left w:val="none" w:sz="0" w:space="0" w:color="auto"/>
            <w:bottom w:val="none" w:sz="0" w:space="0" w:color="auto"/>
            <w:right w:val="none" w:sz="0" w:space="0" w:color="auto"/>
          </w:divBdr>
        </w:div>
        <w:div w:id="1250772726">
          <w:marLeft w:val="640"/>
          <w:marRight w:val="0"/>
          <w:marTop w:val="0"/>
          <w:marBottom w:val="0"/>
          <w:divBdr>
            <w:top w:val="none" w:sz="0" w:space="0" w:color="auto"/>
            <w:left w:val="none" w:sz="0" w:space="0" w:color="auto"/>
            <w:bottom w:val="none" w:sz="0" w:space="0" w:color="auto"/>
            <w:right w:val="none" w:sz="0" w:space="0" w:color="auto"/>
          </w:divBdr>
        </w:div>
        <w:div w:id="1993170422">
          <w:marLeft w:val="640"/>
          <w:marRight w:val="0"/>
          <w:marTop w:val="0"/>
          <w:marBottom w:val="0"/>
          <w:divBdr>
            <w:top w:val="none" w:sz="0" w:space="0" w:color="auto"/>
            <w:left w:val="none" w:sz="0" w:space="0" w:color="auto"/>
            <w:bottom w:val="none" w:sz="0" w:space="0" w:color="auto"/>
            <w:right w:val="none" w:sz="0" w:space="0" w:color="auto"/>
          </w:divBdr>
        </w:div>
        <w:div w:id="1524904734">
          <w:marLeft w:val="640"/>
          <w:marRight w:val="0"/>
          <w:marTop w:val="0"/>
          <w:marBottom w:val="0"/>
          <w:divBdr>
            <w:top w:val="none" w:sz="0" w:space="0" w:color="auto"/>
            <w:left w:val="none" w:sz="0" w:space="0" w:color="auto"/>
            <w:bottom w:val="none" w:sz="0" w:space="0" w:color="auto"/>
            <w:right w:val="none" w:sz="0" w:space="0" w:color="auto"/>
          </w:divBdr>
        </w:div>
        <w:div w:id="702245202">
          <w:marLeft w:val="640"/>
          <w:marRight w:val="0"/>
          <w:marTop w:val="0"/>
          <w:marBottom w:val="0"/>
          <w:divBdr>
            <w:top w:val="none" w:sz="0" w:space="0" w:color="auto"/>
            <w:left w:val="none" w:sz="0" w:space="0" w:color="auto"/>
            <w:bottom w:val="none" w:sz="0" w:space="0" w:color="auto"/>
            <w:right w:val="none" w:sz="0" w:space="0" w:color="auto"/>
          </w:divBdr>
        </w:div>
        <w:div w:id="504055103">
          <w:marLeft w:val="640"/>
          <w:marRight w:val="0"/>
          <w:marTop w:val="0"/>
          <w:marBottom w:val="0"/>
          <w:divBdr>
            <w:top w:val="none" w:sz="0" w:space="0" w:color="auto"/>
            <w:left w:val="none" w:sz="0" w:space="0" w:color="auto"/>
            <w:bottom w:val="none" w:sz="0" w:space="0" w:color="auto"/>
            <w:right w:val="none" w:sz="0" w:space="0" w:color="auto"/>
          </w:divBdr>
        </w:div>
        <w:div w:id="746999035">
          <w:marLeft w:val="640"/>
          <w:marRight w:val="0"/>
          <w:marTop w:val="0"/>
          <w:marBottom w:val="0"/>
          <w:divBdr>
            <w:top w:val="none" w:sz="0" w:space="0" w:color="auto"/>
            <w:left w:val="none" w:sz="0" w:space="0" w:color="auto"/>
            <w:bottom w:val="none" w:sz="0" w:space="0" w:color="auto"/>
            <w:right w:val="none" w:sz="0" w:space="0" w:color="auto"/>
          </w:divBdr>
        </w:div>
        <w:div w:id="1506896591">
          <w:marLeft w:val="640"/>
          <w:marRight w:val="0"/>
          <w:marTop w:val="0"/>
          <w:marBottom w:val="0"/>
          <w:divBdr>
            <w:top w:val="none" w:sz="0" w:space="0" w:color="auto"/>
            <w:left w:val="none" w:sz="0" w:space="0" w:color="auto"/>
            <w:bottom w:val="none" w:sz="0" w:space="0" w:color="auto"/>
            <w:right w:val="none" w:sz="0" w:space="0" w:color="auto"/>
          </w:divBdr>
        </w:div>
        <w:div w:id="1107702777">
          <w:marLeft w:val="640"/>
          <w:marRight w:val="0"/>
          <w:marTop w:val="0"/>
          <w:marBottom w:val="0"/>
          <w:divBdr>
            <w:top w:val="none" w:sz="0" w:space="0" w:color="auto"/>
            <w:left w:val="none" w:sz="0" w:space="0" w:color="auto"/>
            <w:bottom w:val="none" w:sz="0" w:space="0" w:color="auto"/>
            <w:right w:val="none" w:sz="0" w:space="0" w:color="auto"/>
          </w:divBdr>
        </w:div>
        <w:div w:id="1962493669">
          <w:marLeft w:val="640"/>
          <w:marRight w:val="0"/>
          <w:marTop w:val="0"/>
          <w:marBottom w:val="0"/>
          <w:divBdr>
            <w:top w:val="none" w:sz="0" w:space="0" w:color="auto"/>
            <w:left w:val="none" w:sz="0" w:space="0" w:color="auto"/>
            <w:bottom w:val="none" w:sz="0" w:space="0" w:color="auto"/>
            <w:right w:val="none" w:sz="0" w:space="0" w:color="auto"/>
          </w:divBdr>
        </w:div>
        <w:div w:id="1766806046">
          <w:marLeft w:val="640"/>
          <w:marRight w:val="0"/>
          <w:marTop w:val="0"/>
          <w:marBottom w:val="0"/>
          <w:divBdr>
            <w:top w:val="none" w:sz="0" w:space="0" w:color="auto"/>
            <w:left w:val="none" w:sz="0" w:space="0" w:color="auto"/>
            <w:bottom w:val="none" w:sz="0" w:space="0" w:color="auto"/>
            <w:right w:val="none" w:sz="0" w:space="0" w:color="auto"/>
          </w:divBdr>
        </w:div>
        <w:div w:id="1533954620">
          <w:marLeft w:val="640"/>
          <w:marRight w:val="0"/>
          <w:marTop w:val="0"/>
          <w:marBottom w:val="0"/>
          <w:divBdr>
            <w:top w:val="none" w:sz="0" w:space="0" w:color="auto"/>
            <w:left w:val="none" w:sz="0" w:space="0" w:color="auto"/>
            <w:bottom w:val="none" w:sz="0" w:space="0" w:color="auto"/>
            <w:right w:val="none" w:sz="0" w:space="0" w:color="auto"/>
          </w:divBdr>
        </w:div>
        <w:div w:id="2143961402">
          <w:marLeft w:val="640"/>
          <w:marRight w:val="0"/>
          <w:marTop w:val="0"/>
          <w:marBottom w:val="0"/>
          <w:divBdr>
            <w:top w:val="none" w:sz="0" w:space="0" w:color="auto"/>
            <w:left w:val="none" w:sz="0" w:space="0" w:color="auto"/>
            <w:bottom w:val="none" w:sz="0" w:space="0" w:color="auto"/>
            <w:right w:val="none" w:sz="0" w:space="0" w:color="auto"/>
          </w:divBdr>
        </w:div>
        <w:div w:id="1730570752">
          <w:marLeft w:val="640"/>
          <w:marRight w:val="0"/>
          <w:marTop w:val="0"/>
          <w:marBottom w:val="0"/>
          <w:divBdr>
            <w:top w:val="none" w:sz="0" w:space="0" w:color="auto"/>
            <w:left w:val="none" w:sz="0" w:space="0" w:color="auto"/>
            <w:bottom w:val="none" w:sz="0" w:space="0" w:color="auto"/>
            <w:right w:val="none" w:sz="0" w:space="0" w:color="auto"/>
          </w:divBdr>
        </w:div>
        <w:div w:id="477381278">
          <w:marLeft w:val="640"/>
          <w:marRight w:val="0"/>
          <w:marTop w:val="0"/>
          <w:marBottom w:val="0"/>
          <w:divBdr>
            <w:top w:val="none" w:sz="0" w:space="0" w:color="auto"/>
            <w:left w:val="none" w:sz="0" w:space="0" w:color="auto"/>
            <w:bottom w:val="none" w:sz="0" w:space="0" w:color="auto"/>
            <w:right w:val="none" w:sz="0" w:space="0" w:color="auto"/>
          </w:divBdr>
        </w:div>
        <w:div w:id="1305427605">
          <w:marLeft w:val="640"/>
          <w:marRight w:val="0"/>
          <w:marTop w:val="0"/>
          <w:marBottom w:val="0"/>
          <w:divBdr>
            <w:top w:val="none" w:sz="0" w:space="0" w:color="auto"/>
            <w:left w:val="none" w:sz="0" w:space="0" w:color="auto"/>
            <w:bottom w:val="none" w:sz="0" w:space="0" w:color="auto"/>
            <w:right w:val="none" w:sz="0" w:space="0" w:color="auto"/>
          </w:divBdr>
        </w:div>
        <w:div w:id="2119635091">
          <w:marLeft w:val="640"/>
          <w:marRight w:val="0"/>
          <w:marTop w:val="0"/>
          <w:marBottom w:val="0"/>
          <w:divBdr>
            <w:top w:val="none" w:sz="0" w:space="0" w:color="auto"/>
            <w:left w:val="none" w:sz="0" w:space="0" w:color="auto"/>
            <w:bottom w:val="none" w:sz="0" w:space="0" w:color="auto"/>
            <w:right w:val="none" w:sz="0" w:space="0" w:color="auto"/>
          </w:divBdr>
        </w:div>
        <w:div w:id="1725719802">
          <w:marLeft w:val="640"/>
          <w:marRight w:val="0"/>
          <w:marTop w:val="0"/>
          <w:marBottom w:val="0"/>
          <w:divBdr>
            <w:top w:val="none" w:sz="0" w:space="0" w:color="auto"/>
            <w:left w:val="none" w:sz="0" w:space="0" w:color="auto"/>
            <w:bottom w:val="none" w:sz="0" w:space="0" w:color="auto"/>
            <w:right w:val="none" w:sz="0" w:space="0" w:color="auto"/>
          </w:divBdr>
        </w:div>
        <w:div w:id="1906842686">
          <w:marLeft w:val="640"/>
          <w:marRight w:val="0"/>
          <w:marTop w:val="0"/>
          <w:marBottom w:val="0"/>
          <w:divBdr>
            <w:top w:val="none" w:sz="0" w:space="0" w:color="auto"/>
            <w:left w:val="none" w:sz="0" w:space="0" w:color="auto"/>
            <w:bottom w:val="none" w:sz="0" w:space="0" w:color="auto"/>
            <w:right w:val="none" w:sz="0" w:space="0" w:color="auto"/>
          </w:divBdr>
        </w:div>
        <w:div w:id="187647111">
          <w:marLeft w:val="640"/>
          <w:marRight w:val="0"/>
          <w:marTop w:val="0"/>
          <w:marBottom w:val="0"/>
          <w:divBdr>
            <w:top w:val="none" w:sz="0" w:space="0" w:color="auto"/>
            <w:left w:val="none" w:sz="0" w:space="0" w:color="auto"/>
            <w:bottom w:val="none" w:sz="0" w:space="0" w:color="auto"/>
            <w:right w:val="none" w:sz="0" w:space="0" w:color="auto"/>
          </w:divBdr>
        </w:div>
        <w:div w:id="445005168">
          <w:marLeft w:val="640"/>
          <w:marRight w:val="0"/>
          <w:marTop w:val="0"/>
          <w:marBottom w:val="0"/>
          <w:divBdr>
            <w:top w:val="none" w:sz="0" w:space="0" w:color="auto"/>
            <w:left w:val="none" w:sz="0" w:space="0" w:color="auto"/>
            <w:bottom w:val="none" w:sz="0" w:space="0" w:color="auto"/>
            <w:right w:val="none" w:sz="0" w:space="0" w:color="auto"/>
          </w:divBdr>
        </w:div>
        <w:div w:id="265162259">
          <w:marLeft w:val="640"/>
          <w:marRight w:val="0"/>
          <w:marTop w:val="0"/>
          <w:marBottom w:val="0"/>
          <w:divBdr>
            <w:top w:val="none" w:sz="0" w:space="0" w:color="auto"/>
            <w:left w:val="none" w:sz="0" w:space="0" w:color="auto"/>
            <w:bottom w:val="none" w:sz="0" w:space="0" w:color="auto"/>
            <w:right w:val="none" w:sz="0" w:space="0" w:color="auto"/>
          </w:divBdr>
        </w:div>
        <w:div w:id="1808205667">
          <w:marLeft w:val="640"/>
          <w:marRight w:val="0"/>
          <w:marTop w:val="0"/>
          <w:marBottom w:val="0"/>
          <w:divBdr>
            <w:top w:val="none" w:sz="0" w:space="0" w:color="auto"/>
            <w:left w:val="none" w:sz="0" w:space="0" w:color="auto"/>
            <w:bottom w:val="none" w:sz="0" w:space="0" w:color="auto"/>
            <w:right w:val="none" w:sz="0" w:space="0" w:color="auto"/>
          </w:divBdr>
        </w:div>
        <w:div w:id="2093623109">
          <w:marLeft w:val="640"/>
          <w:marRight w:val="0"/>
          <w:marTop w:val="0"/>
          <w:marBottom w:val="0"/>
          <w:divBdr>
            <w:top w:val="none" w:sz="0" w:space="0" w:color="auto"/>
            <w:left w:val="none" w:sz="0" w:space="0" w:color="auto"/>
            <w:bottom w:val="none" w:sz="0" w:space="0" w:color="auto"/>
            <w:right w:val="none" w:sz="0" w:space="0" w:color="auto"/>
          </w:divBdr>
        </w:div>
        <w:div w:id="307512934">
          <w:marLeft w:val="640"/>
          <w:marRight w:val="0"/>
          <w:marTop w:val="0"/>
          <w:marBottom w:val="0"/>
          <w:divBdr>
            <w:top w:val="none" w:sz="0" w:space="0" w:color="auto"/>
            <w:left w:val="none" w:sz="0" w:space="0" w:color="auto"/>
            <w:bottom w:val="none" w:sz="0" w:space="0" w:color="auto"/>
            <w:right w:val="none" w:sz="0" w:space="0" w:color="auto"/>
          </w:divBdr>
        </w:div>
        <w:div w:id="1586305930">
          <w:marLeft w:val="640"/>
          <w:marRight w:val="0"/>
          <w:marTop w:val="0"/>
          <w:marBottom w:val="0"/>
          <w:divBdr>
            <w:top w:val="none" w:sz="0" w:space="0" w:color="auto"/>
            <w:left w:val="none" w:sz="0" w:space="0" w:color="auto"/>
            <w:bottom w:val="none" w:sz="0" w:space="0" w:color="auto"/>
            <w:right w:val="none" w:sz="0" w:space="0" w:color="auto"/>
          </w:divBdr>
        </w:div>
        <w:div w:id="254747824">
          <w:marLeft w:val="640"/>
          <w:marRight w:val="0"/>
          <w:marTop w:val="0"/>
          <w:marBottom w:val="0"/>
          <w:divBdr>
            <w:top w:val="none" w:sz="0" w:space="0" w:color="auto"/>
            <w:left w:val="none" w:sz="0" w:space="0" w:color="auto"/>
            <w:bottom w:val="none" w:sz="0" w:space="0" w:color="auto"/>
            <w:right w:val="none" w:sz="0" w:space="0" w:color="auto"/>
          </w:divBdr>
        </w:div>
        <w:div w:id="435440675">
          <w:marLeft w:val="640"/>
          <w:marRight w:val="0"/>
          <w:marTop w:val="0"/>
          <w:marBottom w:val="0"/>
          <w:divBdr>
            <w:top w:val="none" w:sz="0" w:space="0" w:color="auto"/>
            <w:left w:val="none" w:sz="0" w:space="0" w:color="auto"/>
            <w:bottom w:val="none" w:sz="0" w:space="0" w:color="auto"/>
            <w:right w:val="none" w:sz="0" w:space="0" w:color="auto"/>
          </w:divBdr>
        </w:div>
        <w:div w:id="136608540">
          <w:marLeft w:val="640"/>
          <w:marRight w:val="0"/>
          <w:marTop w:val="0"/>
          <w:marBottom w:val="0"/>
          <w:divBdr>
            <w:top w:val="none" w:sz="0" w:space="0" w:color="auto"/>
            <w:left w:val="none" w:sz="0" w:space="0" w:color="auto"/>
            <w:bottom w:val="none" w:sz="0" w:space="0" w:color="auto"/>
            <w:right w:val="none" w:sz="0" w:space="0" w:color="auto"/>
          </w:divBdr>
        </w:div>
        <w:div w:id="372268051">
          <w:marLeft w:val="640"/>
          <w:marRight w:val="0"/>
          <w:marTop w:val="0"/>
          <w:marBottom w:val="0"/>
          <w:divBdr>
            <w:top w:val="none" w:sz="0" w:space="0" w:color="auto"/>
            <w:left w:val="none" w:sz="0" w:space="0" w:color="auto"/>
            <w:bottom w:val="none" w:sz="0" w:space="0" w:color="auto"/>
            <w:right w:val="none" w:sz="0" w:space="0" w:color="auto"/>
          </w:divBdr>
        </w:div>
        <w:div w:id="1533230802">
          <w:marLeft w:val="640"/>
          <w:marRight w:val="0"/>
          <w:marTop w:val="0"/>
          <w:marBottom w:val="0"/>
          <w:divBdr>
            <w:top w:val="none" w:sz="0" w:space="0" w:color="auto"/>
            <w:left w:val="none" w:sz="0" w:space="0" w:color="auto"/>
            <w:bottom w:val="none" w:sz="0" w:space="0" w:color="auto"/>
            <w:right w:val="none" w:sz="0" w:space="0" w:color="auto"/>
          </w:divBdr>
        </w:div>
        <w:div w:id="650864191">
          <w:marLeft w:val="640"/>
          <w:marRight w:val="0"/>
          <w:marTop w:val="0"/>
          <w:marBottom w:val="0"/>
          <w:divBdr>
            <w:top w:val="none" w:sz="0" w:space="0" w:color="auto"/>
            <w:left w:val="none" w:sz="0" w:space="0" w:color="auto"/>
            <w:bottom w:val="none" w:sz="0" w:space="0" w:color="auto"/>
            <w:right w:val="none" w:sz="0" w:space="0" w:color="auto"/>
          </w:divBdr>
        </w:div>
      </w:divsChild>
    </w:div>
    <w:div w:id="516582212">
      <w:bodyDiv w:val="1"/>
      <w:marLeft w:val="0"/>
      <w:marRight w:val="0"/>
      <w:marTop w:val="0"/>
      <w:marBottom w:val="0"/>
      <w:divBdr>
        <w:top w:val="none" w:sz="0" w:space="0" w:color="auto"/>
        <w:left w:val="none" w:sz="0" w:space="0" w:color="auto"/>
        <w:bottom w:val="none" w:sz="0" w:space="0" w:color="auto"/>
        <w:right w:val="none" w:sz="0" w:space="0" w:color="auto"/>
      </w:divBdr>
    </w:div>
    <w:div w:id="517499477">
      <w:bodyDiv w:val="1"/>
      <w:marLeft w:val="0"/>
      <w:marRight w:val="0"/>
      <w:marTop w:val="0"/>
      <w:marBottom w:val="0"/>
      <w:divBdr>
        <w:top w:val="none" w:sz="0" w:space="0" w:color="auto"/>
        <w:left w:val="none" w:sz="0" w:space="0" w:color="auto"/>
        <w:bottom w:val="none" w:sz="0" w:space="0" w:color="auto"/>
        <w:right w:val="none" w:sz="0" w:space="0" w:color="auto"/>
      </w:divBdr>
    </w:div>
    <w:div w:id="519903464">
      <w:bodyDiv w:val="1"/>
      <w:marLeft w:val="0"/>
      <w:marRight w:val="0"/>
      <w:marTop w:val="0"/>
      <w:marBottom w:val="0"/>
      <w:divBdr>
        <w:top w:val="none" w:sz="0" w:space="0" w:color="auto"/>
        <w:left w:val="none" w:sz="0" w:space="0" w:color="auto"/>
        <w:bottom w:val="none" w:sz="0" w:space="0" w:color="auto"/>
        <w:right w:val="none" w:sz="0" w:space="0" w:color="auto"/>
      </w:divBdr>
    </w:div>
    <w:div w:id="519973411">
      <w:bodyDiv w:val="1"/>
      <w:marLeft w:val="0"/>
      <w:marRight w:val="0"/>
      <w:marTop w:val="0"/>
      <w:marBottom w:val="0"/>
      <w:divBdr>
        <w:top w:val="none" w:sz="0" w:space="0" w:color="auto"/>
        <w:left w:val="none" w:sz="0" w:space="0" w:color="auto"/>
        <w:bottom w:val="none" w:sz="0" w:space="0" w:color="auto"/>
        <w:right w:val="none" w:sz="0" w:space="0" w:color="auto"/>
      </w:divBdr>
    </w:div>
    <w:div w:id="520899593">
      <w:bodyDiv w:val="1"/>
      <w:marLeft w:val="0"/>
      <w:marRight w:val="0"/>
      <w:marTop w:val="0"/>
      <w:marBottom w:val="0"/>
      <w:divBdr>
        <w:top w:val="none" w:sz="0" w:space="0" w:color="auto"/>
        <w:left w:val="none" w:sz="0" w:space="0" w:color="auto"/>
        <w:bottom w:val="none" w:sz="0" w:space="0" w:color="auto"/>
        <w:right w:val="none" w:sz="0" w:space="0" w:color="auto"/>
      </w:divBdr>
    </w:div>
    <w:div w:id="523860239">
      <w:bodyDiv w:val="1"/>
      <w:marLeft w:val="0"/>
      <w:marRight w:val="0"/>
      <w:marTop w:val="0"/>
      <w:marBottom w:val="0"/>
      <w:divBdr>
        <w:top w:val="none" w:sz="0" w:space="0" w:color="auto"/>
        <w:left w:val="none" w:sz="0" w:space="0" w:color="auto"/>
        <w:bottom w:val="none" w:sz="0" w:space="0" w:color="auto"/>
        <w:right w:val="none" w:sz="0" w:space="0" w:color="auto"/>
      </w:divBdr>
    </w:div>
    <w:div w:id="526794460">
      <w:bodyDiv w:val="1"/>
      <w:marLeft w:val="0"/>
      <w:marRight w:val="0"/>
      <w:marTop w:val="0"/>
      <w:marBottom w:val="0"/>
      <w:divBdr>
        <w:top w:val="none" w:sz="0" w:space="0" w:color="auto"/>
        <w:left w:val="none" w:sz="0" w:space="0" w:color="auto"/>
        <w:bottom w:val="none" w:sz="0" w:space="0" w:color="auto"/>
        <w:right w:val="none" w:sz="0" w:space="0" w:color="auto"/>
      </w:divBdr>
      <w:divsChild>
        <w:div w:id="1851329946">
          <w:marLeft w:val="480"/>
          <w:marRight w:val="0"/>
          <w:marTop w:val="0"/>
          <w:marBottom w:val="0"/>
          <w:divBdr>
            <w:top w:val="none" w:sz="0" w:space="0" w:color="auto"/>
            <w:left w:val="none" w:sz="0" w:space="0" w:color="auto"/>
            <w:bottom w:val="none" w:sz="0" w:space="0" w:color="auto"/>
            <w:right w:val="none" w:sz="0" w:space="0" w:color="auto"/>
          </w:divBdr>
        </w:div>
        <w:div w:id="1662925302">
          <w:marLeft w:val="480"/>
          <w:marRight w:val="0"/>
          <w:marTop w:val="0"/>
          <w:marBottom w:val="0"/>
          <w:divBdr>
            <w:top w:val="none" w:sz="0" w:space="0" w:color="auto"/>
            <w:left w:val="none" w:sz="0" w:space="0" w:color="auto"/>
            <w:bottom w:val="none" w:sz="0" w:space="0" w:color="auto"/>
            <w:right w:val="none" w:sz="0" w:space="0" w:color="auto"/>
          </w:divBdr>
        </w:div>
        <w:div w:id="785075738">
          <w:marLeft w:val="480"/>
          <w:marRight w:val="0"/>
          <w:marTop w:val="0"/>
          <w:marBottom w:val="0"/>
          <w:divBdr>
            <w:top w:val="none" w:sz="0" w:space="0" w:color="auto"/>
            <w:left w:val="none" w:sz="0" w:space="0" w:color="auto"/>
            <w:bottom w:val="none" w:sz="0" w:space="0" w:color="auto"/>
            <w:right w:val="none" w:sz="0" w:space="0" w:color="auto"/>
          </w:divBdr>
        </w:div>
        <w:div w:id="1794712446">
          <w:marLeft w:val="480"/>
          <w:marRight w:val="0"/>
          <w:marTop w:val="0"/>
          <w:marBottom w:val="0"/>
          <w:divBdr>
            <w:top w:val="none" w:sz="0" w:space="0" w:color="auto"/>
            <w:left w:val="none" w:sz="0" w:space="0" w:color="auto"/>
            <w:bottom w:val="none" w:sz="0" w:space="0" w:color="auto"/>
            <w:right w:val="none" w:sz="0" w:space="0" w:color="auto"/>
          </w:divBdr>
        </w:div>
        <w:div w:id="558367120">
          <w:marLeft w:val="480"/>
          <w:marRight w:val="0"/>
          <w:marTop w:val="0"/>
          <w:marBottom w:val="0"/>
          <w:divBdr>
            <w:top w:val="none" w:sz="0" w:space="0" w:color="auto"/>
            <w:left w:val="none" w:sz="0" w:space="0" w:color="auto"/>
            <w:bottom w:val="none" w:sz="0" w:space="0" w:color="auto"/>
            <w:right w:val="none" w:sz="0" w:space="0" w:color="auto"/>
          </w:divBdr>
        </w:div>
        <w:div w:id="208684612">
          <w:marLeft w:val="480"/>
          <w:marRight w:val="0"/>
          <w:marTop w:val="0"/>
          <w:marBottom w:val="0"/>
          <w:divBdr>
            <w:top w:val="none" w:sz="0" w:space="0" w:color="auto"/>
            <w:left w:val="none" w:sz="0" w:space="0" w:color="auto"/>
            <w:bottom w:val="none" w:sz="0" w:space="0" w:color="auto"/>
            <w:right w:val="none" w:sz="0" w:space="0" w:color="auto"/>
          </w:divBdr>
        </w:div>
        <w:div w:id="824319595">
          <w:marLeft w:val="480"/>
          <w:marRight w:val="0"/>
          <w:marTop w:val="0"/>
          <w:marBottom w:val="0"/>
          <w:divBdr>
            <w:top w:val="none" w:sz="0" w:space="0" w:color="auto"/>
            <w:left w:val="none" w:sz="0" w:space="0" w:color="auto"/>
            <w:bottom w:val="none" w:sz="0" w:space="0" w:color="auto"/>
            <w:right w:val="none" w:sz="0" w:space="0" w:color="auto"/>
          </w:divBdr>
        </w:div>
        <w:div w:id="67847802">
          <w:marLeft w:val="480"/>
          <w:marRight w:val="0"/>
          <w:marTop w:val="0"/>
          <w:marBottom w:val="0"/>
          <w:divBdr>
            <w:top w:val="none" w:sz="0" w:space="0" w:color="auto"/>
            <w:left w:val="none" w:sz="0" w:space="0" w:color="auto"/>
            <w:bottom w:val="none" w:sz="0" w:space="0" w:color="auto"/>
            <w:right w:val="none" w:sz="0" w:space="0" w:color="auto"/>
          </w:divBdr>
        </w:div>
        <w:div w:id="1173178269">
          <w:marLeft w:val="480"/>
          <w:marRight w:val="0"/>
          <w:marTop w:val="0"/>
          <w:marBottom w:val="0"/>
          <w:divBdr>
            <w:top w:val="none" w:sz="0" w:space="0" w:color="auto"/>
            <w:left w:val="none" w:sz="0" w:space="0" w:color="auto"/>
            <w:bottom w:val="none" w:sz="0" w:space="0" w:color="auto"/>
            <w:right w:val="none" w:sz="0" w:space="0" w:color="auto"/>
          </w:divBdr>
        </w:div>
        <w:div w:id="1652102845">
          <w:marLeft w:val="480"/>
          <w:marRight w:val="0"/>
          <w:marTop w:val="0"/>
          <w:marBottom w:val="0"/>
          <w:divBdr>
            <w:top w:val="none" w:sz="0" w:space="0" w:color="auto"/>
            <w:left w:val="none" w:sz="0" w:space="0" w:color="auto"/>
            <w:bottom w:val="none" w:sz="0" w:space="0" w:color="auto"/>
            <w:right w:val="none" w:sz="0" w:space="0" w:color="auto"/>
          </w:divBdr>
        </w:div>
        <w:div w:id="1823038853">
          <w:marLeft w:val="480"/>
          <w:marRight w:val="0"/>
          <w:marTop w:val="0"/>
          <w:marBottom w:val="0"/>
          <w:divBdr>
            <w:top w:val="none" w:sz="0" w:space="0" w:color="auto"/>
            <w:left w:val="none" w:sz="0" w:space="0" w:color="auto"/>
            <w:bottom w:val="none" w:sz="0" w:space="0" w:color="auto"/>
            <w:right w:val="none" w:sz="0" w:space="0" w:color="auto"/>
          </w:divBdr>
        </w:div>
        <w:div w:id="1638031023">
          <w:marLeft w:val="480"/>
          <w:marRight w:val="0"/>
          <w:marTop w:val="0"/>
          <w:marBottom w:val="0"/>
          <w:divBdr>
            <w:top w:val="none" w:sz="0" w:space="0" w:color="auto"/>
            <w:left w:val="none" w:sz="0" w:space="0" w:color="auto"/>
            <w:bottom w:val="none" w:sz="0" w:space="0" w:color="auto"/>
            <w:right w:val="none" w:sz="0" w:space="0" w:color="auto"/>
          </w:divBdr>
        </w:div>
        <w:div w:id="266079958">
          <w:marLeft w:val="480"/>
          <w:marRight w:val="0"/>
          <w:marTop w:val="0"/>
          <w:marBottom w:val="0"/>
          <w:divBdr>
            <w:top w:val="none" w:sz="0" w:space="0" w:color="auto"/>
            <w:left w:val="none" w:sz="0" w:space="0" w:color="auto"/>
            <w:bottom w:val="none" w:sz="0" w:space="0" w:color="auto"/>
            <w:right w:val="none" w:sz="0" w:space="0" w:color="auto"/>
          </w:divBdr>
        </w:div>
        <w:div w:id="768964676">
          <w:marLeft w:val="480"/>
          <w:marRight w:val="0"/>
          <w:marTop w:val="0"/>
          <w:marBottom w:val="0"/>
          <w:divBdr>
            <w:top w:val="none" w:sz="0" w:space="0" w:color="auto"/>
            <w:left w:val="none" w:sz="0" w:space="0" w:color="auto"/>
            <w:bottom w:val="none" w:sz="0" w:space="0" w:color="auto"/>
            <w:right w:val="none" w:sz="0" w:space="0" w:color="auto"/>
          </w:divBdr>
        </w:div>
        <w:div w:id="2115205688">
          <w:marLeft w:val="480"/>
          <w:marRight w:val="0"/>
          <w:marTop w:val="0"/>
          <w:marBottom w:val="0"/>
          <w:divBdr>
            <w:top w:val="none" w:sz="0" w:space="0" w:color="auto"/>
            <w:left w:val="none" w:sz="0" w:space="0" w:color="auto"/>
            <w:bottom w:val="none" w:sz="0" w:space="0" w:color="auto"/>
            <w:right w:val="none" w:sz="0" w:space="0" w:color="auto"/>
          </w:divBdr>
        </w:div>
        <w:div w:id="1504123362">
          <w:marLeft w:val="480"/>
          <w:marRight w:val="0"/>
          <w:marTop w:val="0"/>
          <w:marBottom w:val="0"/>
          <w:divBdr>
            <w:top w:val="none" w:sz="0" w:space="0" w:color="auto"/>
            <w:left w:val="none" w:sz="0" w:space="0" w:color="auto"/>
            <w:bottom w:val="none" w:sz="0" w:space="0" w:color="auto"/>
            <w:right w:val="none" w:sz="0" w:space="0" w:color="auto"/>
          </w:divBdr>
        </w:div>
        <w:div w:id="2080444746">
          <w:marLeft w:val="480"/>
          <w:marRight w:val="0"/>
          <w:marTop w:val="0"/>
          <w:marBottom w:val="0"/>
          <w:divBdr>
            <w:top w:val="none" w:sz="0" w:space="0" w:color="auto"/>
            <w:left w:val="none" w:sz="0" w:space="0" w:color="auto"/>
            <w:bottom w:val="none" w:sz="0" w:space="0" w:color="auto"/>
            <w:right w:val="none" w:sz="0" w:space="0" w:color="auto"/>
          </w:divBdr>
        </w:div>
        <w:div w:id="1533690207">
          <w:marLeft w:val="480"/>
          <w:marRight w:val="0"/>
          <w:marTop w:val="0"/>
          <w:marBottom w:val="0"/>
          <w:divBdr>
            <w:top w:val="none" w:sz="0" w:space="0" w:color="auto"/>
            <w:left w:val="none" w:sz="0" w:space="0" w:color="auto"/>
            <w:bottom w:val="none" w:sz="0" w:space="0" w:color="auto"/>
            <w:right w:val="none" w:sz="0" w:space="0" w:color="auto"/>
          </w:divBdr>
        </w:div>
        <w:div w:id="38895284">
          <w:marLeft w:val="480"/>
          <w:marRight w:val="0"/>
          <w:marTop w:val="0"/>
          <w:marBottom w:val="0"/>
          <w:divBdr>
            <w:top w:val="none" w:sz="0" w:space="0" w:color="auto"/>
            <w:left w:val="none" w:sz="0" w:space="0" w:color="auto"/>
            <w:bottom w:val="none" w:sz="0" w:space="0" w:color="auto"/>
            <w:right w:val="none" w:sz="0" w:space="0" w:color="auto"/>
          </w:divBdr>
        </w:div>
        <w:div w:id="2066368095">
          <w:marLeft w:val="480"/>
          <w:marRight w:val="0"/>
          <w:marTop w:val="0"/>
          <w:marBottom w:val="0"/>
          <w:divBdr>
            <w:top w:val="none" w:sz="0" w:space="0" w:color="auto"/>
            <w:left w:val="none" w:sz="0" w:space="0" w:color="auto"/>
            <w:bottom w:val="none" w:sz="0" w:space="0" w:color="auto"/>
            <w:right w:val="none" w:sz="0" w:space="0" w:color="auto"/>
          </w:divBdr>
        </w:div>
        <w:div w:id="1381054947">
          <w:marLeft w:val="480"/>
          <w:marRight w:val="0"/>
          <w:marTop w:val="0"/>
          <w:marBottom w:val="0"/>
          <w:divBdr>
            <w:top w:val="none" w:sz="0" w:space="0" w:color="auto"/>
            <w:left w:val="none" w:sz="0" w:space="0" w:color="auto"/>
            <w:bottom w:val="none" w:sz="0" w:space="0" w:color="auto"/>
            <w:right w:val="none" w:sz="0" w:space="0" w:color="auto"/>
          </w:divBdr>
        </w:div>
        <w:div w:id="1588534720">
          <w:marLeft w:val="480"/>
          <w:marRight w:val="0"/>
          <w:marTop w:val="0"/>
          <w:marBottom w:val="0"/>
          <w:divBdr>
            <w:top w:val="none" w:sz="0" w:space="0" w:color="auto"/>
            <w:left w:val="none" w:sz="0" w:space="0" w:color="auto"/>
            <w:bottom w:val="none" w:sz="0" w:space="0" w:color="auto"/>
            <w:right w:val="none" w:sz="0" w:space="0" w:color="auto"/>
          </w:divBdr>
        </w:div>
        <w:div w:id="1303121524">
          <w:marLeft w:val="480"/>
          <w:marRight w:val="0"/>
          <w:marTop w:val="0"/>
          <w:marBottom w:val="0"/>
          <w:divBdr>
            <w:top w:val="none" w:sz="0" w:space="0" w:color="auto"/>
            <w:left w:val="none" w:sz="0" w:space="0" w:color="auto"/>
            <w:bottom w:val="none" w:sz="0" w:space="0" w:color="auto"/>
            <w:right w:val="none" w:sz="0" w:space="0" w:color="auto"/>
          </w:divBdr>
        </w:div>
        <w:div w:id="270018353">
          <w:marLeft w:val="480"/>
          <w:marRight w:val="0"/>
          <w:marTop w:val="0"/>
          <w:marBottom w:val="0"/>
          <w:divBdr>
            <w:top w:val="none" w:sz="0" w:space="0" w:color="auto"/>
            <w:left w:val="none" w:sz="0" w:space="0" w:color="auto"/>
            <w:bottom w:val="none" w:sz="0" w:space="0" w:color="auto"/>
            <w:right w:val="none" w:sz="0" w:space="0" w:color="auto"/>
          </w:divBdr>
        </w:div>
        <w:div w:id="651062940">
          <w:marLeft w:val="480"/>
          <w:marRight w:val="0"/>
          <w:marTop w:val="0"/>
          <w:marBottom w:val="0"/>
          <w:divBdr>
            <w:top w:val="none" w:sz="0" w:space="0" w:color="auto"/>
            <w:left w:val="none" w:sz="0" w:space="0" w:color="auto"/>
            <w:bottom w:val="none" w:sz="0" w:space="0" w:color="auto"/>
            <w:right w:val="none" w:sz="0" w:space="0" w:color="auto"/>
          </w:divBdr>
        </w:div>
        <w:div w:id="1997609490">
          <w:marLeft w:val="480"/>
          <w:marRight w:val="0"/>
          <w:marTop w:val="0"/>
          <w:marBottom w:val="0"/>
          <w:divBdr>
            <w:top w:val="none" w:sz="0" w:space="0" w:color="auto"/>
            <w:left w:val="none" w:sz="0" w:space="0" w:color="auto"/>
            <w:bottom w:val="none" w:sz="0" w:space="0" w:color="auto"/>
            <w:right w:val="none" w:sz="0" w:space="0" w:color="auto"/>
          </w:divBdr>
        </w:div>
        <w:div w:id="1027608728">
          <w:marLeft w:val="480"/>
          <w:marRight w:val="0"/>
          <w:marTop w:val="0"/>
          <w:marBottom w:val="0"/>
          <w:divBdr>
            <w:top w:val="none" w:sz="0" w:space="0" w:color="auto"/>
            <w:left w:val="none" w:sz="0" w:space="0" w:color="auto"/>
            <w:bottom w:val="none" w:sz="0" w:space="0" w:color="auto"/>
            <w:right w:val="none" w:sz="0" w:space="0" w:color="auto"/>
          </w:divBdr>
        </w:div>
        <w:div w:id="898907397">
          <w:marLeft w:val="480"/>
          <w:marRight w:val="0"/>
          <w:marTop w:val="0"/>
          <w:marBottom w:val="0"/>
          <w:divBdr>
            <w:top w:val="none" w:sz="0" w:space="0" w:color="auto"/>
            <w:left w:val="none" w:sz="0" w:space="0" w:color="auto"/>
            <w:bottom w:val="none" w:sz="0" w:space="0" w:color="auto"/>
            <w:right w:val="none" w:sz="0" w:space="0" w:color="auto"/>
          </w:divBdr>
        </w:div>
        <w:div w:id="155728246">
          <w:marLeft w:val="480"/>
          <w:marRight w:val="0"/>
          <w:marTop w:val="0"/>
          <w:marBottom w:val="0"/>
          <w:divBdr>
            <w:top w:val="none" w:sz="0" w:space="0" w:color="auto"/>
            <w:left w:val="none" w:sz="0" w:space="0" w:color="auto"/>
            <w:bottom w:val="none" w:sz="0" w:space="0" w:color="auto"/>
            <w:right w:val="none" w:sz="0" w:space="0" w:color="auto"/>
          </w:divBdr>
        </w:div>
        <w:div w:id="108666927">
          <w:marLeft w:val="480"/>
          <w:marRight w:val="0"/>
          <w:marTop w:val="0"/>
          <w:marBottom w:val="0"/>
          <w:divBdr>
            <w:top w:val="none" w:sz="0" w:space="0" w:color="auto"/>
            <w:left w:val="none" w:sz="0" w:space="0" w:color="auto"/>
            <w:bottom w:val="none" w:sz="0" w:space="0" w:color="auto"/>
            <w:right w:val="none" w:sz="0" w:space="0" w:color="auto"/>
          </w:divBdr>
        </w:div>
        <w:div w:id="787504537">
          <w:marLeft w:val="480"/>
          <w:marRight w:val="0"/>
          <w:marTop w:val="0"/>
          <w:marBottom w:val="0"/>
          <w:divBdr>
            <w:top w:val="none" w:sz="0" w:space="0" w:color="auto"/>
            <w:left w:val="none" w:sz="0" w:space="0" w:color="auto"/>
            <w:bottom w:val="none" w:sz="0" w:space="0" w:color="auto"/>
            <w:right w:val="none" w:sz="0" w:space="0" w:color="auto"/>
          </w:divBdr>
        </w:div>
        <w:div w:id="1472555619">
          <w:marLeft w:val="480"/>
          <w:marRight w:val="0"/>
          <w:marTop w:val="0"/>
          <w:marBottom w:val="0"/>
          <w:divBdr>
            <w:top w:val="none" w:sz="0" w:space="0" w:color="auto"/>
            <w:left w:val="none" w:sz="0" w:space="0" w:color="auto"/>
            <w:bottom w:val="none" w:sz="0" w:space="0" w:color="auto"/>
            <w:right w:val="none" w:sz="0" w:space="0" w:color="auto"/>
          </w:divBdr>
        </w:div>
        <w:div w:id="245499745">
          <w:marLeft w:val="480"/>
          <w:marRight w:val="0"/>
          <w:marTop w:val="0"/>
          <w:marBottom w:val="0"/>
          <w:divBdr>
            <w:top w:val="none" w:sz="0" w:space="0" w:color="auto"/>
            <w:left w:val="none" w:sz="0" w:space="0" w:color="auto"/>
            <w:bottom w:val="none" w:sz="0" w:space="0" w:color="auto"/>
            <w:right w:val="none" w:sz="0" w:space="0" w:color="auto"/>
          </w:divBdr>
        </w:div>
        <w:div w:id="555049832">
          <w:marLeft w:val="480"/>
          <w:marRight w:val="0"/>
          <w:marTop w:val="0"/>
          <w:marBottom w:val="0"/>
          <w:divBdr>
            <w:top w:val="none" w:sz="0" w:space="0" w:color="auto"/>
            <w:left w:val="none" w:sz="0" w:space="0" w:color="auto"/>
            <w:bottom w:val="none" w:sz="0" w:space="0" w:color="auto"/>
            <w:right w:val="none" w:sz="0" w:space="0" w:color="auto"/>
          </w:divBdr>
        </w:div>
        <w:div w:id="1061096586">
          <w:marLeft w:val="480"/>
          <w:marRight w:val="0"/>
          <w:marTop w:val="0"/>
          <w:marBottom w:val="0"/>
          <w:divBdr>
            <w:top w:val="none" w:sz="0" w:space="0" w:color="auto"/>
            <w:left w:val="none" w:sz="0" w:space="0" w:color="auto"/>
            <w:bottom w:val="none" w:sz="0" w:space="0" w:color="auto"/>
            <w:right w:val="none" w:sz="0" w:space="0" w:color="auto"/>
          </w:divBdr>
        </w:div>
        <w:div w:id="408380728">
          <w:marLeft w:val="480"/>
          <w:marRight w:val="0"/>
          <w:marTop w:val="0"/>
          <w:marBottom w:val="0"/>
          <w:divBdr>
            <w:top w:val="none" w:sz="0" w:space="0" w:color="auto"/>
            <w:left w:val="none" w:sz="0" w:space="0" w:color="auto"/>
            <w:bottom w:val="none" w:sz="0" w:space="0" w:color="auto"/>
            <w:right w:val="none" w:sz="0" w:space="0" w:color="auto"/>
          </w:divBdr>
        </w:div>
        <w:div w:id="844243653">
          <w:marLeft w:val="480"/>
          <w:marRight w:val="0"/>
          <w:marTop w:val="0"/>
          <w:marBottom w:val="0"/>
          <w:divBdr>
            <w:top w:val="none" w:sz="0" w:space="0" w:color="auto"/>
            <w:left w:val="none" w:sz="0" w:space="0" w:color="auto"/>
            <w:bottom w:val="none" w:sz="0" w:space="0" w:color="auto"/>
            <w:right w:val="none" w:sz="0" w:space="0" w:color="auto"/>
          </w:divBdr>
        </w:div>
        <w:div w:id="1607032894">
          <w:marLeft w:val="480"/>
          <w:marRight w:val="0"/>
          <w:marTop w:val="0"/>
          <w:marBottom w:val="0"/>
          <w:divBdr>
            <w:top w:val="none" w:sz="0" w:space="0" w:color="auto"/>
            <w:left w:val="none" w:sz="0" w:space="0" w:color="auto"/>
            <w:bottom w:val="none" w:sz="0" w:space="0" w:color="auto"/>
            <w:right w:val="none" w:sz="0" w:space="0" w:color="auto"/>
          </w:divBdr>
        </w:div>
        <w:div w:id="1258757006">
          <w:marLeft w:val="480"/>
          <w:marRight w:val="0"/>
          <w:marTop w:val="0"/>
          <w:marBottom w:val="0"/>
          <w:divBdr>
            <w:top w:val="none" w:sz="0" w:space="0" w:color="auto"/>
            <w:left w:val="none" w:sz="0" w:space="0" w:color="auto"/>
            <w:bottom w:val="none" w:sz="0" w:space="0" w:color="auto"/>
            <w:right w:val="none" w:sz="0" w:space="0" w:color="auto"/>
          </w:divBdr>
        </w:div>
        <w:div w:id="665861779">
          <w:marLeft w:val="480"/>
          <w:marRight w:val="0"/>
          <w:marTop w:val="0"/>
          <w:marBottom w:val="0"/>
          <w:divBdr>
            <w:top w:val="none" w:sz="0" w:space="0" w:color="auto"/>
            <w:left w:val="none" w:sz="0" w:space="0" w:color="auto"/>
            <w:bottom w:val="none" w:sz="0" w:space="0" w:color="auto"/>
            <w:right w:val="none" w:sz="0" w:space="0" w:color="auto"/>
          </w:divBdr>
        </w:div>
        <w:div w:id="914705265">
          <w:marLeft w:val="480"/>
          <w:marRight w:val="0"/>
          <w:marTop w:val="0"/>
          <w:marBottom w:val="0"/>
          <w:divBdr>
            <w:top w:val="none" w:sz="0" w:space="0" w:color="auto"/>
            <w:left w:val="none" w:sz="0" w:space="0" w:color="auto"/>
            <w:bottom w:val="none" w:sz="0" w:space="0" w:color="auto"/>
            <w:right w:val="none" w:sz="0" w:space="0" w:color="auto"/>
          </w:divBdr>
        </w:div>
        <w:div w:id="1342734059">
          <w:marLeft w:val="480"/>
          <w:marRight w:val="0"/>
          <w:marTop w:val="0"/>
          <w:marBottom w:val="0"/>
          <w:divBdr>
            <w:top w:val="none" w:sz="0" w:space="0" w:color="auto"/>
            <w:left w:val="none" w:sz="0" w:space="0" w:color="auto"/>
            <w:bottom w:val="none" w:sz="0" w:space="0" w:color="auto"/>
            <w:right w:val="none" w:sz="0" w:space="0" w:color="auto"/>
          </w:divBdr>
        </w:div>
        <w:div w:id="708455025">
          <w:marLeft w:val="480"/>
          <w:marRight w:val="0"/>
          <w:marTop w:val="0"/>
          <w:marBottom w:val="0"/>
          <w:divBdr>
            <w:top w:val="none" w:sz="0" w:space="0" w:color="auto"/>
            <w:left w:val="none" w:sz="0" w:space="0" w:color="auto"/>
            <w:bottom w:val="none" w:sz="0" w:space="0" w:color="auto"/>
            <w:right w:val="none" w:sz="0" w:space="0" w:color="auto"/>
          </w:divBdr>
        </w:div>
        <w:div w:id="1439136976">
          <w:marLeft w:val="480"/>
          <w:marRight w:val="0"/>
          <w:marTop w:val="0"/>
          <w:marBottom w:val="0"/>
          <w:divBdr>
            <w:top w:val="none" w:sz="0" w:space="0" w:color="auto"/>
            <w:left w:val="none" w:sz="0" w:space="0" w:color="auto"/>
            <w:bottom w:val="none" w:sz="0" w:space="0" w:color="auto"/>
            <w:right w:val="none" w:sz="0" w:space="0" w:color="auto"/>
          </w:divBdr>
        </w:div>
        <w:div w:id="1615625628">
          <w:marLeft w:val="480"/>
          <w:marRight w:val="0"/>
          <w:marTop w:val="0"/>
          <w:marBottom w:val="0"/>
          <w:divBdr>
            <w:top w:val="none" w:sz="0" w:space="0" w:color="auto"/>
            <w:left w:val="none" w:sz="0" w:space="0" w:color="auto"/>
            <w:bottom w:val="none" w:sz="0" w:space="0" w:color="auto"/>
            <w:right w:val="none" w:sz="0" w:space="0" w:color="auto"/>
          </w:divBdr>
        </w:div>
        <w:div w:id="143283523">
          <w:marLeft w:val="480"/>
          <w:marRight w:val="0"/>
          <w:marTop w:val="0"/>
          <w:marBottom w:val="0"/>
          <w:divBdr>
            <w:top w:val="none" w:sz="0" w:space="0" w:color="auto"/>
            <w:left w:val="none" w:sz="0" w:space="0" w:color="auto"/>
            <w:bottom w:val="none" w:sz="0" w:space="0" w:color="auto"/>
            <w:right w:val="none" w:sz="0" w:space="0" w:color="auto"/>
          </w:divBdr>
        </w:div>
        <w:div w:id="84158294">
          <w:marLeft w:val="480"/>
          <w:marRight w:val="0"/>
          <w:marTop w:val="0"/>
          <w:marBottom w:val="0"/>
          <w:divBdr>
            <w:top w:val="none" w:sz="0" w:space="0" w:color="auto"/>
            <w:left w:val="none" w:sz="0" w:space="0" w:color="auto"/>
            <w:bottom w:val="none" w:sz="0" w:space="0" w:color="auto"/>
            <w:right w:val="none" w:sz="0" w:space="0" w:color="auto"/>
          </w:divBdr>
        </w:div>
        <w:div w:id="542250239">
          <w:marLeft w:val="480"/>
          <w:marRight w:val="0"/>
          <w:marTop w:val="0"/>
          <w:marBottom w:val="0"/>
          <w:divBdr>
            <w:top w:val="none" w:sz="0" w:space="0" w:color="auto"/>
            <w:left w:val="none" w:sz="0" w:space="0" w:color="auto"/>
            <w:bottom w:val="none" w:sz="0" w:space="0" w:color="auto"/>
            <w:right w:val="none" w:sz="0" w:space="0" w:color="auto"/>
          </w:divBdr>
        </w:div>
        <w:div w:id="2107270128">
          <w:marLeft w:val="480"/>
          <w:marRight w:val="0"/>
          <w:marTop w:val="0"/>
          <w:marBottom w:val="0"/>
          <w:divBdr>
            <w:top w:val="none" w:sz="0" w:space="0" w:color="auto"/>
            <w:left w:val="none" w:sz="0" w:space="0" w:color="auto"/>
            <w:bottom w:val="none" w:sz="0" w:space="0" w:color="auto"/>
            <w:right w:val="none" w:sz="0" w:space="0" w:color="auto"/>
          </w:divBdr>
        </w:div>
        <w:div w:id="353386207">
          <w:marLeft w:val="480"/>
          <w:marRight w:val="0"/>
          <w:marTop w:val="0"/>
          <w:marBottom w:val="0"/>
          <w:divBdr>
            <w:top w:val="none" w:sz="0" w:space="0" w:color="auto"/>
            <w:left w:val="none" w:sz="0" w:space="0" w:color="auto"/>
            <w:bottom w:val="none" w:sz="0" w:space="0" w:color="auto"/>
            <w:right w:val="none" w:sz="0" w:space="0" w:color="auto"/>
          </w:divBdr>
        </w:div>
        <w:div w:id="183055141">
          <w:marLeft w:val="480"/>
          <w:marRight w:val="0"/>
          <w:marTop w:val="0"/>
          <w:marBottom w:val="0"/>
          <w:divBdr>
            <w:top w:val="none" w:sz="0" w:space="0" w:color="auto"/>
            <w:left w:val="none" w:sz="0" w:space="0" w:color="auto"/>
            <w:bottom w:val="none" w:sz="0" w:space="0" w:color="auto"/>
            <w:right w:val="none" w:sz="0" w:space="0" w:color="auto"/>
          </w:divBdr>
        </w:div>
        <w:div w:id="934631370">
          <w:marLeft w:val="480"/>
          <w:marRight w:val="0"/>
          <w:marTop w:val="0"/>
          <w:marBottom w:val="0"/>
          <w:divBdr>
            <w:top w:val="none" w:sz="0" w:space="0" w:color="auto"/>
            <w:left w:val="none" w:sz="0" w:space="0" w:color="auto"/>
            <w:bottom w:val="none" w:sz="0" w:space="0" w:color="auto"/>
            <w:right w:val="none" w:sz="0" w:space="0" w:color="auto"/>
          </w:divBdr>
        </w:div>
        <w:div w:id="152568059">
          <w:marLeft w:val="480"/>
          <w:marRight w:val="0"/>
          <w:marTop w:val="0"/>
          <w:marBottom w:val="0"/>
          <w:divBdr>
            <w:top w:val="none" w:sz="0" w:space="0" w:color="auto"/>
            <w:left w:val="none" w:sz="0" w:space="0" w:color="auto"/>
            <w:bottom w:val="none" w:sz="0" w:space="0" w:color="auto"/>
            <w:right w:val="none" w:sz="0" w:space="0" w:color="auto"/>
          </w:divBdr>
        </w:div>
        <w:div w:id="903446448">
          <w:marLeft w:val="480"/>
          <w:marRight w:val="0"/>
          <w:marTop w:val="0"/>
          <w:marBottom w:val="0"/>
          <w:divBdr>
            <w:top w:val="none" w:sz="0" w:space="0" w:color="auto"/>
            <w:left w:val="none" w:sz="0" w:space="0" w:color="auto"/>
            <w:bottom w:val="none" w:sz="0" w:space="0" w:color="auto"/>
            <w:right w:val="none" w:sz="0" w:space="0" w:color="auto"/>
          </w:divBdr>
        </w:div>
        <w:div w:id="541720862">
          <w:marLeft w:val="480"/>
          <w:marRight w:val="0"/>
          <w:marTop w:val="0"/>
          <w:marBottom w:val="0"/>
          <w:divBdr>
            <w:top w:val="none" w:sz="0" w:space="0" w:color="auto"/>
            <w:left w:val="none" w:sz="0" w:space="0" w:color="auto"/>
            <w:bottom w:val="none" w:sz="0" w:space="0" w:color="auto"/>
            <w:right w:val="none" w:sz="0" w:space="0" w:color="auto"/>
          </w:divBdr>
        </w:div>
        <w:div w:id="1837114705">
          <w:marLeft w:val="480"/>
          <w:marRight w:val="0"/>
          <w:marTop w:val="0"/>
          <w:marBottom w:val="0"/>
          <w:divBdr>
            <w:top w:val="none" w:sz="0" w:space="0" w:color="auto"/>
            <w:left w:val="none" w:sz="0" w:space="0" w:color="auto"/>
            <w:bottom w:val="none" w:sz="0" w:space="0" w:color="auto"/>
            <w:right w:val="none" w:sz="0" w:space="0" w:color="auto"/>
          </w:divBdr>
        </w:div>
        <w:div w:id="421146742">
          <w:marLeft w:val="480"/>
          <w:marRight w:val="0"/>
          <w:marTop w:val="0"/>
          <w:marBottom w:val="0"/>
          <w:divBdr>
            <w:top w:val="none" w:sz="0" w:space="0" w:color="auto"/>
            <w:left w:val="none" w:sz="0" w:space="0" w:color="auto"/>
            <w:bottom w:val="none" w:sz="0" w:space="0" w:color="auto"/>
            <w:right w:val="none" w:sz="0" w:space="0" w:color="auto"/>
          </w:divBdr>
        </w:div>
        <w:div w:id="907883188">
          <w:marLeft w:val="480"/>
          <w:marRight w:val="0"/>
          <w:marTop w:val="0"/>
          <w:marBottom w:val="0"/>
          <w:divBdr>
            <w:top w:val="none" w:sz="0" w:space="0" w:color="auto"/>
            <w:left w:val="none" w:sz="0" w:space="0" w:color="auto"/>
            <w:bottom w:val="none" w:sz="0" w:space="0" w:color="auto"/>
            <w:right w:val="none" w:sz="0" w:space="0" w:color="auto"/>
          </w:divBdr>
        </w:div>
        <w:div w:id="1042633560">
          <w:marLeft w:val="480"/>
          <w:marRight w:val="0"/>
          <w:marTop w:val="0"/>
          <w:marBottom w:val="0"/>
          <w:divBdr>
            <w:top w:val="none" w:sz="0" w:space="0" w:color="auto"/>
            <w:left w:val="none" w:sz="0" w:space="0" w:color="auto"/>
            <w:bottom w:val="none" w:sz="0" w:space="0" w:color="auto"/>
            <w:right w:val="none" w:sz="0" w:space="0" w:color="auto"/>
          </w:divBdr>
        </w:div>
        <w:div w:id="113325900">
          <w:marLeft w:val="480"/>
          <w:marRight w:val="0"/>
          <w:marTop w:val="0"/>
          <w:marBottom w:val="0"/>
          <w:divBdr>
            <w:top w:val="none" w:sz="0" w:space="0" w:color="auto"/>
            <w:left w:val="none" w:sz="0" w:space="0" w:color="auto"/>
            <w:bottom w:val="none" w:sz="0" w:space="0" w:color="auto"/>
            <w:right w:val="none" w:sz="0" w:space="0" w:color="auto"/>
          </w:divBdr>
        </w:div>
        <w:div w:id="11884703">
          <w:marLeft w:val="480"/>
          <w:marRight w:val="0"/>
          <w:marTop w:val="0"/>
          <w:marBottom w:val="0"/>
          <w:divBdr>
            <w:top w:val="none" w:sz="0" w:space="0" w:color="auto"/>
            <w:left w:val="none" w:sz="0" w:space="0" w:color="auto"/>
            <w:bottom w:val="none" w:sz="0" w:space="0" w:color="auto"/>
            <w:right w:val="none" w:sz="0" w:space="0" w:color="auto"/>
          </w:divBdr>
        </w:div>
        <w:div w:id="2095397452">
          <w:marLeft w:val="480"/>
          <w:marRight w:val="0"/>
          <w:marTop w:val="0"/>
          <w:marBottom w:val="0"/>
          <w:divBdr>
            <w:top w:val="none" w:sz="0" w:space="0" w:color="auto"/>
            <w:left w:val="none" w:sz="0" w:space="0" w:color="auto"/>
            <w:bottom w:val="none" w:sz="0" w:space="0" w:color="auto"/>
            <w:right w:val="none" w:sz="0" w:space="0" w:color="auto"/>
          </w:divBdr>
        </w:div>
      </w:divsChild>
    </w:div>
    <w:div w:id="527987034">
      <w:bodyDiv w:val="1"/>
      <w:marLeft w:val="0"/>
      <w:marRight w:val="0"/>
      <w:marTop w:val="0"/>
      <w:marBottom w:val="0"/>
      <w:divBdr>
        <w:top w:val="none" w:sz="0" w:space="0" w:color="auto"/>
        <w:left w:val="none" w:sz="0" w:space="0" w:color="auto"/>
        <w:bottom w:val="none" w:sz="0" w:space="0" w:color="auto"/>
        <w:right w:val="none" w:sz="0" w:space="0" w:color="auto"/>
      </w:divBdr>
    </w:div>
    <w:div w:id="528034751">
      <w:bodyDiv w:val="1"/>
      <w:marLeft w:val="0"/>
      <w:marRight w:val="0"/>
      <w:marTop w:val="0"/>
      <w:marBottom w:val="0"/>
      <w:divBdr>
        <w:top w:val="none" w:sz="0" w:space="0" w:color="auto"/>
        <w:left w:val="none" w:sz="0" w:space="0" w:color="auto"/>
        <w:bottom w:val="none" w:sz="0" w:space="0" w:color="auto"/>
        <w:right w:val="none" w:sz="0" w:space="0" w:color="auto"/>
      </w:divBdr>
    </w:div>
    <w:div w:id="531192220">
      <w:bodyDiv w:val="1"/>
      <w:marLeft w:val="0"/>
      <w:marRight w:val="0"/>
      <w:marTop w:val="0"/>
      <w:marBottom w:val="0"/>
      <w:divBdr>
        <w:top w:val="none" w:sz="0" w:space="0" w:color="auto"/>
        <w:left w:val="none" w:sz="0" w:space="0" w:color="auto"/>
        <w:bottom w:val="none" w:sz="0" w:space="0" w:color="auto"/>
        <w:right w:val="none" w:sz="0" w:space="0" w:color="auto"/>
      </w:divBdr>
    </w:div>
    <w:div w:id="531891449">
      <w:bodyDiv w:val="1"/>
      <w:marLeft w:val="0"/>
      <w:marRight w:val="0"/>
      <w:marTop w:val="0"/>
      <w:marBottom w:val="0"/>
      <w:divBdr>
        <w:top w:val="none" w:sz="0" w:space="0" w:color="auto"/>
        <w:left w:val="none" w:sz="0" w:space="0" w:color="auto"/>
        <w:bottom w:val="none" w:sz="0" w:space="0" w:color="auto"/>
        <w:right w:val="none" w:sz="0" w:space="0" w:color="auto"/>
      </w:divBdr>
    </w:div>
    <w:div w:id="533077139">
      <w:bodyDiv w:val="1"/>
      <w:marLeft w:val="0"/>
      <w:marRight w:val="0"/>
      <w:marTop w:val="0"/>
      <w:marBottom w:val="0"/>
      <w:divBdr>
        <w:top w:val="none" w:sz="0" w:space="0" w:color="auto"/>
        <w:left w:val="none" w:sz="0" w:space="0" w:color="auto"/>
        <w:bottom w:val="none" w:sz="0" w:space="0" w:color="auto"/>
        <w:right w:val="none" w:sz="0" w:space="0" w:color="auto"/>
      </w:divBdr>
    </w:div>
    <w:div w:id="533349238">
      <w:bodyDiv w:val="1"/>
      <w:marLeft w:val="0"/>
      <w:marRight w:val="0"/>
      <w:marTop w:val="0"/>
      <w:marBottom w:val="0"/>
      <w:divBdr>
        <w:top w:val="none" w:sz="0" w:space="0" w:color="auto"/>
        <w:left w:val="none" w:sz="0" w:space="0" w:color="auto"/>
        <w:bottom w:val="none" w:sz="0" w:space="0" w:color="auto"/>
        <w:right w:val="none" w:sz="0" w:space="0" w:color="auto"/>
      </w:divBdr>
      <w:divsChild>
        <w:div w:id="1935940857">
          <w:marLeft w:val="480"/>
          <w:marRight w:val="0"/>
          <w:marTop w:val="0"/>
          <w:marBottom w:val="0"/>
          <w:divBdr>
            <w:top w:val="none" w:sz="0" w:space="0" w:color="auto"/>
            <w:left w:val="none" w:sz="0" w:space="0" w:color="auto"/>
            <w:bottom w:val="none" w:sz="0" w:space="0" w:color="auto"/>
            <w:right w:val="none" w:sz="0" w:space="0" w:color="auto"/>
          </w:divBdr>
        </w:div>
        <w:div w:id="311061171">
          <w:marLeft w:val="480"/>
          <w:marRight w:val="0"/>
          <w:marTop w:val="0"/>
          <w:marBottom w:val="0"/>
          <w:divBdr>
            <w:top w:val="none" w:sz="0" w:space="0" w:color="auto"/>
            <w:left w:val="none" w:sz="0" w:space="0" w:color="auto"/>
            <w:bottom w:val="none" w:sz="0" w:space="0" w:color="auto"/>
            <w:right w:val="none" w:sz="0" w:space="0" w:color="auto"/>
          </w:divBdr>
        </w:div>
        <w:div w:id="1893735943">
          <w:marLeft w:val="480"/>
          <w:marRight w:val="0"/>
          <w:marTop w:val="0"/>
          <w:marBottom w:val="0"/>
          <w:divBdr>
            <w:top w:val="none" w:sz="0" w:space="0" w:color="auto"/>
            <w:left w:val="none" w:sz="0" w:space="0" w:color="auto"/>
            <w:bottom w:val="none" w:sz="0" w:space="0" w:color="auto"/>
            <w:right w:val="none" w:sz="0" w:space="0" w:color="auto"/>
          </w:divBdr>
        </w:div>
        <w:div w:id="1930389291">
          <w:marLeft w:val="480"/>
          <w:marRight w:val="0"/>
          <w:marTop w:val="0"/>
          <w:marBottom w:val="0"/>
          <w:divBdr>
            <w:top w:val="none" w:sz="0" w:space="0" w:color="auto"/>
            <w:left w:val="none" w:sz="0" w:space="0" w:color="auto"/>
            <w:bottom w:val="none" w:sz="0" w:space="0" w:color="auto"/>
            <w:right w:val="none" w:sz="0" w:space="0" w:color="auto"/>
          </w:divBdr>
        </w:div>
        <w:div w:id="287974694">
          <w:marLeft w:val="480"/>
          <w:marRight w:val="0"/>
          <w:marTop w:val="0"/>
          <w:marBottom w:val="0"/>
          <w:divBdr>
            <w:top w:val="none" w:sz="0" w:space="0" w:color="auto"/>
            <w:left w:val="none" w:sz="0" w:space="0" w:color="auto"/>
            <w:bottom w:val="none" w:sz="0" w:space="0" w:color="auto"/>
            <w:right w:val="none" w:sz="0" w:space="0" w:color="auto"/>
          </w:divBdr>
        </w:div>
        <w:div w:id="1015109100">
          <w:marLeft w:val="480"/>
          <w:marRight w:val="0"/>
          <w:marTop w:val="0"/>
          <w:marBottom w:val="0"/>
          <w:divBdr>
            <w:top w:val="none" w:sz="0" w:space="0" w:color="auto"/>
            <w:left w:val="none" w:sz="0" w:space="0" w:color="auto"/>
            <w:bottom w:val="none" w:sz="0" w:space="0" w:color="auto"/>
            <w:right w:val="none" w:sz="0" w:space="0" w:color="auto"/>
          </w:divBdr>
        </w:div>
        <w:div w:id="1755398801">
          <w:marLeft w:val="480"/>
          <w:marRight w:val="0"/>
          <w:marTop w:val="0"/>
          <w:marBottom w:val="0"/>
          <w:divBdr>
            <w:top w:val="none" w:sz="0" w:space="0" w:color="auto"/>
            <w:left w:val="none" w:sz="0" w:space="0" w:color="auto"/>
            <w:bottom w:val="none" w:sz="0" w:space="0" w:color="auto"/>
            <w:right w:val="none" w:sz="0" w:space="0" w:color="auto"/>
          </w:divBdr>
        </w:div>
        <w:div w:id="1656102805">
          <w:marLeft w:val="480"/>
          <w:marRight w:val="0"/>
          <w:marTop w:val="0"/>
          <w:marBottom w:val="0"/>
          <w:divBdr>
            <w:top w:val="none" w:sz="0" w:space="0" w:color="auto"/>
            <w:left w:val="none" w:sz="0" w:space="0" w:color="auto"/>
            <w:bottom w:val="none" w:sz="0" w:space="0" w:color="auto"/>
            <w:right w:val="none" w:sz="0" w:space="0" w:color="auto"/>
          </w:divBdr>
        </w:div>
        <w:div w:id="769354292">
          <w:marLeft w:val="480"/>
          <w:marRight w:val="0"/>
          <w:marTop w:val="0"/>
          <w:marBottom w:val="0"/>
          <w:divBdr>
            <w:top w:val="none" w:sz="0" w:space="0" w:color="auto"/>
            <w:left w:val="none" w:sz="0" w:space="0" w:color="auto"/>
            <w:bottom w:val="none" w:sz="0" w:space="0" w:color="auto"/>
            <w:right w:val="none" w:sz="0" w:space="0" w:color="auto"/>
          </w:divBdr>
        </w:div>
        <w:div w:id="10307734">
          <w:marLeft w:val="480"/>
          <w:marRight w:val="0"/>
          <w:marTop w:val="0"/>
          <w:marBottom w:val="0"/>
          <w:divBdr>
            <w:top w:val="none" w:sz="0" w:space="0" w:color="auto"/>
            <w:left w:val="none" w:sz="0" w:space="0" w:color="auto"/>
            <w:bottom w:val="none" w:sz="0" w:space="0" w:color="auto"/>
            <w:right w:val="none" w:sz="0" w:space="0" w:color="auto"/>
          </w:divBdr>
        </w:div>
        <w:div w:id="1189683215">
          <w:marLeft w:val="480"/>
          <w:marRight w:val="0"/>
          <w:marTop w:val="0"/>
          <w:marBottom w:val="0"/>
          <w:divBdr>
            <w:top w:val="none" w:sz="0" w:space="0" w:color="auto"/>
            <w:left w:val="none" w:sz="0" w:space="0" w:color="auto"/>
            <w:bottom w:val="none" w:sz="0" w:space="0" w:color="auto"/>
            <w:right w:val="none" w:sz="0" w:space="0" w:color="auto"/>
          </w:divBdr>
        </w:div>
        <w:div w:id="52504504">
          <w:marLeft w:val="480"/>
          <w:marRight w:val="0"/>
          <w:marTop w:val="0"/>
          <w:marBottom w:val="0"/>
          <w:divBdr>
            <w:top w:val="none" w:sz="0" w:space="0" w:color="auto"/>
            <w:left w:val="none" w:sz="0" w:space="0" w:color="auto"/>
            <w:bottom w:val="none" w:sz="0" w:space="0" w:color="auto"/>
            <w:right w:val="none" w:sz="0" w:space="0" w:color="auto"/>
          </w:divBdr>
        </w:div>
        <w:div w:id="1072267183">
          <w:marLeft w:val="480"/>
          <w:marRight w:val="0"/>
          <w:marTop w:val="0"/>
          <w:marBottom w:val="0"/>
          <w:divBdr>
            <w:top w:val="none" w:sz="0" w:space="0" w:color="auto"/>
            <w:left w:val="none" w:sz="0" w:space="0" w:color="auto"/>
            <w:bottom w:val="none" w:sz="0" w:space="0" w:color="auto"/>
            <w:right w:val="none" w:sz="0" w:space="0" w:color="auto"/>
          </w:divBdr>
        </w:div>
        <w:div w:id="187374106">
          <w:marLeft w:val="480"/>
          <w:marRight w:val="0"/>
          <w:marTop w:val="0"/>
          <w:marBottom w:val="0"/>
          <w:divBdr>
            <w:top w:val="none" w:sz="0" w:space="0" w:color="auto"/>
            <w:left w:val="none" w:sz="0" w:space="0" w:color="auto"/>
            <w:bottom w:val="none" w:sz="0" w:space="0" w:color="auto"/>
            <w:right w:val="none" w:sz="0" w:space="0" w:color="auto"/>
          </w:divBdr>
        </w:div>
        <w:div w:id="1959099294">
          <w:marLeft w:val="480"/>
          <w:marRight w:val="0"/>
          <w:marTop w:val="0"/>
          <w:marBottom w:val="0"/>
          <w:divBdr>
            <w:top w:val="none" w:sz="0" w:space="0" w:color="auto"/>
            <w:left w:val="none" w:sz="0" w:space="0" w:color="auto"/>
            <w:bottom w:val="none" w:sz="0" w:space="0" w:color="auto"/>
            <w:right w:val="none" w:sz="0" w:space="0" w:color="auto"/>
          </w:divBdr>
        </w:div>
        <w:div w:id="1993750019">
          <w:marLeft w:val="480"/>
          <w:marRight w:val="0"/>
          <w:marTop w:val="0"/>
          <w:marBottom w:val="0"/>
          <w:divBdr>
            <w:top w:val="none" w:sz="0" w:space="0" w:color="auto"/>
            <w:left w:val="none" w:sz="0" w:space="0" w:color="auto"/>
            <w:bottom w:val="none" w:sz="0" w:space="0" w:color="auto"/>
            <w:right w:val="none" w:sz="0" w:space="0" w:color="auto"/>
          </w:divBdr>
        </w:div>
        <w:div w:id="515340603">
          <w:marLeft w:val="480"/>
          <w:marRight w:val="0"/>
          <w:marTop w:val="0"/>
          <w:marBottom w:val="0"/>
          <w:divBdr>
            <w:top w:val="none" w:sz="0" w:space="0" w:color="auto"/>
            <w:left w:val="none" w:sz="0" w:space="0" w:color="auto"/>
            <w:bottom w:val="none" w:sz="0" w:space="0" w:color="auto"/>
            <w:right w:val="none" w:sz="0" w:space="0" w:color="auto"/>
          </w:divBdr>
        </w:div>
        <w:div w:id="1950042284">
          <w:marLeft w:val="480"/>
          <w:marRight w:val="0"/>
          <w:marTop w:val="0"/>
          <w:marBottom w:val="0"/>
          <w:divBdr>
            <w:top w:val="none" w:sz="0" w:space="0" w:color="auto"/>
            <w:left w:val="none" w:sz="0" w:space="0" w:color="auto"/>
            <w:bottom w:val="none" w:sz="0" w:space="0" w:color="auto"/>
            <w:right w:val="none" w:sz="0" w:space="0" w:color="auto"/>
          </w:divBdr>
        </w:div>
        <w:div w:id="277377357">
          <w:marLeft w:val="480"/>
          <w:marRight w:val="0"/>
          <w:marTop w:val="0"/>
          <w:marBottom w:val="0"/>
          <w:divBdr>
            <w:top w:val="none" w:sz="0" w:space="0" w:color="auto"/>
            <w:left w:val="none" w:sz="0" w:space="0" w:color="auto"/>
            <w:bottom w:val="none" w:sz="0" w:space="0" w:color="auto"/>
            <w:right w:val="none" w:sz="0" w:space="0" w:color="auto"/>
          </w:divBdr>
        </w:div>
        <w:div w:id="1127309805">
          <w:marLeft w:val="480"/>
          <w:marRight w:val="0"/>
          <w:marTop w:val="0"/>
          <w:marBottom w:val="0"/>
          <w:divBdr>
            <w:top w:val="none" w:sz="0" w:space="0" w:color="auto"/>
            <w:left w:val="none" w:sz="0" w:space="0" w:color="auto"/>
            <w:bottom w:val="none" w:sz="0" w:space="0" w:color="auto"/>
            <w:right w:val="none" w:sz="0" w:space="0" w:color="auto"/>
          </w:divBdr>
        </w:div>
        <w:div w:id="1726559010">
          <w:marLeft w:val="480"/>
          <w:marRight w:val="0"/>
          <w:marTop w:val="0"/>
          <w:marBottom w:val="0"/>
          <w:divBdr>
            <w:top w:val="none" w:sz="0" w:space="0" w:color="auto"/>
            <w:left w:val="none" w:sz="0" w:space="0" w:color="auto"/>
            <w:bottom w:val="none" w:sz="0" w:space="0" w:color="auto"/>
            <w:right w:val="none" w:sz="0" w:space="0" w:color="auto"/>
          </w:divBdr>
        </w:div>
        <w:div w:id="790828391">
          <w:marLeft w:val="480"/>
          <w:marRight w:val="0"/>
          <w:marTop w:val="0"/>
          <w:marBottom w:val="0"/>
          <w:divBdr>
            <w:top w:val="none" w:sz="0" w:space="0" w:color="auto"/>
            <w:left w:val="none" w:sz="0" w:space="0" w:color="auto"/>
            <w:bottom w:val="none" w:sz="0" w:space="0" w:color="auto"/>
            <w:right w:val="none" w:sz="0" w:space="0" w:color="auto"/>
          </w:divBdr>
        </w:div>
        <w:div w:id="684285206">
          <w:marLeft w:val="480"/>
          <w:marRight w:val="0"/>
          <w:marTop w:val="0"/>
          <w:marBottom w:val="0"/>
          <w:divBdr>
            <w:top w:val="none" w:sz="0" w:space="0" w:color="auto"/>
            <w:left w:val="none" w:sz="0" w:space="0" w:color="auto"/>
            <w:bottom w:val="none" w:sz="0" w:space="0" w:color="auto"/>
            <w:right w:val="none" w:sz="0" w:space="0" w:color="auto"/>
          </w:divBdr>
        </w:div>
        <w:div w:id="986906927">
          <w:marLeft w:val="480"/>
          <w:marRight w:val="0"/>
          <w:marTop w:val="0"/>
          <w:marBottom w:val="0"/>
          <w:divBdr>
            <w:top w:val="none" w:sz="0" w:space="0" w:color="auto"/>
            <w:left w:val="none" w:sz="0" w:space="0" w:color="auto"/>
            <w:bottom w:val="none" w:sz="0" w:space="0" w:color="auto"/>
            <w:right w:val="none" w:sz="0" w:space="0" w:color="auto"/>
          </w:divBdr>
        </w:div>
        <w:div w:id="1771700343">
          <w:marLeft w:val="480"/>
          <w:marRight w:val="0"/>
          <w:marTop w:val="0"/>
          <w:marBottom w:val="0"/>
          <w:divBdr>
            <w:top w:val="none" w:sz="0" w:space="0" w:color="auto"/>
            <w:left w:val="none" w:sz="0" w:space="0" w:color="auto"/>
            <w:bottom w:val="none" w:sz="0" w:space="0" w:color="auto"/>
            <w:right w:val="none" w:sz="0" w:space="0" w:color="auto"/>
          </w:divBdr>
        </w:div>
        <w:div w:id="1813323237">
          <w:marLeft w:val="480"/>
          <w:marRight w:val="0"/>
          <w:marTop w:val="0"/>
          <w:marBottom w:val="0"/>
          <w:divBdr>
            <w:top w:val="none" w:sz="0" w:space="0" w:color="auto"/>
            <w:left w:val="none" w:sz="0" w:space="0" w:color="auto"/>
            <w:bottom w:val="none" w:sz="0" w:space="0" w:color="auto"/>
            <w:right w:val="none" w:sz="0" w:space="0" w:color="auto"/>
          </w:divBdr>
        </w:div>
        <w:div w:id="1846900873">
          <w:marLeft w:val="480"/>
          <w:marRight w:val="0"/>
          <w:marTop w:val="0"/>
          <w:marBottom w:val="0"/>
          <w:divBdr>
            <w:top w:val="none" w:sz="0" w:space="0" w:color="auto"/>
            <w:left w:val="none" w:sz="0" w:space="0" w:color="auto"/>
            <w:bottom w:val="none" w:sz="0" w:space="0" w:color="auto"/>
            <w:right w:val="none" w:sz="0" w:space="0" w:color="auto"/>
          </w:divBdr>
        </w:div>
        <w:div w:id="1082917629">
          <w:marLeft w:val="480"/>
          <w:marRight w:val="0"/>
          <w:marTop w:val="0"/>
          <w:marBottom w:val="0"/>
          <w:divBdr>
            <w:top w:val="none" w:sz="0" w:space="0" w:color="auto"/>
            <w:left w:val="none" w:sz="0" w:space="0" w:color="auto"/>
            <w:bottom w:val="none" w:sz="0" w:space="0" w:color="auto"/>
            <w:right w:val="none" w:sz="0" w:space="0" w:color="auto"/>
          </w:divBdr>
        </w:div>
        <w:div w:id="912084920">
          <w:marLeft w:val="480"/>
          <w:marRight w:val="0"/>
          <w:marTop w:val="0"/>
          <w:marBottom w:val="0"/>
          <w:divBdr>
            <w:top w:val="none" w:sz="0" w:space="0" w:color="auto"/>
            <w:left w:val="none" w:sz="0" w:space="0" w:color="auto"/>
            <w:bottom w:val="none" w:sz="0" w:space="0" w:color="auto"/>
            <w:right w:val="none" w:sz="0" w:space="0" w:color="auto"/>
          </w:divBdr>
        </w:div>
        <w:div w:id="1885674418">
          <w:marLeft w:val="480"/>
          <w:marRight w:val="0"/>
          <w:marTop w:val="0"/>
          <w:marBottom w:val="0"/>
          <w:divBdr>
            <w:top w:val="none" w:sz="0" w:space="0" w:color="auto"/>
            <w:left w:val="none" w:sz="0" w:space="0" w:color="auto"/>
            <w:bottom w:val="none" w:sz="0" w:space="0" w:color="auto"/>
            <w:right w:val="none" w:sz="0" w:space="0" w:color="auto"/>
          </w:divBdr>
        </w:div>
        <w:div w:id="249781036">
          <w:marLeft w:val="480"/>
          <w:marRight w:val="0"/>
          <w:marTop w:val="0"/>
          <w:marBottom w:val="0"/>
          <w:divBdr>
            <w:top w:val="none" w:sz="0" w:space="0" w:color="auto"/>
            <w:left w:val="none" w:sz="0" w:space="0" w:color="auto"/>
            <w:bottom w:val="none" w:sz="0" w:space="0" w:color="auto"/>
            <w:right w:val="none" w:sz="0" w:space="0" w:color="auto"/>
          </w:divBdr>
        </w:div>
        <w:div w:id="1309440737">
          <w:marLeft w:val="480"/>
          <w:marRight w:val="0"/>
          <w:marTop w:val="0"/>
          <w:marBottom w:val="0"/>
          <w:divBdr>
            <w:top w:val="none" w:sz="0" w:space="0" w:color="auto"/>
            <w:left w:val="none" w:sz="0" w:space="0" w:color="auto"/>
            <w:bottom w:val="none" w:sz="0" w:space="0" w:color="auto"/>
            <w:right w:val="none" w:sz="0" w:space="0" w:color="auto"/>
          </w:divBdr>
        </w:div>
        <w:div w:id="1043020862">
          <w:marLeft w:val="480"/>
          <w:marRight w:val="0"/>
          <w:marTop w:val="0"/>
          <w:marBottom w:val="0"/>
          <w:divBdr>
            <w:top w:val="none" w:sz="0" w:space="0" w:color="auto"/>
            <w:left w:val="none" w:sz="0" w:space="0" w:color="auto"/>
            <w:bottom w:val="none" w:sz="0" w:space="0" w:color="auto"/>
            <w:right w:val="none" w:sz="0" w:space="0" w:color="auto"/>
          </w:divBdr>
        </w:div>
        <w:div w:id="800347069">
          <w:marLeft w:val="480"/>
          <w:marRight w:val="0"/>
          <w:marTop w:val="0"/>
          <w:marBottom w:val="0"/>
          <w:divBdr>
            <w:top w:val="none" w:sz="0" w:space="0" w:color="auto"/>
            <w:left w:val="none" w:sz="0" w:space="0" w:color="auto"/>
            <w:bottom w:val="none" w:sz="0" w:space="0" w:color="auto"/>
            <w:right w:val="none" w:sz="0" w:space="0" w:color="auto"/>
          </w:divBdr>
        </w:div>
        <w:div w:id="667027274">
          <w:marLeft w:val="480"/>
          <w:marRight w:val="0"/>
          <w:marTop w:val="0"/>
          <w:marBottom w:val="0"/>
          <w:divBdr>
            <w:top w:val="none" w:sz="0" w:space="0" w:color="auto"/>
            <w:left w:val="none" w:sz="0" w:space="0" w:color="auto"/>
            <w:bottom w:val="none" w:sz="0" w:space="0" w:color="auto"/>
            <w:right w:val="none" w:sz="0" w:space="0" w:color="auto"/>
          </w:divBdr>
        </w:div>
        <w:div w:id="656033420">
          <w:marLeft w:val="480"/>
          <w:marRight w:val="0"/>
          <w:marTop w:val="0"/>
          <w:marBottom w:val="0"/>
          <w:divBdr>
            <w:top w:val="none" w:sz="0" w:space="0" w:color="auto"/>
            <w:left w:val="none" w:sz="0" w:space="0" w:color="auto"/>
            <w:bottom w:val="none" w:sz="0" w:space="0" w:color="auto"/>
            <w:right w:val="none" w:sz="0" w:space="0" w:color="auto"/>
          </w:divBdr>
        </w:div>
        <w:div w:id="1961183892">
          <w:marLeft w:val="480"/>
          <w:marRight w:val="0"/>
          <w:marTop w:val="0"/>
          <w:marBottom w:val="0"/>
          <w:divBdr>
            <w:top w:val="none" w:sz="0" w:space="0" w:color="auto"/>
            <w:left w:val="none" w:sz="0" w:space="0" w:color="auto"/>
            <w:bottom w:val="none" w:sz="0" w:space="0" w:color="auto"/>
            <w:right w:val="none" w:sz="0" w:space="0" w:color="auto"/>
          </w:divBdr>
        </w:div>
        <w:div w:id="775756151">
          <w:marLeft w:val="480"/>
          <w:marRight w:val="0"/>
          <w:marTop w:val="0"/>
          <w:marBottom w:val="0"/>
          <w:divBdr>
            <w:top w:val="none" w:sz="0" w:space="0" w:color="auto"/>
            <w:left w:val="none" w:sz="0" w:space="0" w:color="auto"/>
            <w:bottom w:val="none" w:sz="0" w:space="0" w:color="auto"/>
            <w:right w:val="none" w:sz="0" w:space="0" w:color="auto"/>
          </w:divBdr>
        </w:div>
        <w:div w:id="94980442">
          <w:marLeft w:val="480"/>
          <w:marRight w:val="0"/>
          <w:marTop w:val="0"/>
          <w:marBottom w:val="0"/>
          <w:divBdr>
            <w:top w:val="none" w:sz="0" w:space="0" w:color="auto"/>
            <w:left w:val="none" w:sz="0" w:space="0" w:color="auto"/>
            <w:bottom w:val="none" w:sz="0" w:space="0" w:color="auto"/>
            <w:right w:val="none" w:sz="0" w:space="0" w:color="auto"/>
          </w:divBdr>
        </w:div>
        <w:div w:id="801194202">
          <w:marLeft w:val="480"/>
          <w:marRight w:val="0"/>
          <w:marTop w:val="0"/>
          <w:marBottom w:val="0"/>
          <w:divBdr>
            <w:top w:val="none" w:sz="0" w:space="0" w:color="auto"/>
            <w:left w:val="none" w:sz="0" w:space="0" w:color="auto"/>
            <w:bottom w:val="none" w:sz="0" w:space="0" w:color="auto"/>
            <w:right w:val="none" w:sz="0" w:space="0" w:color="auto"/>
          </w:divBdr>
        </w:div>
        <w:div w:id="2045708428">
          <w:marLeft w:val="480"/>
          <w:marRight w:val="0"/>
          <w:marTop w:val="0"/>
          <w:marBottom w:val="0"/>
          <w:divBdr>
            <w:top w:val="none" w:sz="0" w:space="0" w:color="auto"/>
            <w:left w:val="none" w:sz="0" w:space="0" w:color="auto"/>
            <w:bottom w:val="none" w:sz="0" w:space="0" w:color="auto"/>
            <w:right w:val="none" w:sz="0" w:space="0" w:color="auto"/>
          </w:divBdr>
        </w:div>
        <w:div w:id="1736081357">
          <w:marLeft w:val="480"/>
          <w:marRight w:val="0"/>
          <w:marTop w:val="0"/>
          <w:marBottom w:val="0"/>
          <w:divBdr>
            <w:top w:val="none" w:sz="0" w:space="0" w:color="auto"/>
            <w:left w:val="none" w:sz="0" w:space="0" w:color="auto"/>
            <w:bottom w:val="none" w:sz="0" w:space="0" w:color="auto"/>
            <w:right w:val="none" w:sz="0" w:space="0" w:color="auto"/>
          </w:divBdr>
        </w:div>
        <w:div w:id="342981146">
          <w:marLeft w:val="480"/>
          <w:marRight w:val="0"/>
          <w:marTop w:val="0"/>
          <w:marBottom w:val="0"/>
          <w:divBdr>
            <w:top w:val="none" w:sz="0" w:space="0" w:color="auto"/>
            <w:left w:val="none" w:sz="0" w:space="0" w:color="auto"/>
            <w:bottom w:val="none" w:sz="0" w:space="0" w:color="auto"/>
            <w:right w:val="none" w:sz="0" w:space="0" w:color="auto"/>
          </w:divBdr>
        </w:div>
        <w:div w:id="1374620123">
          <w:marLeft w:val="480"/>
          <w:marRight w:val="0"/>
          <w:marTop w:val="0"/>
          <w:marBottom w:val="0"/>
          <w:divBdr>
            <w:top w:val="none" w:sz="0" w:space="0" w:color="auto"/>
            <w:left w:val="none" w:sz="0" w:space="0" w:color="auto"/>
            <w:bottom w:val="none" w:sz="0" w:space="0" w:color="auto"/>
            <w:right w:val="none" w:sz="0" w:space="0" w:color="auto"/>
          </w:divBdr>
        </w:div>
        <w:div w:id="721290870">
          <w:marLeft w:val="480"/>
          <w:marRight w:val="0"/>
          <w:marTop w:val="0"/>
          <w:marBottom w:val="0"/>
          <w:divBdr>
            <w:top w:val="none" w:sz="0" w:space="0" w:color="auto"/>
            <w:left w:val="none" w:sz="0" w:space="0" w:color="auto"/>
            <w:bottom w:val="none" w:sz="0" w:space="0" w:color="auto"/>
            <w:right w:val="none" w:sz="0" w:space="0" w:color="auto"/>
          </w:divBdr>
        </w:div>
        <w:div w:id="1975139359">
          <w:marLeft w:val="480"/>
          <w:marRight w:val="0"/>
          <w:marTop w:val="0"/>
          <w:marBottom w:val="0"/>
          <w:divBdr>
            <w:top w:val="none" w:sz="0" w:space="0" w:color="auto"/>
            <w:left w:val="none" w:sz="0" w:space="0" w:color="auto"/>
            <w:bottom w:val="none" w:sz="0" w:space="0" w:color="auto"/>
            <w:right w:val="none" w:sz="0" w:space="0" w:color="auto"/>
          </w:divBdr>
        </w:div>
        <w:div w:id="444233123">
          <w:marLeft w:val="480"/>
          <w:marRight w:val="0"/>
          <w:marTop w:val="0"/>
          <w:marBottom w:val="0"/>
          <w:divBdr>
            <w:top w:val="none" w:sz="0" w:space="0" w:color="auto"/>
            <w:left w:val="none" w:sz="0" w:space="0" w:color="auto"/>
            <w:bottom w:val="none" w:sz="0" w:space="0" w:color="auto"/>
            <w:right w:val="none" w:sz="0" w:space="0" w:color="auto"/>
          </w:divBdr>
        </w:div>
        <w:div w:id="607346501">
          <w:marLeft w:val="480"/>
          <w:marRight w:val="0"/>
          <w:marTop w:val="0"/>
          <w:marBottom w:val="0"/>
          <w:divBdr>
            <w:top w:val="none" w:sz="0" w:space="0" w:color="auto"/>
            <w:left w:val="none" w:sz="0" w:space="0" w:color="auto"/>
            <w:bottom w:val="none" w:sz="0" w:space="0" w:color="auto"/>
            <w:right w:val="none" w:sz="0" w:space="0" w:color="auto"/>
          </w:divBdr>
        </w:div>
        <w:div w:id="2028829622">
          <w:marLeft w:val="480"/>
          <w:marRight w:val="0"/>
          <w:marTop w:val="0"/>
          <w:marBottom w:val="0"/>
          <w:divBdr>
            <w:top w:val="none" w:sz="0" w:space="0" w:color="auto"/>
            <w:left w:val="none" w:sz="0" w:space="0" w:color="auto"/>
            <w:bottom w:val="none" w:sz="0" w:space="0" w:color="auto"/>
            <w:right w:val="none" w:sz="0" w:space="0" w:color="auto"/>
          </w:divBdr>
        </w:div>
        <w:div w:id="630136737">
          <w:marLeft w:val="480"/>
          <w:marRight w:val="0"/>
          <w:marTop w:val="0"/>
          <w:marBottom w:val="0"/>
          <w:divBdr>
            <w:top w:val="none" w:sz="0" w:space="0" w:color="auto"/>
            <w:left w:val="none" w:sz="0" w:space="0" w:color="auto"/>
            <w:bottom w:val="none" w:sz="0" w:space="0" w:color="auto"/>
            <w:right w:val="none" w:sz="0" w:space="0" w:color="auto"/>
          </w:divBdr>
        </w:div>
        <w:div w:id="2039158621">
          <w:marLeft w:val="480"/>
          <w:marRight w:val="0"/>
          <w:marTop w:val="0"/>
          <w:marBottom w:val="0"/>
          <w:divBdr>
            <w:top w:val="none" w:sz="0" w:space="0" w:color="auto"/>
            <w:left w:val="none" w:sz="0" w:space="0" w:color="auto"/>
            <w:bottom w:val="none" w:sz="0" w:space="0" w:color="auto"/>
            <w:right w:val="none" w:sz="0" w:space="0" w:color="auto"/>
          </w:divBdr>
        </w:div>
        <w:div w:id="1386485130">
          <w:marLeft w:val="480"/>
          <w:marRight w:val="0"/>
          <w:marTop w:val="0"/>
          <w:marBottom w:val="0"/>
          <w:divBdr>
            <w:top w:val="none" w:sz="0" w:space="0" w:color="auto"/>
            <w:left w:val="none" w:sz="0" w:space="0" w:color="auto"/>
            <w:bottom w:val="none" w:sz="0" w:space="0" w:color="auto"/>
            <w:right w:val="none" w:sz="0" w:space="0" w:color="auto"/>
          </w:divBdr>
        </w:div>
        <w:div w:id="1847819906">
          <w:marLeft w:val="480"/>
          <w:marRight w:val="0"/>
          <w:marTop w:val="0"/>
          <w:marBottom w:val="0"/>
          <w:divBdr>
            <w:top w:val="none" w:sz="0" w:space="0" w:color="auto"/>
            <w:left w:val="none" w:sz="0" w:space="0" w:color="auto"/>
            <w:bottom w:val="none" w:sz="0" w:space="0" w:color="auto"/>
            <w:right w:val="none" w:sz="0" w:space="0" w:color="auto"/>
          </w:divBdr>
        </w:div>
        <w:div w:id="2064598688">
          <w:marLeft w:val="480"/>
          <w:marRight w:val="0"/>
          <w:marTop w:val="0"/>
          <w:marBottom w:val="0"/>
          <w:divBdr>
            <w:top w:val="none" w:sz="0" w:space="0" w:color="auto"/>
            <w:left w:val="none" w:sz="0" w:space="0" w:color="auto"/>
            <w:bottom w:val="none" w:sz="0" w:space="0" w:color="auto"/>
            <w:right w:val="none" w:sz="0" w:space="0" w:color="auto"/>
          </w:divBdr>
        </w:div>
        <w:div w:id="387917926">
          <w:marLeft w:val="480"/>
          <w:marRight w:val="0"/>
          <w:marTop w:val="0"/>
          <w:marBottom w:val="0"/>
          <w:divBdr>
            <w:top w:val="none" w:sz="0" w:space="0" w:color="auto"/>
            <w:left w:val="none" w:sz="0" w:space="0" w:color="auto"/>
            <w:bottom w:val="none" w:sz="0" w:space="0" w:color="auto"/>
            <w:right w:val="none" w:sz="0" w:space="0" w:color="auto"/>
          </w:divBdr>
        </w:div>
        <w:div w:id="1551113542">
          <w:marLeft w:val="480"/>
          <w:marRight w:val="0"/>
          <w:marTop w:val="0"/>
          <w:marBottom w:val="0"/>
          <w:divBdr>
            <w:top w:val="none" w:sz="0" w:space="0" w:color="auto"/>
            <w:left w:val="none" w:sz="0" w:space="0" w:color="auto"/>
            <w:bottom w:val="none" w:sz="0" w:space="0" w:color="auto"/>
            <w:right w:val="none" w:sz="0" w:space="0" w:color="auto"/>
          </w:divBdr>
        </w:div>
        <w:div w:id="293292641">
          <w:marLeft w:val="480"/>
          <w:marRight w:val="0"/>
          <w:marTop w:val="0"/>
          <w:marBottom w:val="0"/>
          <w:divBdr>
            <w:top w:val="none" w:sz="0" w:space="0" w:color="auto"/>
            <w:left w:val="none" w:sz="0" w:space="0" w:color="auto"/>
            <w:bottom w:val="none" w:sz="0" w:space="0" w:color="auto"/>
            <w:right w:val="none" w:sz="0" w:space="0" w:color="auto"/>
          </w:divBdr>
        </w:div>
        <w:div w:id="366682384">
          <w:marLeft w:val="480"/>
          <w:marRight w:val="0"/>
          <w:marTop w:val="0"/>
          <w:marBottom w:val="0"/>
          <w:divBdr>
            <w:top w:val="none" w:sz="0" w:space="0" w:color="auto"/>
            <w:left w:val="none" w:sz="0" w:space="0" w:color="auto"/>
            <w:bottom w:val="none" w:sz="0" w:space="0" w:color="auto"/>
            <w:right w:val="none" w:sz="0" w:space="0" w:color="auto"/>
          </w:divBdr>
        </w:div>
        <w:div w:id="1723096777">
          <w:marLeft w:val="480"/>
          <w:marRight w:val="0"/>
          <w:marTop w:val="0"/>
          <w:marBottom w:val="0"/>
          <w:divBdr>
            <w:top w:val="none" w:sz="0" w:space="0" w:color="auto"/>
            <w:left w:val="none" w:sz="0" w:space="0" w:color="auto"/>
            <w:bottom w:val="none" w:sz="0" w:space="0" w:color="auto"/>
            <w:right w:val="none" w:sz="0" w:space="0" w:color="auto"/>
          </w:divBdr>
        </w:div>
        <w:div w:id="1498612074">
          <w:marLeft w:val="480"/>
          <w:marRight w:val="0"/>
          <w:marTop w:val="0"/>
          <w:marBottom w:val="0"/>
          <w:divBdr>
            <w:top w:val="none" w:sz="0" w:space="0" w:color="auto"/>
            <w:left w:val="none" w:sz="0" w:space="0" w:color="auto"/>
            <w:bottom w:val="none" w:sz="0" w:space="0" w:color="auto"/>
            <w:right w:val="none" w:sz="0" w:space="0" w:color="auto"/>
          </w:divBdr>
        </w:div>
        <w:div w:id="980421048">
          <w:marLeft w:val="480"/>
          <w:marRight w:val="0"/>
          <w:marTop w:val="0"/>
          <w:marBottom w:val="0"/>
          <w:divBdr>
            <w:top w:val="none" w:sz="0" w:space="0" w:color="auto"/>
            <w:left w:val="none" w:sz="0" w:space="0" w:color="auto"/>
            <w:bottom w:val="none" w:sz="0" w:space="0" w:color="auto"/>
            <w:right w:val="none" w:sz="0" w:space="0" w:color="auto"/>
          </w:divBdr>
        </w:div>
        <w:div w:id="1653025706">
          <w:marLeft w:val="480"/>
          <w:marRight w:val="0"/>
          <w:marTop w:val="0"/>
          <w:marBottom w:val="0"/>
          <w:divBdr>
            <w:top w:val="none" w:sz="0" w:space="0" w:color="auto"/>
            <w:left w:val="none" w:sz="0" w:space="0" w:color="auto"/>
            <w:bottom w:val="none" w:sz="0" w:space="0" w:color="auto"/>
            <w:right w:val="none" w:sz="0" w:space="0" w:color="auto"/>
          </w:divBdr>
        </w:div>
      </w:divsChild>
    </w:div>
    <w:div w:id="538510339">
      <w:bodyDiv w:val="1"/>
      <w:marLeft w:val="0"/>
      <w:marRight w:val="0"/>
      <w:marTop w:val="0"/>
      <w:marBottom w:val="0"/>
      <w:divBdr>
        <w:top w:val="none" w:sz="0" w:space="0" w:color="auto"/>
        <w:left w:val="none" w:sz="0" w:space="0" w:color="auto"/>
        <w:bottom w:val="none" w:sz="0" w:space="0" w:color="auto"/>
        <w:right w:val="none" w:sz="0" w:space="0" w:color="auto"/>
      </w:divBdr>
    </w:div>
    <w:div w:id="541989604">
      <w:bodyDiv w:val="1"/>
      <w:marLeft w:val="0"/>
      <w:marRight w:val="0"/>
      <w:marTop w:val="0"/>
      <w:marBottom w:val="0"/>
      <w:divBdr>
        <w:top w:val="none" w:sz="0" w:space="0" w:color="auto"/>
        <w:left w:val="none" w:sz="0" w:space="0" w:color="auto"/>
        <w:bottom w:val="none" w:sz="0" w:space="0" w:color="auto"/>
        <w:right w:val="none" w:sz="0" w:space="0" w:color="auto"/>
      </w:divBdr>
    </w:div>
    <w:div w:id="542445970">
      <w:bodyDiv w:val="1"/>
      <w:marLeft w:val="0"/>
      <w:marRight w:val="0"/>
      <w:marTop w:val="0"/>
      <w:marBottom w:val="0"/>
      <w:divBdr>
        <w:top w:val="none" w:sz="0" w:space="0" w:color="auto"/>
        <w:left w:val="none" w:sz="0" w:space="0" w:color="auto"/>
        <w:bottom w:val="none" w:sz="0" w:space="0" w:color="auto"/>
        <w:right w:val="none" w:sz="0" w:space="0" w:color="auto"/>
      </w:divBdr>
    </w:div>
    <w:div w:id="542638354">
      <w:bodyDiv w:val="1"/>
      <w:marLeft w:val="0"/>
      <w:marRight w:val="0"/>
      <w:marTop w:val="0"/>
      <w:marBottom w:val="0"/>
      <w:divBdr>
        <w:top w:val="none" w:sz="0" w:space="0" w:color="auto"/>
        <w:left w:val="none" w:sz="0" w:space="0" w:color="auto"/>
        <w:bottom w:val="none" w:sz="0" w:space="0" w:color="auto"/>
        <w:right w:val="none" w:sz="0" w:space="0" w:color="auto"/>
      </w:divBdr>
    </w:div>
    <w:div w:id="543251259">
      <w:bodyDiv w:val="1"/>
      <w:marLeft w:val="0"/>
      <w:marRight w:val="0"/>
      <w:marTop w:val="0"/>
      <w:marBottom w:val="0"/>
      <w:divBdr>
        <w:top w:val="none" w:sz="0" w:space="0" w:color="auto"/>
        <w:left w:val="none" w:sz="0" w:space="0" w:color="auto"/>
        <w:bottom w:val="none" w:sz="0" w:space="0" w:color="auto"/>
        <w:right w:val="none" w:sz="0" w:space="0" w:color="auto"/>
      </w:divBdr>
    </w:div>
    <w:div w:id="543323806">
      <w:bodyDiv w:val="1"/>
      <w:marLeft w:val="0"/>
      <w:marRight w:val="0"/>
      <w:marTop w:val="0"/>
      <w:marBottom w:val="0"/>
      <w:divBdr>
        <w:top w:val="none" w:sz="0" w:space="0" w:color="auto"/>
        <w:left w:val="none" w:sz="0" w:space="0" w:color="auto"/>
        <w:bottom w:val="none" w:sz="0" w:space="0" w:color="auto"/>
        <w:right w:val="none" w:sz="0" w:space="0" w:color="auto"/>
      </w:divBdr>
    </w:div>
    <w:div w:id="545265230">
      <w:bodyDiv w:val="1"/>
      <w:marLeft w:val="0"/>
      <w:marRight w:val="0"/>
      <w:marTop w:val="0"/>
      <w:marBottom w:val="0"/>
      <w:divBdr>
        <w:top w:val="none" w:sz="0" w:space="0" w:color="auto"/>
        <w:left w:val="none" w:sz="0" w:space="0" w:color="auto"/>
        <w:bottom w:val="none" w:sz="0" w:space="0" w:color="auto"/>
        <w:right w:val="none" w:sz="0" w:space="0" w:color="auto"/>
      </w:divBdr>
    </w:div>
    <w:div w:id="547301982">
      <w:bodyDiv w:val="1"/>
      <w:marLeft w:val="0"/>
      <w:marRight w:val="0"/>
      <w:marTop w:val="0"/>
      <w:marBottom w:val="0"/>
      <w:divBdr>
        <w:top w:val="none" w:sz="0" w:space="0" w:color="auto"/>
        <w:left w:val="none" w:sz="0" w:space="0" w:color="auto"/>
        <w:bottom w:val="none" w:sz="0" w:space="0" w:color="auto"/>
        <w:right w:val="none" w:sz="0" w:space="0" w:color="auto"/>
      </w:divBdr>
    </w:div>
    <w:div w:id="547571429">
      <w:bodyDiv w:val="1"/>
      <w:marLeft w:val="0"/>
      <w:marRight w:val="0"/>
      <w:marTop w:val="0"/>
      <w:marBottom w:val="0"/>
      <w:divBdr>
        <w:top w:val="none" w:sz="0" w:space="0" w:color="auto"/>
        <w:left w:val="none" w:sz="0" w:space="0" w:color="auto"/>
        <w:bottom w:val="none" w:sz="0" w:space="0" w:color="auto"/>
        <w:right w:val="none" w:sz="0" w:space="0" w:color="auto"/>
      </w:divBdr>
    </w:div>
    <w:div w:id="549651581">
      <w:bodyDiv w:val="1"/>
      <w:marLeft w:val="0"/>
      <w:marRight w:val="0"/>
      <w:marTop w:val="0"/>
      <w:marBottom w:val="0"/>
      <w:divBdr>
        <w:top w:val="none" w:sz="0" w:space="0" w:color="auto"/>
        <w:left w:val="none" w:sz="0" w:space="0" w:color="auto"/>
        <w:bottom w:val="none" w:sz="0" w:space="0" w:color="auto"/>
        <w:right w:val="none" w:sz="0" w:space="0" w:color="auto"/>
      </w:divBdr>
    </w:div>
    <w:div w:id="552352352">
      <w:bodyDiv w:val="1"/>
      <w:marLeft w:val="0"/>
      <w:marRight w:val="0"/>
      <w:marTop w:val="0"/>
      <w:marBottom w:val="0"/>
      <w:divBdr>
        <w:top w:val="none" w:sz="0" w:space="0" w:color="auto"/>
        <w:left w:val="none" w:sz="0" w:space="0" w:color="auto"/>
        <w:bottom w:val="none" w:sz="0" w:space="0" w:color="auto"/>
        <w:right w:val="none" w:sz="0" w:space="0" w:color="auto"/>
      </w:divBdr>
    </w:div>
    <w:div w:id="553781123">
      <w:bodyDiv w:val="1"/>
      <w:marLeft w:val="0"/>
      <w:marRight w:val="0"/>
      <w:marTop w:val="0"/>
      <w:marBottom w:val="0"/>
      <w:divBdr>
        <w:top w:val="none" w:sz="0" w:space="0" w:color="auto"/>
        <w:left w:val="none" w:sz="0" w:space="0" w:color="auto"/>
        <w:bottom w:val="none" w:sz="0" w:space="0" w:color="auto"/>
        <w:right w:val="none" w:sz="0" w:space="0" w:color="auto"/>
      </w:divBdr>
    </w:div>
    <w:div w:id="554439177">
      <w:bodyDiv w:val="1"/>
      <w:marLeft w:val="0"/>
      <w:marRight w:val="0"/>
      <w:marTop w:val="0"/>
      <w:marBottom w:val="0"/>
      <w:divBdr>
        <w:top w:val="none" w:sz="0" w:space="0" w:color="auto"/>
        <w:left w:val="none" w:sz="0" w:space="0" w:color="auto"/>
        <w:bottom w:val="none" w:sz="0" w:space="0" w:color="auto"/>
        <w:right w:val="none" w:sz="0" w:space="0" w:color="auto"/>
      </w:divBdr>
    </w:div>
    <w:div w:id="557131874">
      <w:bodyDiv w:val="1"/>
      <w:marLeft w:val="0"/>
      <w:marRight w:val="0"/>
      <w:marTop w:val="0"/>
      <w:marBottom w:val="0"/>
      <w:divBdr>
        <w:top w:val="none" w:sz="0" w:space="0" w:color="auto"/>
        <w:left w:val="none" w:sz="0" w:space="0" w:color="auto"/>
        <w:bottom w:val="none" w:sz="0" w:space="0" w:color="auto"/>
        <w:right w:val="none" w:sz="0" w:space="0" w:color="auto"/>
      </w:divBdr>
    </w:div>
    <w:div w:id="559678136">
      <w:bodyDiv w:val="1"/>
      <w:marLeft w:val="0"/>
      <w:marRight w:val="0"/>
      <w:marTop w:val="0"/>
      <w:marBottom w:val="0"/>
      <w:divBdr>
        <w:top w:val="none" w:sz="0" w:space="0" w:color="auto"/>
        <w:left w:val="none" w:sz="0" w:space="0" w:color="auto"/>
        <w:bottom w:val="none" w:sz="0" w:space="0" w:color="auto"/>
        <w:right w:val="none" w:sz="0" w:space="0" w:color="auto"/>
      </w:divBdr>
      <w:divsChild>
        <w:div w:id="4016353">
          <w:marLeft w:val="640"/>
          <w:marRight w:val="0"/>
          <w:marTop w:val="0"/>
          <w:marBottom w:val="0"/>
          <w:divBdr>
            <w:top w:val="none" w:sz="0" w:space="0" w:color="auto"/>
            <w:left w:val="none" w:sz="0" w:space="0" w:color="auto"/>
            <w:bottom w:val="none" w:sz="0" w:space="0" w:color="auto"/>
            <w:right w:val="none" w:sz="0" w:space="0" w:color="auto"/>
          </w:divBdr>
        </w:div>
        <w:div w:id="161968018">
          <w:marLeft w:val="640"/>
          <w:marRight w:val="0"/>
          <w:marTop w:val="0"/>
          <w:marBottom w:val="0"/>
          <w:divBdr>
            <w:top w:val="none" w:sz="0" w:space="0" w:color="auto"/>
            <w:left w:val="none" w:sz="0" w:space="0" w:color="auto"/>
            <w:bottom w:val="none" w:sz="0" w:space="0" w:color="auto"/>
            <w:right w:val="none" w:sz="0" w:space="0" w:color="auto"/>
          </w:divBdr>
        </w:div>
        <w:div w:id="1396780418">
          <w:marLeft w:val="640"/>
          <w:marRight w:val="0"/>
          <w:marTop w:val="0"/>
          <w:marBottom w:val="0"/>
          <w:divBdr>
            <w:top w:val="none" w:sz="0" w:space="0" w:color="auto"/>
            <w:left w:val="none" w:sz="0" w:space="0" w:color="auto"/>
            <w:bottom w:val="none" w:sz="0" w:space="0" w:color="auto"/>
            <w:right w:val="none" w:sz="0" w:space="0" w:color="auto"/>
          </w:divBdr>
        </w:div>
        <w:div w:id="1634945945">
          <w:marLeft w:val="640"/>
          <w:marRight w:val="0"/>
          <w:marTop w:val="0"/>
          <w:marBottom w:val="0"/>
          <w:divBdr>
            <w:top w:val="none" w:sz="0" w:space="0" w:color="auto"/>
            <w:left w:val="none" w:sz="0" w:space="0" w:color="auto"/>
            <w:bottom w:val="none" w:sz="0" w:space="0" w:color="auto"/>
            <w:right w:val="none" w:sz="0" w:space="0" w:color="auto"/>
          </w:divBdr>
        </w:div>
        <w:div w:id="1364019058">
          <w:marLeft w:val="640"/>
          <w:marRight w:val="0"/>
          <w:marTop w:val="0"/>
          <w:marBottom w:val="0"/>
          <w:divBdr>
            <w:top w:val="none" w:sz="0" w:space="0" w:color="auto"/>
            <w:left w:val="none" w:sz="0" w:space="0" w:color="auto"/>
            <w:bottom w:val="none" w:sz="0" w:space="0" w:color="auto"/>
            <w:right w:val="none" w:sz="0" w:space="0" w:color="auto"/>
          </w:divBdr>
        </w:div>
        <w:div w:id="82188514">
          <w:marLeft w:val="640"/>
          <w:marRight w:val="0"/>
          <w:marTop w:val="0"/>
          <w:marBottom w:val="0"/>
          <w:divBdr>
            <w:top w:val="none" w:sz="0" w:space="0" w:color="auto"/>
            <w:left w:val="none" w:sz="0" w:space="0" w:color="auto"/>
            <w:bottom w:val="none" w:sz="0" w:space="0" w:color="auto"/>
            <w:right w:val="none" w:sz="0" w:space="0" w:color="auto"/>
          </w:divBdr>
        </w:div>
        <w:div w:id="912666607">
          <w:marLeft w:val="640"/>
          <w:marRight w:val="0"/>
          <w:marTop w:val="0"/>
          <w:marBottom w:val="0"/>
          <w:divBdr>
            <w:top w:val="none" w:sz="0" w:space="0" w:color="auto"/>
            <w:left w:val="none" w:sz="0" w:space="0" w:color="auto"/>
            <w:bottom w:val="none" w:sz="0" w:space="0" w:color="auto"/>
            <w:right w:val="none" w:sz="0" w:space="0" w:color="auto"/>
          </w:divBdr>
        </w:div>
        <w:div w:id="2073388657">
          <w:marLeft w:val="640"/>
          <w:marRight w:val="0"/>
          <w:marTop w:val="0"/>
          <w:marBottom w:val="0"/>
          <w:divBdr>
            <w:top w:val="none" w:sz="0" w:space="0" w:color="auto"/>
            <w:left w:val="none" w:sz="0" w:space="0" w:color="auto"/>
            <w:bottom w:val="none" w:sz="0" w:space="0" w:color="auto"/>
            <w:right w:val="none" w:sz="0" w:space="0" w:color="auto"/>
          </w:divBdr>
        </w:div>
        <w:div w:id="726609890">
          <w:marLeft w:val="640"/>
          <w:marRight w:val="0"/>
          <w:marTop w:val="0"/>
          <w:marBottom w:val="0"/>
          <w:divBdr>
            <w:top w:val="none" w:sz="0" w:space="0" w:color="auto"/>
            <w:left w:val="none" w:sz="0" w:space="0" w:color="auto"/>
            <w:bottom w:val="none" w:sz="0" w:space="0" w:color="auto"/>
            <w:right w:val="none" w:sz="0" w:space="0" w:color="auto"/>
          </w:divBdr>
        </w:div>
        <w:div w:id="360397190">
          <w:marLeft w:val="640"/>
          <w:marRight w:val="0"/>
          <w:marTop w:val="0"/>
          <w:marBottom w:val="0"/>
          <w:divBdr>
            <w:top w:val="none" w:sz="0" w:space="0" w:color="auto"/>
            <w:left w:val="none" w:sz="0" w:space="0" w:color="auto"/>
            <w:bottom w:val="none" w:sz="0" w:space="0" w:color="auto"/>
            <w:right w:val="none" w:sz="0" w:space="0" w:color="auto"/>
          </w:divBdr>
        </w:div>
        <w:div w:id="1542327973">
          <w:marLeft w:val="640"/>
          <w:marRight w:val="0"/>
          <w:marTop w:val="0"/>
          <w:marBottom w:val="0"/>
          <w:divBdr>
            <w:top w:val="none" w:sz="0" w:space="0" w:color="auto"/>
            <w:left w:val="none" w:sz="0" w:space="0" w:color="auto"/>
            <w:bottom w:val="none" w:sz="0" w:space="0" w:color="auto"/>
            <w:right w:val="none" w:sz="0" w:space="0" w:color="auto"/>
          </w:divBdr>
        </w:div>
        <w:div w:id="1740207080">
          <w:marLeft w:val="640"/>
          <w:marRight w:val="0"/>
          <w:marTop w:val="0"/>
          <w:marBottom w:val="0"/>
          <w:divBdr>
            <w:top w:val="none" w:sz="0" w:space="0" w:color="auto"/>
            <w:left w:val="none" w:sz="0" w:space="0" w:color="auto"/>
            <w:bottom w:val="none" w:sz="0" w:space="0" w:color="auto"/>
            <w:right w:val="none" w:sz="0" w:space="0" w:color="auto"/>
          </w:divBdr>
        </w:div>
        <w:div w:id="1223710132">
          <w:marLeft w:val="640"/>
          <w:marRight w:val="0"/>
          <w:marTop w:val="0"/>
          <w:marBottom w:val="0"/>
          <w:divBdr>
            <w:top w:val="none" w:sz="0" w:space="0" w:color="auto"/>
            <w:left w:val="none" w:sz="0" w:space="0" w:color="auto"/>
            <w:bottom w:val="none" w:sz="0" w:space="0" w:color="auto"/>
            <w:right w:val="none" w:sz="0" w:space="0" w:color="auto"/>
          </w:divBdr>
        </w:div>
        <w:div w:id="167137105">
          <w:marLeft w:val="640"/>
          <w:marRight w:val="0"/>
          <w:marTop w:val="0"/>
          <w:marBottom w:val="0"/>
          <w:divBdr>
            <w:top w:val="none" w:sz="0" w:space="0" w:color="auto"/>
            <w:left w:val="none" w:sz="0" w:space="0" w:color="auto"/>
            <w:bottom w:val="none" w:sz="0" w:space="0" w:color="auto"/>
            <w:right w:val="none" w:sz="0" w:space="0" w:color="auto"/>
          </w:divBdr>
        </w:div>
        <w:div w:id="1922593951">
          <w:marLeft w:val="640"/>
          <w:marRight w:val="0"/>
          <w:marTop w:val="0"/>
          <w:marBottom w:val="0"/>
          <w:divBdr>
            <w:top w:val="none" w:sz="0" w:space="0" w:color="auto"/>
            <w:left w:val="none" w:sz="0" w:space="0" w:color="auto"/>
            <w:bottom w:val="none" w:sz="0" w:space="0" w:color="auto"/>
            <w:right w:val="none" w:sz="0" w:space="0" w:color="auto"/>
          </w:divBdr>
        </w:div>
        <w:div w:id="822544053">
          <w:marLeft w:val="640"/>
          <w:marRight w:val="0"/>
          <w:marTop w:val="0"/>
          <w:marBottom w:val="0"/>
          <w:divBdr>
            <w:top w:val="none" w:sz="0" w:space="0" w:color="auto"/>
            <w:left w:val="none" w:sz="0" w:space="0" w:color="auto"/>
            <w:bottom w:val="none" w:sz="0" w:space="0" w:color="auto"/>
            <w:right w:val="none" w:sz="0" w:space="0" w:color="auto"/>
          </w:divBdr>
        </w:div>
        <w:div w:id="1420130512">
          <w:marLeft w:val="640"/>
          <w:marRight w:val="0"/>
          <w:marTop w:val="0"/>
          <w:marBottom w:val="0"/>
          <w:divBdr>
            <w:top w:val="none" w:sz="0" w:space="0" w:color="auto"/>
            <w:left w:val="none" w:sz="0" w:space="0" w:color="auto"/>
            <w:bottom w:val="none" w:sz="0" w:space="0" w:color="auto"/>
            <w:right w:val="none" w:sz="0" w:space="0" w:color="auto"/>
          </w:divBdr>
        </w:div>
        <w:div w:id="1856307709">
          <w:marLeft w:val="640"/>
          <w:marRight w:val="0"/>
          <w:marTop w:val="0"/>
          <w:marBottom w:val="0"/>
          <w:divBdr>
            <w:top w:val="none" w:sz="0" w:space="0" w:color="auto"/>
            <w:left w:val="none" w:sz="0" w:space="0" w:color="auto"/>
            <w:bottom w:val="none" w:sz="0" w:space="0" w:color="auto"/>
            <w:right w:val="none" w:sz="0" w:space="0" w:color="auto"/>
          </w:divBdr>
        </w:div>
        <w:div w:id="1501500228">
          <w:marLeft w:val="640"/>
          <w:marRight w:val="0"/>
          <w:marTop w:val="0"/>
          <w:marBottom w:val="0"/>
          <w:divBdr>
            <w:top w:val="none" w:sz="0" w:space="0" w:color="auto"/>
            <w:left w:val="none" w:sz="0" w:space="0" w:color="auto"/>
            <w:bottom w:val="none" w:sz="0" w:space="0" w:color="auto"/>
            <w:right w:val="none" w:sz="0" w:space="0" w:color="auto"/>
          </w:divBdr>
        </w:div>
        <w:div w:id="932860094">
          <w:marLeft w:val="640"/>
          <w:marRight w:val="0"/>
          <w:marTop w:val="0"/>
          <w:marBottom w:val="0"/>
          <w:divBdr>
            <w:top w:val="none" w:sz="0" w:space="0" w:color="auto"/>
            <w:left w:val="none" w:sz="0" w:space="0" w:color="auto"/>
            <w:bottom w:val="none" w:sz="0" w:space="0" w:color="auto"/>
            <w:right w:val="none" w:sz="0" w:space="0" w:color="auto"/>
          </w:divBdr>
        </w:div>
        <w:div w:id="466512129">
          <w:marLeft w:val="640"/>
          <w:marRight w:val="0"/>
          <w:marTop w:val="0"/>
          <w:marBottom w:val="0"/>
          <w:divBdr>
            <w:top w:val="none" w:sz="0" w:space="0" w:color="auto"/>
            <w:left w:val="none" w:sz="0" w:space="0" w:color="auto"/>
            <w:bottom w:val="none" w:sz="0" w:space="0" w:color="auto"/>
            <w:right w:val="none" w:sz="0" w:space="0" w:color="auto"/>
          </w:divBdr>
        </w:div>
        <w:div w:id="37248748">
          <w:marLeft w:val="640"/>
          <w:marRight w:val="0"/>
          <w:marTop w:val="0"/>
          <w:marBottom w:val="0"/>
          <w:divBdr>
            <w:top w:val="none" w:sz="0" w:space="0" w:color="auto"/>
            <w:left w:val="none" w:sz="0" w:space="0" w:color="auto"/>
            <w:bottom w:val="none" w:sz="0" w:space="0" w:color="auto"/>
            <w:right w:val="none" w:sz="0" w:space="0" w:color="auto"/>
          </w:divBdr>
        </w:div>
        <w:div w:id="944271405">
          <w:marLeft w:val="640"/>
          <w:marRight w:val="0"/>
          <w:marTop w:val="0"/>
          <w:marBottom w:val="0"/>
          <w:divBdr>
            <w:top w:val="none" w:sz="0" w:space="0" w:color="auto"/>
            <w:left w:val="none" w:sz="0" w:space="0" w:color="auto"/>
            <w:bottom w:val="none" w:sz="0" w:space="0" w:color="auto"/>
            <w:right w:val="none" w:sz="0" w:space="0" w:color="auto"/>
          </w:divBdr>
        </w:div>
        <w:div w:id="133957358">
          <w:marLeft w:val="640"/>
          <w:marRight w:val="0"/>
          <w:marTop w:val="0"/>
          <w:marBottom w:val="0"/>
          <w:divBdr>
            <w:top w:val="none" w:sz="0" w:space="0" w:color="auto"/>
            <w:left w:val="none" w:sz="0" w:space="0" w:color="auto"/>
            <w:bottom w:val="none" w:sz="0" w:space="0" w:color="auto"/>
            <w:right w:val="none" w:sz="0" w:space="0" w:color="auto"/>
          </w:divBdr>
        </w:div>
        <w:div w:id="1361202413">
          <w:marLeft w:val="640"/>
          <w:marRight w:val="0"/>
          <w:marTop w:val="0"/>
          <w:marBottom w:val="0"/>
          <w:divBdr>
            <w:top w:val="none" w:sz="0" w:space="0" w:color="auto"/>
            <w:left w:val="none" w:sz="0" w:space="0" w:color="auto"/>
            <w:bottom w:val="none" w:sz="0" w:space="0" w:color="auto"/>
            <w:right w:val="none" w:sz="0" w:space="0" w:color="auto"/>
          </w:divBdr>
        </w:div>
        <w:div w:id="1133593431">
          <w:marLeft w:val="640"/>
          <w:marRight w:val="0"/>
          <w:marTop w:val="0"/>
          <w:marBottom w:val="0"/>
          <w:divBdr>
            <w:top w:val="none" w:sz="0" w:space="0" w:color="auto"/>
            <w:left w:val="none" w:sz="0" w:space="0" w:color="auto"/>
            <w:bottom w:val="none" w:sz="0" w:space="0" w:color="auto"/>
            <w:right w:val="none" w:sz="0" w:space="0" w:color="auto"/>
          </w:divBdr>
        </w:div>
        <w:div w:id="2042709372">
          <w:marLeft w:val="640"/>
          <w:marRight w:val="0"/>
          <w:marTop w:val="0"/>
          <w:marBottom w:val="0"/>
          <w:divBdr>
            <w:top w:val="none" w:sz="0" w:space="0" w:color="auto"/>
            <w:left w:val="none" w:sz="0" w:space="0" w:color="auto"/>
            <w:bottom w:val="none" w:sz="0" w:space="0" w:color="auto"/>
            <w:right w:val="none" w:sz="0" w:space="0" w:color="auto"/>
          </w:divBdr>
        </w:div>
        <w:div w:id="1413090396">
          <w:marLeft w:val="640"/>
          <w:marRight w:val="0"/>
          <w:marTop w:val="0"/>
          <w:marBottom w:val="0"/>
          <w:divBdr>
            <w:top w:val="none" w:sz="0" w:space="0" w:color="auto"/>
            <w:left w:val="none" w:sz="0" w:space="0" w:color="auto"/>
            <w:bottom w:val="none" w:sz="0" w:space="0" w:color="auto"/>
            <w:right w:val="none" w:sz="0" w:space="0" w:color="auto"/>
          </w:divBdr>
        </w:div>
        <w:div w:id="1051807101">
          <w:marLeft w:val="640"/>
          <w:marRight w:val="0"/>
          <w:marTop w:val="0"/>
          <w:marBottom w:val="0"/>
          <w:divBdr>
            <w:top w:val="none" w:sz="0" w:space="0" w:color="auto"/>
            <w:left w:val="none" w:sz="0" w:space="0" w:color="auto"/>
            <w:bottom w:val="none" w:sz="0" w:space="0" w:color="auto"/>
            <w:right w:val="none" w:sz="0" w:space="0" w:color="auto"/>
          </w:divBdr>
        </w:div>
        <w:div w:id="1301500498">
          <w:marLeft w:val="640"/>
          <w:marRight w:val="0"/>
          <w:marTop w:val="0"/>
          <w:marBottom w:val="0"/>
          <w:divBdr>
            <w:top w:val="none" w:sz="0" w:space="0" w:color="auto"/>
            <w:left w:val="none" w:sz="0" w:space="0" w:color="auto"/>
            <w:bottom w:val="none" w:sz="0" w:space="0" w:color="auto"/>
            <w:right w:val="none" w:sz="0" w:space="0" w:color="auto"/>
          </w:divBdr>
        </w:div>
        <w:div w:id="1139803242">
          <w:marLeft w:val="640"/>
          <w:marRight w:val="0"/>
          <w:marTop w:val="0"/>
          <w:marBottom w:val="0"/>
          <w:divBdr>
            <w:top w:val="none" w:sz="0" w:space="0" w:color="auto"/>
            <w:left w:val="none" w:sz="0" w:space="0" w:color="auto"/>
            <w:bottom w:val="none" w:sz="0" w:space="0" w:color="auto"/>
            <w:right w:val="none" w:sz="0" w:space="0" w:color="auto"/>
          </w:divBdr>
        </w:div>
        <w:div w:id="1769693847">
          <w:marLeft w:val="640"/>
          <w:marRight w:val="0"/>
          <w:marTop w:val="0"/>
          <w:marBottom w:val="0"/>
          <w:divBdr>
            <w:top w:val="none" w:sz="0" w:space="0" w:color="auto"/>
            <w:left w:val="none" w:sz="0" w:space="0" w:color="auto"/>
            <w:bottom w:val="none" w:sz="0" w:space="0" w:color="auto"/>
            <w:right w:val="none" w:sz="0" w:space="0" w:color="auto"/>
          </w:divBdr>
        </w:div>
        <w:div w:id="1369258245">
          <w:marLeft w:val="640"/>
          <w:marRight w:val="0"/>
          <w:marTop w:val="0"/>
          <w:marBottom w:val="0"/>
          <w:divBdr>
            <w:top w:val="none" w:sz="0" w:space="0" w:color="auto"/>
            <w:left w:val="none" w:sz="0" w:space="0" w:color="auto"/>
            <w:bottom w:val="none" w:sz="0" w:space="0" w:color="auto"/>
            <w:right w:val="none" w:sz="0" w:space="0" w:color="auto"/>
          </w:divBdr>
        </w:div>
        <w:div w:id="5639361">
          <w:marLeft w:val="640"/>
          <w:marRight w:val="0"/>
          <w:marTop w:val="0"/>
          <w:marBottom w:val="0"/>
          <w:divBdr>
            <w:top w:val="none" w:sz="0" w:space="0" w:color="auto"/>
            <w:left w:val="none" w:sz="0" w:space="0" w:color="auto"/>
            <w:bottom w:val="none" w:sz="0" w:space="0" w:color="auto"/>
            <w:right w:val="none" w:sz="0" w:space="0" w:color="auto"/>
          </w:divBdr>
        </w:div>
        <w:div w:id="1193684837">
          <w:marLeft w:val="640"/>
          <w:marRight w:val="0"/>
          <w:marTop w:val="0"/>
          <w:marBottom w:val="0"/>
          <w:divBdr>
            <w:top w:val="none" w:sz="0" w:space="0" w:color="auto"/>
            <w:left w:val="none" w:sz="0" w:space="0" w:color="auto"/>
            <w:bottom w:val="none" w:sz="0" w:space="0" w:color="auto"/>
            <w:right w:val="none" w:sz="0" w:space="0" w:color="auto"/>
          </w:divBdr>
        </w:div>
        <w:div w:id="1321419177">
          <w:marLeft w:val="640"/>
          <w:marRight w:val="0"/>
          <w:marTop w:val="0"/>
          <w:marBottom w:val="0"/>
          <w:divBdr>
            <w:top w:val="none" w:sz="0" w:space="0" w:color="auto"/>
            <w:left w:val="none" w:sz="0" w:space="0" w:color="auto"/>
            <w:bottom w:val="none" w:sz="0" w:space="0" w:color="auto"/>
            <w:right w:val="none" w:sz="0" w:space="0" w:color="auto"/>
          </w:divBdr>
        </w:div>
        <w:div w:id="432092565">
          <w:marLeft w:val="640"/>
          <w:marRight w:val="0"/>
          <w:marTop w:val="0"/>
          <w:marBottom w:val="0"/>
          <w:divBdr>
            <w:top w:val="none" w:sz="0" w:space="0" w:color="auto"/>
            <w:left w:val="none" w:sz="0" w:space="0" w:color="auto"/>
            <w:bottom w:val="none" w:sz="0" w:space="0" w:color="auto"/>
            <w:right w:val="none" w:sz="0" w:space="0" w:color="auto"/>
          </w:divBdr>
        </w:div>
        <w:div w:id="582102261">
          <w:marLeft w:val="640"/>
          <w:marRight w:val="0"/>
          <w:marTop w:val="0"/>
          <w:marBottom w:val="0"/>
          <w:divBdr>
            <w:top w:val="none" w:sz="0" w:space="0" w:color="auto"/>
            <w:left w:val="none" w:sz="0" w:space="0" w:color="auto"/>
            <w:bottom w:val="none" w:sz="0" w:space="0" w:color="auto"/>
            <w:right w:val="none" w:sz="0" w:space="0" w:color="auto"/>
          </w:divBdr>
        </w:div>
        <w:div w:id="983197025">
          <w:marLeft w:val="640"/>
          <w:marRight w:val="0"/>
          <w:marTop w:val="0"/>
          <w:marBottom w:val="0"/>
          <w:divBdr>
            <w:top w:val="none" w:sz="0" w:space="0" w:color="auto"/>
            <w:left w:val="none" w:sz="0" w:space="0" w:color="auto"/>
            <w:bottom w:val="none" w:sz="0" w:space="0" w:color="auto"/>
            <w:right w:val="none" w:sz="0" w:space="0" w:color="auto"/>
          </w:divBdr>
        </w:div>
        <w:div w:id="1709260813">
          <w:marLeft w:val="640"/>
          <w:marRight w:val="0"/>
          <w:marTop w:val="0"/>
          <w:marBottom w:val="0"/>
          <w:divBdr>
            <w:top w:val="none" w:sz="0" w:space="0" w:color="auto"/>
            <w:left w:val="none" w:sz="0" w:space="0" w:color="auto"/>
            <w:bottom w:val="none" w:sz="0" w:space="0" w:color="auto"/>
            <w:right w:val="none" w:sz="0" w:space="0" w:color="auto"/>
          </w:divBdr>
        </w:div>
        <w:div w:id="1529684023">
          <w:marLeft w:val="640"/>
          <w:marRight w:val="0"/>
          <w:marTop w:val="0"/>
          <w:marBottom w:val="0"/>
          <w:divBdr>
            <w:top w:val="none" w:sz="0" w:space="0" w:color="auto"/>
            <w:left w:val="none" w:sz="0" w:space="0" w:color="auto"/>
            <w:bottom w:val="none" w:sz="0" w:space="0" w:color="auto"/>
            <w:right w:val="none" w:sz="0" w:space="0" w:color="auto"/>
          </w:divBdr>
        </w:div>
        <w:div w:id="1844975422">
          <w:marLeft w:val="640"/>
          <w:marRight w:val="0"/>
          <w:marTop w:val="0"/>
          <w:marBottom w:val="0"/>
          <w:divBdr>
            <w:top w:val="none" w:sz="0" w:space="0" w:color="auto"/>
            <w:left w:val="none" w:sz="0" w:space="0" w:color="auto"/>
            <w:bottom w:val="none" w:sz="0" w:space="0" w:color="auto"/>
            <w:right w:val="none" w:sz="0" w:space="0" w:color="auto"/>
          </w:divBdr>
        </w:div>
        <w:div w:id="641081183">
          <w:marLeft w:val="640"/>
          <w:marRight w:val="0"/>
          <w:marTop w:val="0"/>
          <w:marBottom w:val="0"/>
          <w:divBdr>
            <w:top w:val="none" w:sz="0" w:space="0" w:color="auto"/>
            <w:left w:val="none" w:sz="0" w:space="0" w:color="auto"/>
            <w:bottom w:val="none" w:sz="0" w:space="0" w:color="auto"/>
            <w:right w:val="none" w:sz="0" w:space="0" w:color="auto"/>
          </w:divBdr>
        </w:div>
        <w:div w:id="428819153">
          <w:marLeft w:val="640"/>
          <w:marRight w:val="0"/>
          <w:marTop w:val="0"/>
          <w:marBottom w:val="0"/>
          <w:divBdr>
            <w:top w:val="none" w:sz="0" w:space="0" w:color="auto"/>
            <w:left w:val="none" w:sz="0" w:space="0" w:color="auto"/>
            <w:bottom w:val="none" w:sz="0" w:space="0" w:color="auto"/>
            <w:right w:val="none" w:sz="0" w:space="0" w:color="auto"/>
          </w:divBdr>
        </w:div>
        <w:div w:id="1912495657">
          <w:marLeft w:val="640"/>
          <w:marRight w:val="0"/>
          <w:marTop w:val="0"/>
          <w:marBottom w:val="0"/>
          <w:divBdr>
            <w:top w:val="none" w:sz="0" w:space="0" w:color="auto"/>
            <w:left w:val="none" w:sz="0" w:space="0" w:color="auto"/>
            <w:bottom w:val="none" w:sz="0" w:space="0" w:color="auto"/>
            <w:right w:val="none" w:sz="0" w:space="0" w:color="auto"/>
          </w:divBdr>
        </w:div>
        <w:div w:id="1777097207">
          <w:marLeft w:val="640"/>
          <w:marRight w:val="0"/>
          <w:marTop w:val="0"/>
          <w:marBottom w:val="0"/>
          <w:divBdr>
            <w:top w:val="none" w:sz="0" w:space="0" w:color="auto"/>
            <w:left w:val="none" w:sz="0" w:space="0" w:color="auto"/>
            <w:bottom w:val="none" w:sz="0" w:space="0" w:color="auto"/>
            <w:right w:val="none" w:sz="0" w:space="0" w:color="auto"/>
          </w:divBdr>
        </w:div>
        <w:div w:id="1840778487">
          <w:marLeft w:val="640"/>
          <w:marRight w:val="0"/>
          <w:marTop w:val="0"/>
          <w:marBottom w:val="0"/>
          <w:divBdr>
            <w:top w:val="none" w:sz="0" w:space="0" w:color="auto"/>
            <w:left w:val="none" w:sz="0" w:space="0" w:color="auto"/>
            <w:bottom w:val="none" w:sz="0" w:space="0" w:color="auto"/>
            <w:right w:val="none" w:sz="0" w:space="0" w:color="auto"/>
          </w:divBdr>
        </w:div>
        <w:div w:id="2030982577">
          <w:marLeft w:val="640"/>
          <w:marRight w:val="0"/>
          <w:marTop w:val="0"/>
          <w:marBottom w:val="0"/>
          <w:divBdr>
            <w:top w:val="none" w:sz="0" w:space="0" w:color="auto"/>
            <w:left w:val="none" w:sz="0" w:space="0" w:color="auto"/>
            <w:bottom w:val="none" w:sz="0" w:space="0" w:color="auto"/>
            <w:right w:val="none" w:sz="0" w:space="0" w:color="auto"/>
          </w:divBdr>
        </w:div>
        <w:div w:id="38356752">
          <w:marLeft w:val="640"/>
          <w:marRight w:val="0"/>
          <w:marTop w:val="0"/>
          <w:marBottom w:val="0"/>
          <w:divBdr>
            <w:top w:val="none" w:sz="0" w:space="0" w:color="auto"/>
            <w:left w:val="none" w:sz="0" w:space="0" w:color="auto"/>
            <w:bottom w:val="none" w:sz="0" w:space="0" w:color="auto"/>
            <w:right w:val="none" w:sz="0" w:space="0" w:color="auto"/>
          </w:divBdr>
        </w:div>
        <w:div w:id="1200435592">
          <w:marLeft w:val="640"/>
          <w:marRight w:val="0"/>
          <w:marTop w:val="0"/>
          <w:marBottom w:val="0"/>
          <w:divBdr>
            <w:top w:val="none" w:sz="0" w:space="0" w:color="auto"/>
            <w:left w:val="none" w:sz="0" w:space="0" w:color="auto"/>
            <w:bottom w:val="none" w:sz="0" w:space="0" w:color="auto"/>
            <w:right w:val="none" w:sz="0" w:space="0" w:color="auto"/>
          </w:divBdr>
        </w:div>
        <w:div w:id="1264798515">
          <w:marLeft w:val="640"/>
          <w:marRight w:val="0"/>
          <w:marTop w:val="0"/>
          <w:marBottom w:val="0"/>
          <w:divBdr>
            <w:top w:val="none" w:sz="0" w:space="0" w:color="auto"/>
            <w:left w:val="none" w:sz="0" w:space="0" w:color="auto"/>
            <w:bottom w:val="none" w:sz="0" w:space="0" w:color="auto"/>
            <w:right w:val="none" w:sz="0" w:space="0" w:color="auto"/>
          </w:divBdr>
        </w:div>
        <w:div w:id="216282555">
          <w:marLeft w:val="640"/>
          <w:marRight w:val="0"/>
          <w:marTop w:val="0"/>
          <w:marBottom w:val="0"/>
          <w:divBdr>
            <w:top w:val="none" w:sz="0" w:space="0" w:color="auto"/>
            <w:left w:val="none" w:sz="0" w:space="0" w:color="auto"/>
            <w:bottom w:val="none" w:sz="0" w:space="0" w:color="auto"/>
            <w:right w:val="none" w:sz="0" w:space="0" w:color="auto"/>
          </w:divBdr>
        </w:div>
        <w:div w:id="1674649182">
          <w:marLeft w:val="640"/>
          <w:marRight w:val="0"/>
          <w:marTop w:val="0"/>
          <w:marBottom w:val="0"/>
          <w:divBdr>
            <w:top w:val="none" w:sz="0" w:space="0" w:color="auto"/>
            <w:left w:val="none" w:sz="0" w:space="0" w:color="auto"/>
            <w:bottom w:val="none" w:sz="0" w:space="0" w:color="auto"/>
            <w:right w:val="none" w:sz="0" w:space="0" w:color="auto"/>
          </w:divBdr>
        </w:div>
        <w:div w:id="144050861">
          <w:marLeft w:val="640"/>
          <w:marRight w:val="0"/>
          <w:marTop w:val="0"/>
          <w:marBottom w:val="0"/>
          <w:divBdr>
            <w:top w:val="none" w:sz="0" w:space="0" w:color="auto"/>
            <w:left w:val="none" w:sz="0" w:space="0" w:color="auto"/>
            <w:bottom w:val="none" w:sz="0" w:space="0" w:color="auto"/>
            <w:right w:val="none" w:sz="0" w:space="0" w:color="auto"/>
          </w:divBdr>
        </w:div>
        <w:div w:id="603465140">
          <w:marLeft w:val="640"/>
          <w:marRight w:val="0"/>
          <w:marTop w:val="0"/>
          <w:marBottom w:val="0"/>
          <w:divBdr>
            <w:top w:val="none" w:sz="0" w:space="0" w:color="auto"/>
            <w:left w:val="none" w:sz="0" w:space="0" w:color="auto"/>
            <w:bottom w:val="none" w:sz="0" w:space="0" w:color="auto"/>
            <w:right w:val="none" w:sz="0" w:space="0" w:color="auto"/>
          </w:divBdr>
        </w:div>
        <w:div w:id="1871261377">
          <w:marLeft w:val="640"/>
          <w:marRight w:val="0"/>
          <w:marTop w:val="0"/>
          <w:marBottom w:val="0"/>
          <w:divBdr>
            <w:top w:val="none" w:sz="0" w:space="0" w:color="auto"/>
            <w:left w:val="none" w:sz="0" w:space="0" w:color="auto"/>
            <w:bottom w:val="none" w:sz="0" w:space="0" w:color="auto"/>
            <w:right w:val="none" w:sz="0" w:space="0" w:color="auto"/>
          </w:divBdr>
        </w:div>
        <w:div w:id="902643017">
          <w:marLeft w:val="640"/>
          <w:marRight w:val="0"/>
          <w:marTop w:val="0"/>
          <w:marBottom w:val="0"/>
          <w:divBdr>
            <w:top w:val="none" w:sz="0" w:space="0" w:color="auto"/>
            <w:left w:val="none" w:sz="0" w:space="0" w:color="auto"/>
            <w:bottom w:val="none" w:sz="0" w:space="0" w:color="auto"/>
            <w:right w:val="none" w:sz="0" w:space="0" w:color="auto"/>
          </w:divBdr>
        </w:div>
        <w:div w:id="1062215992">
          <w:marLeft w:val="640"/>
          <w:marRight w:val="0"/>
          <w:marTop w:val="0"/>
          <w:marBottom w:val="0"/>
          <w:divBdr>
            <w:top w:val="none" w:sz="0" w:space="0" w:color="auto"/>
            <w:left w:val="none" w:sz="0" w:space="0" w:color="auto"/>
            <w:bottom w:val="none" w:sz="0" w:space="0" w:color="auto"/>
            <w:right w:val="none" w:sz="0" w:space="0" w:color="auto"/>
          </w:divBdr>
        </w:div>
        <w:div w:id="43335977">
          <w:marLeft w:val="640"/>
          <w:marRight w:val="0"/>
          <w:marTop w:val="0"/>
          <w:marBottom w:val="0"/>
          <w:divBdr>
            <w:top w:val="none" w:sz="0" w:space="0" w:color="auto"/>
            <w:left w:val="none" w:sz="0" w:space="0" w:color="auto"/>
            <w:bottom w:val="none" w:sz="0" w:space="0" w:color="auto"/>
            <w:right w:val="none" w:sz="0" w:space="0" w:color="auto"/>
          </w:divBdr>
        </w:div>
        <w:div w:id="1596278375">
          <w:marLeft w:val="640"/>
          <w:marRight w:val="0"/>
          <w:marTop w:val="0"/>
          <w:marBottom w:val="0"/>
          <w:divBdr>
            <w:top w:val="none" w:sz="0" w:space="0" w:color="auto"/>
            <w:left w:val="none" w:sz="0" w:space="0" w:color="auto"/>
            <w:bottom w:val="none" w:sz="0" w:space="0" w:color="auto"/>
            <w:right w:val="none" w:sz="0" w:space="0" w:color="auto"/>
          </w:divBdr>
        </w:div>
        <w:div w:id="1967464403">
          <w:marLeft w:val="640"/>
          <w:marRight w:val="0"/>
          <w:marTop w:val="0"/>
          <w:marBottom w:val="0"/>
          <w:divBdr>
            <w:top w:val="none" w:sz="0" w:space="0" w:color="auto"/>
            <w:left w:val="none" w:sz="0" w:space="0" w:color="auto"/>
            <w:bottom w:val="none" w:sz="0" w:space="0" w:color="auto"/>
            <w:right w:val="none" w:sz="0" w:space="0" w:color="auto"/>
          </w:divBdr>
        </w:div>
        <w:div w:id="1652365267">
          <w:marLeft w:val="640"/>
          <w:marRight w:val="0"/>
          <w:marTop w:val="0"/>
          <w:marBottom w:val="0"/>
          <w:divBdr>
            <w:top w:val="none" w:sz="0" w:space="0" w:color="auto"/>
            <w:left w:val="none" w:sz="0" w:space="0" w:color="auto"/>
            <w:bottom w:val="none" w:sz="0" w:space="0" w:color="auto"/>
            <w:right w:val="none" w:sz="0" w:space="0" w:color="auto"/>
          </w:divBdr>
        </w:div>
        <w:div w:id="184175043">
          <w:marLeft w:val="640"/>
          <w:marRight w:val="0"/>
          <w:marTop w:val="0"/>
          <w:marBottom w:val="0"/>
          <w:divBdr>
            <w:top w:val="none" w:sz="0" w:space="0" w:color="auto"/>
            <w:left w:val="none" w:sz="0" w:space="0" w:color="auto"/>
            <w:bottom w:val="none" w:sz="0" w:space="0" w:color="auto"/>
            <w:right w:val="none" w:sz="0" w:space="0" w:color="auto"/>
          </w:divBdr>
        </w:div>
        <w:div w:id="1398824647">
          <w:marLeft w:val="640"/>
          <w:marRight w:val="0"/>
          <w:marTop w:val="0"/>
          <w:marBottom w:val="0"/>
          <w:divBdr>
            <w:top w:val="none" w:sz="0" w:space="0" w:color="auto"/>
            <w:left w:val="none" w:sz="0" w:space="0" w:color="auto"/>
            <w:bottom w:val="none" w:sz="0" w:space="0" w:color="auto"/>
            <w:right w:val="none" w:sz="0" w:space="0" w:color="auto"/>
          </w:divBdr>
        </w:div>
      </w:divsChild>
    </w:div>
    <w:div w:id="561063937">
      <w:bodyDiv w:val="1"/>
      <w:marLeft w:val="0"/>
      <w:marRight w:val="0"/>
      <w:marTop w:val="0"/>
      <w:marBottom w:val="0"/>
      <w:divBdr>
        <w:top w:val="none" w:sz="0" w:space="0" w:color="auto"/>
        <w:left w:val="none" w:sz="0" w:space="0" w:color="auto"/>
        <w:bottom w:val="none" w:sz="0" w:space="0" w:color="auto"/>
        <w:right w:val="none" w:sz="0" w:space="0" w:color="auto"/>
      </w:divBdr>
    </w:div>
    <w:div w:id="561448916">
      <w:bodyDiv w:val="1"/>
      <w:marLeft w:val="0"/>
      <w:marRight w:val="0"/>
      <w:marTop w:val="0"/>
      <w:marBottom w:val="0"/>
      <w:divBdr>
        <w:top w:val="none" w:sz="0" w:space="0" w:color="auto"/>
        <w:left w:val="none" w:sz="0" w:space="0" w:color="auto"/>
        <w:bottom w:val="none" w:sz="0" w:space="0" w:color="auto"/>
        <w:right w:val="none" w:sz="0" w:space="0" w:color="auto"/>
      </w:divBdr>
    </w:div>
    <w:div w:id="563636614">
      <w:bodyDiv w:val="1"/>
      <w:marLeft w:val="0"/>
      <w:marRight w:val="0"/>
      <w:marTop w:val="0"/>
      <w:marBottom w:val="0"/>
      <w:divBdr>
        <w:top w:val="none" w:sz="0" w:space="0" w:color="auto"/>
        <w:left w:val="none" w:sz="0" w:space="0" w:color="auto"/>
        <w:bottom w:val="none" w:sz="0" w:space="0" w:color="auto"/>
        <w:right w:val="none" w:sz="0" w:space="0" w:color="auto"/>
      </w:divBdr>
    </w:div>
    <w:div w:id="563761543">
      <w:bodyDiv w:val="1"/>
      <w:marLeft w:val="0"/>
      <w:marRight w:val="0"/>
      <w:marTop w:val="0"/>
      <w:marBottom w:val="0"/>
      <w:divBdr>
        <w:top w:val="none" w:sz="0" w:space="0" w:color="auto"/>
        <w:left w:val="none" w:sz="0" w:space="0" w:color="auto"/>
        <w:bottom w:val="none" w:sz="0" w:space="0" w:color="auto"/>
        <w:right w:val="none" w:sz="0" w:space="0" w:color="auto"/>
      </w:divBdr>
    </w:div>
    <w:div w:id="564336345">
      <w:bodyDiv w:val="1"/>
      <w:marLeft w:val="0"/>
      <w:marRight w:val="0"/>
      <w:marTop w:val="0"/>
      <w:marBottom w:val="0"/>
      <w:divBdr>
        <w:top w:val="none" w:sz="0" w:space="0" w:color="auto"/>
        <w:left w:val="none" w:sz="0" w:space="0" w:color="auto"/>
        <w:bottom w:val="none" w:sz="0" w:space="0" w:color="auto"/>
        <w:right w:val="none" w:sz="0" w:space="0" w:color="auto"/>
      </w:divBdr>
    </w:div>
    <w:div w:id="565382452">
      <w:bodyDiv w:val="1"/>
      <w:marLeft w:val="0"/>
      <w:marRight w:val="0"/>
      <w:marTop w:val="0"/>
      <w:marBottom w:val="0"/>
      <w:divBdr>
        <w:top w:val="none" w:sz="0" w:space="0" w:color="auto"/>
        <w:left w:val="none" w:sz="0" w:space="0" w:color="auto"/>
        <w:bottom w:val="none" w:sz="0" w:space="0" w:color="auto"/>
        <w:right w:val="none" w:sz="0" w:space="0" w:color="auto"/>
      </w:divBdr>
    </w:div>
    <w:div w:id="566497129">
      <w:bodyDiv w:val="1"/>
      <w:marLeft w:val="0"/>
      <w:marRight w:val="0"/>
      <w:marTop w:val="0"/>
      <w:marBottom w:val="0"/>
      <w:divBdr>
        <w:top w:val="none" w:sz="0" w:space="0" w:color="auto"/>
        <w:left w:val="none" w:sz="0" w:space="0" w:color="auto"/>
        <w:bottom w:val="none" w:sz="0" w:space="0" w:color="auto"/>
        <w:right w:val="none" w:sz="0" w:space="0" w:color="auto"/>
      </w:divBdr>
    </w:div>
    <w:div w:id="568732638">
      <w:bodyDiv w:val="1"/>
      <w:marLeft w:val="0"/>
      <w:marRight w:val="0"/>
      <w:marTop w:val="0"/>
      <w:marBottom w:val="0"/>
      <w:divBdr>
        <w:top w:val="none" w:sz="0" w:space="0" w:color="auto"/>
        <w:left w:val="none" w:sz="0" w:space="0" w:color="auto"/>
        <w:bottom w:val="none" w:sz="0" w:space="0" w:color="auto"/>
        <w:right w:val="none" w:sz="0" w:space="0" w:color="auto"/>
      </w:divBdr>
    </w:div>
    <w:div w:id="570971409">
      <w:bodyDiv w:val="1"/>
      <w:marLeft w:val="0"/>
      <w:marRight w:val="0"/>
      <w:marTop w:val="0"/>
      <w:marBottom w:val="0"/>
      <w:divBdr>
        <w:top w:val="none" w:sz="0" w:space="0" w:color="auto"/>
        <w:left w:val="none" w:sz="0" w:space="0" w:color="auto"/>
        <w:bottom w:val="none" w:sz="0" w:space="0" w:color="auto"/>
        <w:right w:val="none" w:sz="0" w:space="0" w:color="auto"/>
      </w:divBdr>
    </w:div>
    <w:div w:id="572785656">
      <w:bodyDiv w:val="1"/>
      <w:marLeft w:val="0"/>
      <w:marRight w:val="0"/>
      <w:marTop w:val="0"/>
      <w:marBottom w:val="0"/>
      <w:divBdr>
        <w:top w:val="none" w:sz="0" w:space="0" w:color="auto"/>
        <w:left w:val="none" w:sz="0" w:space="0" w:color="auto"/>
        <w:bottom w:val="none" w:sz="0" w:space="0" w:color="auto"/>
        <w:right w:val="none" w:sz="0" w:space="0" w:color="auto"/>
      </w:divBdr>
    </w:div>
    <w:div w:id="573516564">
      <w:bodyDiv w:val="1"/>
      <w:marLeft w:val="0"/>
      <w:marRight w:val="0"/>
      <w:marTop w:val="0"/>
      <w:marBottom w:val="0"/>
      <w:divBdr>
        <w:top w:val="none" w:sz="0" w:space="0" w:color="auto"/>
        <w:left w:val="none" w:sz="0" w:space="0" w:color="auto"/>
        <w:bottom w:val="none" w:sz="0" w:space="0" w:color="auto"/>
        <w:right w:val="none" w:sz="0" w:space="0" w:color="auto"/>
      </w:divBdr>
    </w:div>
    <w:div w:id="575938465">
      <w:bodyDiv w:val="1"/>
      <w:marLeft w:val="0"/>
      <w:marRight w:val="0"/>
      <w:marTop w:val="0"/>
      <w:marBottom w:val="0"/>
      <w:divBdr>
        <w:top w:val="none" w:sz="0" w:space="0" w:color="auto"/>
        <w:left w:val="none" w:sz="0" w:space="0" w:color="auto"/>
        <w:bottom w:val="none" w:sz="0" w:space="0" w:color="auto"/>
        <w:right w:val="none" w:sz="0" w:space="0" w:color="auto"/>
      </w:divBdr>
    </w:div>
    <w:div w:id="580599373">
      <w:bodyDiv w:val="1"/>
      <w:marLeft w:val="0"/>
      <w:marRight w:val="0"/>
      <w:marTop w:val="0"/>
      <w:marBottom w:val="0"/>
      <w:divBdr>
        <w:top w:val="none" w:sz="0" w:space="0" w:color="auto"/>
        <w:left w:val="none" w:sz="0" w:space="0" w:color="auto"/>
        <w:bottom w:val="none" w:sz="0" w:space="0" w:color="auto"/>
        <w:right w:val="none" w:sz="0" w:space="0" w:color="auto"/>
      </w:divBdr>
    </w:div>
    <w:div w:id="588852317">
      <w:bodyDiv w:val="1"/>
      <w:marLeft w:val="0"/>
      <w:marRight w:val="0"/>
      <w:marTop w:val="0"/>
      <w:marBottom w:val="0"/>
      <w:divBdr>
        <w:top w:val="none" w:sz="0" w:space="0" w:color="auto"/>
        <w:left w:val="none" w:sz="0" w:space="0" w:color="auto"/>
        <w:bottom w:val="none" w:sz="0" w:space="0" w:color="auto"/>
        <w:right w:val="none" w:sz="0" w:space="0" w:color="auto"/>
      </w:divBdr>
    </w:div>
    <w:div w:id="591814029">
      <w:bodyDiv w:val="1"/>
      <w:marLeft w:val="0"/>
      <w:marRight w:val="0"/>
      <w:marTop w:val="0"/>
      <w:marBottom w:val="0"/>
      <w:divBdr>
        <w:top w:val="none" w:sz="0" w:space="0" w:color="auto"/>
        <w:left w:val="none" w:sz="0" w:space="0" w:color="auto"/>
        <w:bottom w:val="none" w:sz="0" w:space="0" w:color="auto"/>
        <w:right w:val="none" w:sz="0" w:space="0" w:color="auto"/>
      </w:divBdr>
    </w:div>
    <w:div w:id="593051764">
      <w:bodyDiv w:val="1"/>
      <w:marLeft w:val="0"/>
      <w:marRight w:val="0"/>
      <w:marTop w:val="0"/>
      <w:marBottom w:val="0"/>
      <w:divBdr>
        <w:top w:val="none" w:sz="0" w:space="0" w:color="auto"/>
        <w:left w:val="none" w:sz="0" w:space="0" w:color="auto"/>
        <w:bottom w:val="none" w:sz="0" w:space="0" w:color="auto"/>
        <w:right w:val="none" w:sz="0" w:space="0" w:color="auto"/>
      </w:divBdr>
    </w:div>
    <w:div w:id="594169225">
      <w:bodyDiv w:val="1"/>
      <w:marLeft w:val="0"/>
      <w:marRight w:val="0"/>
      <w:marTop w:val="0"/>
      <w:marBottom w:val="0"/>
      <w:divBdr>
        <w:top w:val="none" w:sz="0" w:space="0" w:color="auto"/>
        <w:left w:val="none" w:sz="0" w:space="0" w:color="auto"/>
        <w:bottom w:val="none" w:sz="0" w:space="0" w:color="auto"/>
        <w:right w:val="none" w:sz="0" w:space="0" w:color="auto"/>
      </w:divBdr>
    </w:div>
    <w:div w:id="598106048">
      <w:bodyDiv w:val="1"/>
      <w:marLeft w:val="0"/>
      <w:marRight w:val="0"/>
      <w:marTop w:val="0"/>
      <w:marBottom w:val="0"/>
      <w:divBdr>
        <w:top w:val="none" w:sz="0" w:space="0" w:color="auto"/>
        <w:left w:val="none" w:sz="0" w:space="0" w:color="auto"/>
        <w:bottom w:val="none" w:sz="0" w:space="0" w:color="auto"/>
        <w:right w:val="none" w:sz="0" w:space="0" w:color="auto"/>
      </w:divBdr>
    </w:div>
    <w:div w:id="605814994">
      <w:bodyDiv w:val="1"/>
      <w:marLeft w:val="0"/>
      <w:marRight w:val="0"/>
      <w:marTop w:val="0"/>
      <w:marBottom w:val="0"/>
      <w:divBdr>
        <w:top w:val="none" w:sz="0" w:space="0" w:color="auto"/>
        <w:left w:val="none" w:sz="0" w:space="0" w:color="auto"/>
        <w:bottom w:val="none" w:sz="0" w:space="0" w:color="auto"/>
        <w:right w:val="none" w:sz="0" w:space="0" w:color="auto"/>
      </w:divBdr>
    </w:div>
    <w:div w:id="606892043">
      <w:bodyDiv w:val="1"/>
      <w:marLeft w:val="0"/>
      <w:marRight w:val="0"/>
      <w:marTop w:val="0"/>
      <w:marBottom w:val="0"/>
      <w:divBdr>
        <w:top w:val="none" w:sz="0" w:space="0" w:color="auto"/>
        <w:left w:val="none" w:sz="0" w:space="0" w:color="auto"/>
        <w:bottom w:val="none" w:sz="0" w:space="0" w:color="auto"/>
        <w:right w:val="none" w:sz="0" w:space="0" w:color="auto"/>
      </w:divBdr>
      <w:divsChild>
        <w:div w:id="879518128">
          <w:marLeft w:val="480"/>
          <w:marRight w:val="0"/>
          <w:marTop w:val="0"/>
          <w:marBottom w:val="0"/>
          <w:divBdr>
            <w:top w:val="none" w:sz="0" w:space="0" w:color="auto"/>
            <w:left w:val="none" w:sz="0" w:space="0" w:color="auto"/>
            <w:bottom w:val="none" w:sz="0" w:space="0" w:color="auto"/>
            <w:right w:val="none" w:sz="0" w:space="0" w:color="auto"/>
          </w:divBdr>
        </w:div>
        <w:div w:id="836765801">
          <w:marLeft w:val="480"/>
          <w:marRight w:val="0"/>
          <w:marTop w:val="0"/>
          <w:marBottom w:val="0"/>
          <w:divBdr>
            <w:top w:val="none" w:sz="0" w:space="0" w:color="auto"/>
            <w:left w:val="none" w:sz="0" w:space="0" w:color="auto"/>
            <w:bottom w:val="none" w:sz="0" w:space="0" w:color="auto"/>
            <w:right w:val="none" w:sz="0" w:space="0" w:color="auto"/>
          </w:divBdr>
        </w:div>
        <w:div w:id="494806502">
          <w:marLeft w:val="480"/>
          <w:marRight w:val="0"/>
          <w:marTop w:val="0"/>
          <w:marBottom w:val="0"/>
          <w:divBdr>
            <w:top w:val="none" w:sz="0" w:space="0" w:color="auto"/>
            <w:left w:val="none" w:sz="0" w:space="0" w:color="auto"/>
            <w:bottom w:val="none" w:sz="0" w:space="0" w:color="auto"/>
            <w:right w:val="none" w:sz="0" w:space="0" w:color="auto"/>
          </w:divBdr>
        </w:div>
        <w:div w:id="2083983877">
          <w:marLeft w:val="480"/>
          <w:marRight w:val="0"/>
          <w:marTop w:val="0"/>
          <w:marBottom w:val="0"/>
          <w:divBdr>
            <w:top w:val="none" w:sz="0" w:space="0" w:color="auto"/>
            <w:left w:val="none" w:sz="0" w:space="0" w:color="auto"/>
            <w:bottom w:val="none" w:sz="0" w:space="0" w:color="auto"/>
            <w:right w:val="none" w:sz="0" w:space="0" w:color="auto"/>
          </w:divBdr>
        </w:div>
        <w:div w:id="1481114676">
          <w:marLeft w:val="480"/>
          <w:marRight w:val="0"/>
          <w:marTop w:val="0"/>
          <w:marBottom w:val="0"/>
          <w:divBdr>
            <w:top w:val="none" w:sz="0" w:space="0" w:color="auto"/>
            <w:left w:val="none" w:sz="0" w:space="0" w:color="auto"/>
            <w:bottom w:val="none" w:sz="0" w:space="0" w:color="auto"/>
            <w:right w:val="none" w:sz="0" w:space="0" w:color="auto"/>
          </w:divBdr>
        </w:div>
        <w:div w:id="1518739231">
          <w:marLeft w:val="480"/>
          <w:marRight w:val="0"/>
          <w:marTop w:val="0"/>
          <w:marBottom w:val="0"/>
          <w:divBdr>
            <w:top w:val="none" w:sz="0" w:space="0" w:color="auto"/>
            <w:left w:val="none" w:sz="0" w:space="0" w:color="auto"/>
            <w:bottom w:val="none" w:sz="0" w:space="0" w:color="auto"/>
            <w:right w:val="none" w:sz="0" w:space="0" w:color="auto"/>
          </w:divBdr>
        </w:div>
        <w:div w:id="1834639375">
          <w:marLeft w:val="480"/>
          <w:marRight w:val="0"/>
          <w:marTop w:val="0"/>
          <w:marBottom w:val="0"/>
          <w:divBdr>
            <w:top w:val="none" w:sz="0" w:space="0" w:color="auto"/>
            <w:left w:val="none" w:sz="0" w:space="0" w:color="auto"/>
            <w:bottom w:val="none" w:sz="0" w:space="0" w:color="auto"/>
            <w:right w:val="none" w:sz="0" w:space="0" w:color="auto"/>
          </w:divBdr>
        </w:div>
        <w:div w:id="1322395013">
          <w:marLeft w:val="480"/>
          <w:marRight w:val="0"/>
          <w:marTop w:val="0"/>
          <w:marBottom w:val="0"/>
          <w:divBdr>
            <w:top w:val="none" w:sz="0" w:space="0" w:color="auto"/>
            <w:left w:val="none" w:sz="0" w:space="0" w:color="auto"/>
            <w:bottom w:val="none" w:sz="0" w:space="0" w:color="auto"/>
            <w:right w:val="none" w:sz="0" w:space="0" w:color="auto"/>
          </w:divBdr>
        </w:div>
        <w:div w:id="84225725">
          <w:marLeft w:val="480"/>
          <w:marRight w:val="0"/>
          <w:marTop w:val="0"/>
          <w:marBottom w:val="0"/>
          <w:divBdr>
            <w:top w:val="none" w:sz="0" w:space="0" w:color="auto"/>
            <w:left w:val="none" w:sz="0" w:space="0" w:color="auto"/>
            <w:bottom w:val="none" w:sz="0" w:space="0" w:color="auto"/>
            <w:right w:val="none" w:sz="0" w:space="0" w:color="auto"/>
          </w:divBdr>
        </w:div>
        <w:div w:id="241642883">
          <w:marLeft w:val="480"/>
          <w:marRight w:val="0"/>
          <w:marTop w:val="0"/>
          <w:marBottom w:val="0"/>
          <w:divBdr>
            <w:top w:val="none" w:sz="0" w:space="0" w:color="auto"/>
            <w:left w:val="none" w:sz="0" w:space="0" w:color="auto"/>
            <w:bottom w:val="none" w:sz="0" w:space="0" w:color="auto"/>
            <w:right w:val="none" w:sz="0" w:space="0" w:color="auto"/>
          </w:divBdr>
        </w:div>
        <w:div w:id="253980805">
          <w:marLeft w:val="480"/>
          <w:marRight w:val="0"/>
          <w:marTop w:val="0"/>
          <w:marBottom w:val="0"/>
          <w:divBdr>
            <w:top w:val="none" w:sz="0" w:space="0" w:color="auto"/>
            <w:left w:val="none" w:sz="0" w:space="0" w:color="auto"/>
            <w:bottom w:val="none" w:sz="0" w:space="0" w:color="auto"/>
            <w:right w:val="none" w:sz="0" w:space="0" w:color="auto"/>
          </w:divBdr>
        </w:div>
        <w:div w:id="985865013">
          <w:marLeft w:val="480"/>
          <w:marRight w:val="0"/>
          <w:marTop w:val="0"/>
          <w:marBottom w:val="0"/>
          <w:divBdr>
            <w:top w:val="none" w:sz="0" w:space="0" w:color="auto"/>
            <w:left w:val="none" w:sz="0" w:space="0" w:color="auto"/>
            <w:bottom w:val="none" w:sz="0" w:space="0" w:color="auto"/>
            <w:right w:val="none" w:sz="0" w:space="0" w:color="auto"/>
          </w:divBdr>
        </w:div>
        <w:div w:id="1553730544">
          <w:marLeft w:val="480"/>
          <w:marRight w:val="0"/>
          <w:marTop w:val="0"/>
          <w:marBottom w:val="0"/>
          <w:divBdr>
            <w:top w:val="none" w:sz="0" w:space="0" w:color="auto"/>
            <w:left w:val="none" w:sz="0" w:space="0" w:color="auto"/>
            <w:bottom w:val="none" w:sz="0" w:space="0" w:color="auto"/>
            <w:right w:val="none" w:sz="0" w:space="0" w:color="auto"/>
          </w:divBdr>
        </w:div>
        <w:div w:id="48579877">
          <w:marLeft w:val="480"/>
          <w:marRight w:val="0"/>
          <w:marTop w:val="0"/>
          <w:marBottom w:val="0"/>
          <w:divBdr>
            <w:top w:val="none" w:sz="0" w:space="0" w:color="auto"/>
            <w:left w:val="none" w:sz="0" w:space="0" w:color="auto"/>
            <w:bottom w:val="none" w:sz="0" w:space="0" w:color="auto"/>
            <w:right w:val="none" w:sz="0" w:space="0" w:color="auto"/>
          </w:divBdr>
        </w:div>
        <w:div w:id="900293398">
          <w:marLeft w:val="480"/>
          <w:marRight w:val="0"/>
          <w:marTop w:val="0"/>
          <w:marBottom w:val="0"/>
          <w:divBdr>
            <w:top w:val="none" w:sz="0" w:space="0" w:color="auto"/>
            <w:left w:val="none" w:sz="0" w:space="0" w:color="auto"/>
            <w:bottom w:val="none" w:sz="0" w:space="0" w:color="auto"/>
            <w:right w:val="none" w:sz="0" w:space="0" w:color="auto"/>
          </w:divBdr>
        </w:div>
        <w:div w:id="1897009951">
          <w:marLeft w:val="480"/>
          <w:marRight w:val="0"/>
          <w:marTop w:val="0"/>
          <w:marBottom w:val="0"/>
          <w:divBdr>
            <w:top w:val="none" w:sz="0" w:space="0" w:color="auto"/>
            <w:left w:val="none" w:sz="0" w:space="0" w:color="auto"/>
            <w:bottom w:val="none" w:sz="0" w:space="0" w:color="auto"/>
            <w:right w:val="none" w:sz="0" w:space="0" w:color="auto"/>
          </w:divBdr>
        </w:div>
        <w:div w:id="174538023">
          <w:marLeft w:val="480"/>
          <w:marRight w:val="0"/>
          <w:marTop w:val="0"/>
          <w:marBottom w:val="0"/>
          <w:divBdr>
            <w:top w:val="none" w:sz="0" w:space="0" w:color="auto"/>
            <w:left w:val="none" w:sz="0" w:space="0" w:color="auto"/>
            <w:bottom w:val="none" w:sz="0" w:space="0" w:color="auto"/>
            <w:right w:val="none" w:sz="0" w:space="0" w:color="auto"/>
          </w:divBdr>
        </w:div>
        <w:div w:id="443575410">
          <w:marLeft w:val="480"/>
          <w:marRight w:val="0"/>
          <w:marTop w:val="0"/>
          <w:marBottom w:val="0"/>
          <w:divBdr>
            <w:top w:val="none" w:sz="0" w:space="0" w:color="auto"/>
            <w:left w:val="none" w:sz="0" w:space="0" w:color="auto"/>
            <w:bottom w:val="none" w:sz="0" w:space="0" w:color="auto"/>
            <w:right w:val="none" w:sz="0" w:space="0" w:color="auto"/>
          </w:divBdr>
        </w:div>
        <w:div w:id="2073960823">
          <w:marLeft w:val="480"/>
          <w:marRight w:val="0"/>
          <w:marTop w:val="0"/>
          <w:marBottom w:val="0"/>
          <w:divBdr>
            <w:top w:val="none" w:sz="0" w:space="0" w:color="auto"/>
            <w:left w:val="none" w:sz="0" w:space="0" w:color="auto"/>
            <w:bottom w:val="none" w:sz="0" w:space="0" w:color="auto"/>
            <w:right w:val="none" w:sz="0" w:space="0" w:color="auto"/>
          </w:divBdr>
        </w:div>
        <w:div w:id="1889341867">
          <w:marLeft w:val="480"/>
          <w:marRight w:val="0"/>
          <w:marTop w:val="0"/>
          <w:marBottom w:val="0"/>
          <w:divBdr>
            <w:top w:val="none" w:sz="0" w:space="0" w:color="auto"/>
            <w:left w:val="none" w:sz="0" w:space="0" w:color="auto"/>
            <w:bottom w:val="none" w:sz="0" w:space="0" w:color="auto"/>
            <w:right w:val="none" w:sz="0" w:space="0" w:color="auto"/>
          </w:divBdr>
        </w:div>
        <w:div w:id="1733625363">
          <w:marLeft w:val="480"/>
          <w:marRight w:val="0"/>
          <w:marTop w:val="0"/>
          <w:marBottom w:val="0"/>
          <w:divBdr>
            <w:top w:val="none" w:sz="0" w:space="0" w:color="auto"/>
            <w:left w:val="none" w:sz="0" w:space="0" w:color="auto"/>
            <w:bottom w:val="none" w:sz="0" w:space="0" w:color="auto"/>
            <w:right w:val="none" w:sz="0" w:space="0" w:color="auto"/>
          </w:divBdr>
        </w:div>
        <w:div w:id="364331432">
          <w:marLeft w:val="480"/>
          <w:marRight w:val="0"/>
          <w:marTop w:val="0"/>
          <w:marBottom w:val="0"/>
          <w:divBdr>
            <w:top w:val="none" w:sz="0" w:space="0" w:color="auto"/>
            <w:left w:val="none" w:sz="0" w:space="0" w:color="auto"/>
            <w:bottom w:val="none" w:sz="0" w:space="0" w:color="auto"/>
            <w:right w:val="none" w:sz="0" w:space="0" w:color="auto"/>
          </w:divBdr>
        </w:div>
        <w:div w:id="1551569763">
          <w:marLeft w:val="480"/>
          <w:marRight w:val="0"/>
          <w:marTop w:val="0"/>
          <w:marBottom w:val="0"/>
          <w:divBdr>
            <w:top w:val="none" w:sz="0" w:space="0" w:color="auto"/>
            <w:left w:val="none" w:sz="0" w:space="0" w:color="auto"/>
            <w:bottom w:val="none" w:sz="0" w:space="0" w:color="auto"/>
            <w:right w:val="none" w:sz="0" w:space="0" w:color="auto"/>
          </w:divBdr>
        </w:div>
        <w:div w:id="1103721014">
          <w:marLeft w:val="480"/>
          <w:marRight w:val="0"/>
          <w:marTop w:val="0"/>
          <w:marBottom w:val="0"/>
          <w:divBdr>
            <w:top w:val="none" w:sz="0" w:space="0" w:color="auto"/>
            <w:left w:val="none" w:sz="0" w:space="0" w:color="auto"/>
            <w:bottom w:val="none" w:sz="0" w:space="0" w:color="auto"/>
            <w:right w:val="none" w:sz="0" w:space="0" w:color="auto"/>
          </w:divBdr>
        </w:div>
        <w:div w:id="661856264">
          <w:marLeft w:val="480"/>
          <w:marRight w:val="0"/>
          <w:marTop w:val="0"/>
          <w:marBottom w:val="0"/>
          <w:divBdr>
            <w:top w:val="none" w:sz="0" w:space="0" w:color="auto"/>
            <w:left w:val="none" w:sz="0" w:space="0" w:color="auto"/>
            <w:bottom w:val="none" w:sz="0" w:space="0" w:color="auto"/>
            <w:right w:val="none" w:sz="0" w:space="0" w:color="auto"/>
          </w:divBdr>
        </w:div>
        <w:div w:id="1527601384">
          <w:marLeft w:val="480"/>
          <w:marRight w:val="0"/>
          <w:marTop w:val="0"/>
          <w:marBottom w:val="0"/>
          <w:divBdr>
            <w:top w:val="none" w:sz="0" w:space="0" w:color="auto"/>
            <w:left w:val="none" w:sz="0" w:space="0" w:color="auto"/>
            <w:bottom w:val="none" w:sz="0" w:space="0" w:color="auto"/>
            <w:right w:val="none" w:sz="0" w:space="0" w:color="auto"/>
          </w:divBdr>
        </w:div>
        <w:div w:id="1368485594">
          <w:marLeft w:val="480"/>
          <w:marRight w:val="0"/>
          <w:marTop w:val="0"/>
          <w:marBottom w:val="0"/>
          <w:divBdr>
            <w:top w:val="none" w:sz="0" w:space="0" w:color="auto"/>
            <w:left w:val="none" w:sz="0" w:space="0" w:color="auto"/>
            <w:bottom w:val="none" w:sz="0" w:space="0" w:color="auto"/>
            <w:right w:val="none" w:sz="0" w:space="0" w:color="auto"/>
          </w:divBdr>
        </w:div>
        <w:div w:id="1056927864">
          <w:marLeft w:val="480"/>
          <w:marRight w:val="0"/>
          <w:marTop w:val="0"/>
          <w:marBottom w:val="0"/>
          <w:divBdr>
            <w:top w:val="none" w:sz="0" w:space="0" w:color="auto"/>
            <w:left w:val="none" w:sz="0" w:space="0" w:color="auto"/>
            <w:bottom w:val="none" w:sz="0" w:space="0" w:color="auto"/>
            <w:right w:val="none" w:sz="0" w:space="0" w:color="auto"/>
          </w:divBdr>
        </w:div>
        <w:div w:id="1199858213">
          <w:marLeft w:val="480"/>
          <w:marRight w:val="0"/>
          <w:marTop w:val="0"/>
          <w:marBottom w:val="0"/>
          <w:divBdr>
            <w:top w:val="none" w:sz="0" w:space="0" w:color="auto"/>
            <w:left w:val="none" w:sz="0" w:space="0" w:color="auto"/>
            <w:bottom w:val="none" w:sz="0" w:space="0" w:color="auto"/>
            <w:right w:val="none" w:sz="0" w:space="0" w:color="auto"/>
          </w:divBdr>
        </w:div>
        <w:div w:id="1400905092">
          <w:marLeft w:val="480"/>
          <w:marRight w:val="0"/>
          <w:marTop w:val="0"/>
          <w:marBottom w:val="0"/>
          <w:divBdr>
            <w:top w:val="none" w:sz="0" w:space="0" w:color="auto"/>
            <w:left w:val="none" w:sz="0" w:space="0" w:color="auto"/>
            <w:bottom w:val="none" w:sz="0" w:space="0" w:color="auto"/>
            <w:right w:val="none" w:sz="0" w:space="0" w:color="auto"/>
          </w:divBdr>
        </w:div>
        <w:div w:id="1504126698">
          <w:marLeft w:val="480"/>
          <w:marRight w:val="0"/>
          <w:marTop w:val="0"/>
          <w:marBottom w:val="0"/>
          <w:divBdr>
            <w:top w:val="none" w:sz="0" w:space="0" w:color="auto"/>
            <w:left w:val="none" w:sz="0" w:space="0" w:color="auto"/>
            <w:bottom w:val="none" w:sz="0" w:space="0" w:color="auto"/>
            <w:right w:val="none" w:sz="0" w:space="0" w:color="auto"/>
          </w:divBdr>
        </w:div>
        <w:div w:id="1755280108">
          <w:marLeft w:val="480"/>
          <w:marRight w:val="0"/>
          <w:marTop w:val="0"/>
          <w:marBottom w:val="0"/>
          <w:divBdr>
            <w:top w:val="none" w:sz="0" w:space="0" w:color="auto"/>
            <w:left w:val="none" w:sz="0" w:space="0" w:color="auto"/>
            <w:bottom w:val="none" w:sz="0" w:space="0" w:color="auto"/>
            <w:right w:val="none" w:sz="0" w:space="0" w:color="auto"/>
          </w:divBdr>
        </w:div>
        <w:div w:id="73941248">
          <w:marLeft w:val="480"/>
          <w:marRight w:val="0"/>
          <w:marTop w:val="0"/>
          <w:marBottom w:val="0"/>
          <w:divBdr>
            <w:top w:val="none" w:sz="0" w:space="0" w:color="auto"/>
            <w:left w:val="none" w:sz="0" w:space="0" w:color="auto"/>
            <w:bottom w:val="none" w:sz="0" w:space="0" w:color="auto"/>
            <w:right w:val="none" w:sz="0" w:space="0" w:color="auto"/>
          </w:divBdr>
        </w:div>
        <w:div w:id="669336779">
          <w:marLeft w:val="480"/>
          <w:marRight w:val="0"/>
          <w:marTop w:val="0"/>
          <w:marBottom w:val="0"/>
          <w:divBdr>
            <w:top w:val="none" w:sz="0" w:space="0" w:color="auto"/>
            <w:left w:val="none" w:sz="0" w:space="0" w:color="auto"/>
            <w:bottom w:val="none" w:sz="0" w:space="0" w:color="auto"/>
            <w:right w:val="none" w:sz="0" w:space="0" w:color="auto"/>
          </w:divBdr>
        </w:div>
        <w:div w:id="925380417">
          <w:marLeft w:val="480"/>
          <w:marRight w:val="0"/>
          <w:marTop w:val="0"/>
          <w:marBottom w:val="0"/>
          <w:divBdr>
            <w:top w:val="none" w:sz="0" w:space="0" w:color="auto"/>
            <w:left w:val="none" w:sz="0" w:space="0" w:color="auto"/>
            <w:bottom w:val="none" w:sz="0" w:space="0" w:color="auto"/>
            <w:right w:val="none" w:sz="0" w:space="0" w:color="auto"/>
          </w:divBdr>
        </w:div>
        <w:div w:id="1430154730">
          <w:marLeft w:val="480"/>
          <w:marRight w:val="0"/>
          <w:marTop w:val="0"/>
          <w:marBottom w:val="0"/>
          <w:divBdr>
            <w:top w:val="none" w:sz="0" w:space="0" w:color="auto"/>
            <w:left w:val="none" w:sz="0" w:space="0" w:color="auto"/>
            <w:bottom w:val="none" w:sz="0" w:space="0" w:color="auto"/>
            <w:right w:val="none" w:sz="0" w:space="0" w:color="auto"/>
          </w:divBdr>
        </w:div>
        <w:div w:id="1275092836">
          <w:marLeft w:val="480"/>
          <w:marRight w:val="0"/>
          <w:marTop w:val="0"/>
          <w:marBottom w:val="0"/>
          <w:divBdr>
            <w:top w:val="none" w:sz="0" w:space="0" w:color="auto"/>
            <w:left w:val="none" w:sz="0" w:space="0" w:color="auto"/>
            <w:bottom w:val="none" w:sz="0" w:space="0" w:color="auto"/>
            <w:right w:val="none" w:sz="0" w:space="0" w:color="auto"/>
          </w:divBdr>
        </w:div>
        <w:div w:id="815268504">
          <w:marLeft w:val="480"/>
          <w:marRight w:val="0"/>
          <w:marTop w:val="0"/>
          <w:marBottom w:val="0"/>
          <w:divBdr>
            <w:top w:val="none" w:sz="0" w:space="0" w:color="auto"/>
            <w:left w:val="none" w:sz="0" w:space="0" w:color="auto"/>
            <w:bottom w:val="none" w:sz="0" w:space="0" w:color="auto"/>
            <w:right w:val="none" w:sz="0" w:space="0" w:color="auto"/>
          </w:divBdr>
        </w:div>
        <w:div w:id="42096959">
          <w:marLeft w:val="480"/>
          <w:marRight w:val="0"/>
          <w:marTop w:val="0"/>
          <w:marBottom w:val="0"/>
          <w:divBdr>
            <w:top w:val="none" w:sz="0" w:space="0" w:color="auto"/>
            <w:left w:val="none" w:sz="0" w:space="0" w:color="auto"/>
            <w:bottom w:val="none" w:sz="0" w:space="0" w:color="auto"/>
            <w:right w:val="none" w:sz="0" w:space="0" w:color="auto"/>
          </w:divBdr>
        </w:div>
        <w:div w:id="1963148644">
          <w:marLeft w:val="480"/>
          <w:marRight w:val="0"/>
          <w:marTop w:val="0"/>
          <w:marBottom w:val="0"/>
          <w:divBdr>
            <w:top w:val="none" w:sz="0" w:space="0" w:color="auto"/>
            <w:left w:val="none" w:sz="0" w:space="0" w:color="auto"/>
            <w:bottom w:val="none" w:sz="0" w:space="0" w:color="auto"/>
            <w:right w:val="none" w:sz="0" w:space="0" w:color="auto"/>
          </w:divBdr>
        </w:div>
        <w:div w:id="582489624">
          <w:marLeft w:val="480"/>
          <w:marRight w:val="0"/>
          <w:marTop w:val="0"/>
          <w:marBottom w:val="0"/>
          <w:divBdr>
            <w:top w:val="none" w:sz="0" w:space="0" w:color="auto"/>
            <w:left w:val="none" w:sz="0" w:space="0" w:color="auto"/>
            <w:bottom w:val="none" w:sz="0" w:space="0" w:color="auto"/>
            <w:right w:val="none" w:sz="0" w:space="0" w:color="auto"/>
          </w:divBdr>
        </w:div>
        <w:div w:id="797115210">
          <w:marLeft w:val="480"/>
          <w:marRight w:val="0"/>
          <w:marTop w:val="0"/>
          <w:marBottom w:val="0"/>
          <w:divBdr>
            <w:top w:val="none" w:sz="0" w:space="0" w:color="auto"/>
            <w:left w:val="none" w:sz="0" w:space="0" w:color="auto"/>
            <w:bottom w:val="none" w:sz="0" w:space="0" w:color="auto"/>
            <w:right w:val="none" w:sz="0" w:space="0" w:color="auto"/>
          </w:divBdr>
        </w:div>
        <w:div w:id="1007640163">
          <w:marLeft w:val="480"/>
          <w:marRight w:val="0"/>
          <w:marTop w:val="0"/>
          <w:marBottom w:val="0"/>
          <w:divBdr>
            <w:top w:val="none" w:sz="0" w:space="0" w:color="auto"/>
            <w:left w:val="none" w:sz="0" w:space="0" w:color="auto"/>
            <w:bottom w:val="none" w:sz="0" w:space="0" w:color="auto"/>
            <w:right w:val="none" w:sz="0" w:space="0" w:color="auto"/>
          </w:divBdr>
        </w:div>
        <w:div w:id="694354821">
          <w:marLeft w:val="480"/>
          <w:marRight w:val="0"/>
          <w:marTop w:val="0"/>
          <w:marBottom w:val="0"/>
          <w:divBdr>
            <w:top w:val="none" w:sz="0" w:space="0" w:color="auto"/>
            <w:left w:val="none" w:sz="0" w:space="0" w:color="auto"/>
            <w:bottom w:val="none" w:sz="0" w:space="0" w:color="auto"/>
            <w:right w:val="none" w:sz="0" w:space="0" w:color="auto"/>
          </w:divBdr>
        </w:div>
        <w:div w:id="2101439188">
          <w:marLeft w:val="480"/>
          <w:marRight w:val="0"/>
          <w:marTop w:val="0"/>
          <w:marBottom w:val="0"/>
          <w:divBdr>
            <w:top w:val="none" w:sz="0" w:space="0" w:color="auto"/>
            <w:left w:val="none" w:sz="0" w:space="0" w:color="auto"/>
            <w:bottom w:val="none" w:sz="0" w:space="0" w:color="auto"/>
            <w:right w:val="none" w:sz="0" w:space="0" w:color="auto"/>
          </w:divBdr>
        </w:div>
        <w:div w:id="1875458913">
          <w:marLeft w:val="480"/>
          <w:marRight w:val="0"/>
          <w:marTop w:val="0"/>
          <w:marBottom w:val="0"/>
          <w:divBdr>
            <w:top w:val="none" w:sz="0" w:space="0" w:color="auto"/>
            <w:left w:val="none" w:sz="0" w:space="0" w:color="auto"/>
            <w:bottom w:val="none" w:sz="0" w:space="0" w:color="auto"/>
            <w:right w:val="none" w:sz="0" w:space="0" w:color="auto"/>
          </w:divBdr>
        </w:div>
        <w:div w:id="377779674">
          <w:marLeft w:val="480"/>
          <w:marRight w:val="0"/>
          <w:marTop w:val="0"/>
          <w:marBottom w:val="0"/>
          <w:divBdr>
            <w:top w:val="none" w:sz="0" w:space="0" w:color="auto"/>
            <w:left w:val="none" w:sz="0" w:space="0" w:color="auto"/>
            <w:bottom w:val="none" w:sz="0" w:space="0" w:color="auto"/>
            <w:right w:val="none" w:sz="0" w:space="0" w:color="auto"/>
          </w:divBdr>
        </w:div>
        <w:div w:id="1357928578">
          <w:marLeft w:val="480"/>
          <w:marRight w:val="0"/>
          <w:marTop w:val="0"/>
          <w:marBottom w:val="0"/>
          <w:divBdr>
            <w:top w:val="none" w:sz="0" w:space="0" w:color="auto"/>
            <w:left w:val="none" w:sz="0" w:space="0" w:color="auto"/>
            <w:bottom w:val="none" w:sz="0" w:space="0" w:color="auto"/>
            <w:right w:val="none" w:sz="0" w:space="0" w:color="auto"/>
          </w:divBdr>
        </w:div>
        <w:div w:id="224804764">
          <w:marLeft w:val="480"/>
          <w:marRight w:val="0"/>
          <w:marTop w:val="0"/>
          <w:marBottom w:val="0"/>
          <w:divBdr>
            <w:top w:val="none" w:sz="0" w:space="0" w:color="auto"/>
            <w:left w:val="none" w:sz="0" w:space="0" w:color="auto"/>
            <w:bottom w:val="none" w:sz="0" w:space="0" w:color="auto"/>
            <w:right w:val="none" w:sz="0" w:space="0" w:color="auto"/>
          </w:divBdr>
        </w:div>
        <w:div w:id="1289583044">
          <w:marLeft w:val="480"/>
          <w:marRight w:val="0"/>
          <w:marTop w:val="0"/>
          <w:marBottom w:val="0"/>
          <w:divBdr>
            <w:top w:val="none" w:sz="0" w:space="0" w:color="auto"/>
            <w:left w:val="none" w:sz="0" w:space="0" w:color="auto"/>
            <w:bottom w:val="none" w:sz="0" w:space="0" w:color="auto"/>
            <w:right w:val="none" w:sz="0" w:space="0" w:color="auto"/>
          </w:divBdr>
        </w:div>
        <w:div w:id="1930431811">
          <w:marLeft w:val="480"/>
          <w:marRight w:val="0"/>
          <w:marTop w:val="0"/>
          <w:marBottom w:val="0"/>
          <w:divBdr>
            <w:top w:val="none" w:sz="0" w:space="0" w:color="auto"/>
            <w:left w:val="none" w:sz="0" w:space="0" w:color="auto"/>
            <w:bottom w:val="none" w:sz="0" w:space="0" w:color="auto"/>
            <w:right w:val="none" w:sz="0" w:space="0" w:color="auto"/>
          </w:divBdr>
        </w:div>
        <w:div w:id="1114254060">
          <w:marLeft w:val="480"/>
          <w:marRight w:val="0"/>
          <w:marTop w:val="0"/>
          <w:marBottom w:val="0"/>
          <w:divBdr>
            <w:top w:val="none" w:sz="0" w:space="0" w:color="auto"/>
            <w:left w:val="none" w:sz="0" w:space="0" w:color="auto"/>
            <w:bottom w:val="none" w:sz="0" w:space="0" w:color="auto"/>
            <w:right w:val="none" w:sz="0" w:space="0" w:color="auto"/>
          </w:divBdr>
        </w:div>
        <w:div w:id="909273678">
          <w:marLeft w:val="480"/>
          <w:marRight w:val="0"/>
          <w:marTop w:val="0"/>
          <w:marBottom w:val="0"/>
          <w:divBdr>
            <w:top w:val="none" w:sz="0" w:space="0" w:color="auto"/>
            <w:left w:val="none" w:sz="0" w:space="0" w:color="auto"/>
            <w:bottom w:val="none" w:sz="0" w:space="0" w:color="auto"/>
            <w:right w:val="none" w:sz="0" w:space="0" w:color="auto"/>
          </w:divBdr>
        </w:div>
        <w:div w:id="1368263031">
          <w:marLeft w:val="480"/>
          <w:marRight w:val="0"/>
          <w:marTop w:val="0"/>
          <w:marBottom w:val="0"/>
          <w:divBdr>
            <w:top w:val="none" w:sz="0" w:space="0" w:color="auto"/>
            <w:left w:val="none" w:sz="0" w:space="0" w:color="auto"/>
            <w:bottom w:val="none" w:sz="0" w:space="0" w:color="auto"/>
            <w:right w:val="none" w:sz="0" w:space="0" w:color="auto"/>
          </w:divBdr>
        </w:div>
        <w:div w:id="812874107">
          <w:marLeft w:val="480"/>
          <w:marRight w:val="0"/>
          <w:marTop w:val="0"/>
          <w:marBottom w:val="0"/>
          <w:divBdr>
            <w:top w:val="none" w:sz="0" w:space="0" w:color="auto"/>
            <w:left w:val="none" w:sz="0" w:space="0" w:color="auto"/>
            <w:bottom w:val="none" w:sz="0" w:space="0" w:color="auto"/>
            <w:right w:val="none" w:sz="0" w:space="0" w:color="auto"/>
          </w:divBdr>
        </w:div>
        <w:div w:id="390732890">
          <w:marLeft w:val="480"/>
          <w:marRight w:val="0"/>
          <w:marTop w:val="0"/>
          <w:marBottom w:val="0"/>
          <w:divBdr>
            <w:top w:val="none" w:sz="0" w:space="0" w:color="auto"/>
            <w:left w:val="none" w:sz="0" w:space="0" w:color="auto"/>
            <w:bottom w:val="none" w:sz="0" w:space="0" w:color="auto"/>
            <w:right w:val="none" w:sz="0" w:space="0" w:color="auto"/>
          </w:divBdr>
        </w:div>
        <w:div w:id="694426337">
          <w:marLeft w:val="480"/>
          <w:marRight w:val="0"/>
          <w:marTop w:val="0"/>
          <w:marBottom w:val="0"/>
          <w:divBdr>
            <w:top w:val="none" w:sz="0" w:space="0" w:color="auto"/>
            <w:left w:val="none" w:sz="0" w:space="0" w:color="auto"/>
            <w:bottom w:val="none" w:sz="0" w:space="0" w:color="auto"/>
            <w:right w:val="none" w:sz="0" w:space="0" w:color="auto"/>
          </w:divBdr>
        </w:div>
        <w:div w:id="932740920">
          <w:marLeft w:val="480"/>
          <w:marRight w:val="0"/>
          <w:marTop w:val="0"/>
          <w:marBottom w:val="0"/>
          <w:divBdr>
            <w:top w:val="none" w:sz="0" w:space="0" w:color="auto"/>
            <w:left w:val="none" w:sz="0" w:space="0" w:color="auto"/>
            <w:bottom w:val="none" w:sz="0" w:space="0" w:color="auto"/>
            <w:right w:val="none" w:sz="0" w:space="0" w:color="auto"/>
          </w:divBdr>
        </w:div>
        <w:div w:id="816805940">
          <w:marLeft w:val="480"/>
          <w:marRight w:val="0"/>
          <w:marTop w:val="0"/>
          <w:marBottom w:val="0"/>
          <w:divBdr>
            <w:top w:val="none" w:sz="0" w:space="0" w:color="auto"/>
            <w:left w:val="none" w:sz="0" w:space="0" w:color="auto"/>
            <w:bottom w:val="none" w:sz="0" w:space="0" w:color="auto"/>
            <w:right w:val="none" w:sz="0" w:space="0" w:color="auto"/>
          </w:divBdr>
        </w:div>
        <w:div w:id="111559526">
          <w:marLeft w:val="480"/>
          <w:marRight w:val="0"/>
          <w:marTop w:val="0"/>
          <w:marBottom w:val="0"/>
          <w:divBdr>
            <w:top w:val="none" w:sz="0" w:space="0" w:color="auto"/>
            <w:left w:val="none" w:sz="0" w:space="0" w:color="auto"/>
            <w:bottom w:val="none" w:sz="0" w:space="0" w:color="auto"/>
            <w:right w:val="none" w:sz="0" w:space="0" w:color="auto"/>
          </w:divBdr>
        </w:div>
        <w:div w:id="1199584497">
          <w:marLeft w:val="480"/>
          <w:marRight w:val="0"/>
          <w:marTop w:val="0"/>
          <w:marBottom w:val="0"/>
          <w:divBdr>
            <w:top w:val="none" w:sz="0" w:space="0" w:color="auto"/>
            <w:left w:val="none" w:sz="0" w:space="0" w:color="auto"/>
            <w:bottom w:val="none" w:sz="0" w:space="0" w:color="auto"/>
            <w:right w:val="none" w:sz="0" w:space="0" w:color="auto"/>
          </w:divBdr>
        </w:div>
      </w:divsChild>
    </w:div>
    <w:div w:id="608776404">
      <w:bodyDiv w:val="1"/>
      <w:marLeft w:val="0"/>
      <w:marRight w:val="0"/>
      <w:marTop w:val="0"/>
      <w:marBottom w:val="0"/>
      <w:divBdr>
        <w:top w:val="none" w:sz="0" w:space="0" w:color="auto"/>
        <w:left w:val="none" w:sz="0" w:space="0" w:color="auto"/>
        <w:bottom w:val="none" w:sz="0" w:space="0" w:color="auto"/>
        <w:right w:val="none" w:sz="0" w:space="0" w:color="auto"/>
      </w:divBdr>
      <w:divsChild>
        <w:div w:id="1726025895">
          <w:marLeft w:val="480"/>
          <w:marRight w:val="0"/>
          <w:marTop w:val="0"/>
          <w:marBottom w:val="0"/>
          <w:divBdr>
            <w:top w:val="none" w:sz="0" w:space="0" w:color="auto"/>
            <w:left w:val="none" w:sz="0" w:space="0" w:color="auto"/>
            <w:bottom w:val="none" w:sz="0" w:space="0" w:color="auto"/>
            <w:right w:val="none" w:sz="0" w:space="0" w:color="auto"/>
          </w:divBdr>
        </w:div>
        <w:div w:id="1921867283">
          <w:marLeft w:val="480"/>
          <w:marRight w:val="0"/>
          <w:marTop w:val="0"/>
          <w:marBottom w:val="0"/>
          <w:divBdr>
            <w:top w:val="none" w:sz="0" w:space="0" w:color="auto"/>
            <w:left w:val="none" w:sz="0" w:space="0" w:color="auto"/>
            <w:bottom w:val="none" w:sz="0" w:space="0" w:color="auto"/>
            <w:right w:val="none" w:sz="0" w:space="0" w:color="auto"/>
          </w:divBdr>
        </w:div>
        <w:div w:id="815298734">
          <w:marLeft w:val="480"/>
          <w:marRight w:val="0"/>
          <w:marTop w:val="0"/>
          <w:marBottom w:val="0"/>
          <w:divBdr>
            <w:top w:val="none" w:sz="0" w:space="0" w:color="auto"/>
            <w:left w:val="none" w:sz="0" w:space="0" w:color="auto"/>
            <w:bottom w:val="none" w:sz="0" w:space="0" w:color="auto"/>
            <w:right w:val="none" w:sz="0" w:space="0" w:color="auto"/>
          </w:divBdr>
        </w:div>
        <w:div w:id="1671635935">
          <w:marLeft w:val="480"/>
          <w:marRight w:val="0"/>
          <w:marTop w:val="0"/>
          <w:marBottom w:val="0"/>
          <w:divBdr>
            <w:top w:val="none" w:sz="0" w:space="0" w:color="auto"/>
            <w:left w:val="none" w:sz="0" w:space="0" w:color="auto"/>
            <w:bottom w:val="none" w:sz="0" w:space="0" w:color="auto"/>
            <w:right w:val="none" w:sz="0" w:space="0" w:color="auto"/>
          </w:divBdr>
        </w:div>
        <w:div w:id="1012494564">
          <w:marLeft w:val="480"/>
          <w:marRight w:val="0"/>
          <w:marTop w:val="0"/>
          <w:marBottom w:val="0"/>
          <w:divBdr>
            <w:top w:val="none" w:sz="0" w:space="0" w:color="auto"/>
            <w:left w:val="none" w:sz="0" w:space="0" w:color="auto"/>
            <w:bottom w:val="none" w:sz="0" w:space="0" w:color="auto"/>
            <w:right w:val="none" w:sz="0" w:space="0" w:color="auto"/>
          </w:divBdr>
        </w:div>
        <w:div w:id="330572696">
          <w:marLeft w:val="480"/>
          <w:marRight w:val="0"/>
          <w:marTop w:val="0"/>
          <w:marBottom w:val="0"/>
          <w:divBdr>
            <w:top w:val="none" w:sz="0" w:space="0" w:color="auto"/>
            <w:left w:val="none" w:sz="0" w:space="0" w:color="auto"/>
            <w:bottom w:val="none" w:sz="0" w:space="0" w:color="auto"/>
            <w:right w:val="none" w:sz="0" w:space="0" w:color="auto"/>
          </w:divBdr>
        </w:div>
        <w:div w:id="557211546">
          <w:marLeft w:val="480"/>
          <w:marRight w:val="0"/>
          <w:marTop w:val="0"/>
          <w:marBottom w:val="0"/>
          <w:divBdr>
            <w:top w:val="none" w:sz="0" w:space="0" w:color="auto"/>
            <w:left w:val="none" w:sz="0" w:space="0" w:color="auto"/>
            <w:bottom w:val="none" w:sz="0" w:space="0" w:color="auto"/>
            <w:right w:val="none" w:sz="0" w:space="0" w:color="auto"/>
          </w:divBdr>
        </w:div>
        <w:div w:id="1245992774">
          <w:marLeft w:val="480"/>
          <w:marRight w:val="0"/>
          <w:marTop w:val="0"/>
          <w:marBottom w:val="0"/>
          <w:divBdr>
            <w:top w:val="none" w:sz="0" w:space="0" w:color="auto"/>
            <w:left w:val="none" w:sz="0" w:space="0" w:color="auto"/>
            <w:bottom w:val="none" w:sz="0" w:space="0" w:color="auto"/>
            <w:right w:val="none" w:sz="0" w:space="0" w:color="auto"/>
          </w:divBdr>
        </w:div>
        <w:div w:id="870727571">
          <w:marLeft w:val="480"/>
          <w:marRight w:val="0"/>
          <w:marTop w:val="0"/>
          <w:marBottom w:val="0"/>
          <w:divBdr>
            <w:top w:val="none" w:sz="0" w:space="0" w:color="auto"/>
            <w:left w:val="none" w:sz="0" w:space="0" w:color="auto"/>
            <w:bottom w:val="none" w:sz="0" w:space="0" w:color="auto"/>
            <w:right w:val="none" w:sz="0" w:space="0" w:color="auto"/>
          </w:divBdr>
        </w:div>
        <w:div w:id="2141150371">
          <w:marLeft w:val="480"/>
          <w:marRight w:val="0"/>
          <w:marTop w:val="0"/>
          <w:marBottom w:val="0"/>
          <w:divBdr>
            <w:top w:val="none" w:sz="0" w:space="0" w:color="auto"/>
            <w:left w:val="none" w:sz="0" w:space="0" w:color="auto"/>
            <w:bottom w:val="none" w:sz="0" w:space="0" w:color="auto"/>
            <w:right w:val="none" w:sz="0" w:space="0" w:color="auto"/>
          </w:divBdr>
        </w:div>
        <w:div w:id="145784809">
          <w:marLeft w:val="480"/>
          <w:marRight w:val="0"/>
          <w:marTop w:val="0"/>
          <w:marBottom w:val="0"/>
          <w:divBdr>
            <w:top w:val="none" w:sz="0" w:space="0" w:color="auto"/>
            <w:left w:val="none" w:sz="0" w:space="0" w:color="auto"/>
            <w:bottom w:val="none" w:sz="0" w:space="0" w:color="auto"/>
            <w:right w:val="none" w:sz="0" w:space="0" w:color="auto"/>
          </w:divBdr>
        </w:div>
        <w:div w:id="1202782815">
          <w:marLeft w:val="480"/>
          <w:marRight w:val="0"/>
          <w:marTop w:val="0"/>
          <w:marBottom w:val="0"/>
          <w:divBdr>
            <w:top w:val="none" w:sz="0" w:space="0" w:color="auto"/>
            <w:left w:val="none" w:sz="0" w:space="0" w:color="auto"/>
            <w:bottom w:val="none" w:sz="0" w:space="0" w:color="auto"/>
            <w:right w:val="none" w:sz="0" w:space="0" w:color="auto"/>
          </w:divBdr>
        </w:div>
        <w:div w:id="37046998">
          <w:marLeft w:val="480"/>
          <w:marRight w:val="0"/>
          <w:marTop w:val="0"/>
          <w:marBottom w:val="0"/>
          <w:divBdr>
            <w:top w:val="none" w:sz="0" w:space="0" w:color="auto"/>
            <w:left w:val="none" w:sz="0" w:space="0" w:color="auto"/>
            <w:bottom w:val="none" w:sz="0" w:space="0" w:color="auto"/>
            <w:right w:val="none" w:sz="0" w:space="0" w:color="auto"/>
          </w:divBdr>
        </w:div>
        <w:div w:id="358623384">
          <w:marLeft w:val="480"/>
          <w:marRight w:val="0"/>
          <w:marTop w:val="0"/>
          <w:marBottom w:val="0"/>
          <w:divBdr>
            <w:top w:val="none" w:sz="0" w:space="0" w:color="auto"/>
            <w:left w:val="none" w:sz="0" w:space="0" w:color="auto"/>
            <w:bottom w:val="none" w:sz="0" w:space="0" w:color="auto"/>
            <w:right w:val="none" w:sz="0" w:space="0" w:color="auto"/>
          </w:divBdr>
        </w:div>
        <w:div w:id="1748114042">
          <w:marLeft w:val="480"/>
          <w:marRight w:val="0"/>
          <w:marTop w:val="0"/>
          <w:marBottom w:val="0"/>
          <w:divBdr>
            <w:top w:val="none" w:sz="0" w:space="0" w:color="auto"/>
            <w:left w:val="none" w:sz="0" w:space="0" w:color="auto"/>
            <w:bottom w:val="none" w:sz="0" w:space="0" w:color="auto"/>
            <w:right w:val="none" w:sz="0" w:space="0" w:color="auto"/>
          </w:divBdr>
        </w:div>
        <w:div w:id="975450789">
          <w:marLeft w:val="480"/>
          <w:marRight w:val="0"/>
          <w:marTop w:val="0"/>
          <w:marBottom w:val="0"/>
          <w:divBdr>
            <w:top w:val="none" w:sz="0" w:space="0" w:color="auto"/>
            <w:left w:val="none" w:sz="0" w:space="0" w:color="auto"/>
            <w:bottom w:val="none" w:sz="0" w:space="0" w:color="auto"/>
            <w:right w:val="none" w:sz="0" w:space="0" w:color="auto"/>
          </w:divBdr>
        </w:div>
        <w:div w:id="1849517908">
          <w:marLeft w:val="480"/>
          <w:marRight w:val="0"/>
          <w:marTop w:val="0"/>
          <w:marBottom w:val="0"/>
          <w:divBdr>
            <w:top w:val="none" w:sz="0" w:space="0" w:color="auto"/>
            <w:left w:val="none" w:sz="0" w:space="0" w:color="auto"/>
            <w:bottom w:val="none" w:sz="0" w:space="0" w:color="auto"/>
            <w:right w:val="none" w:sz="0" w:space="0" w:color="auto"/>
          </w:divBdr>
        </w:div>
        <w:div w:id="737871903">
          <w:marLeft w:val="480"/>
          <w:marRight w:val="0"/>
          <w:marTop w:val="0"/>
          <w:marBottom w:val="0"/>
          <w:divBdr>
            <w:top w:val="none" w:sz="0" w:space="0" w:color="auto"/>
            <w:left w:val="none" w:sz="0" w:space="0" w:color="auto"/>
            <w:bottom w:val="none" w:sz="0" w:space="0" w:color="auto"/>
            <w:right w:val="none" w:sz="0" w:space="0" w:color="auto"/>
          </w:divBdr>
        </w:div>
        <w:div w:id="442000567">
          <w:marLeft w:val="480"/>
          <w:marRight w:val="0"/>
          <w:marTop w:val="0"/>
          <w:marBottom w:val="0"/>
          <w:divBdr>
            <w:top w:val="none" w:sz="0" w:space="0" w:color="auto"/>
            <w:left w:val="none" w:sz="0" w:space="0" w:color="auto"/>
            <w:bottom w:val="none" w:sz="0" w:space="0" w:color="auto"/>
            <w:right w:val="none" w:sz="0" w:space="0" w:color="auto"/>
          </w:divBdr>
        </w:div>
        <w:div w:id="2009358716">
          <w:marLeft w:val="480"/>
          <w:marRight w:val="0"/>
          <w:marTop w:val="0"/>
          <w:marBottom w:val="0"/>
          <w:divBdr>
            <w:top w:val="none" w:sz="0" w:space="0" w:color="auto"/>
            <w:left w:val="none" w:sz="0" w:space="0" w:color="auto"/>
            <w:bottom w:val="none" w:sz="0" w:space="0" w:color="auto"/>
            <w:right w:val="none" w:sz="0" w:space="0" w:color="auto"/>
          </w:divBdr>
        </w:div>
        <w:div w:id="87503367">
          <w:marLeft w:val="480"/>
          <w:marRight w:val="0"/>
          <w:marTop w:val="0"/>
          <w:marBottom w:val="0"/>
          <w:divBdr>
            <w:top w:val="none" w:sz="0" w:space="0" w:color="auto"/>
            <w:left w:val="none" w:sz="0" w:space="0" w:color="auto"/>
            <w:bottom w:val="none" w:sz="0" w:space="0" w:color="auto"/>
            <w:right w:val="none" w:sz="0" w:space="0" w:color="auto"/>
          </w:divBdr>
        </w:div>
        <w:div w:id="1341856048">
          <w:marLeft w:val="480"/>
          <w:marRight w:val="0"/>
          <w:marTop w:val="0"/>
          <w:marBottom w:val="0"/>
          <w:divBdr>
            <w:top w:val="none" w:sz="0" w:space="0" w:color="auto"/>
            <w:left w:val="none" w:sz="0" w:space="0" w:color="auto"/>
            <w:bottom w:val="none" w:sz="0" w:space="0" w:color="auto"/>
            <w:right w:val="none" w:sz="0" w:space="0" w:color="auto"/>
          </w:divBdr>
        </w:div>
        <w:div w:id="1720127563">
          <w:marLeft w:val="480"/>
          <w:marRight w:val="0"/>
          <w:marTop w:val="0"/>
          <w:marBottom w:val="0"/>
          <w:divBdr>
            <w:top w:val="none" w:sz="0" w:space="0" w:color="auto"/>
            <w:left w:val="none" w:sz="0" w:space="0" w:color="auto"/>
            <w:bottom w:val="none" w:sz="0" w:space="0" w:color="auto"/>
            <w:right w:val="none" w:sz="0" w:space="0" w:color="auto"/>
          </w:divBdr>
        </w:div>
        <w:div w:id="412436011">
          <w:marLeft w:val="480"/>
          <w:marRight w:val="0"/>
          <w:marTop w:val="0"/>
          <w:marBottom w:val="0"/>
          <w:divBdr>
            <w:top w:val="none" w:sz="0" w:space="0" w:color="auto"/>
            <w:left w:val="none" w:sz="0" w:space="0" w:color="auto"/>
            <w:bottom w:val="none" w:sz="0" w:space="0" w:color="auto"/>
            <w:right w:val="none" w:sz="0" w:space="0" w:color="auto"/>
          </w:divBdr>
        </w:div>
        <w:div w:id="5719972">
          <w:marLeft w:val="480"/>
          <w:marRight w:val="0"/>
          <w:marTop w:val="0"/>
          <w:marBottom w:val="0"/>
          <w:divBdr>
            <w:top w:val="none" w:sz="0" w:space="0" w:color="auto"/>
            <w:left w:val="none" w:sz="0" w:space="0" w:color="auto"/>
            <w:bottom w:val="none" w:sz="0" w:space="0" w:color="auto"/>
            <w:right w:val="none" w:sz="0" w:space="0" w:color="auto"/>
          </w:divBdr>
        </w:div>
        <w:div w:id="1795824499">
          <w:marLeft w:val="480"/>
          <w:marRight w:val="0"/>
          <w:marTop w:val="0"/>
          <w:marBottom w:val="0"/>
          <w:divBdr>
            <w:top w:val="none" w:sz="0" w:space="0" w:color="auto"/>
            <w:left w:val="none" w:sz="0" w:space="0" w:color="auto"/>
            <w:bottom w:val="none" w:sz="0" w:space="0" w:color="auto"/>
            <w:right w:val="none" w:sz="0" w:space="0" w:color="auto"/>
          </w:divBdr>
        </w:div>
        <w:div w:id="308051018">
          <w:marLeft w:val="480"/>
          <w:marRight w:val="0"/>
          <w:marTop w:val="0"/>
          <w:marBottom w:val="0"/>
          <w:divBdr>
            <w:top w:val="none" w:sz="0" w:space="0" w:color="auto"/>
            <w:left w:val="none" w:sz="0" w:space="0" w:color="auto"/>
            <w:bottom w:val="none" w:sz="0" w:space="0" w:color="auto"/>
            <w:right w:val="none" w:sz="0" w:space="0" w:color="auto"/>
          </w:divBdr>
        </w:div>
        <w:div w:id="1587229164">
          <w:marLeft w:val="480"/>
          <w:marRight w:val="0"/>
          <w:marTop w:val="0"/>
          <w:marBottom w:val="0"/>
          <w:divBdr>
            <w:top w:val="none" w:sz="0" w:space="0" w:color="auto"/>
            <w:left w:val="none" w:sz="0" w:space="0" w:color="auto"/>
            <w:bottom w:val="none" w:sz="0" w:space="0" w:color="auto"/>
            <w:right w:val="none" w:sz="0" w:space="0" w:color="auto"/>
          </w:divBdr>
        </w:div>
        <w:div w:id="1288856290">
          <w:marLeft w:val="480"/>
          <w:marRight w:val="0"/>
          <w:marTop w:val="0"/>
          <w:marBottom w:val="0"/>
          <w:divBdr>
            <w:top w:val="none" w:sz="0" w:space="0" w:color="auto"/>
            <w:left w:val="none" w:sz="0" w:space="0" w:color="auto"/>
            <w:bottom w:val="none" w:sz="0" w:space="0" w:color="auto"/>
            <w:right w:val="none" w:sz="0" w:space="0" w:color="auto"/>
          </w:divBdr>
        </w:div>
        <w:div w:id="418715452">
          <w:marLeft w:val="480"/>
          <w:marRight w:val="0"/>
          <w:marTop w:val="0"/>
          <w:marBottom w:val="0"/>
          <w:divBdr>
            <w:top w:val="none" w:sz="0" w:space="0" w:color="auto"/>
            <w:left w:val="none" w:sz="0" w:space="0" w:color="auto"/>
            <w:bottom w:val="none" w:sz="0" w:space="0" w:color="auto"/>
            <w:right w:val="none" w:sz="0" w:space="0" w:color="auto"/>
          </w:divBdr>
        </w:div>
        <w:div w:id="1503280869">
          <w:marLeft w:val="480"/>
          <w:marRight w:val="0"/>
          <w:marTop w:val="0"/>
          <w:marBottom w:val="0"/>
          <w:divBdr>
            <w:top w:val="none" w:sz="0" w:space="0" w:color="auto"/>
            <w:left w:val="none" w:sz="0" w:space="0" w:color="auto"/>
            <w:bottom w:val="none" w:sz="0" w:space="0" w:color="auto"/>
            <w:right w:val="none" w:sz="0" w:space="0" w:color="auto"/>
          </w:divBdr>
        </w:div>
        <w:div w:id="1788235070">
          <w:marLeft w:val="480"/>
          <w:marRight w:val="0"/>
          <w:marTop w:val="0"/>
          <w:marBottom w:val="0"/>
          <w:divBdr>
            <w:top w:val="none" w:sz="0" w:space="0" w:color="auto"/>
            <w:left w:val="none" w:sz="0" w:space="0" w:color="auto"/>
            <w:bottom w:val="none" w:sz="0" w:space="0" w:color="auto"/>
            <w:right w:val="none" w:sz="0" w:space="0" w:color="auto"/>
          </w:divBdr>
        </w:div>
        <w:div w:id="1440374961">
          <w:marLeft w:val="480"/>
          <w:marRight w:val="0"/>
          <w:marTop w:val="0"/>
          <w:marBottom w:val="0"/>
          <w:divBdr>
            <w:top w:val="none" w:sz="0" w:space="0" w:color="auto"/>
            <w:left w:val="none" w:sz="0" w:space="0" w:color="auto"/>
            <w:bottom w:val="none" w:sz="0" w:space="0" w:color="auto"/>
            <w:right w:val="none" w:sz="0" w:space="0" w:color="auto"/>
          </w:divBdr>
        </w:div>
        <w:div w:id="377168290">
          <w:marLeft w:val="480"/>
          <w:marRight w:val="0"/>
          <w:marTop w:val="0"/>
          <w:marBottom w:val="0"/>
          <w:divBdr>
            <w:top w:val="none" w:sz="0" w:space="0" w:color="auto"/>
            <w:left w:val="none" w:sz="0" w:space="0" w:color="auto"/>
            <w:bottom w:val="none" w:sz="0" w:space="0" w:color="auto"/>
            <w:right w:val="none" w:sz="0" w:space="0" w:color="auto"/>
          </w:divBdr>
        </w:div>
        <w:div w:id="1375928858">
          <w:marLeft w:val="480"/>
          <w:marRight w:val="0"/>
          <w:marTop w:val="0"/>
          <w:marBottom w:val="0"/>
          <w:divBdr>
            <w:top w:val="none" w:sz="0" w:space="0" w:color="auto"/>
            <w:left w:val="none" w:sz="0" w:space="0" w:color="auto"/>
            <w:bottom w:val="none" w:sz="0" w:space="0" w:color="auto"/>
            <w:right w:val="none" w:sz="0" w:space="0" w:color="auto"/>
          </w:divBdr>
        </w:div>
        <w:div w:id="585310504">
          <w:marLeft w:val="480"/>
          <w:marRight w:val="0"/>
          <w:marTop w:val="0"/>
          <w:marBottom w:val="0"/>
          <w:divBdr>
            <w:top w:val="none" w:sz="0" w:space="0" w:color="auto"/>
            <w:left w:val="none" w:sz="0" w:space="0" w:color="auto"/>
            <w:bottom w:val="none" w:sz="0" w:space="0" w:color="auto"/>
            <w:right w:val="none" w:sz="0" w:space="0" w:color="auto"/>
          </w:divBdr>
        </w:div>
        <w:div w:id="2120947105">
          <w:marLeft w:val="480"/>
          <w:marRight w:val="0"/>
          <w:marTop w:val="0"/>
          <w:marBottom w:val="0"/>
          <w:divBdr>
            <w:top w:val="none" w:sz="0" w:space="0" w:color="auto"/>
            <w:left w:val="none" w:sz="0" w:space="0" w:color="auto"/>
            <w:bottom w:val="none" w:sz="0" w:space="0" w:color="auto"/>
            <w:right w:val="none" w:sz="0" w:space="0" w:color="auto"/>
          </w:divBdr>
        </w:div>
        <w:div w:id="1329551571">
          <w:marLeft w:val="480"/>
          <w:marRight w:val="0"/>
          <w:marTop w:val="0"/>
          <w:marBottom w:val="0"/>
          <w:divBdr>
            <w:top w:val="none" w:sz="0" w:space="0" w:color="auto"/>
            <w:left w:val="none" w:sz="0" w:space="0" w:color="auto"/>
            <w:bottom w:val="none" w:sz="0" w:space="0" w:color="auto"/>
            <w:right w:val="none" w:sz="0" w:space="0" w:color="auto"/>
          </w:divBdr>
        </w:div>
        <w:div w:id="1162232783">
          <w:marLeft w:val="480"/>
          <w:marRight w:val="0"/>
          <w:marTop w:val="0"/>
          <w:marBottom w:val="0"/>
          <w:divBdr>
            <w:top w:val="none" w:sz="0" w:space="0" w:color="auto"/>
            <w:left w:val="none" w:sz="0" w:space="0" w:color="auto"/>
            <w:bottom w:val="none" w:sz="0" w:space="0" w:color="auto"/>
            <w:right w:val="none" w:sz="0" w:space="0" w:color="auto"/>
          </w:divBdr>
        </w:div>
        <w:div w:id="137499917">
          <w:marLeft w:val="480"/>
          <w:marRight w:val="0"/>
          <w:marTop w:val="0"/>
          <w:marBottom w:val="0"/>
          <w:divBdr>
            <w:top w:val="none" w:sz="0" w:space="0" w:color="auto"/>
            <w:left w:val="none" w:sz="0" w:space="0" w:color="auto"/>
            <w:bottom w:val="none" w:sz="0" w:space="0" w:color="auto"/>
            <w:right w:val="none" w:sz="0" w:space="0" w:color="auto"/>
          </w:divBdr>
        </w:div>
        <w:div w:id="368188611">
          <w:marLeft w:val="480"/>
          <w:marRight w:val="0"/>
          <w:marTop w:val="0"/>
          <w:marBottom w:val="0"/>
          <w:divBdr>
            <w:top w:val="none" w:sz="0" w:space="0" w:color="auto"/>
            <w:left w:val="none" w:sz="0" w:space="0" w:color="auto"/>
            <w:bottom w:val="none" w:sz="0" w:space="0" w:color="auto"/>
            <w:right w:val="none" w:sz="0" w:space="0" w:color="auto"/>
          </w:divBdr>
        </w:div>
        <w:div w:id="1819616652">
          <w:marLeft w:val="480"/>
          <w:marRight w:val="0"/>
          <w:marTop w:val="0"/>
          <w:marBottom w:val="0"/>
          <w:divBdr>
            <w:top w:val="none" w:sz="0" w:space="0" w:color="auto"/>
            <w:left w:val="none" w:sz="0" w:space="0" w:color="auto"/>
            <w:bottom w:val="none" w:sz="0" w:space="0" w:color="auto"/>
            <w:right w:val="none" w:sz="0" w:space="0" w:color="auto"/>
          </w:divBdr>
        </w:div>
        <w:div w:id="2128547299">
          <w:marLeft w:val="480"/>
          <w:marRight w:val="0"/>
          <w:marTop w:val="0"/>
          <w:marBottom w:val="0"/>
          <w:divBdr>
            <w:top w:val="none" w:sz="0" w:space="0" w:color="auto"/>
            <w:left w:val="none" w:sz="0" w:space="0" w:color="auto"/>
            <w:bottom w:val="none" w:sz="0" w:space="0" w:color="auto"/>
            <w:right w:val="none" w:sz="0" w:space="0" w:color="auto"/>
          </w:divBdr>
        </w:div>
        <w:div w:id="1323967866">
          <w:marLeft w:val="480"/>
          <w:marRight w:val="0"/>
          <w:marTop w:val="0"/>
          <w:marBottom w:val="0"/>
          <w:divBdr>
            <w:top w:val="none" w:sz="0" w:space="0" w:color="auto"/>
            <w:left w:val="none" w:sz="0" w:space="0" w:color="auto"/>
            <w:bottom w:val="none" w:sz="0" w:space="0" w:color="auto"/>
            <w:right w:val="none" w:sz="0" w:space="0" w:color="auto"/>
          </w:divBdr>
        </w:div>
        <w:div w:id="1425686653">
          <w:marLeft w:val="480"/>
          <w:marRight w:val="0"/>
          <w:marTop w:val="0"/>
          <w:marBottom w:val="0"/>
          <w:divBdr>
            <w:top w:val="none" w:sz="0" w:space="0" w:color="auto"/>
            <w:left w:val="none" w:sz="0" w:space="0" w:color="auto"/>
            <w:bottom w:val="none" w:sz="0" w:space="0" w:color="auto"/>
            <w:right w:val="none" w:sz="0" w:space="0" w:color="auto"/>
          </w:divBdr>
        </w:div>
        <w:div w:id="644629712">
          <w:marLeft w:val="480"/>
          <w:marRight w:val="0"/>
          <w:marTop w:val="0"/>
          <w:marBottom w:val="0"/>
          <w:divBdr>
            <w:top w:val="none" w:sz="0" w:space="0" w:color="auto"/>
            <w:left w:val="none" w:sz="0" w:space="0" w:color="auto"/>
            <w:bottom w:val="none" w:sz="0" w:space="0" w:color="auto"/>
            <w:right w:val="none" w:sz="0" w:space="0" w:color="auto"/>
          </w:divBdr>
        </w:div>
        <w:div w:id="33621591">
          <w:marLeft w:val="480"/>
          <w:marRight w:val="0"/>
          <w:marTop w:val="0"/>
          <w:marBottom w:val="0"/>
          <w:divBdr>
            <w:top w:val="none" w:sz="0" w:space="0" w:color="auto"/>
            <w:left w:val="none" w:sz="0" w:space="0" w:color="auto"/>
            <w:bottom w:val="none" w:sz="0" w:space="0" w:color="auto"/>
            <w:right w:val="none" w:sz="0" w:space="0" w:color="auto"/>
          </w:divBdr>
        </w:div>
        <w:div w:id="928655884">
          <w:marLeft w:val="480"/>
          <w:marRight w:val="0"/>
          <w:marTop w:val="0"/>
          <w:marBottom w:val="0"/>
          <w:divBdr>
            <w:top w:val="none" w:sz="0" w:space="0" w:color="auto"/>
            <w:left w:val="none" w:sz="0" w:space="0" w:color="auto"/>
            <w:bottom w:val="none" w:sz="0" w:space="0" w:color="auto"/>
            <w:right w:val="none" w:sz="0" w:space="0" w:color="auto"/>
          </w:divBdr>
        </w:div>
        <w:div w:id="605695638">
          <w:marLeft w:val="480"/>
          <w:marRight w:val="0"/>
          <w:marTop w:val="0"/>
          <w:marBottom w:val="0"/>
          <w:divBdr>
            <w:top w:val="none" w:sz="0" w:space="0" w:color="auto"/>
            <w:left w:val="none" w:sz="0" w:space="0" w:color="auto"/>
            <w:bottom w:val="none" w:sz="0" w:space="0" w:color="auto"/>
            <w:right w:val="none" w:sz="0" w:space="0" w:color="auto"/>
          </w:divBdr>
        </w:div>
        <w:div w:id="1229876921">
          <w:marLeft w:val="480"/>
          <w:marRight w:val="0"/>
          <w:marTop w:val="0"/>
          <w:marBottom w:val="0"/>
          <w:divBdr>
            <w:top w:val="none" w:sz="0" w:space="0" w:color="auto"/>
            <w:left w:val="none" w:sz="0" w:space="0" w:color="auto"/>
            <w:bottom w:val="none" w:sz="0" w:space="0" w:color="auto"/>
            <w:right w:val="none" w:sz="0" w:space="0" w:color="auto"/>
          </w:divBdr>
        </w:div>
        <w:div w:id="1161048291">
          <w:marLeft w:val="480"/>
          <w:marRight w:val="0"/>
          <w:marTop w:val="0"/>
          <w:marBottom w:val="0"/>
          <w:divBdr>
            <w:top w:val="none" w:sz="0" w:space="0" w:color="auto"/>
            <w:left w:val="none" w:sz="0" w:space="0" w:color="auto"/>
            <w:bottom w:val="none" w:sz="0" w:space="0" w:color="auto"/>
            <w:right w:val="none" w:sz="0" w:space="0" w:color="auto"/>
          </w:divBdr>
        </w:div>
        <w:div w:id="143670822">
          <w:marLeft w:val="480"/>
          <w:marRight w:val="0"/>
          <w:marTop w:val="0"/>
          <w:marBottom w:val="0"/>
          <w:divBdr>
            <w:top w:val="none" w:sz="0" w:space="0" w:color="auto"/>
            <w:left w:val="none" w:sz="0" w:space="0" w:color="auto"/>
            <w:bottom w:val="none" w:sz="0" w:space="0" w:color="auto"/>
            <w:right w:val="none" w:sz="0" w:space="0" w:color="auto"/>
          </w:divBdr>
        </w:div>
        <w:div w:id="1560283743">
          <w:marLeft w:val="480"/>
          <w:marRight w:val="0"/>
          <w:marTop w:val="0"/>
          <w:marBottom w:val="0"/>
          <w:divBdr>
            <w:top w:val="none" w:sz="0" w:space="0" w:color="auto"/>
            <w:left w:val="none" w:sz="0" w:space="0" w:color="auto"/>
            <w:bottom w:val="none" w:sz="0" w:space="0" w:color="auto"/>
            <w:right w:val="none" w:sz="0" w:space="0" w:color="auto"/>
          </w:divBdr>
        </w:div>
        <w:div w:id="1623658262">
          <w:marLeft w:val="480"/>
          <w:marRight w:val="0"/>
          <w:marTop w:val="0"/>
          <w:marBottom w:val="0"/>
          <w:divBdr>
            <w:top w:val="none" w:sz="0" w:space="0" w:color="auto"/>
            <w:left w:val="none" w:sz="0" w:space="0" w:color="auto"/>
            <w:bottom w:val="none" w:sz="0" w:space="0" w:color="auto"/>
            <w:right w:val="none" w:sz="0" w:space="0" w:color="auto"/>
          </w:divBdr>
        </w:div>
        <w:div w:id="1330675374">
          <w:marLeft w:val="480"/>
          <w:marRight w:val="0"/>
          <w:marTop w:val="0"/>
          <w:marBottom w:val="0"/>
          <w:divBdr>
            <w:top w:val="none" w:sz="0" w:space="0" w:color="auto"/>
            <w:left w:val="none" w:sz="0" w:space="0" w:color="auto"/>
            <w:bottom w:val="none" w:sz="0" w:space="0" w:color="auto"/>
            <w:right w:val="none" w:sz="0" w:space="0" w:color="auto"/>
          </w:divBdr>
        </w:div>
        <w:div w:id="431780335">
          <w:marLeft w:val="480"/>
          <w:marRight w:val="0"/>
          <w:marTop w:val="0"/>
          <w:marBottom w:val="0"/>
          <w:divBdr>
            <w:top w:val="none" w:sz="0" w:space="0" w:color="auto"/>
            <w:left w:val="none" w:sz="0" w:space="0" w:color="auto"/>
            <w:bottom w:val="none" w:sz="0" w:space="0" w:color="auto"/>
            <w:right w:val="none" w:sz="0" w:space="0" w:color="auto"/>
          </w:divBdr>
        </w:div>
        <w:div w:id="69811642">
          <w:marLeft w:val="480"/>
          <w:marRight w:val="0"/>
          <w:marTop w:val="0"/>
          <w:marBottom w:val="0"/>
          <w:divBdr>
            <w:top w:val="none" w:sz="0" w:space="0" w:color="auto"/>
            <w:left w:val="none" w:sz="0" w:space="0" w:color="auto"/>
            <w:bottom w:val="none" w:sz="0" w:space="0" w:color="auto"/>
            <w:right w:val="none" w:sz="0" w:space="0" w:color="auto"/>
          </w:divBdr>
        </w:div>
        <w:div w:id="853686178">
          <w:marLeft w:val="480"/>
          <w:marRight w:val="0"/>
          <w:marTop w:val="0"/>
          <w:marBottom w:val="0"/>
          <w:divBdr>
            <w:top w:val="none" w:sz="0" w:space="0" w:color="auto"/>
            <w:left w:val="none" w:sz="0" w:space="0" w:color="auto"/>
            <w:bottom w:val="none" w:sz="0" w:space="0" w:color="auto"/>
            <w:right w:val="none" w:sz="0" w:space="0" w:color="auto"/>
          </w:divBdr>
        </w:div>
        <w:div w:id="1785608712">
          <w:marLeft w:val="480"/>
          <w:marRight w:val="0"/>
          <w:marTop w:val="0"/>
          <w:marBottom w:val="0"/>
          <w:divBdr>
            <w:top w:val="none" w:sz="0" w:space="0" w:color="auto"/>
            <w:left w:val="none" w:sz="0" w:space="0" w:color="auto"/>
            <w:bottom w:val="none" w:sz="0" w:space="0" w:color="auto"/>
            <w:right w:val="none" w:sz="0" w:space="0" w:color="auto"/>
          </w:divBdr>
        </w:div>
        <w:div w:id="1532955695">
          <w:marLeft w:val="480"/>
          <w:marRight w:val="0"/>
          <w:marTop w:val="0"/>
          <w:marBottom w:val="0"/>
          <w:divBdr>
            <w:top w:val="none" w:sz="0" w:space="0" w:color="auto"/>
            <w:left w:val="none" w:sz="0" w:space="0" w:color="auto"/>
            <w:bottom w:val="none" w:sz="0" w:space="0" w:color="auto"/>
            <w:right w:val="none" w:sz="0" w:space="0" w:color="auto"/>
          </w:divBdr>
        </w:div>
        <w:div w:id="2095395638">
          <w:marLeft w:val="480"/>
          <w:marRight w:val="0"/>
          <w:marTop w:val="0"/>
          <w:marBottom w:val="0"/>
          <w:divBdr>
            <w:top w:val="none" w:sz="0" w:space="0" w:color="auto"/>
            <w:left w:val="none" w:sz="0" w:space="0" w:color="auto"/>
            <w:bottom w:val="none" w:sz="0" w:space="0" w:color="auto"/>
            <w:right w:val="none" w:sz="0" w:space="0" w:color="auto"/>
          </w:divBdr>
        </w:div>
      </w:divsChild>
    </w:div>
    <w:div w:id="613366838">
      <w:bodyDiv w:val="1"/>
      <w:marLeft w:val="0"/>
      <w:marRight w:val="0"/>
      <w:marTop w:val="0"/>
      <w:marBottom w:val="0"/>
      <w:divBdr>
        <w:top w:val="none" w:sz="0" w:space="0" w:color="auto"/>
        <w:left w:val="none" w:sz="0" w:space="0" w:color="auto"/>
        <w:bottom w:val="none" w:sz="0" w:space="0" w:color="auto"/>
        <w:right w:val="none" w:sz="0" w:space="0" w:color="auto"/>
      </w:divBdr>
    </w:div>
    <w:div w:id="616253234">
      <w:bodyDiv w:val="1"/>
      <w:marLeft w:val="0"/>
      <w:marRight w:val="0"/>
      <w:marTop w:val="0"/>
      <w:marBottom w:val="0"/>
      <w:divBdr>
        <w:top w:val="none" w:sz="0" w:space="0" w:color="auto"/>
        <w:left w:val="none" w:sz="0" w:space="0" w:color="auto"/>
        <w:bottom w:val="none" w:sz="0" w:space="0" w:color="auto"/>
        <w:right w:val="none" w:sz="0" w:space="0" w:color="auto"/>
      </w:divBdr>
    </w:div>
    <w:div w:id="618610350">
      <w:bodyDiv w:val="1"/>
      <w:marLeft w:val="0"/>
      <w:marRight w:val="0"/>
      <w:marTop w:val="0"/>
      <w:marBottom w:val="0"/>
      <w:divBdr>
        <w:top w:val="none" w:sz="0" w:space="0" w:color="auto"/>
        <w:left w:val="none" w:sz="0" w:space="0" w:color="auto"/>
        <w:bottom w:val="none" w:sz="0" w:space="0" w:color="auto"/>
        <w:right w:val="none" w:sz="0" w:space="0" w:color="auto"/>
      </w:divBdr>
    </w:div>
    <w:div w:id="620191627">
      <w:bodyDiv w:val="1"/>
      <w:marLeft w:val="0"/>
      <w:marRight w:val="0"/>
      <w:marTop w:val="0"/>
      <w:marBottom w:val="0"/>
      <w:divBdr>
        <w:top w:val="none" w:sz="0" w:space="0" w:color="auto"/>
        <w:left w:val="none" w:sz="0" w:space="0" w:color="auto"/>
        <w:bottom w:val="none" w:sz="0" w:space="0" w:color="auto"/>
        <w:right w:val="none" w:sz="0" w:space="0" w:color="auto"/>
      </w:divBdr>
    </w:div>
    <w:div w:id="627669166">
      <w:bodyDiv w:val="1"/>
      <w:marLeft w:val="0"/>
      <w:marRight w:val="0"/>
      <w:marTop w:val="0"/>
      <w:marBottom w:val="0"/>
      <w:divBdr>
        <w:top w:val="none" w:sz="0" w:space="0" w:color="auto"/>
        <w:left w:val="none" w:sz="0" w:space="0" w:color="auto"/>
        <w:bottom w:val="none" w:sz="0" w:space="0" w:color="auto"/>
        <w:right w:val="none" w:sz="0" w:space="0" w:color="auto"/>
      </w:divBdr>
    </w:div>
    <w:div w:id="628126886">
      <w:bodyDiv w:val="1"/>
      <w:marLeft w:val="0"/>
      <w:marRight w:val="0"/>
      <w:marTop w:val="0"/>
      <w:marBottom w:val="0"/>
      <w:divBdr>
        <w:top w:val="none" w:sz="0" w:space="0" w:color="auto"/>
        <w:left w:val="none" w:sz="0" w:space="0" w:color="auto"/>
        <w:bottom w:val="none" w:sz="0" w:space="0" w:color="auto"/>
        <w:right w:val="none" w:sz="0" w:space="0" w:color="auto"/>
      </w:divBdr>
    </w:div>
    <w:div w:id="628556262">
      <w:bodyDiv w:val="1"/>
      <w:marLeft w:val="0"/>
      <w:marRight w:val="0"/>
      <w:marTop w:val="0"/>
      <w:marBottom w:val="0"/>
      <w:divBdr>
        <w:top w:val="none" w:sz="0" w:space="0" w:color="auto"/>
        <w:left w:val="none" w:sz="0" w:space="0" w:color="auto"/>
        <w:bottom w:val="none" w:sz="0" w:space="0" w:color="auto"/>
        <w:right w:val="none" w:sz="0" w:space="0" w:color="auto"/>
      </w:divBdr>
      <w:divsChild>
        <w:div w:id="656614553">
          <w:marLeft w:val="640"/>
          <w:marRight w:val="0"/>
          <w:marTop w:val="0"/>
          <w:marBottom w:val="0"/>
          <w:divBdr>
            <w:top w:val="none" w:sz="0" w:space="0" w:color="auto"/>
            <w:left w:val="none" w:sz="0" w:space="0" w:color="auto"/>
            <w:bottom w:val="none" w:sz="0" w:space="0" w:color="auto"/>
            <w:right w:val="none" w:sz="0" w:space="0" w:color="auto"/>
          </w:divBdr>
        </w:div>
        <w:div w:id="147016224">
          <w:marLeft w:val="640"/>
          <w:marRight w:val="0"/>
          <w:marTop w:val="0"/>
          <w:marBottom w:val="0"/>
          <w:divBdr>
            <w:top w:val="none" w:sz="0" w:space="0" w:color="auto"/>
            <w:left w:val="none" w:sz="0" w:space="0" w:color="auto"/>
            <w:bottom w:val="none" w:sz="0" w:space="0" w:color="auto"/>
            <w:right w:val="none" w:sz="0" w:space="0" w:color="auto"/>
          </w:divBdr>
        </w:div>
        <w:div w:id="1049113607">
          <w:marLeft w:val="640"/>
          <w:marRight w:val="0"/>
          <w:marTop w:val="0"/>
          <w:marBottom w:val="0"/>
          <w:divBdr>
            <w:top w:val="none" w:sz="0" w:space="0" w:color="auto"/>
            <w:left w:val="none" w:sz="0" w:space="0" w:color="auto"/>
            <w:bottom w:val="none" w:sz="0" w:space="0" w:color="auto"/>
            <w:right w:val="none" w:sz="0" w:space="0" w:color="auto"/>
          </w:divBdr>
        </w:div>
        <w:div w:id="302277296">
          <w:marLeft w:val="640"/>
          <w:marRight w:val="0"/>
          <w:marTop w:val="0"/>
          <w:marBottom w:val="0"/>
          <w:divBdr>
            <w:top w:val="none" w:sz="0" w:space="0" w:color="auto"/>
            <w:left w:val="none" w:sz="0" w:space="0" w:color="auto"/>
            <w:bottom w:val="none" w:sz="0" w:space="0" w:color="auto"/>
            <w:right w:val="none" w:sz="0" w:space="0" w:color="auto"/>
          </w:divBdr>
        </w:div>
        <w:div w:id="721251454">
          <w:marLeft w:val="640"/>
          <w:marRight w:val="0"/>
          <w:marTop w:val="0"/>
          <w:marBottom w:val="0"/>
          <w:divBdr>
            <w:top w:val="none" w:sz="0" w:space="0" w:color="auto"/>
            <w:left w:val="none" w:sz="0" w:space="0" w:color="auto"/>
            <w:bottom w:val="none" w:sz="0" w:space="0" w:color="auto"/>
            <w:right w:val="none" w:sz="0" w:space="0" w:color="auto"/>
          </w:divBdr>
        </w:div>
        <w:div w:id="949244207">
          <w:marLeft w:val="640"/>
          <w:marRight w:val="0"/>
          <w:marTop w:val="0"/>
          <w:marBottom w:val="0"/>
          <w:divBdr>
            <w:top w:val="none" w:sz="0" w:space="0" w:color="auto"/>
            <w:left w:val="none" w:sz="0" w:space="0" w:color="auto"/>
            <w:bottom w:val="none" w:sz="0" w:space="0" w:color="auto"/>
            <w:right w:val="none" w:sz="0" w:space="0" w:color="auto"/>
          </w:divBdr>
        </w:div>
        <w:div w:id="192227740">
          <w:marLeft w:val="640"/>
          <w:marRight w:val="0"/>
          <w:marTop w:val="0"/>
          <w:marBottom w:val="0"/>
          <w:divBdr>
            <w:top w:val="none" w:sz="0" w:space="0" w:color="auto"/>
            <w:left w:val="none" w:sz="0" w:space="0" w:color="auto"/>
            <w:bottom w:val="none" w:sz="0" w:space="0" w:color="auto"/>
            <w:right w:val="none" w:sz="0" w:space="0" w:color="auto"/>
          </w:divBdr>
        </w:div>
        <w:div w:id="1332609867">
          <w:marLeft w:val="640"/>
          <w:marRight w:val="0"/>
          <w:marTop w:val="0"/>
          <w:marBottom w:val="0"/>
          <w:divBdr>
            <w:top w:val="none" w:sz="0" w:space="0" w:color="auto"/>
            <w:left w:val="none" w:sz="0" w:space="0" w:color="auto"/>
            <w:bottom w:val="none" w:sz="0" w:space="0" w:color="auto"/>
            <w:right w:val="none" w:sz="0" w:space="0" w:color="auto"/>
          </w:divBdr>
        </w:div>
        <w:div w:id="1797681423">
          <w:marLeft w:val="640"/>
          <w:marRight w:val="0"/>
          <w:marTop w:val="0"/>
          <w:marBottom w:val="0"/>
          <w:divBdr>
            <w:top w:val="none" w:sz="0" w:space="0" w:color="auto"/>
            <w:left w:val="none" w:sz="0" w:space="0" w:color="auto"/>
            <w:bottom w:val="none" w:sz="0" w:space="0" w:color="auto"/>
            <w:right w:val="none" w:sz="0" w:space="0" w:color="auto"/>
          </w:divBdr>
        </w:div>
        <w:div w:id="1820923929">
          <w:marLeft w:val="640"/>
          <w:marRight w:val="0"/>
          <w:marTop w:val="0"/>
          <w:marBottom w:val="0"/>
          <w:divBdr>
            <w:top w:val="none" w:sz="0" w:space="0" w:color="auto"/>
            <w:left w:val="none" w:sz="0" w:space="0" w:color="auto"/>
            <w:bottom w:val="none" w:sz="0" w:space="0" w:color="auto"/>
            <w:right w:val="none" w:sz="0" w:space="0" w:color="auto"/>
          </w:divBdr>
        </w:div>
        <w:div w:id="1955014450">
          <w:marLeft w:val="640"/>
          <w:marRight w:val="0"/>
          <w:marTop w:val="0"/>
          <w:marBottom w:val="0"/>
          <w:divBdr>
            <w:top w:val="none" w:sz="0" w:space="0" w:color="auto"/>
            <w:left w:val="none" w:sz="0" w:space="0" w:color="auto"/>
            <w:bottom w:val="none" w:sz="0" w:space="0" w:color="auto"/>
            <w:right w:val="none" w:sz="0" w:space="0" w:color="auto"/>
          </w:divBdr>
        </w:div>
        <w:div w:id="1081488073">
          <w:marLeft w:val="640"/>
          <w:marRight w:val="0"/>
          <w:marTop w:val="0"/>
          <w:marBottom w:val="0"/>
          <w:divBdr>
            <w:top w:val="none" w:sz="0" w:space="0" w:color="auto"/>
            <w:left w:val="none" w:sz="0" w:space="0" w:color="auto"/>
            <w:bottom w:val="none" w:sz="0" w:space="0" w:color="auto"/>
            <w:right w:val="none" w:sz="0" w:space="0" w:color="auto"/>
          </w:divBdr>
        </w:div>
        <w:div w:id="1650328288">
          <w:marLeft w:val="640"/>
          <w:marRight w:val="0"/>
          <w:marTop w:val="0"/>
          <w:marBottom w:val="0"/>
          <w:divBdr>
            <w:top w:val="none" w:sz="0" w:space="0" w:color="auto"/>
            <w:left w:val="none" w:sz="0" w:space="0" w:color="auto"/>
            <w:bottom w:val="none" w:sz="0" w:space="0" w:color="auto"/>
            <w:right w:val="none" w:sz="0" w:space="0" w:color="auto"/>
          </w:divBdr>
        </w:div>
        <w:div w:id="1648820641">
          <w:marLeft w:val="640"/>
          <w:marRight w:val="0"/>
          <w:marTop w:val="0"/>
          <w:marBottom w:val="0"/>
          <w:divBdr>
            <w:top w:val="none" w:sz="0" w:space="0" w:color="auto"/>
            <w:left w:val="none" w:sz="0" w:space="0" w:color="auto"/>
            <w:bottom w:val="none" w:sz="0" w:space="0" w:color="auto"/>
            <w:right w:val="none" w:sz="0" w:space="0" w:color="auto"/>
          </w:divBdr>
        </w:div>
        <w:div w:id="273291329">
          <w:marLeft w:val="640"/>
          <w:marRight w:val="0"/>
          <w:marTop w:val="0"/>
          <w:marBottom w:val="0"/>
          <w:divBdr>
            <w:top w:val="none" w:sz="0" w:space="0" w:color="auto"/>
            <w:left w:val="none" w:sz="0" w:space="0" w:color="auto"/>
            <w:bottom w:val="none" w:sz="0" w:space="0" w:color="auto"/>
            <w:right w:val="none" w:sz="0" w:space="0" w:color="auto"/>
          </w:divBdr>
        </w:div>
        <w:div w:id="1967420711">
          <w:marLeft w:val="640"/>
          <w:marRight w:val="0"/>
          <w:marTop w:val="0"/>
          <w:marBottom w:val="0"/>
          <w:divBdr>
            <w:top w:val="none" w:sz="0" w:space="0" w:color="auto"/>
            <w:left w:val="none" w:sz="0" w:space="0" w:color="auto"/>
            <w:bottom w:val="none" w:sz="0" w:space="0" w:color="auto"/>
            <w:right w:val="none" w:sz="0" w:space="0" w:color="auto"/>
          </w:divBdr>
        </w:div>
        <w:div w:id="36584407">
          <w:marLeft w:val="640"/>
          <w:marRight w:val="0"/>
          <w:marTop w:val="0"/>
          <w:marBottom w:val="0"/>
          <w:divBdr>
            <w:top w:val="none" w:sz="0" w:space="0" w:color="auto"/>
            <w:left w:val="none" w:sz="0" w:space="0" w:color="auto"/>
            <w:bottom w:val="none" w:sz="0" w:space="0" w:color="auto"/>
            <w:right w:val="none" w:sz="0" w:space="0" w:color="auto"/>
          </w:divBdr>
        </w:div>
        <w:div w:id="989139549">
          <w:marLeft w:val="640"/>
          <w:marRight w:val="0"/>
          <w:marTop w:val="0"/>
          <w:marBottom w:val="0"/>
          <w:divBdr>
            <w:top w:val="none" w:sz="0" w:space="0" w:color="auto"/>
            <w:left w:val="none" w:sz="0" w:space="0" w:color="auto"/>
            <w:bottom w:val="none" w:sz="0" w:space="0" w:color="auto"/>
            <w:right w:val="none" w:sz="0" w:space="0" w:color="auto"/>
          </w:divBdr>
        </w:div>
        <w:div w:id="191068458">
          <w:marLeft w:val="640"/>
          <w:marRight w:val="0"/>
          <w:marTop w:val="0"/>
          <w:marBottom w:val="0"/>
          <w:divBdr>
            <w:top w:val="none" w:sz="0" w:space="0" w:color="auto"/>
            <w:left w:val="none" w:sz="0" w:space="0" w:color="auto"/>
            <w:bottom w:val="none" w:sz="0" w:space="0" w:color="auto"/>
            <w:right w:val="none" w:sz="0" w:space="0" w:color="auto"/>
          </w:divBdr>
        </w:div>
        <w:div w:id="1778909596">
          <w:marLeft w:val="640"/>
          <w:marRight w:val="0"/>
          <w:marTop w:val="0"/>
          <w:marBottom w:val="0"/>
          <w:divBdr>
            <w:top w:val="none" w:sz="0" w:space="0" w:color="auto"/>
            <w:left w:val="none" w:sz="0" w:space="0" w:color="auto"/>
            <w:bottom w:val="none" w:sz="0" w:space="0" w:color="auto"/>
            <w:right w:val="none" w:sz="0" w:space="0" w:color="auto"/>
          </w:divBdr>
        </w:div>
        <w:div w:id="1393846094">
          <w:marLeft w:val="640"/>
          <w:marRight w:val="0"/>
          <w:marTop w:val="0"/>
          <w:marBottom w:val="0"/>
          <w:divBdr>
            <w:top w:val="none" w:sz="0" w:space="0" w:color="auto"/>
            <w:left w:val="none" w:sz="0" w:space="0" w:color="auto"/>
            <w:bottom w:val="none" w:sz="0" w:space="0" w:color="auto"/>
            <w:right w:val="none" w:sz="0" w:space="0" w:color="auto"/>
          </w:divBdr>
        </w:div>
        <w:div w:id="810750775">
          <w:marLeft w:val="640"/>
          <w:marRight w:val="0"/>
          <w:marTop w:val="0"/>
          <w:marBottom w:val="0"/>
          <w:divBdr>
            <w:top w:val="none" w:sz="0" w:space="0" w:color="auto"/>
            <w:left w:val="none" w:sz="0" w:space="0" w:color="auto"/>
            <w:bottom w:val="none" w:sz="0" w:space="0" w:color="auto"/>
            <w:right w:val="none" w:sz="0" w:space="0" w:color="auto"/>
          </w:divBdr>
        </w:div>
        <w:div w:id="930898411">
          <w:marLeft w:val="640"/>
          <w:marRight w:val="0"/>
          <w:marTop w:val="0"/>
          <w:marBottom w:val="0"/>
          <w:divBdr>
            <w:top w:val="none" w:sz="0" w:space="0" w:color="auto"/>
            <w:left w:val="none" w:sz="0" w:space="0" w:color="auto"/>
            <w:bottom w:val="none" w:sz="0" w:space="0" w:color="auto"/>
            <w:right w:val="none" w:sz="0" w:space="0" w:color="auto"/>
          </w:divBdr>
        </w:div>
        <w:div w:id="177810933">
          <w:marLeft w:val="640"/>
          <w:marRight w:val="0"/>
          <w:marTop w:val="0"/>
          <w:marBottom w:val="0"/>
          <w:divBdr>
            <w:top w:val="none" w:sz="0" w:space="0" w:color="auto"/>
            <w:left w:val="none" w:sz="0" w:space="0" w:color="auto"/>
            <w:bottom w:val="none" w:sz="0" w:space="0" w:color="auto"/>
            <w:right w:val="none" w:sz="0" w:space="0" w:color="auto"/>
          </w:divBdr>
        </w:div>
        <w:div w:id="765737338">
          <w:marLeft w:val="640"/>
          <w:marRight w:val="0"/>
          <w:marTop w:val="0"/>
          <w:marBottom w:val="0"/>
          <w:divBdr>
            <w:top w:val="none" w:sz="0" w:space="0" w:color="auto"/>
            <w:left w:val="none" w:sz="0" w:space="0" w:color="auto"/>
            <w:bottom w:val="none" w:sz="0" w:space="0" w:color="auto"/>
            <w:right w:val="none" w:sz="0" w:space="0" w:color="auto"/>
          </w:divBdr>
        </w:div>
        <w:div w:id="94401974">
          <w:marLeft w:val="640"/>
          <w:marRight w:val="0"/>
          <w:marTop w:val="0"/>
          <w:marBottom w:val="0"/>
          <w:divBdr>
            <w:top w:val="none" w:sz="0" w:space="0" w:color="auto"/>
            <w:left w:val="none" w:sz="0" w:space="0" w:color="auto"/>
            <w:bottom w:val="none" w:sz="0" w:space="0" w:color="auto"/>
            <w:right w:val="none" w:sz="0" w:space="0" w:color="auto"/>
          </w:divBdr>
        </w:div>
        <w:div w:id="1946425306">
          <w:marLeft w:val="640"/>
          <w:marRight w:val="0"/>
          <w:marTop w:val="0"/>
          <w:marBottom w:val="0"/>
          <w:divBdr>
            <w:top w:val="none" w:sz="0" w:space="0" w:color="auto"/>
            <w:left w:val="none" w:sz="0" w:space="0" w:color="auto"/>
            <w:bottom w:val="none" w:sz="0" w:space="0" w:color="auto"/>
            <w:right w:val="none" w:sz="0" w:space="0" w:color="auto"/>
          </w:divBdr>
        </w:div>
        <w:div w:id="519439558">
          <w:marLeft w:val="640"/>
          <w:marRight w:val="0"/>
          <w:marTop w:val="0"/>
          <w:marBottom w:val="0"/>
          <w:divBdr>
            <w:top w:val="none" w:sz="0" w:space="0" w:color="auto"/>
            <w:left w:val="none" w:sz="0" w:space="0" w:color="auto"/>
            <w:bottom w:val="none" w:sz="0" w:space="0" w:color="auto"/>
            <w:right w:val="none" w:sz="0" w:space="0" w:color="auto"/>
          </w:divBdr>
        </w:div>
        <w:div w:id="889421181">
          <w:marLeft w:val="640"/>
          <w:marRight w:val="0"/>
          <w:marTop w:val="0"/>
          <w:marBottom w:val="0"/>
          <w:divBdr>
            <w:top w:val="none" w:sz="0" w:space="0" w:color="auto"/>
            <w:left w:val="none" w:sz="0" w:space="0" w:color="auto"/>
            <w:bottom w:val="none" w:sz="0" w:space="0" w:color="auto"/>
            <w:right w:val="none" w:sz="0" w:space="0" w:color="auto"/>
          </w:divBdr>
        </w:div>
        <w:div w:id="1610695068">
          <w:marLeft w:val="640"/>
          <w:marRight w:val="0"/>
          <w:marTop w:val="0"/>
          <w:marBottom w:val="0"/>
          <w:divBdr>
            <w:top w:val="none" w:sz="0" w:space="0" w:color="auto"/>
            <w:left w:val="none" w:sz="0" w:space="0" w:color="auto"/>
            <w:bottom w:val="none" w:sz="0" w:space="0" w:color="auto"/>
            <w:right w:val="none" w:sz="0" w:space="0" w:color="auto"/>
          </w:divBdr>
        </w:div>
        <w:div w:id="188033706">
          <w:marLeft w:val="640"/>
          <w:marRight w:val="0"/>
          <w:marTop w:val="0"/>
          <w:marBottom w:val="0"/>
          <w:divBdr>
            <w:top w:val="none" w:sz="0" w:space="0" w:color="auto"/>
            <w:left w:val="none" w:sz="0" w:space="0" w:color="auto"/>
            <w:bottom w:val="none" w:sz="0" w:space="0" w:color="auto"/>
            <w:right w:val="none" w:sz="0" w:space="0" w:color="auto"/>
          </w:divBdr>
        </w:div>
        <w:div w:id="1469741914">
          <w:marLeft w:val="640"/>
          <w:marRight w:val="0"/>
          <w:marTop w:val="0"/>
          <w:marBottom w:val="0"/>
          <w:divBdr>
            <w:top w:val="none" w:sz="0" w:space="0" w:color="auto"/>
            <w:left w:val="none" w:sz="0" w:space="0" w:color="auto"/>
            <w:bottom w:val="none" w:sz="0" w:space="0" w:color="auto"/>
            <w:right w:val="none" w:sz="0" w:space="0" w:color="auto"/>
          </w:divBdr>
        </w:div>
        <w:div w:id="1598904875">
          <w:marLeft w:val="640"/>
          <w:marRight w:val="0"/>
          <w:marTop w:val="0"/>
          <w:marBottom w:val="0"/>
          <w:divBdr>
            <w:top w:val="none" w:sz="0" w:space="0" w:color="auto"/>
            <w:left w:val="none" w:sz="0" w:space="0" w:color="auto"/>
            <w:bottom w:val="none" w:sz="0" w:space="0" w:color="auto"/>
            <w:right w:val="none" w:sz="0" w:space="0" w:color="auto"/>
          </w:divBdr>
        </w:div>
        <w:div w:id="1132021166">
          <w:marLeft w:val="640"/>
          <w:marRight w:val="0"/>
          <w:marTop w:val="0"/>
          <w:marBottom w:val="0"/>
          <w:divBdr>
            <w:top w:val="none" w:sz="0" w:space="0" w:color="auto"/>
            <w:left w:val="none" w:sz="0" w:space="0" w:color="auto"/>
            <w:bottom w:val="none" w:sz="0" w:space="0" w:color="auto"/>
            <w:right w:val="none" w:sz="0" w:space="0" w:color="auto"/>
          </w:divBdr>
        </w:div>
        <w:div w:id="1225331429">
          <w:marLeft w:val="640"/>
          <w:marRight w:val="0"/>
          <w:marTop w:val="0"/>
          <w:marBottom w:val="0"/>
          <w:divBdr>
            <w:top w:val="none" w:sz="0" w:space="0" w:color="auto"/>
            <w:left w:val="none" w:sz="0" w:space="0" w:color="auto"/>
            <w:bottom w:val="none" w:sz="0" w:space="0" w:color="auto"/>
            <w:right w:val="none" w:sz="0" w:space="0" w:color="auto"/>
          </w:divBdr>
        </w:div>
        <w:div w:id="1917400771">
          <w:marLeft w:val="640"/>
          <w:marRight w:val="0"/>
          <w:marTop w:val="0"/>
          <w:marBottom w:val="0"/>
          <w:divBdr>
            <w:top w:val="none" w:sz="0" w:space="0" w:color="auto"/>
            <w:left w:val="none" w:sz="0" w:space="0" w:color="auto"/>
            <w:bottom w:val="none" w:sz="0" w:space="0" w:color="auto"/>
            <w:right w:val="none" w:sz="0" w:space="0" w:color="auto"/>
          </w:divBdr>
        </w:div>
        <w:div w:id="1742175891">
          <w:marLeft w:val="640"/>
          <w:marRight w:val="0"/>
          <w:marTop w:val="0"/>
          <w:marBottom w:val="0"/>
          <w:divBdr>
            <w:top w:val="none" w:sz="0" w:space="0" w:color="auto"/>
            <w:left w:val="none" w:sz="0" w:space="0" w:color="auto"/>
            <w:bottom w:val="none" w:sz="0" w:space="0" w:color="auto"/>
            <w:right w:val="none" w:sz="0" w:space="0" w:color="auto"/>
          </w:divBdr>
        </w:div>
        <w:div w:id="216668584">
          <w:marLeft w:val="640"/>
          <w:marRight w:val="0"/>
          <w:marTop w:val="0"/>
          <w:marBottom w:val="0"/>
          <w:divBdr>
            <w:top w:val="none" w:sz="0" w:space="0" w:color="auto"/>
            <w:left w:val="none" w:sz="0" w:space="0" w:color="auto"/>
            <w:bottom w:val="none" w:sz="0" w:space="0" w:color="auto"/>
            <w:right w:val="none" w:sz="0" w:space="0" w:color="auto"/>
          </w:divBdr>
        </w:div>
        <w:div w:id="1163424245">
          <w:marLeft w:val="640"/>
          <w:marRight w:val="0"/>
          <w:marTop w:val="0"/>
          <w:marBottom w:val="0"/>
          <w:divBdr>
            <w:top w:val="none" w:sz="0" w:space="0" w:color="auto"/>
            <w:left w:val="none" w:sz="0" w:space="0" w:color="auto"/>
            <w:bottom w:val="none" w:sz="0" w:space="0" w:color="auto"/>
            <w:right w:val="none" w:sz="0" w:space="0" w:color="auto"/>
          </w:divBdr>
        </w:div>
        <w:div w:id="1996493636">
          <w:marLeft w:val="640"/>
          <w:marRight w:val="0"/>
          <w:marTop w:val="0"/>
          <w:marBottom w:val="0"/>
          <w:divBdr>
            <w:top w:val="none" w:sz="0" w:space="0" w:color="auto"/>
            <w:left w:val="none" w:sz="0" w:space="0" w:color="auto"/>
            <w:bottom w:val="none" w:sz="0" w:space="0" w:color="auto"/>
            <w:right w:val="none" w:sz="0" w:space="0" w:color="auto"/>
          </w:divBdr>
        </w:div>
        <w:div w:id="454102396">
          <w:marLeft w:val="640"/>
          <w:marRight w:val="0"/>
          <w:marTop w:val="0"/>
          <w:marBottom w:val="0"/>
          <w:divBdr>
            <w:top w:val="none" w:sz="0" w:space="0" w:color="auto"/>
            <w:left w:val="none" w:sz="0" w:space="0" w:color="auto"/>
            <w:bottom w:val="none" w:sz="0" w:space="0" w:color="auto"/>
            <w:right w:val="none" w:sz="0" w:space="0" w:color="auto"/>
          </w:divBdr>
        </w:div>
        <w:div w:id="1442798043">
          <w:marLeft w:val="640"/>
          <w:marRight w:val="0"/>
          <w:marTop w:val="0"/>
          <w:marBottom w:val="0"/>
          <w:divBdr>
            <w:top w:val="none" w:sz="0" w:space="0" w:color="auto"/>
            <w:left w:val="none" w:sz="0" w:space="0" w:color="auto"/>
            <w:bottom w:val="none" w:sz="0" w:space="0" w:color="auto"/>
            <w:right w:val="none" w:sz="0" w:space="0" w:color="auto"/>
          </w:divBdr>
        </w:div>
        <w:div w:id="1240797898">
          <w:marLeft w:val="640"/>
          <w:marRight w:val="0"/>
          <w:marTop w:val="0"/>
          <w:marBottom w:val="0"/>
          <w:divBdr>
            <w:top w:val="none" w:sz="0" w:space="0" w:color="auto"/>
            <w:left w:val="none" w:sz="0" w:space="0" w:color="auto"/>
            <w:bottom w:val="none" w:sz="0" w:space="0" w:color="auto"/>
            <w:right w:val="none" w:sz="0" w:space="0" w:color="auto"/>
          </w:divBdr>
        </w:div>
        <w:div w:id="1446731655">
          <w:marLeft w:val="640"/>
          <w:marRight w:val="0"/>
          <w:marTop w:val="0"/>
          <w:marBottom w:val="0"/>
          <w:divBdr>
            <w:top w:val="none" w:sz="0" w:space="0" w:color="auto"/>
            <w:left w:val="none" w:sz="0" w:space="0" w:color="auto"/>
            <w:bottom w:val="none" w:sz="0" w:space="0" w:color="auto"/>
            <w:right w:val="none" w:sz="0" w:space="0" w:color="auto"/>
          </w:divBdr>
        </w:div>
        <w:div w:id="1555241448">
          <w:marLeft w:val="640"/>
          <w:marRight w:val="0"/>
          <w:marTop w:val="0"/>
          <w:marBottom w:val="0"/>
          <w:divBdr>
            <w:top w:val="none" w:sz="0" w:space="0" w:color="auto"/>
            <w:left w:val="none" w:sz="0" w:space="0" w:color="auto"/>
            <w:bottom w:val="none" w:sz="0" w:space="0" w:color="auto"/>
            <w:right w:val="none" w:sz="0" w:space="0" w:color="auto"/>
          </w:divBdr>
        </w:div>
        <w:div w:id="2046563732">
          <w:marLeft w:val="640"/>
          <w:marRight w:val="0"/>
          <w:marTop w:val="0"/>
          <w:marBottom w:val="0"/>
          <w:divBdr>
            <w:top w:val="none" w:sz="0" w:space="0" w:color="auto"/>
            <w:left w:val="none" w:sz="0" w:space="0" w:color="auto"/>
            <w:bottom w:val="none" w:sz="0" w:space="0" w:color="auto"/>
            <w:right w:val="none" w:sz="0" w:space="0" w:color="auto"/>
          </w:divBdr>
        </w:div>
        <w:div w:id="1375732399">
          <w:marLeft w:val="640"/>
          <w:marRight w:val="0"/>
          <w:marTop w:val="0"/>
          <w:marBottom w:val="0"/>
          <w:divBdr>
            <w:top w:val="none" w:sz="0" w:space="0" w:color="auto"/>
            <w:left w:val="none" w:sz="0" w:space="0" w:color="auto"/>
            <w:bottom w:val="none" w:sz="0" w:space="0" w:color="auto"/>
            <w:right w:val="none" w:sz="0" w:space="0" w:color="auto"/>
          </w:divBdr>
        </w:div>
        <w:div w:id="35008626">
          <w:marLeft w:val="640"/>
          <w:marRight w:val="0"/>
          <w:marTop w:val="0"/>
          <w:marBottom w:val="0"/>
          <w:divBdr>
            <w:top w:val="none" w:sz="0" w:space="0" w:color="auto"/>
            <w:left w:val="none" w:sz="0" w:space="0" w:color="auto"/>
            <w:bottom w:val="none" w:sz="0" w:space="0" w:color="auto"/>
            <w:right w:val="none" w:sz="0" w:space="0" w:color="auto"/>
          </w:divBdr>
        </w:div>
        <w:div w:id="618538189">
          <w:marLeft w:val="640"/>
          <w:marRight w:val="0"/>
          <w:marTop w:val="0"/>
          <w:marBottom w:val="0"/>
          <w:divBdr>
            <w:top w:val="none" w:sz="0" w:space="0" w:color="auto"/>
            <w:left w:val="none" w:sz="0" w:space="0" w:color="auto"/>
            <w:bottom w:val="none" w:sz="0" w:space="0" w:color="auto"/>
            <w:right w:val="none" w:sz="0" w:space="0" w:color="auto"/>
          </w:divBdr>
        </w:div>
        <w:div w:id="1834760814">
          <w:marLeft w:val="640"/>
          <w:marRight w:val="0"/>
          <w:marTop w:val="0"/>
          <w:marBottom w:val="0"/>
          <w:divBdr>
            <w:top w:val="none" w:sz="0" w:space="0" w:color="auto"/>
            <w:left w:val="none" w:sz="0" w:space="0" w:color="auto"/>
            <w:bottom w:val="none" w:sz="0" w:space="0" w:color="auto"/>
            <w:right w:val="none" w:sz="0" w:space="0" w:color="auto"/>
          </w:divBdr>
        </w:div>
        <w:div w:id="596906267">
          <w:marLeft w:val="640"/>
          <w:marRight w:val="0"/>
          <w:marTop w:val="0"/>
          <w:marBottom w:val="0"/>
          <w:divBdr>
            <w:top w:val="none" w:sz="0" w:space="0" w:color="auto"/>
            <w:left w:val="none" w:sz="0" w:space="0" w:color="auto"/>
            <w:bottom w:val="none" w:sz="0" w:space="0" w:color="auto"/>
            <w:right w:val="none" w:sz="0" w:space="0" w:color="auto"/>
          </w:divBdr>
        </w:div>
        <w:div w:id="1371150997">
          <w:marLeft w:val="640"/>
          <w:marRight w:val="0"/>
          <w:marTop w:val="0"/>
          <w:marBottom w:val="0"/>
          <w:divBdr>
            <w:top w:val="none" w:sz="0" w:space="0" w:color="auto"/>
            <w:left w:val="none" w:sz="0" w:space="0" w:color="auto"/>
            <w:bottom w:val="none" w:sz="0" w:space="0" w:color="auto"/>
            <w:right w:val="none" w:sz="0" w:space="0" w:color="auto"/>
          </w:divBdr>
        </w:div>
        <w:div w:id="1446002712">
          <w:marLeft w:val="640"/>
          <w:marRight w:val="0"/>
          <w:marTop w:val="0"/>
          <w:marBottom w:val="0"/>
          <w:divBdr>
            <w:top w:val="none" w:sz="0" w:space="0" w:color="auto"/>
            <w:left w:val="none" w:sz="0" w:space="0" w:color="auto"/>
            <w:bottom w:val="none" w:sz="0" w:space="0" w:color="auto"/>
            <w:right w:val="none" w:sz="0" w:space="0" w:color="auto"/>
          </w:divBdr>
        </w:div>
        <w:div w:id="1879122991">
          <w:marLeft w:val="640"/>
          <w:marRight w:val="0"/>
          <w:marTop w:val="0"/>
          <w:marBottom w:val="0"/>
          <w:divBdr>
            <w:top w:val="none" w:sz="0" w:space="0" w:color="auto"/>
            <w:left w:val="none" w:sz="0" w:space="0" w:color="auto"/>
            <w:bottom w:val="none" w:sz="0" w:space="0" w:color="auto"/>
            <w:right w:val="none" w:sz="0" w:space="0" w:color="auto"/>
          </w:divBdr>
        </w:div>
        <w:div w:id="774516757">
          <w:marLeft w:val="640"/>
          <w:marRight w:val="0"/>
          <w:marTop w:val="0"/>
          <w:marBottom w:val="0"/>
          <w:divBdr>
            <w:top w:val="none" w:sz="0" w:space="0" w:color="auto"/>
            <w:left w:val="none" w:sz="0" w:space="0" w:color="auto"/>
            <w:bottom w:val="none" w:sz="0" w:space="0" w:color="auto"/>
            <w:right w:val="none" w:sz="0" w:space="0" w:color="auto"/>
          </w:divBdr>
        </w:div>
        <w:div w:id="637106319">
          <w:marLeft w:val="640"/>
          <w:marRight w:val="0"/>
          <w:marTop w:val="0"/>
          <w:marBottom w:val="0"/>
          <w:divBdr>
            <w:top w:val="none" w:sz="0" w:space="0" w:color="auto"/>
            <w:left w:val="none" w:sz="0" w:space="0" w:color="auto"/>
            <w:bottom w:val="none" w:sz="0" w:space="0" w:color="auto"/>
            <w:right w:val="none" w:sz="0" w:space="0" w:color="auto"/>
          </w:divBdr>
        </w:div>
        <w:div w:id="588388513">
          <w:marLeft w:val="640"/>
          <w:marRight w:val="0"/>
          <w:marTop w:val="0"/>
          <w:marBottom w:val="0"/>
          <w:divBdr>
            <w:top w:val="none" w:sz="0" w:space="0" w:color="auto"/>
            <w:left w:val="none" w:sz="0" w:space="0" w:color="auto"/>
            <w:bottom w:val="none" w:sz="0" w:space="0" w:color="auto"/>
            <w:right w:val="none" w:sz="0" w:space="0" w:color="auto"/>
          </w:divBdr>
        </w:div>
        <w:div w:id="1574197347">
          <w:marLeft w:val="640"/>
          <w:marRight w:val="0"/>
          <w:marTop w:val="0"/>
          <w:marBottom w:val="0"/>
          <w:divBdr>
            <w:top w:val="none" w:sz="0" w:space="0" w:color="auto"/>
            <w:left w:val="none" w:sz="0" w:space="0" w:color="auto"/>
            <w:bottom w:val="none" w:sz="0" w:space="0" w:color="auto"/>
            <w:right w:val="none" w:sz="0" w:space="0" w:color="auto"/>
          </w:divBdr>
        </w:div>
        <w:div w:id="1884633807">
          <w:marLeft w:val="640"/>
          <w:marRight w:val="0"/>
          <w:marTop w:val="0"/>
          <w:marBottom w:val="0"/>
          <w:divBdr>
            <w:top w:val="none" w:sz="0" w:space="0" w:color="auto"/>
            <w:left w:val="none" w:sz="0" w:space="0" w:color="auto"/>
            <w:bottom w:val="none" w:sz="0" w:space="0" w:color="auto"/>
            <w:right w:val="none" w:sz="0" w:space="0" w:color="auto"/>
          </w:divBdr>
        </w:div>
        <w:div w:id="784814239">
          <w:marLeft w:val="640"/>
          <w:marRight w:val="0"/>
          <w:marTop w:val="0"/>
          <w:marBottom w:val="0"/>
          <w:divBdr>
            <w:top w:val="none" w:sz="0" w:space="0" w:color="auto"/>
            <w:left w:val="none" w:sz="0" w:space="0" w:color="auto"/>
            <w:bottom w:val="none" w:sz="0" w:space="0" w:color="auto"/>
            <w:right w:val="none" w:sz="0" w:space="0" w:color="auto"/>
          </w:divBdr>
        </w:div>
        <w:div w:id="2118284548">
          <w:marLeft w:val="640"/>
          <w:marRight w:val="0"/>
          <w:marTop w:val="0"/>
          <w:marBottom w:val="0"/>
          <w:divBdr>
            <w:top w:val="none" w:sz="0" w:space="0" w:color="auto"/>
            <w:left w:val="none" w:sz="0" w:space="0" w:color="auto"/>
            <w:bottom w:val="none" w:sz="0" w:space="0" w:color="auto"/>
            <w:right w:val="none" w:sz="0" w:space="0" w:color="auto"/>
          </w:divBdr>
        </w:div>
        <w:div w:id="1087574456">
          <w:marLeft w:val="640"/>
          <w:marRight w:val="0"/>
          <w:marTop w:val="0"/>
          <w:marBottom w:val="0"/>
          <w:divBdr>
            <w:top w:val="none" w:sz="0" w:space="0" w:color="auto"/>
            <w:left w:val="none" w:sz="0" w:space="0" w:color="auto"/>
            <w:bottom w:val="none" w:sz="0" w:space="0" w:color="auto"/>
            <w:right w:val="none" w:sz="0" w:space="0" w:color="auto"/>
          </w:divBdr>
        </w:div>
        <w:div w:id="1588149180">
          <w:marLeft w:val="640"/>
          <w:marRight w:val="0"/>
          <w:marTop w:val="0"/>
          <w:marBottom w:val="0"/>
          <w:divBdr>
            <w:top w:val="none" w:sz="0" w:space="0" w:color="auto"/>
            <w:left w:val="none" w:sz="0" w:space="0" w:color="auto"/>
            <w:bottom w:val="none" w:sz="0" w:space="0" w:color="auto"/>
            <w:right w:val="none" w:sz="0" w:space="0" w:color="auto"/>
          </w:divBdr>
        </w:div>
        <w:div w:id="661278186">
          <w:marLeft w:val="640"/>
          <w:marRight w:val="0"/>
          <w:marTop w:val="0"/>
          <w:marBottom w:val="0"/>
          <w:divBdr>
            <w:top w:val="none" w:sz="0" w:space="0" w:color="auto"/>
            <w:left w:val="none" w:sz="0" w:space="0" w:color="auto"/>
            <w:bottom w:val="none" w:sz="0" w:space="0" w:color="auto"/>
            <w:right w:val="none" w:sz="0" w:space="0" w:color="auto"/>
          </w:divBdr>
        </w:div>
        <w:div w:id="484859081">
          <w:marLeft w:val="640"/>
          <w:marRight w:val="0"/>
          <w:marTop w:val="0"/>
          <w:marBottom w:val="0"/>
          <w:divBdr>
            <w:top w:val="none" w:sz="0" w:space="0" w:color="auto"/>
            <w:left w:val="none" w:sz="0" w:space="0" w:color="auto"/>
            <w:bottom w:val="none" w:sz="0" w:space="0" w:color="auto"/>
            <w:right w:val="none" w:sz="0" w:space="0" w:color="auto"/>
          </w:divBdr>
        </w:div>
      </w:divsChild>
    </w:div>
    <w:div w:id="631254645">
      <w:bodyDiv w:val="1"/>
      <w:marLeft w:val="0"/>
      <w:marRight w:val="0"/>
      <w:marTop w:val="0"/>
      <w:marBottom w:val="0"/>
      <w:divBdr>
        <w:top w:val="none" w:sz="0" w:space="0" w:color="auto"/>
        <w:left w:val="none" w:sz="0" w:space="0" w:color="auto"/>
        <w:bottom w:val="none" w:sz="0" w:space="0" w:color="auto"/>
        <w:right w:val="none" w:sz="0" w:space="0" w:color="auto"/>
      </w:divBdr>
    </w:div>
    <w:div w:id="633410572">
      <w:bodyDiv w:val="1"/>
      <w:marLeft w:val="0"/>
      <w:marRight w:val="0"/>
      <w:marTop w:val="0"/>
      <w:marBottom w:val="0"/>
      <w:divBdr>
        <w:top w:val="none" w:sz="0" w:space="0" w:color="auto"/>
        <w:left w:val="none" w:sz="0" w:space="0" w:color="auto"/>
        <w:bottom w:val="none" w:sz="0" w:space="0" w:color="auto"/>
        <w:right w:val="none" w:sz="0" w:space="0" w:color="auto"/>
      </w:divBdr>
    </w:div>
    <w:div w:id="634913324">
      <w:bodyDiv w:val="1"/>
      <w:marLeft w:val="0"/>
      <w:marRight w:val="0"/>
      <w:marTop w:val="0"/>
      <w:marBottom w:val="0"/>
      <w:divBdr>
        <w:top w:val="none" w:sz="0" w:space="0" w:color="auto"/>
        <w:left w:val="none" w:sz="0" w:space="0" w:color="auto"/>
        <w:bottom w:val="none" w:sz="0" w:space="0" w:color="auto"/>
        <w:right w:val="none" w:sz="0" w:space="0" w:color="auto"/>
      </w:divBdr>
    </w:div>
    <w:div w:id="641468444">
      <w:bodyDiv w:val="1"/>
      <w:marLeft w:val="0"/>
      <w:marRight w:val="0"/>
      <w:marTop w:val="0"/>
      <w:marBottom w:val="0"/>
      <w:divBdr>
        <w:top w:val="none" w:sz="0" w:space="0" w:color="auto"/>
        <w:left w:val="none" w:sz="0" w:space="0" w:color="auto"/>
        <w:bottom w:val="none" w:sz="0" w:space="0" w:color="auto"/>
        <w:right w:val="none" w:sz="0" w:space="0" w:color="auto"/>
      </w:divBdr>
      <w:divsChild>
        <w:div w:id="2046515834">
          <w:marLeft w:val="640"/>
          <w:marRight w:val="0"/>
          <w:marTop w:val="0"/>
          <w:marBottom w:val="0"/>
          <w:divBdr>
            <w:top w:val="none" w:sz="0" w:space="0" w:color="auto"/>
            <w:left w:val="none" w:sz="0" w:space="0" w:color="auto"/>
            <w:bottom w:val="none" w:sz="0" w:space="0" w:color="auto"/>
            <w:right w:val="none" w:sz="0" w:space="0" w:color="auto"/>
          </w:divBdr>
        </w:div>
        <w:div w:id="205803479">
          <w:marLeft w:val="640"/>
          <w:marRight w:val="0"/>
          <w:marTop w:val="0"/>
          <w:marBottom w:val="0"/>
          <w:divBdr>
            <w:top w:val="none" w:sz="0" w:space="0" w:color="auto"/>
            <w:left w:val="none" w:sz="0" w:space="0" w:color="auto"/>
            <w:bottom w:val="none" w:sz="0" w:space="0" w:color="auto"/>
            <w:right w:val="none" w:sz="0" w:space="0" w:color="auto"/>
          </w:divBdr>
        </w:div>
        <w:div w:id="170460219">
          <w:marLeft w:val="640"/>
          <w:marRight w:val="0"/>
          <w:marTop w:val="0"/>
          <w:marBottom w:val="0"/>
          <w:divBdr>
            <w:top w:val="none" w:sz="0" w:space="0" w:color="auto"/>
            <w:left w:val="none" w:sz="0" w:space="0" w:color="auto"/>
            <w:bottom w:val="none" w:sz="0" w:space="0" w:color="auto"/>
            <w:right w:val="none" w:sz="0" w:space="0" w:color="auto"/>
          </w:divBdr>
        </w:div>
        <w:div w:id="1510295023">
          <w:marLeft w:val="640"/>
          <w:marRight w:val="0"/>
          <w:marTop w:val="0"/>
          <w:marBottom w:val="0"/>
          <w:divBdr>
            <w:top w:val="none" w:sz="0" w:space="0" w:color="auto"/>
            <w:left w:val="none" w:sz="0" w:space="0" w:color="auto"/>
            <w:bottom w:val="none" w:sz="0" w:space="0" w:color="auto"/>
            <w:right w:val="none" w:sz="0" w:space="0" w:color="auto"/>
          </w:divBdr>
        </w:div>
        <w:div w:id="74012667">
          <w:marLeft w:val="640"/>
          <w:marRight w:val="0"/>
          <w:marTop w:val="0"/>
          <w:marBottom w:val="0"/>
          <w:divBdr>
            <w:top w:val="none" w:sz="0" w:space="0" w:color="auto"/>
            <w:left w:val="none" w:sz="0" w:space="0" w:color="auto"/>
            <w:bottom w:val="none" w:sz="0" w:space="0" w:color="auto"/>
            <w:right w:val="none" w:sz="0" w:space="0" w:color="auto"/>
          </w:divBdr>
        </w:div>
        <w:div w:id="1295142579">
          <w:marLeft w:val="640"/>
          <w:marRight w:val="0"/>
          <w:marTop w:val="0"/>
          <w:marBottom w:val="0"/>
          <w:divBdr>
            <w:top w:val="none" w:sz="0" w:space="0" w:color="auto"/>
            <w:left w:val="none" w:sz="0" w:space="0" w:color="auto"/>
            <w:bottom w:val="none" w:sz="0" w:space="0" w:color="auto"/>
            <w:right w:val="none" w:sz="0" w:space="0" w:color="auto"/>
          </w:divBdr>
        </w:div>
        <w:div w:id="1322544488">
          <w:marLeft w:val="640"/>
          <w:marRight w:val="0"/>
          <w:marTop w:val="0"/>
          <w:marBottom w:val="0"/>
          <w:divBdr>
            <w:top w:val="none" w:sz="0" w:space="0" w:color="auto"/>
            <w:left w:val="none" w:sz="0" w:space="0" w:color="auto"/>
            <w:bottom w:val="none" w:sz="0" w:space="0" w:color="auto"/>
            <w:right w:val="none" w:sz="0" w:space="0" w:color="auto"/>
          </w:divBdr>
        </w:div>
        <w:div w:id="1196191024">
          <w:marLeft w:val="640"/>
          <w:marRight w:val="0"/>
          <w:marTop w:val="0"/>
          <w:marBottom w:val="0"/>
          <w:divBdr>
            <w:top w:val="none" w:sz="0" w:space="0" w:color="auto"/>
            <w:left w:val="none" w:sz="0" w:space="0" w:color="auto"/>
            <w:bottom w:val="none" w:sz="0" w:space="0" w:color="auto"/>
            <w:right w:val="none" w:sz="0" w:space="0" w:color="auto"/>
          </w:divBdr>
        </w:div>
        <w:div w:id="2143884979">
          <w:marLeft w:val="640"/>
          <w:marRight w:val="0"/>
          <w:marTop w:val="0"/>
          <w:marBottom w:val="0"/>
          <w:divBdr>
            <w:top w:val="none" w:sz="0" w:space="0" w:color="auto"/>
            <w:left w:val="none" w:sz="0" w:space="0" w:color="auto"/>
            <w:bottom w:val="none" w:sz="0" w:space="0" w:color="auto"/>
            <w:right w:val="none" w:sz="0" w:space="0" w:color="auto"/>
          </w:divBdr>
        </w:div>
        <w:div w:id="1327511712">
          <w:marLeft w:val="640"/>
          <w:marRight w:val="0"/>
          <w:marTop w:val="0"/>
          <w:marBottom w:val="0"/>
          <w:divBdr>
            <w:top w:val="none" w:sz="0" w:space="0" w:color="auto"/>
            <w:left w:val="none" w:sz="0" w:space="0" w:color="auto"/>
            <w:bottom w:val="none" w:sz="0" w:space="0" w:color="auto"/>
            <w:right w:val="none" w:sz="0" w:space="0" w:color="auto"/>
          </w:divBdr>
        </w:div>
        <w:div w:id="2023166902">
          <w:marLeft w:val="640"/>
          <w:marRight w:val="0"/>
          <w:marTop w:val="0"/>
          <w:marBottom w:val="0"/>
          <w:divBdr>
            <w:top w:val="none" w:sz="0" w:space="0" w:color="auto"/>
            <w:left w:val="none" w:sz="0" w:space="0" w:color="auto"/>
            <w:bottom w:val="none" w:sz="0" w:space="0" w:color="auto"/>
            <w:right w:val="none" w:sz="0" w:space="0" w:color="auto"/>
          </w:divBdr>
        </w:div>
        <w:div w:id="1296912841">
          <w:marLeft w:val="640"/>
          <w:marRight w:val="0"/>
          <w:marTop w:val="0"/>
          <w:marBottom w:val="0"/>
          <w:divBdr>
            <w:top w:val="none" w:sz="0" w:space="0" w:color="auto"/>
            <w:left w:val="none" w:sz="0" w:space="0" w:color="auto"/>
            <w:bottom w:val="none" w:sz="0" w:space="0" w:color="auto"/>
            <w:right w:val="none" w:sz="0" w:space="0" w:color="auto"/>
          </w:divBdr>
        </w:div>
        <w:div w:id="543640574">
          <w:marLeft w:val="640"/>
          <w:marRight w:val="0"/>
          <w:marTop w:val="0"/>
          <w:marBottom w:val="0"/>
          <w:divBdr>
            <w:top w:val="none" w:sz="0" w:space="0" w:color="auto"/>
            <w:left w:val="none" w:sz="0" w:space="0" w:color="auto"/>
            <w:bottom w:val="none" w:sz="0" w:space="0" w:color="auto"/>
            <w:right w:val="none" w:sz="0" w:space="0" w:color="auto"/>
          </w:divBdr>
        </w:div>
        <w:div w:id="1544756928">
          <w:marLeft w:val="640"/>
          <w:marRight w:val="0"/>
          <w:marTop w:val="0"/>
          <w:marBottom w:val="0"/>
          <w:divBdr>
            <w:top w:val="none" w:sz="0" w:space="0" w:color="auto"/>
            <w:left w:val="none" w:sz="0" w:space="0" w:color="auto"/>
            <w:bottom w:val="none" w:sz="0" w:space="0" w:color="auto"/>
            <w:right w:val="none" w:sz="0" w:space="0" w:color="auto"/>
          </w:divBdr>
        </w:div>
        <w:div w:id="1328435180">
          <w:marLeft w:val="640"/>
          <w:marRight w:val="0"/>
          <w:marTop w:val="0"/>
          <w:marBottom w:val="0"/>
          <w:divBdr>
            <w:top w:val="none" w:sz="0" w:space="0" w:color="auto"/>
            <w:left w:val="none" w:sz="0" w:space="0" w:color="auto"/>
            <w:bottom w:val="none" w:sz="0" w:space="0" w:color="auto"/>
            <w:right w:val="none" w:sz="0" w:space="0" w:color="auto"/>
          </w:divBdr>
        </w:div>
        <w:div w:id="600068018">
          <w:marLeft w:val="640"/>
          <w:marRight w:val="0"/>
          <w:marTop w:val="0"/>
          <w:marBottom w:val="0"/>
          <w:divBdr>
            <w:top w:val="none" w:sz="0" w:space="0" w:color="auto"/>
            <w:left w:val="none" w:sz="0" w:space="0" w:color="auto"/>
            <w:bottom w:val="none" w:sz="0" w:space="0" w:color="auto"/>
            <w:right w:val="none" w:sz="0" w:space="0" w:color="auto"/>
          </w:divBdr>
        </w:div>
        <w:div w:id="47536881">
          <w:marLeft w:val="640"/>
          <w:marRight w:val="0"/>
          <w:marTop w:val="0"/>
          <w:marBottom w:val="0"/>
          <w:divBdr>
            <w:top w:val="none" w:sz="0" w:space="0" w:color="auto"/>
            <w:left w:val="none" w:sz="0" w:space="0" w:color="auto"/>
            <w:bottom w:val="none" w:sz="0" w:space="0" w:color="auto"/>
            <w:right w:val="none" w:sz="0" w:space="0" w:color="auto"/>
          </w:divBdr>
        </w:div>
        <w:div w:id="1821801094">
          <w:marLeft w:val="640"/>
          <w:marRight w:val="0"/>
          <w:marTop w:val="0"/>
          <w:marBottom w:val="0"/>
          <w:divBdr>
            <w:top w:val="none" w:sz="0" w:space="0" w:color="auto"/>
            <w:left w:val="none" w:sz="0" w:space="0" w:color="auto"/>
            <w:bottom w:val="none" w:sz="0" w:space="0" w:color="auto"/>
            <w:right w:val="none" w:sz="0" w:space="0" w:color="auto"/>
          </w:divBdr>
        </w:div>
        <w:div w:id="63377903">
          <w:marLeft w:val="640"/>
          <w:marRight w:val="0"/>
          <w:marTop w:val="0"/>
          <w:marBottom w:val="0"/>
          <w:divBdr>
            <w:top w:val="none" w:sz="0" w:space="0" w:color="auto"/>
            <w:left w:val="none" w:sz="0" w:space="0" w:color="auto"/>
            <w:bottom w:val="none" w:sz="0" w:space="0" w:color="auto"/>
            <w:right w:val="none" w:sz="0" w:space="0" w:color="auto"/>
          </w:divBdr>
        </w:div>
        <w:div w:id="2133742568">
          <w:marLeft w:val="640"/>
          <w:marRight w:val="0"/>
          <w:marTop w:val="0"/>
          <w:marBottom w:val="0"/>
          <w:divBdr>
            <w:top w:val="none" w:sz="0" w:space="0" w:color="auto"/>
            <w:left w:val="none" w:sz="0" w:space="0" w:color="auto"/>
            <w:bottom w:val="none" w:sz="0" w:space="0" w:color="auto"/>
            <w:right w:val="none" w:sz="0" w:space="0" w:color="auto"/>
          </w:divBdr>
        </w:div>
        <w:div w:id="25176513">
          <w:marLeft w:val="640"/>
          <w:marRight w:val="0"/>
          <w:marTop w:val="0"/>
          <w:marBottom w:val="0"/>
          <w:divBdr>
            <w:top w:val="none" w:sz="0" w:space="0" w:color="auto"/>
            <w:left w:val="none" w:sz="0" w:space="0" w:color="auto"/>
            <w:bottom w:val="none" w:sz="0" w:space="0" w:color="auto"/>
            <w:right w:val="none" w:sz="0" w:space="0" w:color="auto"/>
          </w:divBdr>
        </w:div>
        <w:div w:id="1830709206">
          <w:marLeft w:val="640"/>
          <w:marRight w:val="0"/>
          <w:marTop w:val="0"/>
          <w:marBottom w:val="0"/>
          <w:divBdr>
            <w:top w:val="none" w:sz="0" w:space="0" w:color="auto"/>
            <w:left w:val="none" w:sz="0" w:space="0" w:color="auto"/>
            <w:bottom w:val="none" w:sz="0" w:space="0" w:color="auto"/>
            <w:right w:val="none" w:sz="0" w:space="0" w:color="auto"/>
          </w:divBdr>
        </w:div>
        <w:div w:id="647248065">
          <w:marLeft w:val="640"/>
          <w:marRight w:val="0"/>
          <w:marTop w:val="0"/>
          <w:marBottom w:val="0"/>
          <w:divBdr>
            <w:top w:val="none" w:sz="0" w:space="0" w:color="auto"/>
            <w:left w:val="none" w:sz="0" w:space="0" w:color="auto"/>
            <w:bottom w:val="none" w:sz="0" w:space="0" w:color="auto"/>
            <w:right w:val="none" w:sz="0" w:space="0" w:color="auto"/>
          </w:divBdr>
        </w:div>
        <w:div w:id="1399473147">
          <w:marLeft w:val="640"/>
          <w:marRight w:val="0"/>
          <w:marTop w:val="0"/>
          <w:marBottom w:val="0"/>
          <w:divBdr>
            <w:top w:val="none" w:sz="0" w:space="0" w:color="auto"/>
            <w:left w:val="none" w:sz="0" w:space="0" w:color="auto"/>
            <w:bottom w:val="none" w:sz="0" w:space="0" w:color="auto"/>
            <w:right w:val="none" w:sz="0" w:space="0" w:color="auto"/>
          </w:divBdr>
        </w:div>
        <w:div w:id="411977527">
          <w:marLeft w:val="640"/>
          <w:marRight w:val="0"/>
          <w:marTop w:val="0"/>
          <w:marBottom w:val="0"/>
          <w:divBdr>
            <w:top w:val="none" w:sz="0" w:space="0" w:color="auto"/>
            <w:left w:val="none" w:sz="0" w:space="0" w:color="auto"/>
            <w:bottom w:val="none" w:sz="0" w:space="0" w:color="auto"/>
            <w:right w:val="none" w:sz="0" w:space="0" w:color="auto"/>
          </w:divBdr>
        </w:div>
        <w:div w:id="850603009">
          <w:marLeft w:val="640"/>
          <w:marRight w:val="0"/>
          <w:marTop w:val="0"/>
          <w:marBottom w:val="0"/>
          <w:divBdr>
            <w:top w:val="none" w:sz="0" w:space="0" w:color="auto"/>
            <w:left w:val="none" w:sz="0" w:space="0" w:color="auto"/>
            <w:bottom w:val="none" w:sz="0" w:space="0" w:color="auto"/>
            <w:right w:val="none" w:sz="0" w:space="0" w:color="auto"/>
          </w:divBdr>
        </w:div>
        <w:div w:id="614601886">
          <w:marLeft w:val="640"/>
          <w:marRight w:val="0"/>
          <w:marTop w:val="0"/>
          <w:marBottom w:val="0"/>
          <w:divBdr>
            <w:top w:val="none" w:sz="0" w:space="0" w:color="auto"/>
            <w:left w:val="none" w:sz="0" w:space="0" w:color="auto"/>
            <w:bottom w:val="none" w:sz="0" w:space="0" w:color="auto"/>
            <w:right w:val="none" w:sz="0" w:space="0" w:color="auto"/>
          </w:divBdr>
        </w:div>
        <w:div w:id="1999336826">
          <w:marLeft w:val="640"/>
          <w:marRight w:val="0"/>
          <w:marTop w:val="0"/>
          <w:marBottom w:val="0"/>
          <w:divBdr>
            <w:top w:val="none" w:sz="0" w:space="0" w:color="auto"/>
            <w:left w:val="none" w:sz="0" w:space="0" w:color="auto"/>
            <w:bottom w:val="none" w:sz="0" w:space="0" w:color="auto"/>
            <w:right w:val="none" w:sz="0" w:space="0" w:color="auto"/>
          </w:divBdr>
        </w:div>
        <w:div w:id="1699699045">
          <w:marLeft w:val="640"/>
          <w:marRight w:val="0"/>
          <w:marTop w:val="0"/>
          <w:marBottom w:val="0"/>
          <w:divBdr>
            <w:top w:val="none" w:sz="0" w:space="0" w:color="auto"/>
            <w:left w:val="none" w:sz="0" w:space="0" w:color="auto"/>
            <w:bottom w:val="none" w:sz="0" w:space="0" w:color="auto"/>
            <w:right w:val="none" w:sz="0" w:space="0" w:color="auto"/>
          </w:divBdr>
        </w:div>
        <w:div w:id="260258694">
          <w:marLeft w:val="640"/>
          <w:marRight w:val="0"/>
          <w:marTop w:val="0"/>
          <w:marBottom w:val="0"/>
          <w:divBdr>
            <w:top w:val="none" w:sz="0" w:space="0" w:color="auto"/>
            <w:left w:val="none" w:sz="0" w:space="0" w:color="auto"/>
            <w:bottom w:val="none" w:sz="0" w:space="0" w:color="auto"/>
            <w:right w:val="none" w:sz="0" w:space="0" w:color="auto"/>
          </w:divBdr>
        </w:div>
        <w:div w:id="259031014">
          <w:marLeft w:val="640"/>
          <w:marRight w:val="0"/>
          <w:marTop w:val="0"/>
          <w:marBottom w:val="0"/>
          <w:divBdr>
            <w:top w:val="none" w:sz="0" w:space="0" w:color="auto"/>
            <w:left w:val="none" w:sz="0" w:space="0" w:color="auto"/>
            <w:bottom w:val="none" w:sz="0" w:space="0" w:color="auto"/>
            <w:right w:val="none" w:sz="0" w:space="0" w:color="auto"/>
          </w:divBdr>
        </w:div>
        <w:div w:id="1483426625">
          <w:marLeft w:val="640"/>
          <w:marRight w:val="0"/>
          <w:marTop w:val="0"/>
          <w:marBottom w:val="0"/>
          <w:divBdr>
            <w:top w:val="none" w:sz="0" w:space="0" w:color="auto"/>
            <w:left w:val="none" w:sz="0" w:space="0" w:color="auto"/>
            <w:bottom w:val="none" w:sz="0" w:space="0" w:color="auto"/>
            <w:right w:val="none" w:sz="0" w:space="0" w:color="auto"/>
          </w:divBdr>
        </w:div>
        <w:div w:id="421881862">
          <w:marLeft w:val="640"/>
          <w:marRight w:val="0"/>
          <w:marTop w:val="0"/>
          <w:marBottom w:val="0"/>
          <w:divBdr>
            <w:top w:val="none" w:sz="0" w:space="0" w:color="auto"/>
            <w:left w:val="none" w:sz="0" w:space="0" w:color="auto"/>
            <w:bottom w:val="none" w:sz="0" w:space="0" w:color="auto"/>
            <w:right w:val="none" w:sz="0" w:space="0" w:color="auto"/>
          </w:divBdr>
        </w:div>
        <w:div w:id="1603149729">
          <w:marLeft w:val="640"/>
          <w:marRight w:val="0"/>
          <w:marTop w:val="0"/>
          <w:marBottom w:val="0"/>
          <w:divBdr>
            <w:top w:val="none" w:sz="0" w:space="0" w:color="auto"/>
            <w:left w:val="none" w:sz="0" w:space="0" w:color="auto"/>
            <w:bottom w:val="none" w:sz="0" w:space="0" w:color="auto"/>
            <w:right w:val="none" w:sz="0" w:space="0" w:color="auto"/>
          </w:divBdr>
        </w:div>
        <w:div w:id="2004165579">
          <w:marLeft w:val="640"/>
          <w:marRight w:val="0"/>
          <w:marTop w:val="0"/>
          <w:marBottom w:val="0"/>
          <w:divBdr>
            <w:top w:val="none" w:sz="0" w:space="0" w:color="auto"/>
            <w:left w:val="none" w:sz="0" w:space="0" w:color="auto"/>
            <w:bottom w:val="none" w:sz="0" w:space="0" w:color="auto"/>
            <w:right w:val="none" w:sz="0" w:space="0" w:color="auto"/>
          </w:divBdr>
        </w:div>
        <w:div w:id="619923430">
          <w:marLeft w:val="640"/>
          <w:marRight w:val="0"/>
          <w:marTop w:val="0"/>
          <w:marBottom w:val="0"/>
          <w:divBdr>
            <w:top w:val="none" w:sz="0" w:space="0" w:color="auto"/>
            <w:left w:val="none" w:sz="0" w:space="0" w:color="auto"/>
            <w:bottom w:val="none" w:sz="0" w:space="0" w:color="auto"/>
            <w:right w:val="none" w:sz="0" w:space="0" w:color="auto"/>
          </w:divBdr>
        </w:div>
        <w:div w:id="1457025057">
          <w:marLeft w:val="640"/>
          <w:marRight w:val="0"/>
          <w:marTop w:val="0"/>
          <w:marBottom w:val="0"/>
          <w:divBdr>
            <w:top w:val="none" w:sz="0" w:space="0" w:color="auto"/>
            <w:left w:val="none" w:sz="0" w:space="0" w:color="auto"/>
            <w:bottom w:val="none" w:sz="0" w:space="0" w:color="auto"/>
            <w:right w:val="none" w:sz="0" w:space="0" w:color="auto"/>
          </w:divBdr>
        </w:div>
        <w:div w:id="1515605712">
          <w:marLeft w:val="640"/>
          <w:marRight w:val="0"/>
          <w:marTop w:val="0"/>
          <w:marBottom w:val="0"/>
          <w:divBdr>
            <w:top w:val="none" w:sz="0" w:space="0" w:color="auto"/>
            <w:left w:val="none" w:sz="0" w:space="0" w:color="auto"/>
            <w:bottom w:val="none" w:sz="0" w:space="0" w:color="auto"/>
            <w:right w:val="none" w:sz="0" w:space="0" w:color="auto"/>
          </w:divBdr>
        </w:div>
        <w:div w:id="496265606">
          <w:marLeft w:val="640"/>
          <w:marRight w:val="0"/>
          <w:marTop w:val="0"/>
          <w:marBottom w:val="0"/>
          <w:divBdr>
            <w:top w:val="none" w:sz="0" w:space="0" w:color="auto"/>
            <w:left w:val="none" w:sz="0" w:space="0" w:color="auto"/>
            <w:bottom w:val="none" w:sz="0" w:space="0" w:color="auto"/>
            <w:right w:val="none" w:sz="0" w:space="0" w:color="auto"/>
          </w:divBdr>
        </w:div>
        <w:div w:id="1486124422">
          <w:marLeft w:val="640"/>
          <w:marRight w:val="0"/>
          <w:marTop w:val="0"/>
          <w:marBottom w:val="0"/>
          <w:divBdr>
            <w:top w:val="none" w:sz="0" w:space="0" w:color="auto"/>
            <w:left w:val="none" w:sz="0" w:space="0" w:color="auto"/>
            <w:bottom w:val="none" w:sz="0" w:space="0" w:color="auto"/>
            <w:right w:val="none" w:sz="0" w:space="0" w:color="auto"/>
          </w:divBdr>
        </w:div>
        <w:div w:id="1307320221">
          <w:marLeft w:val="640"/>
          <w:marRight w:val="0"/>
          <w:marTop w:val="0"/>
          <w:marBottom w:val="0"/>
          <w:divBdr>
            <w:top w:val="none" w:sz="0" w:space="0" w:color="auto"/>
            <w:left w:val="none" w:sz="0" w:space="0" w:color="auto"/>
            <w:bottom w:val="none" w:sz="0" w:space="0" w:color="auto"/>
            <w:right w:val="none" w:sz="0" w:space="0" w:color="auto"/>
          </w:divBdr>
        </w:div>
        <w:div w:id="1414668799">
          <w:marLeft w:val="640"/>
          <w:marRight w:val="0"/>
          <w:marTop w:val="0"/>
          <w:marBottom w:val="0"/>
          <w:divBdr>
            <w:top w:val="none" w:sz="0" w:space="0" w:color="auto"/>
            <w:left w:val="none" w:sz="0" w:space="0" w:color="auto"/>
            <w:bottom w:val="none" w:sz="0" w:space="0" w:color="auto"/>
            <w:right w:val="none" w:sz="0" w:space="0" w:color="auto"/>
          </w:divBdr>
        </w:div>
        <w:div w:id="1409109244">
          <w:marLeft w:val="640"/>
          <w:marRight w:val="0"/>
          <w:marTop w:val="0"/>
          <w:marBottom w:val="0"/>
          <w:divBdr>
            <w:top w:val="none" w:sz="0" w:space="0" w:color="auto"/>
            <w:left w:val="none" w:sz="0" w:space="0" w:color="auto"/>
            <w:bottom w:val="none" w:sz="0" w:space="0" w:color="auto"/>
            <w:right w:val="none" w:sz="0" w:space="0" w:color="auto"/>
          </w:divBdr>
        </w:div>
        <w:div w:id="1945111795">
          <w:marLeft w:val="640"/>
          <w:marRight w:val="0"/>
          <w:marTop w:val="0"/>
          <w:marBottom w:val="0"/>
          <w:divBdr>
            <w:top w:val="none" w:sz="0" w:space="0" w:color="auto"/>
            <w:left w:val="none" w:sz="0" w:space="0" w:color="auto"/>
            <w:bottom w:val="none" w:sz="0" w:space="0" w:color="auto"/>
            <w:right w:val="none" w:sz="0" w:space="0" w:color="auto"/>
          </w:divBdr>
        </w:div>
        <w:div w:id="1461264187">
          <w:marLeft w:val="640"/>
          <w:marRight w:val="0"/>
          <w:marTop w:val="0"/>
          <w:marBottom w:val="0"/>
          <w:divBdr>
            <w:top w:val="none" w:sz="0" w:space="0" w:color="auto"/>
            <w:left w:val="none" w:sz="0" w:space="0" w:color="auto"/>
            <w:bottom w:val="none" w:sz="0" w:space="0" w:color="auto"/>
            <w:right w:val="none" w:sz="0" w:space="0" w:color="auto"/>
          </w:divBdr>
        </w:div>
        <w:div w:id="479421394">
          <w:marLeft w:val="640"/>
          <w:marRight w:val="0"/>
          <w:marTop w:val="0"/>
          <w:marBottom w:val="0"/>
          <w:divBdr>
            <w:top w:val="none" w:sz="0" w:space="0" w:color="auto"/>
            <w:left w:val="none" w:sz="0" w:space="0" w:color="auto"/>
            <w:bottom w:val="none" w:sz="0" w:space="0" w:color="auto"/>
            <w:right w:val="none" w:sz="0" w:space="0" w:color="auto"/>
          </w:divBdr>
        </w:div>
        <w:div w:id="381753285">
          <w:marLeft w:val="640"/>
          <w:marRight w:val="0"/>
          <w:marTop w:val="0"/>
          <w:marBottom w:val="0"/>
          <w:divBdr>
            <w:top w:val="none" w:sz="0" w:space="0" w:color="auto"/>
            <w:left w:val="none" w:sz="0" w:space="0" w:color="auto"/>
            <w:bottom w:val="none" w:sz="0" w:space="0" w:color="auto"/>
            <w:right w:val="none" w:sz="0" w:space="0" w:color="auto"/>
          </w:divBdr>
        </w:div>
        <w:div w:id="1631592339">
          <w:marLeft w:val="640"/>
          <w:marRight w:val="0"/>
          <w:marTop w:val="0"/>
          <w:marBottom w:val="0"/>
          <w:divBdr>
            <w:top w:val="none" w:sz="0" w:space="0" w:color="auto"/>
            <w:left w:val="none" w:sz="0" w:space="0" w:color="auto"/>
            <w:bottom w:val="none" w:sz="0" w:space="0" w:color="auto"/>
            <w:right w:val="none" w:sz="0" w:space="0" w:color="auto"/>
          </w:divBdr>
        </w:div>
        <w:div w:id="1322001908">
          <w:marLeft w:val="640"/>
          <w:marRight w:val="0"/>
          <w:marTop w:val="0"/>
          <w:marBottom w:val="0"/>
          <w:divBdr>
            <w:top w:val="none" w:sz="0" w:space="0" w:color="auto"/>
            <w:left w:val="none" w:sz="0" w:space="0" w:color="auto"/>
            <w:bottom w:val="none" w:sz="0" w:space="0" w:color="auto"/>
            <w:right w:val="none" w:sz="0" w:space="0" w:color="auto"/>
          </w:divBdr>
        </w:div>
        <w:div w:id="526604172">
          <w:marLeft w:val="640"/>
          <w:marRight w:val="0"/>
          <w:marTop w:val="0"/>
          <w:marBottom w:val="0"/>
          <w:divBdr>
            <w:top w:val="none" w:sz="0" w:space="0" w:color="auto"/>
            <w:left w:val="none" w:sz="0" w:space="0" w:color="auto"/>
            <w:bottom w:val="none" w:sz="0" w:space="0" w:color="auto"/>
            <w:right w:val="none" w:sz="0" w:space="0" w:color="auto"/>
          </w:divBdr>
        </w:div>
        <w:div w:id="870453617">
          <w:marLeft w:val="640"/>
          <w:marRight w:val="0"/>
          <w:marTop w:val="0"/>
          <w:marBottom w:val="0"/>
          <w:divBdr>
            <w:top w:val="none" w:sz="0" w:space="0" w:color="auto"/>
            <w:left w:val="none" w:sz="0" w:space="0" w:color="auto"/>
            <w:bottom w:val="none" w:sz="0" w:space="0" w:color="auto"/>
            <w:right w:val="none" w:sz="0" w:space="0" w:color="auto"/>
          </w:divBdr>
        </w:div>
        <w:div w:id="990476450">
          <w:marLeft w:val="640"/>
          <w:marRight w:val="0"/>
          <w:marTop w:val="0"/>
          <w:marBottom w:val="0"/>
          <w:divBdr>
            <w:top w:val="none" w:sz="0" w:space="0" w:color="auto"/>
            <w:left w:val="none" w:sz="0" w:space="0" w:color="auto"/>
            <w:bottom w:val="none" w:sz="0" w:space="0" w:color="auto"/>
            <w:right w:val="none" w:sz="0" w:space="0" w:color="auto"/>
          </w:divBdr>
        </w:div>
        <w:div w:id="2094472084">
          <w:marLeft w:val="640"/>
          <w:marRight w:val="0"/>
          <w:marTop w:val="0"/>
          <w:marBottom w:val="0"/>
          <w:divBdr>
            <w:top w:val="none" w:sz="0" w:space="0" w:color="auto"/>
            <w:left w:val="none" w:sz="0" w:space="0" w:color="auto"/>
            <w:bottom w:val="none" w:sz="0" w:space="0" w:color="auto"/>
            <w:right w:val="none" w:sz="0" w:space="0" w:color="auto"/>
          </w:divBdr>
        </w:div>
        <w:div w:id="525867684">
          <w:marLeft w:val="640"/>
          <w:marRight w:val="0"/>
          <w:marTop w:val="0"/>
          <w:marBottom w:val="0"/>
          <w:divBdr>
            <w:top w:val="none" w:sz="0" w:space="0" w:color="auto"/>
            <w:left w:val="none" w:sz="0" w:space="0" w:color="auto"/>
            <w:bottom w:val="none" w:sz="0" w:space="0" w:color="auto"/>
            <w:right w:val="none" w:sz="0" w:space="0" w:color="auto"/>
          </w:divBdr>
        </w:div>
        <w:div w:id="98264071">
          <w:marLeft w:val="640"/>
          <w:marRight w:val="0"/>
          <w:marTop w:val="0"/>
          <w:marBottom w:val="0"/>
          <w:divBdr>
            <w:top w:val="none" w:sz="0" w:space="0" w:color="auto"/>
            <w:left w:val="none" w:sz="0" w:space="0" w:color="auto"/>
            <w:bottom w:val="none" w:sz="0" w:space="0" w:color="auto"/>
            <w:right w:val="none" w:sz="0" w:space="0" w:color="auto"/>
          </w:divBdr>
        </w:div>
        <w:div w:id="1981033223">
          <w:marLeft w:val="640"/>
          <w:marRight w:val="0"/>
          <w:marTop w:val="0"/>
          <w:marBottom w:val="0"/>
          <w:divBdr>
            <w:top w:val="none" w:sz="0" w:space="0" w:color="auto"/>
            <w:left w:val="none" w:sz="0" w:space="0" w:color="auto"/>
            <w:bottom w:val="none" w:sz="0" w:space="0" w:color="auto"/>
            <w:right w:val="none" w:sz="0" w:space="0" w:color="auto"/>
          </w:divBdr>
        </w:div>
        <w:div w:id="1304501924">
          <w:marLeft w:val="640"/>
          <w:marRight w:val="0"/>
          <w:marTop w:val="0"/>
          <w:marBottom w:val="0"/>
          <w:divBdr>
            <w:top w:val="none" w:sz="0" w:space="0" w:color="auto"/>
            <w:left w:val="none" w:sz="0" w:space="0" w:color="auto"/>
            <w:bottom w:val="none" w:sz="0" w:space="0" w:color="auto"/>
            <w:right w:val="none" w:sz="0" w:space="0" w:color="auto"/>
          </w:divBdr>
        </w:div>
        <w:div w:id="341127291">
          <w:marLeft w:val="640"/>
          <w:marRight w:val="0"/>
          <w:marTop w:val="0"/>
          <w:marBottom w:val="0"/>
          <w:divBdr>
            <w:top w:val="none" w:sz="0" w:space="0" w:color="auto"/>
            <w:left w:val="none" w:sz="0" w:space="0" w:color="auto"/>
            <w:bottom w:val="none" w:sz="0" w:space="0" w:color="auto"/>
            <w:right w:val="none" w:sz="0" w:space="0" w:color="auto"/>
          </w:divBdr>
        </w:div>
        <w:div w:id="2115593813">
          <w:marLeft w:val="640"/>
          <w:marRight w:val="0"/>
          <w:marTop w:val="0"/>
          <w:marBottom w:val="0"/>
          <w:divBdr>
            <w:top w:val="none" w:sz="0" w:space="0" w:color="auto"/>
            <w:left w:val="none" w:sz="0" w:space="0" w:color="auto"/>
            <w:bottom w:val="none" w:sz="0" w:space="0" w:color="auto"/>
            <w:right w:val="none" w:sz="0" w:space="0" w:color="auto"/>
          </w:divBdr>
        </w:div>
        <w:div w:id="2043242487">
          <w:marLeft w:val="640"/>
          <w:marRight w:val="0"/>
          <w:marTop w:val="0"/>
          <w:marBottom w:val="0"/>
          <w:divBdr>
            <w:top w:val="none" w:sz="0" w:space="0" w:color="auto"/>
            <w:left w:val="none" w:sz="0" w:space="0" w:color="auto"/>
            <w:bottom w:val="none" w:sz="0" w:space="0" w:color="auto"/>
            <w:right w:val="none" w:sz="0" w:space="0" w:color="auto"/>
          </w:divBdr>
        </w:div>
        <w:div w:id="369308940">
          <w:marLeft w:val="640"/>
          <w:marRight w:val="0"/>
          <w:marTop w:val="0"/>
          <w:marBottom w:val="0"/>
          <w:divBdr>
            <w:top w:val="none" w:sz="0" w:space="0" w:color="auto"/>
            <w:left w:val="none" w:sz="0" w:space="0" w:color="auto"/>
            <w:bottom w:val="none" w:sz="0" w:space="0" w:color="auto"/>
            <w:right w:val="none" w:sz="0" w:space="0" w:color="auto"/>
          </w:divBdr>
        </w:div>
        <w:div w:id="472723993">
          <w:marLeft w:val="640"/>
          <w:marRight w:val="0"/>
          <w:marTop w:val="0"/>
          <w:marBottom w:val="0"/>
          <w:divBdr>
            <w:top w:val="none" w:sz="0" w:space="0" w:color="auto"/>
            <w:left w:val="none" w:sz="0" w:space="0" w:color="auto"/>
            <w:bottom w:val="none" w:sz="0" w:space="0" w:color="auto"/>
            <w:right w:val="none" w:sz="0" w:space="0" w:color="auto"/>
          </w:divBdr>
        </w:div>
        <w:div w:id="178197980">
          <w:marLeft w:val="640"/>
          <w:marRight w:val="0"/>
          <w:marTop w:val="0"/>
          <w:marBottom w:val="0"/>
          <w:divBdr>
            <w:top w:val="none" w:sz="0" w:space="0" w:color="auto"/>
            <w:left w:val="none" w:sz="0" w:space="0" w:color="auto"/>
            <w:bottom w:val="none" w:sz="0" w:space="0" w:color="auto"/>
            <w:right w:val="none" w:sz="0" w:space="0" w:color="auto"/>
          </w:divBdr>
        </w:div>
        <w:div w:id="876815804">
          <w:marLeft w:val="640"/>
          <w:marRight w:val="0"/>
          <w:marTop w:val="0"/>
          <w:marBottom w:val="0"/>
          <w:divBdr>
            <w:top w:val="none" w:sz="0" w:space="0" w:color="auto"/>
            <w:left w:val="none" w:sz="0" w:space="0" w:color="auto"/>
            <w:bottom w:val="none" w:sz="0" w:space="0" w:color="auto"/>
            <w:right w:val="none" w:sz="0" w:space="0" w:color="auto"/>
          </w:divBdr>
        </w:div>
        <w:div w:id="857814678">
          <w:marLeft w:val="640"/>
          <w:marRight w:val="0"/>
          <w:marTop w:val="0"/>
          <w:marBottom w:val="0"/>
          <w:divBdr>
            <w:top w:val="none" w:sz="0" w:space="0" w:color="auto"/>
            <w:left w:val="none" w:sz="0" w:space="0" w:color="auto"/>
            <w:bottom w:val="none" w:sz="0" w:space="0" w:color="auto"/>
            <w:right w:val="none" w:sz="0" w:space="0" w:color="auto"/>
          </w:divBdr>
        </w:div>
        <w:div w:id="857231380">
          <w:marLeft w:val="640"/>
          <w:marRight w:val="0"/>
          <w:marTop w:val="0"/>
          <w:marBottom w:val="0"/>
          <w:divBdr>
            <w:top w:val="none" w:sz="0" w:space="0" w:color="auto"/>
            <w:left w:val="none" w:sz="0" w:space="0" w:color="auto"/>
            <w:bottom w:val="none" w:sz="0" w:space="0" w:color="auto"/>
            <w:right w:val="none" w:sz="0" w:space="0" w:color="auto"/>
          </w:divBdr>
        </w:div>
      </w:divsChild>
    </w:div>
    <w:div w:id="642663355">
      <w:bodyDiv w:val="1"/>
      <w:marLeft w:val="0"/>
      <w:marRight w:val="0"/>
      <w:marTop w:val="0"/>
      <w:marBottom w:val="0"/>
      <w:divBdr>
        <w:top w:val="none" w:sz="0" w:space="0" w:color="auto"/>
        <w:left w:val="none" w:sz="0" w:space="0" w:color="auto"/>
        <w:bottom w:val="none" w:sz="0" w:space="0" w:color="auto"/>
        <w:right w:val="none" w:sz="0" w:space="0" w:color="auto"/>
      </w:divBdr>
    </w:div>
    <w:div w:id="642664942">
      <w:bodyDiv w:val="1"/>
      <w:marLeft w:val="0"/>
      <w:marRight w:val="0"/>
      <w:marTop w:val="0"/>
      <w:marBottom w:val="0"/>
      <w:divBdr>
        <w:top w:val="none" w:sz="0" w:space="0" w:color="auto"/>
        <w:left w:val="none" w:sz="0" w:space="0" w:color="auto"/>
        <w:bottom w:val="none" w:sz="0" w:space="0" w:color="auto"/>
        <w:right w:val="none" w:sz="0" w:space="0" w:color="auto"/>
      </w:divBdr>
      <w:divsChild>
        <w:div w:id="836191774">
          <w:marLeft w:val="640"/>
          <w:marRight w:val="0"/>
          <w:marTop w:val="0"/>
          <w:marBottom w:val="0"/>
          <w:divBdr>
            <w:top w:val="none" w:sz="0" w:space="0" w:color="auto"/>
            <w:left w:val="none" w:sz="0" w:space="0" w:color="auto"/>
            <w:bottom w:val="none" w:sz="0" w:space="0" w:color="auto"/>
            <w:right w:val="none" w:sz="0" w:space="0" w:color="auto"/>
          </w:divBdr>
        </w:div>
        <w:div w:id="252862475">
          <w:marLeft w:val="640"/>
          <w:marRight w:val="0"/>
          <w:marTop w:val="0"/>
          <w:marBottom w:val="0"/>
          <w:divBdr>
            <w:top w:val="none" w:sz="0" w:space="0" w:color="auto"/>
            <w:left w:val="none" w:sz="0" w:space="0" w:color="auto"/>
            <w:bottom w:val="none" w:sz="0" w:space="0" w:color="auto"/>
            <w:right w:val="none" w:sz="0" w:space="0" w:color="auto"/>
          </w:divBdr>
        </w:div>
        <w:div w:id="607978330">
          <w:marLeft w:val="640"/>
          <w:marRight w:val="0"/>
          <w:marTop w:val="0"/>
          <w:marBottom w:val="0"/>
          <w:divBdr>
            <w:top w:val="none" w:sz="0" w:space="0" w:color="auto"/>
            <w:left w:val="none" w:sz="0" w:space="0" w:color="auto"/>
            <w:bottom w:val="none" w:sz="0" w:space="0" w:color="auto"/>
            <w:right w:val="none" w:sz="0" w:space="0" w:color="auto"/>
          </w:divBdr>
        </w:div>
        <w:div w:id="419911280">
          <w:marLeft w:val="640"/>
          <w:marRight w:val="0"/>
          <w:marTop w:val="0"/>
          <w:marBottom w:val="0"/>
          <w:divBdr>
            <w:top w:val="none" w:sz="0" w:space="0" w:color="auto"/>
            <w:left w:val="none" w:sz="0" w:space="0" w:color="auto"/>
            <w:bottom w:val="none" w:sz="0" w:space="0" w:color="auto"/>
            <w:right w:val="none" w:sz="0" w:space="0" w:color="auto"/>
          </w:divBdr>
        </w:div>
        <w:div w:id="475340204">
          <w:marLeft w:val="640"/>
          <w:marRight w:val="0"/>
          <w:marTop w:val="0"/>
          <w:marBottom w:val="0"/>
          <w:divBdr>
            <w:top w:val="none" w:sz="0" w:space="0" w:color="auto"/>
            <w:left w:val="none" w:sz="0" w:space="0" w:color="auto"/>
            <w:bottom w:val="none" w:sz="0" w:space="0" w:color="auto"/>
            <w:right w:val="none" w:sz="0" w:space="0" w:color="auto"/>
          </w:divBdr>
        </w:div>
        <w:div w:id="1695422212">
          <w:marLeft w:val="640"/>
          <w:marRight w:val="0"/>
          <w:marTop w:val="0"/>
          <w:marBottom w:val="0"/>
          <w:divBdr>
            <w:top w:val="none" w:sz="0" w:space="0" w:color="auto"/>
            <w:left w:val="none" w:sz="0" w:space="0" w:color="auto"/>
            <w:bottom w:val="none" w:sz="0" w:space="0" w:color="auto"/>
            <w:right w:val="none" w:sz="0" w:space="0" w:color="auto"/>
          </w:divBdr>
        </w:div>
        <w:div w:id="1966883463">
          <w:marLeft w:val="640"/>
          <w:marRight w:val="0"/>
          <w:marTop w:val="0"/>
          <w:marBottom w:val="0"/>
          <w:divBdr>
            <w:top w:val="none" w:sz="0" w:space="0" w:color="auto"/>
            <w:left w:val="none" w:sz="0" w:space="0" w:color="auto"/>
            <w:bottom w:val="none" w:sz="0" w:space="0" w:color="auto"/>
            <w:right w:val="none" w:sz="0" w:space="0" w:color="auto"/>
          </w:divBdr>
        </w:div>
        <w:div w:id="1489245950">
          <w:marLeft w:val="640"/>
          <w:marRight w:val="0"/>
          <w:marTop w:val="0"/>
          <w:marBottom w:val="0"/>
          <w:divBdr>
            <w:top w:val="none" w:sz="0" w:space="0" w:color="auto"/>
            <w:left w:val="none" w:sz="0" w:space="0" w:color="auto"/>
            <w:bottom w:val="none" w:sz="0" w:space="0" w:color="auto"/>
            <w:right w:val="none" w:sz="0" w:space="0" w:color="auto"/>
          </w:divBdr>
        </w:div>
        <w:div w:id="693504437">
          <w:marLeft w:val="640"/>
          <w:marRight w:val="0"/>
          <w:marTop w:val="0"/>
          <w:marBottom w:val="0"/>
          <w:divBdr>
            <w:top w:val="none" w:sz="0" w:space="0" w:color="auto"/>
            <w:left w:val="none" w:sz="0" w:space="0" w:color="auto"/>
            <w:bottom w:val="none" w:sz="0" w:space="0" w:color="auto"/>
            <w:right w:val="none" w:sz="0" w:space="0" w:color="auto"/>
          </w:divBdr>
        </w:div>
        <w:div w:id="1633562171">
          <w:marLeft w:val="640"/>
          <w:marRight w:val="0"/>
          <w:marTop w:val="0"/>
          <w:marBottom w:val="0"/>
          <w:divBdr>
            <w:top w:val="none" w:sz="0" w:space="0" w:color="auto"/>
            <w:left w:val="none" w:sz="0" w:space="0" w:color="auto"/>
            <w:bottom w:val="none" w:sz="0" w:space="0" w:color="auto"/>
            <w:right w:val="none" w:sz="0" w:space="0" w:color="auto"/>
          </w:divBdr>
        </w:div>
        <w:div w:id="639000189">
          <w:marLeft w:val="640"/>
          <w:marRight w:val="0"/>
          <w:marTop w:val="0"/>
          <w:marBottom w:val="0"/>
          <w:divBdr>
            <w:top w:val="none" w:sz="0" w:space="0" w:color="auto"/>
            <w:left w:val="none" w:sz="0" w:space="0" w:color="auto"/>
            <w:bottom w:val="none" w:sz="0" w:space="0" w:color="auto"/>
            <w:right w:val="none" w:sz="0" w:space="0" w:color="auto"/>
          </w:divBdr>
        </w:div>
        <w:div w:id="268392892">
          <w:marLeft w:val="640"/>
          <w:marRight w:val="0"/>
          <w:marTop w:val="0"/>
          <w:marBottom w:val="0"/>
          <w:divBdr>
            <w:top w:val="none" w:sz="0" w:space="0" w:color="auto"/>
            <w:left w:val="none" w:sz="0" w:space="0" w:color="auto"/>
            <w:bottom w:val="none" w:sz="0" w:space="0" w:color="auto"/>
            <w:right w:val="none" w:sz="0" w:space="0" w:color="auto"/>
          </w:divBdr>
        </w:div>
        <w:div w:id="291136561">
          <w:marLeft w:val="640"/>
          <w:marRight w:val="0"/>
          <w:marTop w:val="0"/>
          <w:marBottom w:val="0"/>
          <w:divBdr>
            <w:top w:val="none" w:sz="0" w:space="0" w:color="auto"/>
            <w:left w:val="none" w:sz="0" w:space="0" w:color="auto"/>
            <w:bottom w:val="none" w:sz="0" w:space="0" w:color="auto"/>
            <w:right w:val="none" w:sz="0" w:space="0" w:color="auto"/>
          </w:divBdr>
        </w:div>
        <w:div w:id="1429959493">
          <w:marLeft w:val="640"/>
          <w:marRight w:val="0"/>
          <w:marTop w:val="0"/>
          <w:marBottom w:val="0"/>
          <w:divBdr>
            <w:top w:val="none" w:sz="0" w:space="0" w:color="auto"/>
            <w:left w:val="none" w:sz="0" w:space="0" w:color="auto"/>
            <w:bottom w:val="none" w:sz="0" w:space="0" w:color="auto"/>
            <w:right w:val="none" w:sz="0" w:space="0" w:color="auto"/>
          </w:divBdr>
        </w:div>
        <w:div w:id="986591689">
          <w:marLeft w:val="640"/>
          <w:marRight w:val="0"/>
          <w:marTop w:val="0"/>
          <w:marBottom w:val="0"/>
          <w:divBdr>
            <w:top w:val="none" w:sz="0" w:space="0" w:color="auto"/>
            <w:left w:val="none" w:sz="0" w:space="0" w:color="auto"/>
            <w:bottom w:val="none" w:sz="0" w:space="0" w:color="auto"/>
            <w:right w:val="none" w:sz="0" w:space="0" w:color="auto"/>
          </w:divBdr>
        </w:div>
        <w:div w:id="297540537">
          <w:marLeft w:val="640"/>
          <w:marRight w:val="0"/>
          <w:marTop w:val="0"/>
          <w:marBottom w:val="0"/>
          <w:divBdr>
            <w:top w:val="none" w:sz="0" w:space="0" w:color="auto"/>
            <w:left w:val="none" w:sz="0" w:space="0" w:color="auto"/>
            <w:bottom w:val="none" w:sz="0" w:space="0" w:color="auto"/>
            <w:right w:val="none" w:sz="0" w:space="0" w:color="auto"/>
          </w:divBdr>
        </w:div>
        <w:div w:id="590970024">
          <w:marLeft w:val="640"/>
          <w:marRight w:val="0"/>
          <w:marTop w:val="0"/>
          <w:marBottom w:val="0"/>
          <w:divBdr>
            <w:top w:val="none" w:sz="0" w:space="0" w:color="auto"/>
            <w:left w:val="none" w:sz="0" w:space="0" w:color="auto"/>
            <w:bottom w:val="none" w:sz="0" w:space="0" w:color="auto"/>
            <w:right w:val="none" w:sz="0" w:space="0" w:color="auto"/>
          </w:divBdr>
        </w:div>
        <w:div w:id="1788156992">
          <w:marLeft w:val="640"/>
          <w:marRight w:val="0"/>
          <w:marTop w:val="0"/>
          <w:marBottom w:val="0"/>
          <w:divBdr>
            <w:top w:val="none" w:sz="0" w:space="0" w:color="auto"/>
            <w:left w:val="none" w:sz="0" w:space="0" w:color="auto"/>
            <w:bottom w:val="none" w:sz="0" w:space="0" w:color="auto"/>
            <w:right w:val="none" w:sz="0" w:space="0" w:color="auto"/>
          </w:divBdr>
        </w:div>
        <w:div w:id="1303849017">
          <w:marLeft w:val="640"/>
          <w:marRight w:val="0"/>
          <w:marTop w:val="0"/>
          <w:marBottom w:val="0"/>
          <w:divBdr>
            <w:top w:val="none" w:sz="0" w:space="0" w:color="auto"/>
            <w:left w:val="none" w:sz="0" w:space="0" w:color="auto"/>
            <w:bottom w:val="none" w:sz="0" w:space="0" w:color="auto"/>
            <w:right w:val="none" w:sz="0" w:space="0" w:color="auto"/>
          </w:divBdr>
        </w:div>
        <w:div w:id="464084381">
          <w:marLeft w:val="640"/>
          <w:marRight w:val="0"/>
          <w:marTop w:val="0"/>
          <w:marBottom w:val="0"/>
          <w:divBdr>
            <w:top w:val="none" w:sz="0" w:space="0" w:color="auto"/>
            <w:left w:val="none" w:sz="0" w:space="0" w:color="auto"/>
            <w:bottom w:val="none" w:sz="0" w:space="0" w:color="auto"/>
            <w:right w:val="none" w:sz="0" w:space="0" w:color="auto"/>
          </w:divBdr>
        </w:div>
        <w:div w:id="20395978">
          <w:marLeft w:val="640"/>
          <w:marRight w:val="0"/>
          <w:marTop w:val="0"/>
          <w:marBottom w:val="0"/>
          <w:divBdr>
            <w:top w:val="none" w:sz="0" w:space="0" w:color="auto"/>
            <w:left w:val="none" w:sz="0" w:space="0" w:color="auto"/>
            <w:bottom w:val="none" w:sz="0" w:space="0" w:color="auto"/>
            <w:right w:val="none" w:sz="0" w:space="0" w:color="auto"/>
          </w:divBdr>
        </w:div>
        <w:div w:id="1788348921">
          <w:marLeft w:val="640"/>
          <w:marRight w:val="0"/>
          <w:marTop w:val="0"/>
          <w:marBottom w:val="0"/>
          <w:divBdr>
            <w:top w:val="none" w:sz="0" w:space="0" w:color="auto"/>
            <w:left w:val="none" w:sz="0" w:space="0" w:color="auto"/>
            <w:bottom w:val="none" w:sz="0" w:space="0" w:color="auto"/>
            <w:right w:val="none" w:sz="0" w:space="0" w:color="auto"/>
          </w:divBdr>
        </w:div>
        <w:div w:id="651955136">
          <w:marLeft w:val="640"/>
          <w:marRight w:val="0"/>
          <w:marTop w:val="0"/>
          <w:marBottom w:val="0"/>
          <w:divBdr>
            <w:top w:val="none" w:sz="0" w:space="0" w:color="auto"/>
            <w:left w:val="none" w:sz="0" w:space="0" w:color="auto"/>
            <w:bottom w:val="none" w:sz="0" w:space="0" w:color="auto"/>
            <w:right w:val="none" w:sz="0" w:space="0" w:color="auto"/>
          </w:divBdr>
        </w:div>
        <w:div w:id="1218979316">
          <w:marLeft w:val="640"/>
          <w:marRight w:val="0"/>
          <w:marTop w:val="0"/>
          <w:marBottom w:val="0"/>
          <w:divBdr>
            <w:top w:val="none" w:sz="0" w:space="0" w:color="auto"/>
            <w:left w:val="none" w:sz="0" w:space="0" w:color="auto"/>
            <w:bottom w:val="none" w:sz="0" w:space="0" w:color="auto"/>
            <w:right w:val="none" w:sz="0" w:space="0" w:color="auto"/>
          </w:divBdr>
        </w:div>
        <w:div w:id="456527671">
          <w:marLeft w:val="640"/>
          <w:marRight w:val="0"/>
          <w:marTop w:val="0"/>
          <w:marBottom w:val="0"/>
          <w:divBdr>
            <w:top w:val="none" w:sz="0" w:space="0" w:color="auto"/>
            <w:left w:val="none" w:sz="0" w:space="0" w:color="auto"/>
            <w:bottom w:val="none" w:sz="0" w:space="0" w:color="auto"/>
            <w:right w:val="none" w:sz="0" w:space="0" w:color="auto"/>
          </w:divBdr>
        </w:div>
        <w:div w:id="732197328">
          <w:marLeft w:val="640"/>
          <w:marRight w:val="0"/>
          <w:marTop w:val="0"/>
          <w:marBottom w:val="0"/>
          <w:divBdr>
            <w:top w:val="none" w:sz="0" w:space="0" w:color="auto"/>
            <w:left w:val="none" w:sz="0" w:space="0" w:color="auto"/>
            <w:bottom w:val="none" w:sz="0" w:space="0" w:color="auto"/>
            <w:right w:val="none" w:sz="0" w:space="0" w:color="auto"/>
          </w:divBdr>
        </w:div>
        <w:div w:id="1845582378">
          <w:marLeft w:val="640"/>
          <w:marRight w:val="0"/>
          <w:marTop w:val="0"/>
          <w:marBottom w:val="0"/>
          <w:divBdr>
            <w:top w:val="none" w:sz="0" w:space="0" w:color="auto"/>
            <w:left w:val="none" w:sz="0" w:space="0" w:color="auto"/>
            <w:bottom w:val="none" w:sz="0" w:space="0" w:color="auto"/>
            <w:right w:val="none" w:sz="0" w:space="0" w:color="auto"/>
          </w:divBdr>
        </w:div>
        <w:div w:id="231086145">
          <w:marLeft w:val="640"/>
          <w:marRight w:val="0"/>
          <w:marTop w:val="0"/>
          <w:marBottom w:val="0"/>
          <w:divBdr>
            <w:top w:val="none" w:sz="0" w:space="0" w:color="auto"/>
            <w:left w:val="none" w:sz="0" w:space="0" w:color="auto"/>
            <w:bottom w:val="none" w:sz="0" w:space="0" w:color="auto"/>
            <w:right w:val="none" w:sz="0" w:space="0" w:color="auto"/>
          </w:divBdr>
        </w:div>
        <w:div w:id="298995149">
          <w:marLeft w:val="640"/>
          <w:marRight w:val="0"/>
          <w:marTop w:val="0"/>
          <w:marBottom w:val="0"/>
          <w:divBdr>
            <w:top w:val="none" w:sz="0" w:space="0" w:color="auto"/>
            <w:left w:val="none" w:sz="0" w:space="0" w:color="auto"/>
            <w:bottom w:val="none" w:sz="0" w:space="0" w:color="auto"/>
            <w:right w:val="none" w:sz="0" w:space="0" w:color="auto"/>
          </w:divBdr>
        </w:div>
        <w:div w:id="1517187719">
          <w:marLeft w:val="640"/>
          <w:marRight w:val="0"/>
          <w:marTop w:val="0"/>
          <w:marBottom w:val="0"/>
          <w:divBdr>
            <w:top w:val="none" w:sz="0" w:space="0" w:color="auto"/>
            <w:left w:val="none" w:sz="0" w:space="0" w:color="auto"/>
            <w:bottom w:val="none" w:sz="0" w:space="0" w:color="auto"/>
            <w:right w:val="none" w:sz="0" w:space="0" w:color="auto"/>
          </w:divBdr>
        </w:div>
        <w:div w:id="1205096927">
          <w:marLeft w:val="640"/>
          <w:marRight w:val="0"/>
          <w:marTop w:val="0"/>
          <w:marBottom w:val="0"/>
          <w:divBdr>
            <w:top w:val="none" w:sz="0" w:space="0" w:color="auto"/>
            <w:left w:val="none" w:sz="0" w:space="0" w:color="auto"/>
            <w:bottom w:val="none" w:sz="0" w:space="0" w:color="auto"/>
            <w:right w:val="none" w:sz="0" w:space="0" w:color="auto"/>
          </w:divBdr>
        </w:div>
        <w:div w:id="2024669846">
          <w:marLeft w:val="640"/>
          <w:marRight w:val="0"/>
          <w:marTop w:val="0"/>
          <w:marBottom w:val="0"/>
          <w:divBdr>
            <w:top w:val="none" w:sz="0" w:space="0" w:color="auto"/>
            <w:left w:val="none" w:sz="0" w:space="0" w:color="auto"/>
            <w:bottom w:val="none" w:sz="0" w:space="0" w:color="auto"/>
            <w:right w:val="none" w:sz="0" w:space="0" w:color="auto"/>
          </w:divBdr>
        </w:div>
        <w:div w:id="1200976093">
          <w:marLeft w:val="640"/>
          <w:marRight w:val="0"/>
          <w:marTop w:val="0"/>
          <w:marBottom w:val="0"/>
          <w:divBdr>
            <w:top w:val="none" w:sz="0" w:space="0" w:color="auto"/>
            <w:left w:val="none" w:sz="0" w:space="0" w:color="auto"/>
            <w:bottom w:val="none" w:sz="0" w:space="0" w:color="auto"/>
            <w:right w:val="none" w:sz="0" w:space="0" w:color="auto"/>
          </w:divBdr>
        </w:div>
        <w:div w:id="1915892234">
          <w:marLeft w:val="640"/>
          <w:marRight w:val="0"/>
          <w:marTop w:val="0"/>
          <w:marBottom w:val="0"/>
          <w:divBdr>
            <w:top w:val="none" w:sz="0" w:space="0" w:color="auto"/>
            <w:left w:val="none" w:sz="0" w:space="0" w:color="auto"/>
            <w:bottom w:val="none" w:sz="0" w:space="0" w:color="auto"/>
            <w:right w:val="none" w:sz="0" w:space="0" w:color="auto"/>
          </w:divBdr>
        </w:div>
        <w:div w:id="1038899181">
          <w:marLeft w:val="640"/>
          <w:marRight w:val="0"/>
          <w:marTop w:val="0"/>
          <w:marBottom w:val="0"/>
          <w:divBdr>
            <w:top w:val="none" w:sz="0" w:space="0" w:color="auto"/>
            <w:left w:val="none" w:sz="0" w:space="0" w:color="auto"/>
            <w:bottom w:val="none" w:sz="0" w:space="0" w:color="auto"/>
            <w:right w:val="none" w:sz="0" w:space="0" w:color="auto"/>
          </w:divBdr>
        </w:div>
        <w:div w:id="1216814239">
          <w:marLeft w:val="640"/>
          <w:marRight w:val="0"/>
          <w:marTop w:val="0"/>
          <w:marBottom w:val="0"/>
          <w:divBdr>
            <w:top w:val="none" w:sz="0" w:space="0" w:color="auto"/>
            <w:left w:val="none" w:sz="0" w:space="0" w:color="auto"/>
            <w:bottom w:val="none" w:sz="0" w:space="0" w:color="auto"/>
            <w:right w:val="none" w:sz="0" w:space="0" w:color="auto"/>
          </w:divBdr>
        </w:div>
        <w:div w:id="514613474">
          <w:marLeft w:val="640"/>
          <w:marRight w:val="0"/>
          <w:marTop w:val="0"/>
          <w:marBottom w:val="0"/>
          <w:divBdr>
            <w:top w:val="none" w:sz="0" w:space="0" w:color="auto"/>
            <w:left w:val="none" w:sz="0" w:space="0" w:color="auto"/>
            <w:bottom w:val="none" w:sz="0" w:space="0" w:color="auto"/>
            <w:right w:val="none" w:sz="0" w:space="0" w:color="auto"/>
          </w:divBdr>
        </w:div>
        <w:div w:id="1617366546">
          <w:marLeft w:val="640"/>
          <w:marRight w:val="0"/>
          <w:marTop w:val="0"/>
          <w:marBottom w:val="0"/>
          <w:divBdr>
            <w:top w:val="none" w:sz="0" w:space="0" w:color="auto"/>
            <w:left w:val="none" w:sz="0" w:space="0" w:color="auto"/>
            <w:bottom w:val="none" w:sz="0" w:space="0" w:color="auto"/>
            <w:right w:val="none" w:sz="0" w:space="0" w:color="auto"/>
          </w:divBdr>
        </w:div>
        <w:div w:id="1229195369">
          <w:marLeft w:val="640"/>
          <w:marRight w:val="0"/>
          <w:marTop w:val="0"/>
          <w:marBottom w:val="0"/>
          <w:divBdr>
            <w:top w:val="none" w:sz="0" w:space="0" w:color="auto"/>
            <w:left w:val="none" w:sz="0" w:space="0" w:color="auto"/>
            <w:bottom w:val="none" w:sz="0" w:space="0" w:color="auto"/>
            <w:right w:val="none" w:sz="0" w:space="0" w:color="auto"/>
          </w:divBdr>
        </w:div>
        <w:div w:id="475487517">
          <w:marLeft w:val="640"/>
          <w:marRight w:val="0"/>
          <w:marTop w:val="0"/>
          <w:marBottom w:val="0"/>
          <w:divBdr>
            <w:top w:val="none" w:sz="0" w:space="0" w:color="auto"/>
            <w:left w:val="none" w:sz="0" w:space="0" w:color="auto"/>
            <w:bottom w:val="none" w:sz="0" w:space="0" w:color="auto"/>
            <w:right w:val="none" w:sz="0" w:space="0" w:color="auto"/>
          </w:divBdr>
        </w:div>
        <w:div w:id="1247223899">
          <w:marLeft w:val="640"/>
          <w:marRight w:val="0"/>
          <w:marTop w:val="0"/>
          <w:marBottom w:val="0"/>
          <w:divBdr>
            <w:top w:val="none" w:sz="0" w:space="0" w:color="auto"/>
            <w:left w:val="none" w:sz="0" w:space="0" w:color="auto"/>
            <w:bottom w:val="none" w:sz="0" w:space="0" w:color="auto"/>
            <w:right w:val="none" w:sz="0" w:space="0" w:color="auto"/>
          </w:divBdr>
        </w:div>
        <w:div w:id="1724986725">
          <w:marLeft w:val="640"/>
          <w:marRight w:val="0"/>
          <w:marTop w:val="0"/>
          <w:marBottom w:val="0"/>
          <w:divBdr>
            <w:top w:val="none" w:sz="0" w:space="0" w:color="auto"/>
            <w:left w:val="none" w:sz="0" w:space="0" w:color="auto"/>
            <w:bottom w:val="none" w:sz="0" w:space="0" w:color="auto"/>
            <w:right w:val="none" w:sz="0" w:space="0" w:color="auto"/>
          </w:divBdr>
        </w:div>
        <w:div w:id="1798796710">
          <w:marLeft w:val="640"/>
          <w:marRight w:val="0"/>
          <w:marTop w:val="0"/>
          <w:marBottom w:val="0"/>
          <w:divBdr>
            <w:top w:val="none" w:sz="0" w:space="0" w:color="auto"/>
            <w:left w:val="none" w:sz="0" w:space="0" w:color="auto"/>
            <w:bottom w:val="none" w:sz="0" w:space="0" w:color="auto"/>
            <w:right w:val="none" w:sz="0" w:space="0" w:color="auto"/>
          </w:divBdr>
        </w:div>
        <w:div w:id="319313474">
          <w:marLeft w:val="640"/>
          <w:marRight w:val="0"/>
          <w:marTop w:val="0"/>
          <w:marBottom w:val="0"/>
          <w:divBdr>
            <w:top w:val="none" w:sz="0" w:space="0" w:color="auto"/>
            <w:left w:val="none" w:sz="0" w:space="0" w:color="auto"/>
            <w:bottom w:val="none" w:sz="0" w:space="0" w:color="auto"/>
            <w:right w:val="none" w:sz="0" w:space="0" w:color="auto"/>
          </w:divBdr>
        </w:div>
        <w:div w:id="838614723">
          <w:marLeft w:val="640"/>
          <w:marRight w:val="0"/>
          <w:marTop w:val="0"/>
          <w:marBottom w:val="0"/>
          <w:divBdr>
            <w:top w:val="none" w:sz="0" w:space="0" w:color="auto"/>
            <w:left w:val="none" w:sz="0" w:space="0" w:color="auto"/>
            <w:bottom w:val="none" w:sz="0" w:space="0" w:color="auto"/>
            <w:right w:val="none" w:sz="0" w:space="0" w:color="auto"/>
          </w:divBdr>
        </w:div>
        <w:div w:id="1678195660">
          <w:marLeft w:val="640"/>
          <w:marRight w:val="0"/>
          <w:marTop w:val="0"/>
          <w:marBottom w:val="0"/>
          <w:divBdr>
            <w:top w:val="none" w:sz="0" w:space="0" w:color="auto"/>
            <w:left w:val="none" w:sz="0" w:space="0" w:color="auto"/>
            <w:bottom w:val="none" w:sz="0" w:space="0" w:color="auto"/>
            <w:right w:val="none" w:sz="0" w:space="0" w:color="auto"/>
          </w:divBdr>
        </w:div>
        <w:div w:id="241722488">
          <w:marLeft w:val="640"/>
          <w:marRight w:val="0"/>
          <w:marTop w:val="0"/>
          <w:marBottom w:val="0"/>
          <w:divBdr>
            <w:top w:val="none" w:sz="0" w:space="0" w:color="auto"/>
            <w:left w:val="none" w:sz="0" w:space="0" w:color="auto"/>
            <w:bottom w:val="none" w:sz="0" w:space="0" w:color="auto"/>
            <w:right w:val="none" w:sz="0" w:space="0" w:color="auto"/>
          </w:divBdr>
        </w:div>
        <w:div w:id="1875381573">
          <w:marLeft w:val="640"/>
          <w:marRight w:val="0"/>
          <w:marTop w:val="0"/>
          <w:marBottom w:val="0"/>
          <w:divBdr>
            <w:top w:val="none" w:sz="0" w:space="0" w:color="auto"/>
            <w:left w:val="none" w:sz="0" w:space="0" w:color="auto"/>
            <w:bottom w:val="none" w:sz="0" w:space="0" w:color="auto"/>
            <w:right w:val="none" w:sz="0" w:space="0" w:color="auto"/>
          </w:divBdr>
        </w:div>
        <w:div w:id="446048109">
          <w:marLeft w:val="640"/>
          <w:marRight w:val="0"/>
          <w:marTop w:val="0"/>
          <w:marBottom w:val="0"/>
          <w:divBdr>
            <w:top w:val="none" w:sz="0" w:space="0" w:color="auto"/>
            <w:left w:val="none" w:sz="0" w:space="0" w:color="auto"/>
            <w:bottom w:val="none" w:sz="0" w:space="0" w:color="auto"/>
            <w:right w:val="none" w:sz="0" w:space="0" w:color="auto"/>
          </w:divBdr>
        </w:div>
        <w:div w:id="200436782">
          <w:marLeft w:val="640"/>
          <w:marRight w:val="0"/>
          <w:marTop w:val="0"/>
          <w:marBottom w:val="0"/>
          <w:divBdr>
            <w:top w:val="none" w:sz="0" w:space="0" w:color="auto"/>
            <w:left w:val="none" w:sz="0" w:space="0" w:color="auto"/>
            <w:bottom w:val="none" w:sz="0" w:space="0" w:color="auto"/>
            <w:right w:val="none" w:sz="0" w:space="0" w:color="auto"/>
          </w:divBdr>
        </w:div>
        <w:div w:id="1147086477">
          <w:marLeft w:val="640"/>
          <w:marRight w:val="0"/>
          <w:marTop w:val="0"/>
          <w:marBottom w:val="0"/>
          <w:divBdr>
            <w:top w:val="none" w:sz="0" w:space="0" w:color="auto"/>
            <w:left w:val="none" w:sz="0" w:space="0" w:color="auto"/>
            <w:bottom w:val="none" w:sz="0" w:space="0" w:color="auto"/>
            <w:right w:val="none" w:sz="0" w:space="0" w:color="auto"/>
          </w:divBdr>
        </w:div>
        <w:div w:id="47068595">
          <w:marLeft w:val="640"/>
          <w:marRight w:val="0"/>
          <w:marTop w:val="0"/>
          <w:marBottom w:val="0"/>
          <w:divBdr>
            <w:top w:val="none" w:sz="0" w:space="0" w:color="auto"/>
            <w:left w:val="none" w:sz="0" w:space="0" w:color="auto"/>
            <w:bottom w:val="none" w:sz="0" w:space="0" w:color="auto"/>
            <w:right w:val="none" w:sz="0" w:space="0" w:color="auto"/>
          </w:divBdr>
        </w:div>
        <w:div w:id="956718757">
          <w:marLeft w:val="640"/>
          <w:marRight w:val="0"/>
          <w:marTop w:val="0"/>
          <w:marBottom w:val="0"/>
          <w:divBdr>
            <w:top w:val="none" w:sz="0" w:space="0" w:color="auto"/>
            <w:left w:val="none" w:sz="0" w:space="0" w:color="auto"/>
            <w:bottom w:val="none" w:sz="0" w:space="0" w:color="auto"/>
            <w:right w:val="none" w:sz="0" w:space="0" w:color="auto"/>
          </w:divBdr>
        </w:div>
        <w:div w:id="1983197072">
          <w:marLeft w:val="640"/>
          <w:marRight w:val="0"/>
          <w:marTop w:val="0"/>
          <w:marBottom w:val="0"/>
          <w:divBdr>
            <w:top w:val="none" w:sz="0" w:space="0" w:color="auto"/>
            <w:left w:val="none" w:sz="0" w:space="0" w:color="auto"/>
            <w:bottom w:val="none" w:sz="0" w:space="0" w:color="auto"/>
            <w:right w:val="none" w:sz="0" w:space="0" w:color="auto"/>
          </w:divBdr>
        </w:div>
        <w:div w:id="1171993755">
          <w:marLeft w:val="640"/>
          <w:marRight w:val="0"/>
          <w:marTop w:val="0"/>
          <w:marBottom w:val="0"/>
          <w:divBdr>
            <w:top w:val="none" w:sz="0" w:space="0" w:color="auto"/>
            <w:left w:val="none" w:sz="0" w:space="0" w:color="auto"/>
            <w:bottom w:val="none" w:sz="0" w:space="0" w:color="auto"/>
            <w:right w:val="none" w:sz="0" w:space="0" w:color="auto"/>
          </w:divBdr>
        </w:div>
        <w:div w:id="1025863012">
          <w:marLeft w:val="640"/>
          <w:marRight w:val="0"/>
          <w:marTop w:val="0"/>
          <w:marBottom w:val="0"/>
          <w:divBdr>
            <w:top w:val="none" w:sz="0" w:space="0" w:color="auto"/>
            <w:left w:val="none" w:sz="0" w:space="0" w:color="auto"/>
            <w:bottom w:val="none" w:sz="0" w:space="0" w:color="auto"/>
            <w:right w:val="none" w:sz="0" w:space="0" w:color="auto"/>
          </w:divBdr>
        </w:div>
        <w:div w:id="1151561330">
          <w:marLeft w:val="640"/>
          <w:marRight w:val="0"/>
          <w:marTop w:val="0"/>
          <w:marBottom w:val="0"/>
          <w:divBdr>
            <w:top w:val="none" w:sz="0" w:space="0" w:color="auto"/>
            <w:left w:val="none" w:sz="0" w:space="0" w:color="auto"/>
            <w:bottom w:val="none" w:sz="0" w:space="0" w:color="auto"/>
            <w:right w:val="none" w:sz="0" w:space="0" w:color="auto"/>
          </w:divBdr>
        </w:div>
        <w:div w:id="1188328762">
          <w:marLeft w:val="640"/>
          <w:marRight w:val="0"/>
          <w:marTop w:val="0"/>
          <w:marBottom w:val="0"/>
          <w:divBdr>
            <w:top w:val="none" w:sz="0" w:space="0" w:color="auto"/>
            <w:left w:val="none" w:sz="0" w:space="0" w:color="auto"/>
            <w:bottom w:val="none" w:sz="0" w:space="0" w:color="auto"/>
            <w:right w:val="none" w:sz="0" w:space="0" w:color="auto"/>
          </w:divBdr>
        </w:div>
        <w:div w:id="1683430830">
          <w:marLeft w:val="640"/>
          <w:marRight w:val="0"/>
          <w:marTop w:val="0"/>
          <w:marBottom w:val="0"/>
          <w:divBdr>
            <w:top w:val="none" w:sz="0" w:space="0" w:color="auto"/>
            <w:left w:val="none" w:sz="0" w:space="0" w:color="auto"/>
            <w:bottom w:val="none" w:sz="0" w:space="0" w:color="auto"/>
            <w:right w:val="none" w:sz="0" w:space="0" w:color="auto"/>
          </w:divBdr>
        </w:div>
        <w:div w:id="770472458">
          <w:marLeft w:val="640"/>
          <w:marRight w:val="0"/>
          <w:marTop w:val="0"/>
          <w:marBottom w:val="0"/>
          <w:divBdr>
            <w:top w:val="none" w:sz="0" w:space="0" w:color="auto"/>
            <w:left w:val="none" w:sz="0" w:space="0" w:color="auto"/>
            <w:bottom w:val="none" w:sz="0" w:space="0" w:color="auto"/>
            <w:right w:val="none" w:sz="0" w:space="0" w:color="auto"/>
          </w:divBdr>
        </w:div>
        <w:div w:id="2004581911">
          <w:marLeft w:val="640"/>
          <w:marRight w:val="0"/>
          <w:marTop w:val="0"/>
          <w:marBottom w:val="0"/>
          <w:divBdr>
            <w:top w:val="none" w:sz="0" w:space="0" w:color="auto"/>
            <w:left w:val="none" w:sz="0" w:space="0" w:color="auto"/>
            <w:bottom w:val="none" w:sz="0" w:space="0" w:color="auto"/>
            <w:right w:val="none" w:sz="0" w:space="0" w:color="auto"/>
          </w:divBdr>
        </w:div>
        <w:div w:id="1886016675">
          <w:marLeft w:val="640"/>
          <w:marRight w:val="0"/>
          <w:marTop w:val="0"/>
          <w:marBottom w:val="0"/>
          <w:divBdr>
            <w:top w:val="none" w:sz="0" w:space="0" w:color="auto"/>
            <w:left w:val="none" w:sz="0" w:space="0" w:color="auto"/>
            <w:bottom w:val="none" w:sz="0" w:space="0" w:color="auto"/>
            <w:right w:val="none" w:sz="0" w:space="0" w:color="auto"/>
          </w:divBdr>
        </w:div>
        <w:div w:id="600727244">
          <w:marLeft w:val="640"/>
          <w:marRight w:val="0"/>
          <w:marTop w:val="0"/>
          <w:marBottom w:val="0"/>
          <w:divBdr>
            <w:top w:val="none" w:sz="0" w:space="0" w:color="auto"/>
            <w:left w:val="none" w:sz="0" w:space="0" w:color="auto"/>
            <w:bottom w:val="none" w:sz="0" w:space="0" w:color="auto"/>
            <w:right w:val="none" w:sz="0" w:space="0" w:color="auto"/>
          </w:divBdr>
        </w:div>
        <w:div w:id="1845318647">
          <w:marLeft w:val="640"/>
          <w:marRight w:val="0"/>
          <w:marTop w:val="0"/>
          <w:marBottom w:val="0"/>
          <w:divBdr>
            <w:top w:val="none" w:sz="0" w:space="0" w:color="auto"/>
            <w:left w:val="none" w:sz="0" w:space="0" w:color="auto"/>
            <w:bottom w:val="none" w:sz="0" w:space="0" w:color="auto"/>
            <w:right w:val="none" w:sz="0" w:space="0" w:color="auto"/>
          </w:divBdr>
        </w:div>
        <w:div w:id="1040285473">
          <w:marLeft w:val="640"/>
          <w:marRight w:val="0"/>
          <w:marTop w:val="0"/>
          <w:marBottom w:val="0"/>
          <w:divBdr>
            <w:top w:val="none" w:sz="0" w:space="0" w:color="auto"/>
            <w:left w:val="none" w:sz="0" w:space="0" w:color="auto"/>
            <w:bottom w:val="none" w:sz="0" w:space="0" w:color="auto"/>
            <w:right w:val="none" w:sz="0" w:space="0" w:color="auto"/>
          </w:divBdr>
        </w:div>
        <w:div w:id="846405098">
          <w:marLeft w:val="640"/>
          <w:marRight w:val="0"/>
          <w:marTop w:val="0"/>
          <w:marBottom w:val="0"/>
          <w:divBdr>
            <w:top w:val="none" w:sz="0" w:space="0" w:color="auto"/>
            <w:left w:val="none" w:sz="0" w:space="0" w:color="auto"/>
            <w:bottom w:val="none" w:sz="0" w:space="0" w:color="auto"/>
            <w:right w:val="none" w:sz="0" w:space="0" w:color="auto"/>
          </w:divBdr>
        </w:div>
      </w:divsChild>
    </w:div>
    <w:div w:id="644088352">
      <w:bodyDiv w:val="1"/>
      <w:marLeft w:val="0"/>
      <w:marRight w:val="0"/>
      <w:marTop w:val="0"/>
      <w:marBottom w:val="0"/>
      <w:divBdr>
        <w:top w:val="none" w:sz="0" w:space="0" w:color="auto"/>
        <w:left w:val="none" w:sz="0" w:space="0" w:color="auto"/>
        <w:bottom w:val="none" w:sz="0" w:space="0" w:color="auto"/>
        <w:right w:val="none" w:sz="0" w:space="0" w:color="auto"/>
      </w:divBdr>
    </w:div>
    <w:div w:id="645091726">
      <w:bodyDiv w:val="1"/>
      <w:marLeft w:val="0"/>
      <w:marRight w:val="0"/>
      <w:marTop w:val="0"/>
      <w:marBottom w:val="0"/>
      <w:divBdr>
        <w:top w:val="none" w:sz="0" w:space="0" w:color="auto"/>
        <w:left w:val="none" w:sz="0" w:space="0" w:color="auto"/>
        <w:bottom w:val="none" w:sz="0" w:space="0" w:color="auto"/>
        <w:right w:val="none" w:sz="0" w:space="0" w:color="auto"/>
      </w:divBdr>
    </w:div>
    <w:div w:id="647438906">
      <w:bodyDiv w:val="1"/>
      <w:marLeft w:val="0"/>
      <w:marRight w:val="0"/>
      <w:marTop w:val="0"/>
      <w:marBottom w:val="0"/>
      <w:divBdr>
        <w:top w:val="none" w:sz="0" w:space="0" w:color="auto"/>
        <w:left w:val="none" w:sz="0" w:space="0" w:color="auto"/>
        <w:bottom w:val="none" w:sz="0" w:space="0" w:color="auto"/>
        <w:right w:val="none" w:sz="0" w:space="0" w:color="auto"/>
      </w:divBdr>
    </w:div>
    <w:div w:id="650334762">
      <w:bodyDiv w:val="1"/>
      <w:marLeft w:val="0"/>
      <w:marRight w:val="0"/>
      <w:marTop w:val="0"/>
      <w:marBottom w:val="0"/>
      <w:divBdr>
        <w:top w:val="none" w:sz="0" w:space="0" w:color="auto"/>
        <w:left w:val="none" w:sz="0" w:space="0" w:color="auto"/>
        <w:bottom w:val="none" w:sz="0" w:space="0" w:color="auto"/>
        <w:right w:val="none" w:sz="0" w:space="0" w:color="auto"/>
      </w:divBdr>
    </w:div>
    <w:div w:id="651447301">
      <w:bodyDiv w:val="1"/>
      <w:marLeft w:val="0"/>
      <w:marRight w:val="0"/>
      <w:marTop w:val="0"/>
      <w:marBottom w:val="0"/>
      <w:divBdr>
        <w:top w:val="none" w:sz="0" w:space="0" w:color="auto"/>
        <w:left w:val="none" w:sz="0" w:space="0" w:color="auto"/>
        <w:bottom w:val="none" w:sz="0" w:space="0" w:color="auto"/>
        <w:right w:val="none" w:sz="0" w:space="0" w:color="auto"/>
      </w:divBdr>
    </w:div>
    <w:div w:id="654843529">
      <w:bodyDiv w:val="1"/>
      <w:marLeft w:val="0"/>
      <w:marRight w:val="0"/>
      <w:marTop w:val="0"/>
      <w:marBottom w:val="0"/>
      <w:divBdr>
        <w:top w:val="none" w:sz="0" w:space="0" w:color="auto"/>
        <w:left w:val="none" w:sz="0" w:space="0" w:color="auto"/>
        <w:bottom w:val="none" w:sz="0" w:space="0" w:color="auto"/>
        <w:right w:val="none" w:sz="0" w:space="0" w:color="auto"/>
      </w:divBdr>
    </w:div>
    <w:div w:id="656423525">
      <w:bodyDiv w:val="1"/>
      <w:marLeft w:val="0"/>
      <w:marRight w:val="0"/>
      <w:marTop w:val="0"/>
      <w:marBottom w:val="0"/>
      <w:divBdr>
        <w:top w:val="none" w:sz="0" w:space="0" w:color="auto"/>
        <w:left w:val="none" w:sz="0" w:space="0" w:color="auto"/>
        <w:bottom w:val="none" w:sz="0" w:space="0" w:color="auto"/>
        <w:right w:val="none" w:sz="0" w:space="0" w:color="auto"/>
      </w:divBdr>
    </w:div>
    <w:div w:id="658266981">
      <w:bodyDiv w:val="1"/>
      <w:marLeft w:val="0"/>
      <w:marRight w:val="0"/>
      <w:marTop w:val="0"/>
      <w:marBottom w:val="0"/>
      <w:divBdr>
        <w:top w:val="none" w:sz="0" w:space="0" w:color="auto"/>
        <w:left w:val="none" w:sz="0" w:space="0" w:color="auto"/>
        <w:bottom w:val="none" w:sz="0" w:space="0" w:color="auto"/>
        <w:right w:val="none" w:sz="0" w:space="0" w:color="auto"/>
      </w:divBdr>
      <w:divsChild>
        <w:div w:id="1649937038">
          <w:marLeft w:val="480"/>
          <w:marRight w:val="0"/>
          <w:marTop w:val="0"/>
          <w:marBottom w:val="0"/>
          <w:divBdr>
            <w:top w:val="none" w:sz="0" w:space="0" w:color="auto"/>
            <w:left w:val="none" w:sz="0" w:space="0" w:color="auto"/>
            <w:bottom w:val="none" w:sz="0" w:space="0" w:color="auto"/>
            <w:right w:val="none" w:sz="0" w:space="0" w:color="auto"/>
          </w:divBdr>
        </w:div>
        <w:div w:id="43261762">
          <w:marLeft w:val="480"/>
          <w:marRight w:val="0"/>
          <w:marTop w:val="0"/>
          <w:marBottom w:val="0"/>
          <w:divBdr>
            <w:top w:val="none" w:sz="0" w:space="0" w:color="auto"/>
            <w:left w:val="none" w:sz="0" w:space="0" w:color="auto"/>
            <w:bottom w:val="none" w:sz="0" w:space="0" w:color="auto"/>
            <w:right w:val="none" w:sz="0" w:space="0" w:color="auto"/>
          </w:divBdr>
        </w:div>
        <w:div w:id="1225336672">
          <w:marLeft w:val="480"/>
          <w:marRight w:val="0"/>
          <w:marTop w:val="0"/>
          <w:marBottom w:val="0"/>
          <w:divBdr>
            <w:top w:val="none" w:sz="0" w:space="0" w:color="auto"/>
            <w:left w:val="none" w:sz="0" w:space="0" w:color="auto"/>
            <w:bottom w:val="none" w:sz="0" w:space="0" w:color="auto"/>
            <w:right w:val="none" w:sz="0" w:space="0" w:color="auto"/>
          </w:divBdr>
        </w:div>
        <w:div w:id="812140744">
          <w:marLeft w:val="480"/>
          <w:marRight w:val="0"/>
          <w:marTop w:val="0"/>
          <w:marBottom w:val="0"/>
          <w:divBdr>
            <w:top w:val="none" w:sz="0" w:space="0" w:color="auto"/>
            <w:left w:val="none" w:sz="0" w:space="0" w:color="auto"/>
            <w:bottom w:val="none" w:sz="0" w:space="0" w:color="auto"/>
            <w:right w:val="none" w:sz="0" w:space="0" w:color="auto"/>
          </w:divBdr>
        </w:div>
        <w:div w:id="1265189477">
          <w:marLeft w:val="480"/>
          <w:marRight w:val="0"/>
          <w:marTop w:val="0"/>
          <w:marBottom w:val="0"/>
          <w:divBdr>
            <w:top w:val="none" w:sz="0" w:space="0" w:color="auto"/>
            <w:left w:val="none" w:sz="0" w:space="0" w:color="auto"/>
            <w:bottom w:val="none" w:sz="0" w:space="0" w:color="auto"/>
            <w:right w:val="none" w:sz="0" w:space="0" w:color="auto"/>
          </w:divBdr>
        </w:div>
        <w:div w:id="773094614">
          <w:marLeft w:val="480"/>
          <w:marRight w:val="0"/>
          <w:marTop w:val="0"/>
          <w:marBottom w:val="0"/>
          <w:divBdr>
            <w:top w:val="none" w:sz="0" w:space="0" w:color="auto"/>
            <w:left w:val="none" w:sz="0" w:space="0" w:color="auto"/>
            <w:bottom w:val="none" w:sz="0" w:space="0" w:color="auto"/>
            <w:right w:val="none" w:sz="0" w:space="0" w:color="auto"/>
          </w:divBdr>
        </w:div>
        <w:div w:id="1015421315">
          <w:marLeft w:val="480"/>
          <w:marRight w:val="0"/>
          <w:marTop w:val="0"/>
          <w:marBottom w:val="0"/>
          <w:divBdr>
            <w:top w:val="none" w:sz="0" w:space="0" w:color="auto"/>
            <w:left w:val="none" w:sz="0" w:space="0" w:color="auto"/>
            <w:bottom w:val="none" w:sz="0" w:space="0" w:color="auto"/>
            <w:right w:val="none" w:sz="0" w:space="0" w:color="auto"/>
          </w:divBdr>
        </w:div>
        <w:div w:id="1416634682">
          <w:marLeft w:val="480"/>
          <w:marRight w:val="0"/>
          <w:marTop w:val="0"/>
          <w:marBottom w:val="0"/>
          <w:divBdr>
            <w:top w:val="none" w:sz="0" w:space="0" w:color="auto"/>
            <w:left w:val="none" w:sz="0" w:space="0" w:color="auto"/>
            <w:bottom w:val="none" w:sz="0" w:space="0" w:color="auto"/>
            <w:right w:val="none" w:sz="0" w:space="0" w:color="auto"/>
          </w:divBdr>
        </w:div>
        <w:div w:id="1122964143">
          <w:marLeft w:val="480"/>
          <w:marRight w:val="0"/>
          <w:marTop w:val="0"/>
          <w:marBottom w:val="0"/>
          <w:divBdr>
            <w:top w:val="none" w:sz="0" w:space="0" w:color="auto"/>
            <w:left w:val="none" w:sz="0" w:space="0" w:color="auto"/>
            <w:bottom w:val="none" w:sz="0" w:space="0" w:color="auto"/>
            <w:right w:val="none" w:sz="0" w:space="0" w:color="auto"/>
          </w:divBdr>
        </w:div>
        <w:div w:id="1554346810">
          <w:marLeft w:val="480"/>
          <w:marRight w:val="0"/>
          <w:marTop w:val="0"/>
          <w:marBottom w:val="0"/>
          <w:divBdr>
            <w:top w:val="none" w:sz="0" w:space="0" w:color="auto"/>
            <w:left w:val="none" w:sz="0" w:space="0" w:color="auto"/>
            <w:bottom w:val="none" w:sz="0" w:space="0" w:color="auto"/>
            <w:right w:val="none" w:sz="0" w:space="0" w:color="auto"/>
          </w:divBdr>
        </w:div>
        <w:div w:id="679504029">
          <w:marLeft w:val="480"/>
          <w:marRight w:val="0"/>
          <w:marTop w:val="0"/>
          <w:marBottom w:val="0"/>
          <w:divBdr>
            <w:top w:val="none" w:sz="0" w:space="0" w:color="auto"/>
            <w:left w:val="none" w:sz="0" w:space="0" w:color="auto"/>
            <w:bottom w:val="none" w:sz="0" w:space="0" w:color="auto"/>
            <w:right w:val="none" w:sz="0" w:space="0" w:color="auto"/>
          </w:divBdr>
        </w:div>
        <w:div w:id="1829901493">
          <w:marLeft w:val="480"/>
          <w:marRight w:val="0"/>
          <w:marTop w:val="0"/>
          <w:marBottom w:val="0"/>
          <w:divBdr>
            <w:top w:val="none" w:sz="0" w:space="0" w:color="auto"/>
            <w:left w:val="none" w:sz="0" w:space="0" w:color="auto"/>
            <w:bottom w:val="none" w:sz="0" w:space="0" w:color="auto"/>
            <w:right w:val="none" w:sz="0" w:space="0" w:color="auto"/>
          </w:divBdr>
        </w:div>
        <w:div w:id="1807310401">
          <w:marLeft w:val="480"/>
          <w:marRight w:val="0"/>
          <w:marTop w:val="0"/>
          <w:marBottom w:val="0"/>
          <w:divBdr>
            <w:top w:val="none" w:sz="0" w:space="0" w:color="auto"/>
            <w:left w:val="none" w:sz="0" w:space="0" w:color="auto"/>
            <w:bottom w:val="none" w:sz="0" w:space="0" w:color="auto"/>
            <w:right w:val="none" w:sz="0" w:space="0" w:color="auto"/>
          </w:divBdr>
        </w:div>
        <w:div w:id="244998501">
          <w:marLeft w:val="480"/>
          <w:marRight w:val="0"/>
          <w:marTop w:val="0"/>
          <w:marBottom w:val="0"/>
          <w:divBdr>
            <w:top w:val="none" w:sz="0" w:space="0" w:color="auto"/>
            <w:left w:val="none" w:sz="0" w:space="0" w:color="auto"/>
            <w:bottom w:val="none" w:sz="0" w:space="0" w:color="auto"/>
            <w:right w:val="none" w:sz="0" w:space="0" w:color="auto"/>
          </w:divBdr>
        </w:div>
        <w:div w:id="88282178">
          <w:marLeft w:val="480"/>
          <w:marRight w:val="0"/>
          <w:marTop w:val="0"/>
          <w:marBottom w:val="0"/>
          <w:divBdr>
            <w:top w:val="none" w:sz="0" w:space="0" w:color="auto"/>
            <w:left w:val="none" w:sz="0" w:space="0" w:color="auto"/>
            <w:bottom w:val="none" w:sz="0" w:space="0" w:color="auto"/>
            <w:right w:val="none" w:sz="0" w:space="0" w:color="auto"/>
          </w:divBdr>
        </w:div>
        <w:div w:id="1068963755">
          <w:marLeft w:val="480"/>
          <w:marRight w:val="0"/>
          <w:marTop w:val="0"/>
          <w:marBottom w:val="0"/>
          <w:divBdr>
            <w:top w:val="none" w:sz="0" w:space="0" w:color="auto"/>
            <w:left w:val="none" w:sz="0" w:space="0" w:color="auto"/>
            <w:bottom w:val="none" w:sz="0" w:space="0" w:color="auto"/>
            <w:right w:val="none" w:sz="0" w:space="0" w:color="auto"/>
          </w:divBdr>
        </w:div>
        <w:div w:id="195774209">
          <w:marLeft w:val="480"/>
          <w:marRight w:val="0"/>
          <w:marTop w:val="0"/>
          <w:marBottom w:val="0"/>
          <w:divBdr>
            <w:top w:val="none" w:sz="0" w:space="0" w:color="auto"/>
            <w:left w:val="none" w:sz="0" w:space="0" w:color="auto"/>
            <w:bottom w:val="none" w:sz="0" w:space="0" w:color="auto"/>
            <w:right w:val="none" w:sz="0" w:space="0" w:color="auto"/>
          </w:divBdr>
        </w:div>
        <w:div w:id="521629002">
          <w:marLeft w:val="480"/>
          <w:marRight w:val="0"/>
          <w:marTop w:val="0"/>
          <w:marBottom w:val="0"/>
          <w:divBdr>
            <w:top w:val="none" w:sz="0" w:space="0" w:color="auto"/>
            <w:left w:val="none" w:sz="0" w:space="0" w:color="auto"/>
            <w:bottom w:val="none" w:sz="0" w:space="0" w:color="auto"/>
            <w:right w:val="none" w:sz="0" w:space="0" w:color="auto"/>
          </w:divBdr>
        </w:div>
        <w:div w:id="1469326202">
          <w:marLeft w:val="480"/>
          <w:marRight w:val="0"/>
          <w:marTop w:val="0"/>
          <w:marBottom w:val="0"/>
          <w:divBdr>
            <w:top w:val="none" w:sz="0" w:space="0" w:color="auto"/>
            <w:left w:val="none" w:sz="0" w:space="0" w:color="auto"/>
            <w:bottom w:val="none" w:sz="0" w:space="0" w:color="auto"/>
            <w:right w:val="none" w:sz="0" w:space="0" w:color="auto"/>
          </w:divBdr>
        </w:div>
        <w:div w:id="89931659">
          <w:marLeft w:val="480"/>
          <w:marRight w:val="0"/>
          <w:marTop w:val="0"/>
          <w:marBottom w:val="0"/>
          <w:divBdr>
            <w:top w:val="none" w:sz="0" w:space="0" w:color="auto"/>
            <w:left w:val="none" w:sz="0" w:space="0" w:color="auto"/>
            <w:bottom w:val="none" w:sz="0" w:space="0" w:color="auto"/>
            <w:right w:val="none" w:sz="0" w:space="0" w:color="auto"/>
          </w:divBdr>
        </w:div>
        <w:div w:id="1490167489">
          <w:marLeft w:val="480"/>
          <w:marRight w:val="0"/>
          <w:marTop w:val="0"/>
          <w:marBottom w:val="0"/>
          <w:divBdr>
            <w:top w:val="none" w:sz="0" w:space="0" w:color="auto"/>
            <w:left w:val="none" w:sz="0" w:space="0" w:color="auto"/>
            <w:bottom w:val="none" w:sz="0" w:space="0" w:color="auto"/>
            <w:right w:val="none" w:sz="0" w:space="0" w:color="auto"/>
          </w:divBdr>
        </w:div>
        <w:div w:id="1464810490">
          <w:marLeft w:val="480"/>
          <w:marRight w:val="0"/>
          <w:marTop w:val="0"/>
          <w:marBottom w:val="0"/>
          <w:divBdr>
            <w:top w:val="none" w:sz="0" w:space="0" w:color="auto"/>
            <w:left w:val="none" w:sz="0" w:space="0" w:color="auto"/>
            <w:bottom w:val="none" w:sz="0" w:space="0" w:color="auto"/>
            <w:right w:val="none" w:sz="0" w:space="0" w:color="auto"/>
          </w:divBdr>
        </w:div>
        <w:div w:id="202326787">
          <w:marLeft w:val="480"/>
          <w:marRight w:val="0"/>
          <w:marTop w:val="0"/>
          <w:marBottom w:val="0"/>
          <w:divBdr>
            <w:top w:val="none" w:sz="0" w:space="0" w:color="auto"/>
            <w:left w:val="none" w:sz="0" w:space="0" w:color="auto"/>
            <w:bottom w:val="none" w:sz="0" w:space="0" w:color="auto"/>
            <w:right w:val="none" w:sz="0" w:space="0" w:color="auto"/>
          </w:divBdr>
        </w:div>
        <w:div w:id="1648128356">
          <w:marLeft w:val="480"/>
          <w:marRight w:val="0"/>
          <w:marTop w:val="0"/>
          <w:marBottom w:val="0"/>
          <w:divBdr>
            <w:top w:val="none" w:sz="0" w:space="0" w:color="auto"/>
            <w:left w:val="none" w:sz="0" w:space="0" w:color="auto"/>
            <w:bottom w:val="none" w:sz="0" w:space="0" w:color="auto"/>
            <w:right w:val="none" w:sz="0" w:space="0" w:color="auto"/>
          </w:divBdr>
        </w:div>
        <w:div w:id="1134448941">
          <w:marLeft w:val="480"/>
          <w:marRight w:val="0"/>
          <w:marTop w:val="0"/>
          <w:marBottom w:val="0"/>
          <w:divBdr>
            <w:top w:val="none" w:sz="0" w:space="0" w:color="auto"/>
            <w:left w:val="none" w:sz="0" w:space="0" w:color="auto"/>
            <w:bottom w:val="none" w:sz="0" w:space="0" w:color="auto"/>
            <w:right w:val="none" w:sz="0" w:space="0" w:color="auto"/>
          </w:divBdr>
        </w:div>
        <w:div w:id="1320497205">
          <w:marLeft w:val="480"/>
          <w:marRight w:val="0"/>
          <w:marTop w:val="0"/>
          <w:marBottom w:val="0"/>
          <w:divBdr>
            <w:top w:val="none" w:sz="0" w:space="0" w:color="auto"/>
            <w:left w:val="none" w:sz="0" w:space="0" w:color="auto"/>
            <w:bottom w:val="none" w:sz="0" w:space="0" w:color="auto"/>
            <w:right w:val="none" w:sz="0" w:space="0" w:color="auto"/>
          </w:divBdr>
        </w:div>
        <w:div w:id="23600007">
          <w:marLeft w:val="480"/>
          <w:marRight w:val="0"/>
          <w:marTop w:val="0"/>
          <w:marBottom w:val="0"/>
          <w:divBdr>
            <w:top w:val="none" w:sz="0" w:space="0" w:color="auto"/>
            <w:left w:val="none" w:sz="0" w:space="0" w:color="auto"/>
            <w:bottom w:val="none" w:sz="0" w:space="0" w:color="auto"/>
            <w:right w:val="none" w:sz="0" w:space="0" w:color="auto"/>
          </w:divBdr>
        </w:div>
        <w:div w:id="443308335">
          <w:marLeft w:val="480"/>
          <w:marRight w:val="0"/>
          <w:marTop w:val="0"/>
          <w:marBottom w:val="0"/>
          <w:divBdr>
            <w:top w:val="none" w:sz="0" w:space="0" w:color="auto"/>
            <w:left w:val="none" w:sz="0" w:space="0" w:color="auto"/>
            <w:bottom w:val="none" w:sz="0" w:space="0" w:color="auto"/>
            <w:right w:val="none" w:sz="0" w:space="0" w:color="auto"/>
          </w:divBdr>
        </w:div>
        <w:div w:id="176778704">
          <w:marLeft w:val="480"/>
          <w:marRight w:val="0"/>
          <w:marTop w:val="0"/>
          <w:marBottom w:val="0"/>
          <w:divBdr>
            <w:top w:val="none" w:sz="0" w:space="0" w:color="auto"/>
            <w:left w:val="none" w:sz="0" w:space="0" w:color="auto"/>
            <w:bottom w:val="none" w:sz="0" w:space="0" w:color="auto"/>
            <w:right w:val="none" w:sz="0" w:space="0" w:color="auto"/>
          </w:divBdr>
        </w:div>
        <w:div w:id="1703439323">
          <w:marLeft w:val="480"/>
          <w:marRight w:val="0"/>
          <w:marTop w:val="0"/>
          <w:marBottom w:val="0"/>
          <w:divBdr>
            <w:top w:val="none" w:sz="0" w:space="0" w:color="auto"/>
            <w:left w:val="none" w:sz="0" w:space="0" w:color="auto"/>
            <w:bottom w:val="none" w:sz="0" w:space="0" w:color="auto"/>
            <w:right w:val="none" w:sz="0" w:space="0" w:color="auto"/>
          </w:divBdr>
        </w:div>
        <w:div w:id="1218859332">
          <w:marLeft w:val="480"/>
          <w:marRight w:val="0"/>
          <w:marTop w:val="0"/>
          <w:marBottom w:val="0"/>
          <w:divBdr>
            <w:top w:val="none" w:sz="0" w:space="0" w:color="auto"/>
            <w:left w:val="none" w:sz="0" w:space="0" w:color="auto"/>
            <w:bottom w:val="none" w:sz="0" w:space="0" w:color="auto"/>
            <w:right w:val="none" w:sz="0" w:space="0" w:color="auto"/>
          </w:divBdr>
        </w:div>
        <w:div w:id="937565089">
          <w:marLeft w:val="480"/>
          <w:marRight w:val="0"/>
          <w:marTop w:val="0"/>
          <w:marBottom w:val="0"/>
          <w:divBdr>
            <w:top w:val="none" w:sz="0" w:space="0" w:color="auto"/>
            <w:left w:val="none" w:sz="0" w:space="0" w:color="auto"/>
            <w:bottom w:val="none" w:sz="0" w:space="0" w:color="auto"/>
            <w:right w:val="none" w:sz="0" w:space="0" w:color="auto"/>
          </w:divBdr>
        </w:div>
        <w:div w:id="1911577373">
          <w:marLeft w:val="480"/>
          <w:marRight w:val="0"/>
          <w:marTop w:val="0"/>
          <w:marBottom w:val="0"/>
          <w:divBdr>
            <w:top w:val="none" w:sz="0" w:space="0" w:color="auto"/>
            <w:left w:val="none" w:sz="0" w:space="0" w:color="auto"/>
            <w:bottom w:val="none" w:sz="0" w:space="0" w:color="auto"/>
            <w:right w:val="none" w:sz="0" w:space="0" w:color="auto"/>
          </w:divBdr>
        </w:div>
        <w:div w:id="437531309">
          <w:marLeft w:val="480"/>
          <w:marRight w:val="0"/>
          <w:marTop w:val="0"/>
          <w:marBottom w:val="0"/>
          <w:divBdr>
            <w:top w:val="none" w:sz="0" w:space="0" w:color="auto"/>
            <w:left w:val="none" w:sz="0" w:space="0" w:color="auto"/>
            <w:bottom w:val="none" w:sz="0" w:space="0" w:color="auto"/>
            <w:right w:val="none" w:sz="0" w:space="0" w:color="auto"/>
          </w:divBdr>
        </w:div>
        <w:div w:id="677074225">
          <w:marLeft w:val="480"/>
          <w:marRight w:val="0"/>
          <w:marTop w:val="0"/>
          <w:marBottom w:val="0"/>
          <w:divBdr>
            <w:top w:val="none" w:sz="0" w:space="0" w:color="auto"/>
            <w:left w:val="none" w:sz="0" w:space="0" w:color="auto"/>
            <w:bottom w:val="none" w:sz="0" w:space="0" w:color="auto"/>
            <w:right w:val="none" w:sz="0" w:space="0" w:color="auto"/>
          </w:divBdr>
        </w:div>
        <w:div w:id="1593932495">
          <w:marLeft w:val="480"/>
          <w:marRight w:val="0"/>
          <w:marTop w:val="0"/>
          <w:marBottom w:val="0"/>
          <w:divBdr>
            <w:top w:val="none" w:sz="0" w:space="0" w:color="auto"/>
            <w:left w:val="none" w:sz="0" w:space="0" w:color="auto"/>
            <w:bottom w:val="none" w:sz="0" w:space="0" w:color="auto"/>
            <w:right w:val="none" w:sz="0" w:space="0" w:color="auto"/>
          </w:divBdr>
        </w:div>
        <w:div w:id="379982071">
          <w:marLeft w:val="480"/>
          <w:marRight w:val="0"/>
          <w:marTop w:val="0"/>
          <w:marBottom w:val="0"/>
          <w:divBdr>
            <w:top w:val="none" w:sz="0" w:space="0" w:color="auto"/>
            <w:left w:val="none" w:sz="0" w:space="0" w:color="auto"/>
            <w:bottom w:val="none" w:sz="0" w:space="0" w:color="auto"/>
            <w:right w:val="none" w:sz="0" w:space="0" w:color="auto"/>
          </w:divBdr>
        </w:div>
        <w:div w:id="1843471579">
          <w:marLeft w:val="480"/>
          <w:marRight w:val="0"/>
          <w:marTop w:val="0"/>
          <w:marBottom w:val="0"/>
          <w:divBdr>
            <w:top w:val="none" w:sz="0" w:space="0" w:color="auto"/>
            <w:left w:val="none" w:sz="0" w:space="0" w:color="auto"/>
            <w:bottom w:val="none" w:sz="0" w:space="0" w:color="auto"/>
            <w:right w:val="none" w:sz="0" w:space="0" w:color="auto"/>
          </w:divBdr>
        </w:div>
        <w:div w:id="90861171">
          <w:marLeft w:val="480"/>
          <w:marRight w:val="0"/>
          <w:marTop w:val="0"/>
          <w:marBottom w:val="0"/>
          <w:divBdr>
            <w:top w:val="none" w:sz="0" w:space="0" w:color="auto"/>
            <w:left w:val="none" w:sz="0" w:space="0" w:color="auto"/>
            <w:bottom w:val="none" w:sz="0" w:space="0" w:color="auto"/>
            <w:right w:val="none" w:sz="0" w:space="0" w:color="auto"/>
          </w:divBdr>
        </w:div>
        <w:div w:id="1420130815">
          <w:marLeft w:val="480"/>
          <w:marRight w:val="0"/>
          <w:marTop w:val="0"/>
          <w:marBottom w:val="0"/>
          <w:divBdr>
            <w:top w:val="none" w:sz="0" w:space="0" w:color="auto"/>
            <w:left w:val="none" w:sz="0" w:space="0" w:color="auto"/>
            <w:bottom w:val="none" w:sz="0" w:space="0" w:color="auto"/>
            <w:right w:val="none" w:sz="0" w:space="0" w:color="auto"/>
          </w:divBdr>
        </w:div>
        <w:div w:id="1289966702">
          <w:marLeft w:val="480"/>
          <w:marRight w:val="0"/>
          <w:marTop w:val="0"/>
          <w:marBottom w:val="0"/>
          <w:divBdr>
            <w:top w:val="none" w:sz="0" w:space="0" w:color="auto"/>
            <w:left w:val="none" w:sz="0" w:space="0" w:color="auto"/>
            <w:bottom w:val="none" w:sz="0" w:space="0" w:color="auto"/>
            <w:right w:val="none" w:sz="0" w:space="0" w:color="auto"/>
          </w:divBdr>
        </w:div>
        <w:div w:id="589852959">
          <w:marLeft w:val="480"/>
          <w:marRight w:val="0"/>
          <w:marTop w:val="0"/>
          <w:marBottom w:val="0"/>
          <w:divBdr>
            <w:top w:val="none" w:sz="0" w:space="0" w:color="auto"/>
            <w:left w:val="none" w:sz="0" w:space="0" w:color="auto"/>
            <w:bottom w:val="none" w:sz="0" w:space="0" w:color="auto"/>
            <w:right w:val="none" w:sz="0" w:space="0" w:color="auto"/>
          </w:divBdr>
        </w:div>
        <w:div w:id="1344472171">
          <w:marLeft w:val="480"/>
          <w:marRight w:val="0"/>
          <w:marTop w:val="0"/>
          <w:marBottom w:val="0"/>
          <w:divBdr>
            <w:top w:val="none" w:sz="0" w:space="0" w:color="auto"/>
            <w:left w:val="none" w:sz="0" w:space="0" w:color="auto"/>
            <w:bottom w:val="none" w:sz="0" w:space="0" w:color="auto"/>
            <w:right w:val="none" w:sz="0" w:space="0" w:color="auto"/>
          </w:divBdr>
        </w:div>
        <w:div w:id="333191628">
          <w:marLeft w:val="480"/>
          <w:marRight w:val="0"/>
          <w:marTop w:val="0"/>
          <w:marBottom w:val="0"/>
          <w:divBdr>
            <w:top w:val="none" w:sz="0" w:space="0" w:color="auto"/>
            <w:left w:val="none" w:sz="0" w:space="0" w:color="auto"/>
            <w:bottom w:val="none" w:sz="0" w:space="0" w:color="auto"/>
            <w:right w:val="none" w:sz="0" w:space="0" w:color="auto"/>
          </w:divBdr>
        </w:div>
        <w:div w:id="685988351">
          <w:marLeft w:val="480"/>
          <w:marRight w:val="0"/>
          <w:marTop w:val="0"/>
          <w:marBottom w:val="0"/>
          <w:divBdr>
            <w:top w:val="none" w:sz="0" w:space="0" w:color="auto"/>
            <w:left w:val="none" w:sz="0" w:space="0" w:color="auto"/>
            <w:bottom w:val="none" w:sz="0" w:space="0" w:color="auto"/>
            <w:right w:val="none" w:sz="0" w:space="0" w:color="auto"/>
          </w:divBdr>
        </w:div>
        <w:div w:id="910579715">
          <w:marLeft w:val="480"/>
          <w:marRight w:val="0"/>
          <w:marTop w:val="0"/>
          <w:marBottom w:val="0"/>
          <w:divBdr>
            <w:top w:val="none" w:sz="0" w:space="0" w:color="auto"/>
            <w:left w:val="none" w:sz="0" w:space="0" w:color="auto"/>
            <w:bottom w:val="none" w:sz="0" w:space="0" w:color="auto"/>
            <w:right w:val="none" w:sz="0" w:space="0" w:color="auto"/>
          </w:divBdr>
        </w:div>
        <w:div w:id="108162563">
          <w:marLeft w:val="480"/>
          <w:marRight w:val="0"/>
          <w:marTop w:val="0"/>
          <w:marBottom w:val="0"/>
          <w:divBdr>
            <w:top w:val="none" w:sz="0" w:space="0" w:color="auto"/>
            <w:left w:val="none" w:sz="0" w:space="0" w:color="auto"/>
            <w:bottom w:val="none" w:sz="0" w:space="0" w:color="auto"/>
            <w:right w:val="none" w:sz="0" w:space="0" w:color="auto"/>
          </w:divBdr>
        </w:div>
        <w:div w:id="494685365">
          <w:marLeft w:val="480"/>
          <w:marRight w:val="0"/>
          <w:marTop w:val="0"/>
          <w:marBottom w:val="0"/>
          <w:divBdr>
            <w:top w:val="none" w:sz="0" w:space="0" w:color="auto"/>
            <w:left w:val="none" w:sz="0" w:space="0" w:color="auto"/>
            <w:bottom w:val="none" w:sz="0" w:space="0" w:color="auto"/>
            <w:right w:val="none" w:sz="0" w:space="0" w:color="auto"/>
          </w:divBdr>
        </w:div>
        <w:div w:id="1841501812">
          <w:marLeft w:val="480"/>
          <w:marRight w:val="0"/>
          <w:marTop w:val="0"/>
          <w:marBottom w:val="0"/>
          <w:divBdr>
            <w:top w:val="none" w:sz="0" w:space="0" w:color="auto"/>
            <w:left w:val="none" w:sz="0" w:space="0" w:color="auto"/>
            <w:bottom w:val="none" w:sz="0" w:space="0" w:color="auto"/>
            <w:right w:val="none" w:sz="0" w:space="0" w:color="auto"/>
          </w:divBdr>
        </w:div>
        <w:div w:id="1869487094">
          <w:marLeft w:val="480"/>
          <w:marRight w:val="0"/>
          <w:marTop w:val="0"/>
          <w:marBottom w:val="0"/>
          <w:divBdr>
            <w:top w:val="none" w:sz="0" w:space="0" w:color="auto"/>
            <w:left w:val="none" w:sz="0" w:space="0" w:color="auto"/>
            <w:bottom w:val="none" w:sz="0" w:space="0" w:color="auto"/>
            <w:right w:val="none" w:sz="0" w:space="0" w:color="auto"/>
          </w:divBdr>
        </w:div>
        <w:div w:id="932741044">
          <w:marLeft w:val="480"/>
          <w:marRight w:val="0"/>
          <w:marTop w:val="0"/>
          <w:marBottom w:val="0"/>
          <w:divBdr>
            <w:top w:val="none" w:sz="0" w:space="0" w:color="auto"/>
            <w:left w:val="none" w:sz="0" w:space="0" w:color="auto"/>
            <w:bottom w:val="none" w:sz="0" w:space="0" w:color="auto"/>
            <w:right w:val="none" w:sz="0" w:space="0" w:color="auto"/>
          </w:divBdr>
        </w:div>
        <w:div w:id="975640356">
          <w:marLeft w:val="480"/>
          <w:marRight w:val="0"/>
          <w:marTop w:val="0"/>
          <w:marBottom w:val="0"/>
          <w:divBdr>
            <w:top w:val="none" w:sz="0" w:space="0" w:color="auto"/>
            <w:left w:val="none" w:sz="0" w:space="0" w:color="auto"/>
            <w:bottom w:val="none" w:sz="0" w:space="0" w:color="auto"/>
            <w:right w:val="none" w:sz="0" w:space="0" w:color="auto"/>
          </w:divBdr>
        </w:div>
        <w:div w:id="1346134493">
          <w:marLeft w:val="480"/>
          <w:marRight w:val="0"/>
          <w:marTop w:val="0"/>
          <w:marBottom w:val="0"/>
          <w:divBdr>
            <w:top w:val="none" w:sz="0" w:space="0" w:color="auto"/>
            <w:left w:val="none" w:sz="0" w:space="0" w:color="auto"/>
            <w:bottom w:val="none" w:sz="0" w:space="0" w:color="auto"/>
            <w:right w:val="none" w:sz="0" w:space="0" w:color="auto"/>
          </w:divBdr>
        </w:div>
        <w:div w:id="303510441">
          <w:marLeft w:val="480"/>
          <w:marRight w:val="0"/>
          <w:marTop w:val="0"/>
          <w:marBottom w:val="0"/>
          <w:divBdr>
            <w:top w:val="none" w:sz="0" w:space="0" w:color="auto"/>
            <w:left w:val="none" w:sz="0" w:space="0" w:color="auto"/>
            <w:bottom w:val="none" w:sz="0" w:space="0" w:color="auto"/>
            <w:right w:val="none" w:sz="0" w:space="0" w:color="auto"/>
          </w:divBdr>
        </w:div>
        <w:div w:id="1822311219">
          <w:marLeft w:val="480"/>
          <w:marRight w:val="0"/>
          <w:marTop w:val="0"/>
          <w:marBottom w:val="0"/>
          <w:divBdr>
            <w:top w:val="none" w:sz="0" w:space="0" w:color="auto"/>
            <w:left w:val="none" w:sz="0" w:space="0" w:color="auto"/>
            <w:bottom w:val="none" w:sz="0" w:space="0" w:color="auto"/>
            <w:right w:val="none" w:sz="0" w:space="0" w:color="auto"/>
          </w:divBdr>
        </w:div>
        <w:div w:id="323513774">
          <w:marLeft w:val="480"/>
          <w:marRight w:val="0"/>
          <w:marTop w:val="0"/>
          <w:marBottom w:val="0"/>
          <w:divBdr>
            <w:top w:val="none" w:sz="0" w:space="0" w:color="auto"/>
            <w:left w:val="none" w:sz="0" w:space="0" w:color="auto"/>
            <w:bottom w:val="none" w:sz="0" w:space="0" w:color="auto"/>
            <w:right w:val="none" w:sz="0" w:space="0" w:color="auto"/>
          </w:divBdr>
        </w:div>
        <w:div w:id="1740521767">
          <w:marLeft w:val="480"/>
          <w:marRight w:val="0"/>
          <w:marTop w:val="0"/>
          <w:marBottom w:val="0"/>
          <w:divBdr>
            <w:top w:val="none" w:sz="0" w:space="0" w:color="auto"/>
            <w:left w:val="none" w:sz="0" w:space="0" w:color="auto"/>
            <w:bottom w:val="none" w:sz="0" w:space="0" w:color="auto"/>
            <w:right w:val="none" w:sz="0" w:space="0" w:color="auto"/>
          </w:divBdr>
        </w:div>
        <w:div w:id="104273270">
          <w:marLeft w:val="480"/>
          <w:marRight w:val="0"/>
          <w:marTop w:val="0"/>
          <w:marBottom w:val="0"/>
          <w:divBdr>
            <w:top w:val="none" w:sz="0" w:space="0" w:color="auto"/>
            <w:left w:val="none" w:sz="0" w:space="0" w:color="auto"/>
            <w:bottom w:val="none" w:sz="0" w:space="0" w:color="auto"/>
            <w:right w:val="none" w:sz="0" w:space="0" w:color="auto"/>
          </w:divBdr>
        </w:div>
        <w:div w:id="1866213609">
          <w:marLeft w:val="480"/>
          <w:marRight w:val="0"/>
          <w:marTop w:val="0"/>
          <w:marBottom w:val="0"/>
          <w:divBdr>
            <w:top w:val="none" w:sz="0" w:space="0" w:color="auto"/>
            <w:left w:val="none" w:sz="0" w:space="0" w:color="auto"/>
            <w:bottom w:val="none" w:sz="0" w:space="0" w:color="auto"/>
            <w:right w:val="none" w:sz="0" w:space="0" w:color="auto"/>
          </w:divBdr>
        </w:div>
        <w:div w:id="400762488">
          <w:marLeft w:val="480"/>
          <w:marRight w:val="0"/>
          <w:marTop w:val="0"/>
          <w:marBottom w:val="0"/>
          <w:divBdr>
            <w:top w:val="none" w:sz="0" w:space="0" w:color="auto"/>
            <w:left w:val="none" w:sz="0" w:space="0" w:color="auto"/>
            <w:bottom w:val="none" w:sz="0" w:space="0" w:color="auto"/>
            <w:right w:val="none" w:sz="0" w:space="0" w:color="auto"/>
          </w:divBdr>
        </w:div>
        <w:div w:id="1536382894">
          <w:marLeft w:val="480"/>
          <w:marRight w:val="0"/>
          <w:marTop w:val="0"/>
          <w:marBottom w:val="0"/>
          <w:divBdr>
            <w:top w:val="none" w:sz="0" w:space="0" w:color="auto"/>
            <w:left w:val="none" w:sz="0" w:space="0" w:color="auto"/>
            <w:bottom w:val="none" w:sz="0" w:space="0" w:color="auto"/>
            <w:right w:val="none" w:sz="0" w:space="0" w:color="auto"/>
          </w:divBdr>
        </w:div>
        <w:div w:id="1650017702">
          <w:marLeft w:val="480"/>
          <w:marRight w:val="0"/>
          <w:marTop w:val="0"/>
          <w:marBottom w:val="0"/>
          <w:divBdr>
            <w:top w:val="none" w:sz="0" w:space="0" w:color="auto"/>
            <w:left w:val="none" w:sz="0" w:space="0" w:color="auto"/>
            <w:bottom w:val="none" w:sz="0" w:space="0" w:color="auto"/>
            <w:right w:val="none" w:sz="0" w:space="0" w:color="auto"/>
          </w:divBdr>
        </w:div>
        <w:div w:id="464390855">
          <w:marLeft w:val="480"/>
          <w:marRight w:val="0"/>
          <w:marTop w:val="0"/>
          <w:marBottom w:val="0"/>
          <w:divBdr>
            <w:top w:val="none" w:sz="0" w:space="0" w:color="auto"/>
            <w:left w:val="none" w:sz="0" w:space="0" w:color="auto"/>
            <w:bottom w:val="none" w:sz="0" w:space="0" w:color="auto"/>
            <w:right w:val="none" w:sz="0" w:space="0" w:color="auto"/>
          </w:divBdr>
        </w:div>
        <w:div w:id="2034920307">
          <w:marLeft w:val="480"/>
          <w:marRight w:val="0"/>
          <w:marTop w:val="0"/>
          <w:marBottom w:val="0"/>
          <w:divBdr>
            <w:top w:val="none" w:sz="0" w:space="0" w:color="auto"/>
            <w:left w:val="none" w:sz="0" w:space="0" w:color="auto"/>
            <w:bottom w:val="none" w:sz="0" w:space="0" w:color="auto"/>
            <w:right w:val="none" w:sz="0" w:space="0" w:color="auto"/>
          </w:divBdr>
        </w:div>
        <w:div w:id="1385565942">
          <w:marLeft w:val="480"/>
          <w:marRight w:val="0"/>
          <w:marTop w:val="0"/>
          <w:marBottom w:val="0"/>
          <w:divBdr>
            <w:top w:val="none" w:sz="0" w:space="0" w:color="auto"/>
            <w:left w:val="none" w:sz="0" w:space="0" w:color="auto"/>
            <w:bottom w:val="none" w:sz="0" w:space="0" w:color="auto"/>
            <w:right w:val="none" w:sz="0" w:space="0" w:color="auto"/>
          </w:divBdr>
        </w:div>
        <w:div w:id="50276661">
          <w:marLeft w:val="480"/>
          <w:marRight w:val="0"/>
          <w:marTop w:val="0"/>
          <w:marBottom w:val="0"/>
          <w:divBdr>
            <w:top w:val="none" w:sz="0" w:space="0" w:color="auto"/>
            <w:left w:val="none" w:sz="0" w:space="0" w:color="auto"/>
            <w:bottom w:val="none" w:sz="0" w:space="0" w:color="auto"/>
            <w:right w:val="none" w:sz="0" w:space="0" w:color="auto"/>
          </w:divBdr>
        </w:div>
        <w:div w:id="2042508461">
          <w:marLeft w:val="480"/>
          <w:marRight w:val="0"/>
          <w:marTop w:val="0"/>
          <w:marBottom w:val="0"/>
          <w:divBdr>
            <w:top w:val="none" w:sz="0" w:space="0" w:color="auto"/>
            <w:left w:val="none" w:sz="0" w:space="0" w:color="auto"/>
            <w:bottom w:val="none" w:sz="0" w:space="0" w:color="auto"/>
            <w:right w:val="none" w:sz="0" w:space="0" w:color="auto"/>
          </w:divBdr>
        </w:div>
        <w:div w:id="1466661964">
          <w:marLeft w:val="480"/>
          <w:marRight w:val="0"/>
          <w:marTop w:val="0"/>
          <w:marBottom w:val="0"/>
          <w:divBdr>
            <w:top w:val="none" w:sz="0" w:space="0" w:color="auto"/>
            <w:left w:val="none" w:sz="0" w:space="0" w:color="auto"/>
            <w:bottom w:val="none" w:sz="0" w:space="0" w:color="auto"/>
            <w:right w:val="none" w:sz="0" w:space="0" w:color="auto"/>
          </w:divBdr>
        </w:div>
      </w:divsChild>
    </w:div>
    <w:div w:id="659579906">
      <w:bodyDiv w:val="1"/>
      <w:marLeft w:val="0"/>
      <w:marRight w:val="0"/>
      <w:marTop w:val="0"/>
      <w:marBottom w:val="0"/>
      <w:divBdr>
        <w:top w:val="none" w:sz="0" w:space="0" w:color="auto"/>
        <w:left w:val="none" w:sz="0" w:space="0" w:color="auto"/>
        <w:bottom w:val="none" w:sz="0" w:space="0" w:color="auto"/>
        <w:right w:val="none" w:sz="0" w:space="0" w:color="auto"/>
      </w:divBdr>
    </w:div>
    <w:div w:id="663511003">
      <w:bodyDiv w:val="1"/>
      <w:marLeft w:val="0"/>
      <w:marRight w:val="0"/>
      <w:marTop w:val="0"/>
      <w:marBottom w:val="0"/>
      <w:divBdr>
        <w:top w:val="none" w:sz="0" w:space="0" w:color="auto"/>
        <w:left w:val="none" w:sz="0" w:space="0" w:color="auto"/>
        <w:bottom w:val="none" w:sz="0" w:space="0" w:color="auto"/>
        <w:right w:val="none" w:sz="0" w:space="0" w:color="auto"/>
      </w:divBdr>
    </w:div>
    <w:div w:id="663781236">
      <w:bodyDiv w:val="1"/>
      <w:marLeft w:val="0"/>
      <w:marRight w:val="0"/>
      <w:marTop w:val="0"/>
      <w:marBottom w:val="0"/>
      <w:divBdr>
        <w:top w:val="none" w:sz="0" w:space="0" w:color="auto"/>
        <w:left w:val="none" w:sz="0" w:space="0" w:color="auto"/>
        <w:bottom w:val="none" w:sz="0" w:space="0" w:color="auto"/>
        <w:right w:val="none" w:sz="0" w:space="0" w:color="auto"/>
      </w:divBdr>
    </w:div>
    <w:div w:id="668630442">
      <w:bodyDiv w:val="1"/>
      <w:marLeft w:val="0"/>
      <w:marRight w:val="0"/>
      <w:marTop w:val="0"/>
      <w:marBottom w:val="0"/>
      <w:divBdr>
        <w:top w:val="none" w:sz="0" w:space="0" w:color="auto"/>
        <w:left w:val="none" w:sz="0" w:space="0" w:color="auto"/>
        <w:bottom w:val="none" w:sz="0" w:space="0" w:color="auto"/>
        <w:right w:val="none" w:sz="0" w:space="0" w:color="auto"/>
      </w:divBdr>
    </w:div>
    <w:div w:id="671756950">
      <w:bodyDiv w:val="1"/>
      <w:marLeft w:val="0"/>
      <w:marRight w:val="0"/>
      <w:marTop w:val="0"/>
      <w:marBottom w:val="0"/>
      <w:divBdr>
        <w:top w:val="none" w:sz="0" w:space="0" w:color="auto"/>
        <w:left w:val="none" w:sz="0" w:space="0" w:color="auto"/>
        <w:bottom w:val="none" w:sz="0" w:space="0" w:color="auto"/>
        <w:right w:val="none" w:sz="0" w:space="0" w:color="auto"/>
      </w:divBdr>
    </w:div>
    <w:div w:id="673000669">
      <w:bodyDiv w:val="1"/>
      <w:marLeft w:val="0"/>
      <w:marRight w:val="0"/>
      <w:marTop w:val="0"/>
      <w:marBottom w:val="0"/>
      <w:divBdr>
        <w:top w:val="none" w:sz="0" w:space="0" w:color="auto"/>
        <w:left w:val="none" w:sz="0" w:space="0" w:color="auto"/>
        <w:bottom w:val="none" w:sz="0" w:space="0" w:color="auto"/>
        <w:right w:val="none" w:sz="0" w:space="0" w:color="auto"/>
      </w:divBdr>
    </w:div>
    <w:div w:id="673603937">
      <w:bodyDiv w:val="1"/>
      <w:marLeft w:val="0"/>
      <w:marRight w:val="0"/>
      <w:marTop w:val="0"/>
      <w:marBottom w:val="0"/>
      <w:divBdr>
        <w:top w:val="none" w:sz="0" w:space="0" w:color="auto"/>
        <w:left w:val="none" w:sz="0" w:space="0" w:color="auto"/>
        <w:bottom w:val="none" w:sz="0" w:space="0" w:color="auto"/>
        <w:right w:val="none" w:sz="0" w:space="0" w:color="auto"/>
      </w:divBdr>
    </w:div>
    <w:div w:id="673843416">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80162724">
      <w:bodyDiv w:val="1"/>
      <w:marLeft w:val="0"/>
      <w:marRight w:val="0"/>
      <w:marTop w:val="0"/>
      <w:marBottom w:val="0"/>
      <w:divBdr>
        <w:top w:val="none" w:sz="0" w:space="0" w:color="auto"/>
        <w:left w:val="none" w:sz="0" w:space="0" w:color="auto"/>
        <w:bottom w:val="none" w:sz="0" w:space="0" w:color="auto"/>
        <w:right w:val="none" w:sz="0" w:space="0" w:color="auto"/>
      </w:divBdr>
      <w:divsChild>
        <w:div w:id="1585217411">
          <w:marLeft w:val="640"/>
          <w:marRight w:val="0"/>
          <w:marTop w:val="0"/>
          <w:marBottom w:val="0"/>
          <w:divBdr>
            <w:top w:val="none" w:sz="0" w:space="0" w:color="auto"/>
            <w:left w:val="none" w:sz="0" w:space="0" w:color="auto"/>
            <w:bottom w:val="none" w:sz="0" w:space="0" w:color="auto"/>
            <w:right w:val="none" w:sz="0" w:space="0" w:color="auto"/>
          </w:divBdr>
        </w:div>
        <w:div w:id="85883706">
          <w:marLeft w:val="640"/>
          <w:marRight w:val="0"/>
          <w:marTop w:val="0"/>
          <w:marBottom w:val="0"/>
          <w:divBdr>
            <w:top w:val="none" w:sz="0" w:space="0" w:color="auto"/>
            <w:left w:val="none" w:sz="0" w:space="0" w:color="auto"/>
            <w:bottom w:val="none" w:sz="0" w:space="0" w:color="auto"/>
            <w:right w:val="none" w:sz="0" w:space="0" w:color="auto"/>
          </w:divBdr>
        </w:div>
        <w:div w:id="437455930">
          <w:marLeft w:val="640"/>
          <w:marRight w:val="0"/>
          <w:marTop w:val="0"/>
          <w:marBottom w:val="0"/>
          <w:divBdr>
            <w:top w:val="none" w:sz="0" w:space="0" w:color="auto"/>
            <w:left w:val="none" w:sz="0" w:space="0" w:color="auto"/>
            <w:bottom w:val="none" w:sz="0" w:space="0" w:color="auto"/>
            <w:right w:val="none" w:sz="0" w:space="0" w:color="auto"/>
          </w:divBdr>
        </w:div>
        <w:div w:id="499151984">
          <w:marLeft w:val="640"/>
          <w:marRight w:val="0"/>
          <w:marTop w:val="0"/>
          <w:marBottom w:val="0"/>
          <w:divBdr>
            <w:top w:val="none" w:sz="0" w:space="0" w:color="auto"/>
            <w:left w:val="none" w:sz="0" w:space="0" w:color="auto"/>
            <w:bottom w:val="none" w:sz="0" w:space="0" w:color="auto"/>
            <w:right w:val="none" w:sz="0" w:space="0" w:color="auto"/>
          </w:divBdr>
        </w:div>
        <w:div w:id="629746754">
          <w:marLeft w:val="640"/>
          <w:marRight w:val="0"/>
          <w:marTop w:val="0"/>
          <w:marBottom w:val="0"/>
          <w:divBdr>
            <w:top w:val="none" w:sz="0" w:space="0" w:color="auto"/>
            <w:left w:val="none" w:sz="0" w:space="0" w:color="auto"/>
            <w:bottom w:val="none" w:sz="0" w:space="0" w:color="auto"/>
            <w:right w:val="none" w:sz="0" w:space="0" w:color="auto"/>
          </w:divBdr>
        </w:div>
        <w:div w:id="1739747899">
          <w:marLeft w:val="640"/>
          <w:marRight w:val="0"/>
          <w:marTop w:val="0"/>
          <w:marBottom w:val="0"/>
          <w:divBdr>
            <w:top w:val="none" w:sz="0" w:space="0" w:color="auto"/>
            <w:left w:val="none" w:sz="0" w:space="0" w:color="auto"/>
            <w:bottom w:val="none" w:sz="0" w:space="0" w:color="auto"/>
            <w:right w:val="none" w:sz="0" w:space="0" w:color="auto"/>
          </w:divBdr>
        </w:div>
        <w:div w:id="1764642625">
          <w:marLeft w:val="640"/>
          <w:marRight w:val="0"/>
          <w:marTop w:val="0"/>
          <w:marBottom w:val="0"/>
          <w:divBdr>
            <w:top w:val="none" w:sz="0" w:space="0" w:color="auto"/>
            <w:left w:val="none" w:sz="0" w:space="0" w:color="auto"/>
            <w:bottom w:val="none" w:sz="0" w:space="0" w:color="auto"/>
            <w:right w:val="none" w:sz="0" w:space="0" w:color="auto"/>
          </w:divBdr>
        </w:div>
        <w:div w:id="576209014">
          <w:marLeft w:val="640"/>
          <w:marRight w:val="0"/>
          <w:marTop w:val="0"/>
          <w:marBottom w:val="0"/>
          <w:divBdr>
            <w:top w:val="none" w:sz="0" w:space="0" w:color="auto"/>
            <w:left w:val="none" w:sz="0" w:space="0" w:color="auto"/>
            <w:bottom w:val="none" w:sz="0" w:space="0" w:color="auto"/>
            <w:right w:val="none" w:sz="0" w:space="0" w:color="auto"/>
          </w:divBdr>
        </w:div>
        <w:div w:id="407314695">
          <w:marLeft w:val="640"/>
          <w:marRight w:val="0"/>
          <w:marTop w:val="0"/>
          <w:marBottom w:val="0"/>
          <w:divBdr>
            <w:top w:val="none" w:sz="0" w:space="0" w:color="auto"/>
            <w:left w:val="none" w:sz="0" w:space="0" w:color="auto"/>
            <w:bottom w:val="none" w:sz="0" w:space="0" w:color="auto"/>
            <w:right w:val="none" w:sz="0" w:space="0" w:color="auto"/>
          </w:divBdr>
        </w:div>
        <w:div w:id="505291197">
          <w:marLeft w:val="640"/>
          <w:marRight w:val="0"/>
          <w:marTop w:val="0"/>
          <w:marBottom w:val="0"/>
          <w:divBdr>
            <w:top w:val="none" w:sz="0" w:space="0" w:color="auto"/>
            <w:left w:val="none" w:sz="0" w:space="0" w:color="auto"/>
            <w:bottom w:val="none" w:sz="0" w:space="0" w:color="auto"/>
            <w:right w:val="none" w:sz="0" w:space="0" w:color="auto"/>
          </w:divBdr>
        </w:div>
        <w:div w:id="1415668259">
          <w:marLeft w:val="640"/>
          <w:marRight w:val="0"/>
          <w:marTop w:val="0"/>
          <w:marBottom w:val="0"/>
          <w:divBdr>
            <w:top w:val="none" w:sz="0" w:space="0" w:color="auto"/>
            <w:left w:val="none" w:sz="0" w:space="0" w:color="auto"/>
            <w:bottom w:val="none" w:sz="0" w:space="0" w:color="auto"/>
            <w:right w:val="none" w:sz="0" w:space="0" w:color="auto"/>
          </w:divBdr>
        </w:div>
        <w:div w:id="1878153496">
          <w:marLeft w:val="640"/>
          <w:marRight w:val="0"/>
          <w:marTop w:val="0"/>
          <w:marBottom w:val="0"/>
          <w:divBdr>
            <w:top w:val="none" w:sz="0" w:space="0" w:color="auto"/>
            <w:left w:val="none" w:sz="0" w:space="0" w:color="auto"/>
            <w:bottom w:val="none" w:sz="0" w:space="0" w:color="auto"/>
            <w:right w:val="none" w:sz="0" w:space="0" w:color="auto"/>
          </w:divBdr>
        </w:div>
        <w:div w:id="147673410">
          <w:marLeft w:val="640"/>
          <w:marRight w:val="0"/>
          <w:marTop w:val="0"/>
          <w:marBottom w:val="0"/>
          <w:divBdr>
            <w:top w:val="none" w:sz="0" w:space="0" w:color="auto"/>
            <w:left w:val="none" w:sz="0" w:space="0" w:color="auto"/>
            <w:bottom w:val="none" w:sz="0" w:space="0" w:color="auto"/>
            <w:right w:val="none" w:sz="0" w:space="0" w:color="auto"/>
          </w:divBdr>
        </w:div>
        <w:div w:id="36245300">
          <w:marLeft w:val="640"/>
          <w:marRight w:val="0"/>
          <w:marTop w:val="0"/>
          <w:marBottom w:val="0"/>
          <w:divBdr>
            <w:top w:val="none" w:sz="0" w:space="0" w:color="auto"/>
            <w:left w:val="none" w:sz="0" w:space="0" w:color="auto"/>
            <w:bottom w:val="none" w:sz="0" w:space="0" w:color="auto"/>
            <w:right w:val="none" w:sz="0" w:space="0" w:color="auto"/>
          </w:divBdr>
        </w:div>
        <w:div w:id="1277835720">
          <w:marLeft w:val="640"/>
          <w:marRight w:val="0"/>
          <w:marTop w:val="0"/>
          <w:marBottom w:val="0"/>
          <w:divBdr>
            <w:top w:val="none" w:sz="0" w:space="0" w:color="auto"/>
            <w:left w:val="none" w:sz="0" w:space="0" w:color="auto"/>
            <w:bottom w:val="none" w:sz="0" w:space="0" w:color="auto"/>
            <w:right w:val="none" w:sz="0" w:space="0" w:color="auto"/>
          </w:divBdr>
        </w:div>
        <w:div w:id="1340542881">
          <w:marLeft w:val="640"/>
          <w:marRight w:val="0"/>
          <w:marTop w:val="0"/>
          <w:marBottom w:val="0"/>
          <w:divBdr>
            <w:top w:val="none" w:sz="0" w:space="0" w:color="auto"/>
            <w:left w:val="none" w:sz="0" w:space="0" w:color="auto"/>
            <w:bottom w:val="none" w:sz="0" w:space="0" w:color="auto"/>
            <w:right w:val="none" w:sz="0" w:space="0" w:color="auto"/>
          </w:divBdr>
        </w:div>
        <w:div w:id="684358658">
          <w:marLeft w:val="640"/>
          <w:marRight w:val="0"/>
          <w:marTop w:val="0"/>
          <w:marBottom w:val="0"/>
          <w:divBdr>
            <w:top w:val="none" w:sz="0" w:space="0" w:color="auto"/>
            <w:left w:val="none" w:sz="0" w:space="0" w:color="auto"/>
            <w:bottom w:val="none" w:sz="0" w:space="0" w:color="auto"/>
            <w:right w:val="none" w:sz="0" w:space="0" w:color="auto"/>
          </w:divBdr>
        </w:div>
        <w:div w:id="2117628589">
          <w:marLeft w:val="640"/>
          <w:marRight w:val="0"/>
          <w:marTop w:val="0"/>
          <w:marBottom w:val="0"/>
          <w:divBdr>
            <w:top w:val="none" w:sz="0" w:space="0" w:color="auto"/>
            <w:left w:val="none" w:sz="0" w:space="0" w:color="auto"/>
            <w:bottom w:val="none" w:sz="0" w:space="0" w:color="auto"/>
            <w:right w:val="none" w:sz="0" w:space="0" w:color="auto"/>
          </w:divBdr>
        </w:div>
        <w:div w:id="159659010">
          <w:marLeft w:val="640"/>
          <w:marRight w:val="0"/>
          <w:marTop w:val="0"/>
          <w:marBottom w:val="0"/>
          <w:divBdr>
            <w:top w:val="none" w:sz="0" w:space="0" w:color="auto"/>
            <w:left w:val="none" w:sz="0" w:space="0" w:color="auto"/>
            <w:bottom w:val="none" w:sz="0" w:space="0" w:color="auto"/>
            <w:right w:val="none" w:sz="0" w:space="0" w:color="auto"/>
          </w:divBdr>
        </w:div>
        <w:div w:id="1081752533">
          <w:marLeft w:val="640"/>
          <w:marRight w:val="0"/>
          <w:marTop w:val="0"/>
          <w:marBottom w:val="0"/>
          <w:divBdr>
            <w:top w:val="none" w:sz="0" w:space="0" w:color="auto"/>
            <w:left w:val="none" w:sz="0" w:space="0" w:color="auto"/>
            <w:bottom w:val="none" w:sz="0" w:space="0" w:color="auto"/>
            <w:right w:val="none" w:sz="0" w:space="0" w:color="auto"/>
          </w:divBdr>
        </w:div>
        <w:div w:id="1932623401">
          <w:marLeft w:val="640"/>
          <w:marRight w:val="0"/>
          <w:marTop w:val="0"/>
          <w:marBottom w:val="0"/>
          <w:divBdr>
            <w:top w:val="none" w:sz="0" w:space="0" w:color="auto"/>
            <w:left w:val="none" w:sz="0" w:space="0" w:color="auto"/>
            <w:bottom w:val="none" w:sz="0" w:space="0" w:color="auto"/>
            <w:right w:val="none" w:sz="0" w:space="0" w:color="auto"/>
          </w:divBdr>
        </w:div>
        <w:div w:id="363555968">
          <w:marLeft w:val="640"/>
          <w:marRight w:val="0"/>
          <w:marTop w:val="0"/>
          <w:marBottom w:val="0"/>
          <w:divBdr>
            <w:top w:val="none" w:sz="0" w:space="0" w:color="auto"/>
            <w:left w:val="none" w:sz="0" w:space="0" w:color="auto"/>
            <w:bottom w:val="none" w:sz="0" w:space="0" w:color="auto"/>
            <w:right w:val="none" w:sz="0" w:space="0" w:color="auto"/>
          </w:divBdr>
        </w:div>
        <w:div w:id="252322264">
          <w:marLeft w:val="640"/>
          <w:marRight w:val="0"/>
          <w:marTop w:val="0"/>
          <w:marBottom w:val="0"/>
          <w:divBdr>
            <w:top w:val="none" w:sz="0" w:space="0" w:color="auto"/>
            <w:left w:val="none" w:sz="0" w:space="0" w:color="auto"/>
            <w:bottom w:val="none" w:sz="0" w:space="0" w:color="auto"/>
            <w:right w:val="none" w:sz="0" w:space="0" w:color="auto"/>
          </w:divBdr>
        </w:div>
        <w:div w:id="1916818344">
          <w:marLeft w:val="640"/>
          <w:marRight w:val="0"/>
          <w:marTop w:val="0"/>
          <w:marBottom w:val="0"/>
          <w:divBdr>
            <w:top w:val="none" w:sz="0" w:space="0" w:color="auto"/>
            <w:left w:val="none" w:sz="0" w:space="0" w:color="auto"/>
            <w:bottom w:val="none" w:sz="0" w:space="0" w:color="auto"/>
            <w:right w:val="none" w:sz="0" w:space="0" w:color="auto"/>
          </w:divBdr>
        </w:div>
        <w:div w:id="1709332501">
          <w:marLeft w:val="640"/>
          <w:marRight w:val="0"/>
          <w:marTop w:val="0"/>
          <w:marBottom w:val="0"/>
          <w:divBdr>
            <w:top w:val="none" w:sz="0" w:space="0" w:color="auto"/>
            <w:left w:val="none" w:sz="0" w:space="0" w:color="auto"/>
            <w:bottom w:val="none" w:sz="0" w:space="0" w:color="auto"/>
            <w:right w:val="none" w:sz="0" w:space="0" w:color="auto"/>
          </w:divBdr>
        </w:div>
        <w:div w:id="960840266">
          <w:marLeft w:val="640"/>
          <w:marRight w:val="0"/>
          <w:marTop w:val="0"/>
          <w:marBottom w:val="0"/>
          <w:divBdr>
            <w:top w:val="none" w:sz="0" w:space="0" w:color="auto"/>
            <w:left w:val="none" w:sz="0" w:space="0" w:color="auto"/>
            <w:bottom w:val="none" w:sz="0" w:space="0" w:color="auto"/>
            <w:right w:val="none" w:sz="0" w:space="0" w:color="auto"/>
          </w:divBdr>
        </w:div>
        <w:div w:id="907618395">
          <w:marLeft w:val="640"/>
          <w:marRight w:val="0"/>
          <w:marTop w:val="0"/>
          <w:marBottom w:val="0"/>
          <w:divBdr>
            <w:top w:val="none" w:sz="0" w:space="0" w:color="auto"/>
            <w:left w:val="none" w:sz="0" w:space="0" w:color="auto"/>
            <w:bottom w:val="none" w:sz="0" w:space="0" w:color="auto"/>
            <w:right w:val="none" w:sz="0" w:space="0" w:color="auto"/>
          </w:divBdr>
        </w:div>
        <w:div w:id="953245394">
          <w:marLeft w:val="640"/>
          <w:marRight w:val="0"/>
          <w:marTop w:val="0"/>
          <w:marBottom w:val="0"/>
          <w:divBdr>
            <w:top w:val="none" w:sz="0" w:space="0" w:color="auto"/>
            <w:left w:val="none" w:sz="0" w:space="0" w:color="auto"/>
            <w:bottom w:val="none" w:sz="0" w:space="0" w:color="auto"/>
            <w:right w:val="none" w:sz="0" w:space="0" w:color="auto"/>
          </w:divBdr>
        </w:div>
        <w:div w:id="969823864">
          <w:marLeft w:val="640"/>
          <w:marRight w:val="0"/>
          <w:marTop w:val="0"/>
          <w:marBottom w:val="0"/>
          <w:divBdr>
            <w:top w:val="none" w:sz="0" w:space="0" w:color="auto"/>
            <w:left w:val="none" w:sz="0" w:space="0" w:color="auto"/>
            <w:bottom w:val="none" w:sz="0" w:space="0" w:color="auto"/>
            <w:right w:val="none" w:sz="0" w:space="0" w:color="auto"/>
          </w:divBdr>
        </w:div>
        <w:div w:id="1541433245">
          <w:marLeft w:val="640"/>
          <w:marRight w:val="0"/>
          <w:marTop w:val="0"/>
          <w:marBottom w:val="0"/>
          <w:divBdr>
            <w:top w:val="none" w:sz="0" w:space="0" w:color="auto"/>
            <w:left w:val="none" w:sz="0" w:space="0" w:color="auto"/>
            <w:bottom w:val="none" w:sz="0" w:space="0" w:color="auto"/>
            <w:right w:val="none" w:sz="0" w:space="0" w:color="auto"/>
          </w:divBdr>
        </w:div>
        <w:div w:id="417408894">
          <w:marLeft w:val="640"/>
          <w:marRight w:val="0"/>
          <w:marTop w:val="0"/>
          <w:marBottom w:val="0"/>
          <w:divBdr>
            <w:top w:val="none" w:sz="0" w:space="0" w:color="auto"/>
            <w:left w:val="none" w:sz="0" w:space="0" w:color="auto"/>
            <w:bottom w:val="none" w:sz="0" w:space="0" w:color="auto"/>
            <w:right w:val="none" w:sz="0" w:space="0" w:color="auto"/>
          </w:divBdr>
        </w:div>
        <w:div w:id="534008422">
          <w:marLeft w:val="640"/>
          <w:marRight w:val="0"/>
          <w:marTop w:val="0"/>
          <w:marBottom w:val="0"/>
          <w:divBdr>
            <w:top w:val="none" w:sz="0" w:space="0" w:color="auto"/>
            <w:left w:val="none" w:sz="0" w:space="0" w:color="auto"/>
            <w:bottom w:val="none" w:sz="0" w:space="0" w:color="auto"/>
            <w:right w:val="none" w:sz="0" w:space="0" w:color="auto"/>
          </w:divBdr>
        </w:div>
        <w:div w:id="1156846209">
          <w:marLeft w:val="640"/>
          <w:marRight w:val="0"/>
          <w:marTop w:val="0"/>
          <w:marBottom w:val="0"/>
          <w:divBdr>
            <w:top w:val="none" w:sz="0" w:space="0" w:color="auto"/>
            <w:left w:val="none" w:sz="0" w:space="0" w:color="auto"/>
            <w:bottom w:val="none" w:sz="0" w:space="0" w:color="auto"/>
            <w:right w:val="none" w:sz="0" w:space="0" w:color="auto"/>
          </w:divBdr>
        </w:div>
        <w:div w:id="1871650167">
          <w:marLeft w:val="640"/>
          <w:marRight w:val="0"/>
          <w:marTop w:val="0"/>
          <w:marBottom w:val="0"/>
          <w:divBdr>
            <w:top w:val="none" w:sz="0" w:space="0" w:color="auto"/>
            <w:left w:val="none" w:sz="0" w:space="0" w:color="auto"/>
            <w:bottom w:val="none" w:sz="0" w:space="0" w:color="auto"/>
            <w:right w:val="none" w:sz="0" w:space="0" w:color="auto"/>
          </w:divBdr>
        </w:div>
        <w:div w:id="1893881261">
          <w:marLeft w:val="640"/>
          <w:marRight w:val="0"/>
          <w:marTop w:val="0"/>
          <w:marBottom w:val="0"/>
          <w:divBdr>
            <w:top w:val="none" w:sz="0" w:space="0" w:color="auto"/>
            <w:left w:val="none" w:sz="0" w:space="0" w:color="auto"/>
            <w:bottom w:val="none" w:sz="0" w:space="0" w:color="auto"/>
            <w:right w:val="none" w:sz="0" w:space="0" w:color="auto"/>
          </w:divBdr>
        </w:div>
        <w:div w:id="2081365847">
          <w:marLeft w:val="640"/>
          <w:marRight w:val="0"/>
          <w:marTop w:val="0"/>
          <w:marBottom w:val="0"/>
          <w:divBdr>
            <w:top w:val="none" w:sz="0" w:space="0" w:color="auto"/>
            <w:left w:val="none" w:sz="0" w:space="0" w:color="auto"/>
            <w:bottom w:val="none" w:sz="0" w:space="0" w:color="auto"/>
            <w:right w:val="none" w:sz="0" w:space="0" w:color="auto"/>
          </w:divBdr>
        </w:div>
        <w:div w:id="1448507424">
          <w:marLeft w:val="640"/>
          <w:marRight w:val="0"/>
          <w:marTop w:val="0"/>
          <w:marBottom w:val="0"/>
          <w:divBdr>
            <w:top w:val="none" w:sz="0" w:space="0" w:color="auto"/>
            <w:left w:val="none" w:sz="0" w:space="0" w:color="auto"/>
            <w:bottom w:val="none" w:sz="0" w:space="0" w:color="auto"/>
            <w:right w:val="none" w:sz="0" w:space="0" w:color="auto"/>
          </w:divBdr>
        </w:div>
        <w:div w:id="2115050257">
          <w:marLeft w:val="640"/>
          <w:marRight w:val="0"/>
          <w:marTop w:val="0"/>
          <w:marBottom w:val="0"/>
          <w:divBdr>
            <w:top w:val="none" w:sz="0" w:space="0" w:color="auto"/>
            <w:left w:val="none" w:sz="0" w:space="0" w:color="auto"/>
            <w:bottom w:val="none" w:sz="0" w:space="0" w:color="auto"/>
            <w:right w:val="none" w:sz="0" w:space="0" w:color="auto"/>
          </w:divBdr>
        </w:div>
        <w:div w:id="1697805164">
          <w:marLeft w:val="640"/>
          <w:marRight w:val="0"/>
          <w:marTop w:val="0"/>
          <w:marBottom w:val="0"/>
          <w:divBdr>
            <w:top w:val="none" w:sz="0" w:space="0" w:color="auto"/>
            <w:left w:val="none" w:sz="0" w:space="0" w:color="auto"/>
            <w:bottom w:val="none" w:sz="0" w:space="0" w:color="auto"/>
            <w:right w:val="none" w:sz="0" w:space="0" w:color="auto"/>
          </w:divBdr>
        </w:div>
        <w:div w:id="835998564">
          <w:marLeft w:val="640"/>
          <w:marRight w:val="0"/>
          <w:marTop w:val="0"/>
          <w:marBottom w:val="0"/>
          <w:divBdr>
            <w:top w:val="none" w:sz="0" w:space="0" w:color="auto"/>
            <w:left w:val="none" w:sz="0" w:space="0" w:color="auto"/>
            <w:bottom w:val="none" w:sz="0" w:space="0" w:color="auto"/>
            <w:right w:val="none" w:sz="0" w:space="0" w:color="auto"/>
          </w:divBdr>
        </w:div>
        <w:div w:id="1125000332">
          <w:marLeft w:val="640"/>
          <w:marRight w:val="0"/>
          <w:marTop w:val="0"/>
          <w:marBottom w:val="0"/>
          <w:divBdr>
            <w:top w:val="none" w:sz="0" w:space="0" w:color="auto"/>
            <w:left w:val="none" w:sz="0" w:space="0" w:color="auto"/>
            <w:bottom w:val="none" w:sz="0" w:space="0" w:color="auto"/>
            <w:right w:val="none" w:sz="0" w:space="0" w:color="auto"/>
          </w:divBdr>
        </w:div>
        <w:div w:id="753473997">
          <w:marLeft w:val="640"/>
          <w:marRight w:val="0"/>
          <w:marTop w:val="0"/>
          <w:marBottom w:val="0"/>
          <w:divBdr>
            <w:top w:val="none" w:sz="0" w:space="0" w:color="auto"/>
            <w:left w:val="none" w:sz="0" w:space="0" w:color="auto"/>
            <w:bottom w:val="none" w:sz="0" w:space="0" w:color="auto"/>
            <w:right w:val="none" w:sz="0" w:space="0" w:color="auto"/>
          </w:divBdr>
        </w:div>
        <w:div w:id="1328170217">
          <w:marLeft w:val="640"/>
          <w:marRight w:val="0"/>
          <w:marTop w:val="0"/>
          <w:marBottom w:val="0"/>
          <w:divBdr>
            <w:top w:val="none" w:sz="0" w:space="0" w:color="auto"/>
            <w:left w:val="none" w:sz="0" w:space="0" w:color="auto"/>
            <w:bottom w:val="none" w:sz="0" w:space="0" w:color="auto"/>
            <w:right w:val="none" w:sz="0" w:space="0" w:color="auto"/>
          </w:divBdr>
        </w:div>
        <w:div w:id="927890559">
          <w:marLeft w:val="640"/>
          <w:marRight w:val="0"/>
          <w:marTop w:val="0"/>
          <w:marBottom w:val="0"/>
          <w:divBdr>
            <w:top w:val="none" w:sz="0" w:space="0" w:color="auto"/>
            <w:left w:val="none" w:sz="0" w:space="0" w:color="auto"/>
            <w:bottom w:val="none" w:sz="0" w:space="0" w:color="auto"/>
            <w:right w:val="none" w:sz="0" w:space="0" w:color="auto"/>
          </w:divBdr>
        </w:div>
        <w:div w:id="1025011699">
          <w:marLeft w:val="640"/>
          <w:marRight w:val="0"/>
          <w:marTop w:val="0"/>
          <w:marBottom w:val="0"/>
          <w:divBdr>
            <w:top w:val="none" w:sz="0" w:space="0" w:color="auto"/>
            <w:left w:val="none" w:sz="0" w:space="0" w:color="auto"/>
            <w:bottom w:val="none" w:sz="0" w:space="0" w:color="auto"/>
            <w:right w:val="none" w:sz="0" w:space="0" w:color="auto"/>
          </w:divBdr>
        </w:div>
        <w:div w:id="2017414099">
          <w:marLeft w:val="640"/>
          <w:marRight w:val="0"/>
          <w:marTop w:val="0"/>
          <w:marBottom w:val="0"/>
          <w:divBdr>
            <w:top w:val="none" w:sz="0" w:space="0" w:color="auto"/>
            <w:left w:val="none" w:sz="0" w:space="0" w:color="auto"/>
            <w:bottom w:val="none" w:sz="0" w:space="0" w:color="auto"/>
            <w:right w:val="none" w:sz="0" w:space="0" w:color="auto"/>
          </w:divBdr>
        </w:div>
        <w:div w:id="1919560445">
          <w:marLeft w:val="640"/>
          <w:marRight w:val="0"/>
          <w:marTop w:val="0"/>
          <w:marBottom w:val="0"/>
          <w:divBdr>
            <w:top w:val="none" w:sz="0" w:space="0" w:color="auto"/>
            <w:left w:val="none" w:sz="0" w:space="0" w:color="auto"/>
            <w:bottom w:val="none" w:sz="0" w:space="0" w:color="auto"/>
            <w:right w:val="none" w:sz="0" w:space="0" w:color="auto"/>
          </w:divBdr>
        </w:div>
        <w:div w:id="1146506782">
          <w:marLeft w:val="640"/>
          <w:marRight w:val="0"/>
          <w:marTop w:val="0"/>
          <w:marBottom w:val="0"/>
          <w:divBdr>
            <w:top w:val="none" w:sz="0" w:space="0" w:color="auto"/>
            <w:left w:val="none" w:sz="0" w:space="0" w:color="auto"/>
            <w:bottom w:val="none" w:sz="0" w:space="0" w:color="auto"/>
            <w:right w:val="none" w:sz="0" w:space="0" w:color="auto"/>
          </w:divBdr>
        </w:div>
        <w:div w:id="2026055775">
          <w:marLeft w:val="640"/>
          <w:marRight w:val="0"/>
          <w:marTop w:val="0"/>
          <w:marBottom w:val="0"/>
          <w:divBdr>
            <w:top w:val="none" w:sz="0" w:space="0" w:color="auto"/>
            <w:left w:val="none" w:sz="0" w:space="0" w:color="auto"/>
            <w:bottom w:val="none" w:sz="0" w:space="0" w:color="auto"/>
            <w:right w:val="none" w:sz="0" w:space="0" w:color="auto"/>
          </w:divBdr>
        </w:div>
        <w:div w:id="1472207032">
          <w:marLeft w:val="640"/>
          <w:marRight w:val="0"/>
          <w:marTop w:val="0"/>
          <w:marBottom w:val="0"/>
          <w:divBdr>
            <w:top w:val="none" w:sz="0" w:space="0" w:color="auto"/>
            <w:left w:val="none" w:sz="0" w:space="0" w:color="auto"/>
            <w:bottom w:val="none" w:sz="0" w:space="0" w:color="auto"/>
            <w:right w:val="none" w:sz="0" w:space="0" w:color="auto"/>
          </w:divBdr>
        </w:div>
        <w:div w:id="1582332164">
          <w:marLeft w:val="640"/>
          <w:marRight w:val="0"/>
          <w:marTop w:val="0"/>
          <w:marBottom w:val="0"/>
          <w:divBdr>
            <w:top w:val="none" w:sz="0" w:space="0" w:color="auto"/>
            <w:left w:val="none" w:sz="0" w:space="0" w:color="auto"/>
            <w:bottom w:val="none" w:sz="0" w:space="0" w:color="auto"/>
            <w:right w:val="none" w:sz="0" w:space="0" w:color="auto"/>
          </w:divBdr>
        </w:div>
        <w:div w:id="934241627">
          <w:marLeft w:val="640"/>
          <w:marRight w:val="0"/>
          <w:marTop w:val="0"/>
          <w:marBottom w:val="0"/>
          <w:divBdr>
            <w:top w:val="none" w:sz="0" w:space="0" w:color="auto"/>
            <w:left w:val="none" w:sz="0" w:space="0" w:color="auto"/>
            <w:bottom w:val="none" w:sz="0" w:space="0" w:color="auto"/>
            <w:right w:val="none" w:sz="0" w:space="0" w:color="auto"/>
          </w:divBdr>
        </w:div>
        <w:div w:id="2039357876">
          <w:marLeft w:val="640"/>
          <w:marRight w:val="0"/>
          <w:marTop w:val="0"/>
          <w:marBottom w:val="0"/>
          <w:divBdr>
            <w:top w:val="none" w:sz="0" w:space="0" w:color="auto"/>
            <w:left w:val="none" w:sz="0" w:space="0" w:color="auto"/>
            <w:bottom w:val="none" w:sz="0" w:space="0" w:color="auto"/>
            <w:right w:val="none" w:sz="0" w:space="0" w:color="auto"/>
          </w:divBdr>
        </w:div>
        <w:div w:id="353120959">
          <w:marLeft w:val="640"/>
          <w:marRight w:val="0"/>
          <w:marTop w:val="0"/>
          <w:marBottom w:val="0"/>
          <w:divBdr>
            <w:top w:val="none" w:sz="0" w:space="0" w:color="auto"/>
            <w:left w:val="none" w:sz="0" w:space="0" w:color="auto"/>
            <w:bottom w:val="none" w:sz="0" w:space="0" w:color="auto"/>
            <w:right w:val="none" w:sz="0" w:space="0" w:color="auto"/>
          </w:divBdr>
        </w:div>
        <w:div w:id="1919553217">
          <w:marLeft w:val="640"/>
          <w:marRight w:val="0"/>
          <w:marTop w:val="0"/>
          <w:marBottom w:val="0"/>
          <w:divBdr>
            <w:top w:val="none" w:sz="0" w:space="0" w:color="auto"/>
            <w:left w:val="none" w:sz="0" w:space="0" w:color="auto"/>
            <w:bottom w:val="none" w:sz="0" w:space="0" w:color="auto"/>
            <w:right w:val="none" w:sz="0" w:space="0" w:color="auto"/>
          </w:divBdr>
        </w:div>
        <w:div w:id="320814217">
          <w:marLeft w:val="640"/>
          <w:marRight w:val="0"/>
          <w:marTop w:val="0"/>
          <w:marBottom w:val="0"/>
          <w:divBdr>
            <w:top w:val="none" w:sz="0" w:space="0" w:color="auto"/>
            <w:left w:val="none" w:sz="0" w:space="0" w:color="auto"/>
            <w:bottom w:val="none" w:sz="0" w:space="0" w:color="auto"/>
            <w:right w:val="none" w:sz="0" w:space="0" w:color="auto"/>
          </w:divBdr>
        </w:div>
        <w:div w:id="1982732837">
          <w:marLeft w:val="640"/>
          <w:marRight w:val="0"/>
          <w:marTop w:val="0"/>
          <w:marBottom w:val="0"/>
          <w:divBdr>
            <w:top w:val="none" w:sz="0" w:space="0" w:color="auto"/>
            <w:left w:val="none" w:sz="0" w:space="0" w:color="auto"/>
            <w:bottom w:val="none" w:sz="0" w:space="0" w:color="auto"/>
            <w:right w:val="none" w:sz="0" w:space="0" w:color="auto"/>
          </w:divBdr>
        </w:div>
        <w:div w:id="327906373">
          <w:marLeft w:val="640"/>
          <w:marRight w:val="0"/>
          <w:marTop w:val="0"/>
          <w:marBottom w:val="0"/>
          <w:divBdr>
            <w:top w:val="none" w:sz="0" w:space="0" w:color="auto"/>
            <w:left w:val="none" w:sz="0" w:space="0" w:color="auto"/>
            <w:bottom w:val="none" w:sz="0" w:space="0" w:color="auto"/>
            <w:right w:val="none" w:sz="0" w:space="0" w:color="auto"/>
          </w:divBdr>
        </w:div>
        <w:div w:id="764688440">
          <w:marLeft w:val="640"/>
          <w:marRight w:val="0"/>
          <w:marTop w:val="0"/>
          <w:marBottom w:val="0"/>
          <w:divBdr>
            <w:top w:val="none" w:sz="0" w:space="0" w:color="auto"/>
            <w:left w:val="none" w:sz="0" w:space="0" w:color="auto"/>
            <w:bottom w:val="none" w:sz="0" w:space="0" w:color="auto"/>
            <w:right w:val="none" w:sz="0" w:space="0" w:color="auto"/>
          </w:divBdr>
        </w:div>
        <w:div w:id="1162113943">
          <w:marLeft w:val="640"/>
          <w:marRight w:val="0"/>
          <w:marTop w:val="0"/>
          <w:marBottom w:val="0"/>
          <w:divBdr>
            <w:top w:val="none" w:sz="0" w:space="0" w:color="auto"/>
            <w:left w:val="none" w:sz="0" w:space="0" w:color="auto"/>
            <w:bottom w:val="none" w:sz="0" w:space="0" w:color="auto"/>
            <w:right w:val="none" w:sz="0" w:space="0" w:color="auto"/>
          </w:divBdr>
        </w:div>
        <w:div w:id="244844626">
          <w:marLeft w:val="640"/>
          <w:marRight w:val="0"/>
          <w:marTop w:val="0"/>
          <w:marBottom w:val="0"/>
          <w:divBdr>
            <w:top w:val="none" w:sz="0" w:space="0" w:color="auto"/>
            <w:left w:val="none" w:sz="0" w:space="0" w:color="auto"/>
            <w:bottom w:val="none" w:sz="0" w:space="0" w:color="auto"/>
            <w:right w:val="none" w:sz="0" w:space="0" w:color="auto"/>
          </w:divBdr>
        </w:div>
        <w:div w:id="1185092628">
          <w:marLeft w:val="640"/>
          <w:marRight w:val="0"/>
          <w:marTop w:val="0"/>
          <w:marBottom w:val="0"/>
          <w:divBdr>
            <w:top w:val="none" w:sz="0" w:space="0" w:color="auto"/>
            <w:left w:val="none" w:sz="0" w:space="0" w:color="auto"/>
            <w:bottom w:val="none" w:sz="0" w:space="0" w:color="auto"/>
            <w:right w:val="none" w:sz="0" w:space="0" w:color="auto"/>
          </w:divBdr>
        </w:div>
        <w:div w:id="1438941118">
          <w:marLeft w:val="640"/>
          <w:marRight w:val="0"/>
          <w:marTop w:val="0"/>
          <w:marBottom w:val="0"/>
          <w:divBdr>
            <w:top w:val="none" w:sz="0" w:space="0" w:color="auto"/>
            <w:left w:val="none" w:sz="0" w:space="0" w:color="auto"/>
            <w:bottom w:val="none" w:sz="0" w:space="0" w:color="auto"/>
            <w:right w:val="none" w:sz="0" w:space="0" w:color="auto"/>
          </w:divBdr>
        </w:div>
        <w:div w:id="1277903176">
          <w:marLeft w:val="640"/>
          <w:marRight w:val="0"/>
          <w:marTop w:val="0"/>
          <w:marBottom w:val="0"/>
          <w:divBdr>
            <w:top w:val="none" w:sz="0" w:space="0" w:color="auto"/>
            <w:left w:val="none" w:sz="0" w:space="0" w:color="auto"/>
            <w:bottom w:val="none" w:sz="0" w:space="0" w:color="auto"/>
            <w:right w:val="none" w:sz="0" w:space="0" w:color="auto"/>
          </w:divBdr>
        </w:div>
        <w:div w:id="202134206">
          <w:marLeft w:val="640"/>
          <w:marRight w:val="0"/>
          <w:marTop w:val="0"/>
          <w:marBottom w:val="0"/>
          <w:divBdr>
            <w:top w:val="none" w:sz="0" w:space="0" w:color="auto"/>
            <w:left w:val="none" w:sz="0" w:space="0" w:color="auto"/>
            <w:bottom w:val="none" w:sz="0" w:space="0" w:color="auto"/>
            <w:right w:val="none" w:sz="0" w:space="0" w:color="auto"/>
          </w:divBdr>
        </w:div>
        <w:div w:id="1427578316">
          <w:marLeft w:val="640"/>
          <w:marRight w:val="0"/>
          <w:marTop w:val="0"/>
          <w:marBottom w:val="0"/>
          <w:divBdr>
            <w:top w:val="none" w:sz="0" w:space="0" w:color="auto"/>
            <w:left w:val="none" w:sz="0" w:space="0" w:color="auto"/>
            <w:bottom w:val="none" w:sz="0" w:space="0" w:color="auto"/>
            <w:right w:val="none" w:sz="0" w:space="0" w:color="auto"/>
          </w:divBdr>
        </w:div>
      </w:divsChild>
    </w:div>
    <w:div w:id="680818947">
      <w:bodyDiv w:val="1"/>
      <w:marLeft w:val="0"/>
      <w:marRight w:val="0"/>
      <w:marTop w:val="0"/>
      <w:marBottom w:val="0"/>
      <w:divBdr>
        <w:top w:val="none" w:sz="0" w:space="0" w:color="auto"/>
        <w:left w:val="none" w:sz="0" w:space="0" w:color="auto"/>
        <w:bottom w:val="none" w:sz="0" w:space="0" w:color="auto"/>
        <w:right w:val="none" w:sz="0" w:space="0" w:color="auto"/>
      </w:divBdr>
    </w:div>
    <w:div w:id="684553310">
      <w:bodyDiv w:val="1"/>
      <w:marLeft w:val="0"/>
      <w:marRight w:val="0"/>
      <w:marTop w:val="0"/>
      <w:marBottom w:val="0"/>
      <w:divBdr>
        <w:top w:val="none" w:sz="0" w:space="0" w:color="auto"/>
        <w:left w:val="none" w:sz="0" w:space="0" w:color="auto"/>
        <w:bottom w:val="none" w:sz="0" w:space="0" w:color="auto"/>
        <w:right w:val="none" w:sz="0" w:space="0" w:color="auto"/>
      </w:divBdr>
    </w:div>
    <w:div w:id="685132606">
      <w:bodyDiv w:val="1"/>
      <w:marLeft w:val="0"/>
      <w:marRight w:val="0"/>
      <w:marTop w:val="0"/>
      <w:marBottom w:val="0"/>
      <w:divBdr>
        <w:top w:val="none" w:sz="0" w:space="0" w:color="auto"/>
        <w:left w:val="none" w:sz="0" w:space="0" w:color="auto"/>
        <w:bottom w:val="none" w:sz="0" w:space="0" w:color="auto"/>
        <w:right w:val="none" w:sz="0" w:space="0" w:color="auto"/>
      </w:divBdr>
    </w:div>
    <w:div w:id="687097126">
      <w:bodyDiv w:val="1"/>
      <w:marLeft w:val="0"/>
      <w:marRight w:val="0"/>
      <w:marTop w:val="0"/>
      <w:marBottom w:val="0"/>
      <w:divBdr>
        <w:top w:val="none" w:sz="0" w:space="0" w:color="auto"/>
        <w:left w:val="none" w:sz="0" w:space="0" w:color="auto"/>
        <w:bottom w:val="none" w:sz="0" w:space="0" w:color="auto"/>
        <w:right w:val="none" w:sz="0" w:space="0" w:color="auto"/>
      </w:divBdr>
    </w:div>
    <w:div w:id="687874550">
      <w:bodyDiv w:val="1"/>
      <w:marLeft w:val="0"/>
      <w:marRight w:val="0"/>
      <w:marTop w:val="0"/>
      <w:marBottom w:val="0"/>
      <w:divBdr>
        <w:top w:val="none" w:sz="0" w:space="0" w:color="auto"/>
        <w:left w:val="none" w:sz="0" w:space="0" w:color="auto"/>
        <w:bottom w:val="none" w:sz="0" w:space="0" w:color="auto"/>
        <w:right w:val="none" w:sz="0" w:space="0" w:color="auto"/>
      </w:divBdr>
    </w:div>
    <w:div w:id="689993773">
      <w:bodyDiv w:val="1"/>
      <w:marLeft w:val="0"/>
      <w:marRight w:val="0"/>
      <w:marTop w:val="0"/>
      <w:marBottom w:val="0"/>
      <w:divBdr>
        <w:top w:val="none" w:sz="0" w:space="0" w:color="auto"/>
        <w:left w:val="none" w:sz="0" w:space="0" w:color="auto"/>
        <w:bottom w:val="none" w:sz="0" w:space="0" w:color="auto"/>
        <w:right w:val="none" w:sz="0" w:space="0" w:color="auto"/>
      </w:divBdr>
    </w:div>
    <w:div w:id="690566201">
      <w:bodyDiv w:val="1"/>
      <w:marLeft w:val="0"/>
      <w:marRight w:val="0"/>
      <w:marTop w:val="0"/>
      <w:marBottom w:val="0"/>
      <w:divBdr>
        <w:top w:val="none" w:sz="0" w:space="0" w:color="auto"/>
        <w:left w:val="none" w:sz="0" w:space="0" w:color="auto"/>
        <w:bottom w:val="none" w:sz="0" w:space="0" w:color="auto"/>
        <w:right w:val="none" w:sz="0" w:space="0" w:color="auto"/>
      </w:divBdr>
    </w:div>
    <w:div w:id="690567714">
      <w:bodyDiv w:val="1"/>
      <w:marLeft w:val="0"/>
      <w:marRight w:val="0"/>
      <w:marTop w:val="0"/>
      <w:marBottom w:val="0"/>
      <w:divBdr>
        <w:top w:val="none" w:sz="0" w:space="0" w:color="auto"/>
        <w:left w:val="none" w:sz="0" w:space="0" w:color="auto"/>
        <w:bottom w:val="none" w:sz="0" w:space="0" w:color="auto"/>
        <w:right w:val="none" w:sz="0" w:space="0" w:color="auto"/>
      </w:divBdr>
    </w:div>
    <w:div w:id="690835125">
      <w:bodyDiv w:val="1"/>
      <w:marLeft w:val="0"/>
      <w:marRight w:val="0"/>
      <w:marTop w:val="0"/>
      <w:marBottom w:val="0"/>
      <w:divBdr>
        <w:top w:val="none" w:sz="0" w:space="0" w:color="auto"/>
        <w:left w:val="none" w:sz="0" w:space="0" w:color="auto"/>
        <w:bottom w:val="none" w:sz="0" w:space="0" w:color="auto"/>
        <w:right w:val="none" w:sz="0" w:space="0" w:color="auto"/>
      </w:divBdr>
      <w:divsChild>
        <w:div w:id="1517891548">
          <w:marLeft w:val="640"/>
          <w:marRight w:val="0"/>
          <w:marTop w:val="0"/>
          <w:marBottom w:val="0"/>
          <w:divBdr>
            <w:top w:val="none" w:sz="0" w:space="0" w:color="auto"/>
            <w:left w:val="none" w:sz="0" w:space="0" w:color="auto"/>
            <w:bottom w:val="none" w:sz="0" w:space="0" w:color="auto"/>
            <w:right w:val="none" w:sz="0" w:space="0" w:color="auto"/>
          </w:divBdr>
        </w:div>
        <w:div w:id="294525805">
          <w:marLeft w:val="640"/>
          <w:marRight w:val="0"/>
          <w:marTop w:val="0"/>
          <w:marBottom w:val="0"/>
          <w:divBdr>
            <w:top w:val="none" w:sz="0" w:space="0" w:color="auto"/>
            <w:left w:val="none" w:sz="0" w:space="0" w:color="auto"/>
            <w:bottom w:val="none" w:sz="0" w:space="0" w:color="auto"/>
            <w:right w:val="none" w:sz="0" w:space="0" w:color="auto"/>
          </w:divBdr>
        </w:div>
        <w:div w:id="575550447">
          <w:marLeft w:val="640"/>
          <w:marRight w:val="0"/>
          <w:marTop w:val="0"/>
          <w:marBottom w:val="0"/>
          <w:divBdr>
            <w:top w:val="none" w:sz="0" w:space="0" w:color="auto"/>
            <w:left w:val="none" w:sz="0" w:space="0" w:color="auto"/>
            <w:bottom w:val="none" w:sz="0" w:space="0" w:color="auto"/>
            <w:right w:val="none" w:sz="0" w:space="0" w:color="auto"/>
          </w:divBdr>
        </w:div>
        <w:div w:id="1772897947">
          <w:marLeft w:val="640"/>
          <w:marRight w:val="0"/>
          <w:marTop w:val="0"/>
          <w:marBottom w:val="0"/>
          <w:divBdr>
            <w:top w:val="none" w:sz="0" w:space="0" w:color="auto"/>
            <w:left w:val="none" w:sz="0" w:space="0" w:color="auto"/>
            <w:bottom w:val="none" w:sz="0" w:space="0" w:color="auto"/>
            <w:right w:val="none" w:sz="0" w:space="0" w:color="auto"/>
          </w:divBdr>
        </w:div>
        <w:div w:id="1162426721">
          <w:marLeft w:val="640"/>
          <w:marRight w:val="0"/>
          <w:marTop w:val="0"/>
          <w:marBottom w:val="0"/>
          <w:divBdr>
            <w:top w:val="none" w:sz="0" w:space="0" w:color="auto"/>
            <w:left w:val="none" w:sz="0" w:space="0" w:color="auto"/>
            <w:bottom w:val="none" w:sz="0" w:space="0" w:color="auto"/>
            <w:right w:val="none" w:sz="0" w:space="0" w:color="auto"/>
          </w:divBdr>
        </w:div>
        <w:div w:id="1514760157">
          <w:marLeft w:val="640"/>
          <w:marRight w:val="0"/>
          <w:marTop w:val="0"/>
          <w:marBottom w:val="0"/>
          <w:divBdr>
            <w:top w:val="none" w:sz="0" w:space="0" w:color="auto"/>
            <w:left w:val="none" w:sz="0" w:space="0" w:color="auto"/>
            <w:bottom w:val="none" w:sz="0" w:space="0" w:color="auto"/>
            <w:right w:val="none" w:sz="0" w:space="0" w:color="auto"/>
          </w:divBdr>
        </w:div>
        <w:div w:id="581452337">
          <w:marLeft w:val="640"/>
          <w:marRight w:val="0"/>
          <w:marTop w:val="0"/>
          <w:marBottom w:val="0"/>
          <w:divBdr>
            <w:top w:val="none" w:sz="0" w:space="0" w:color="auto"/>
            <w:left w:val="none" w:sz="0" w:space="0" w:color="auto"/>
            <w:bottom w:val="none" w:sz="0" w:space="0" w:color="auto"/>
            <w:right w:val="none" w:sz="0" w:space="0" w:color="auto"/>
          </w:divBdr>
        </w:div>
        <w:div w:id="2129425221">
          <w:marLeft w:val="640"/>
          <w:marRight w:val="0"/>
          <w:marTop w:val="0"/>
          <w:marBottom w:val="0"/>
          <w:divBdr>
            <w:top w:val="none" w:sz="0" w:space="0" w:color="auto"/>
            <w:left w:val="none" w:sz="0" w:space="0" w:color="auto"/>
            <w:bottom w:val="none" w:sz="0" w:space="0" w:color="auto"/>
            <w:right w:val="none" w:sz="0" w:space="0" w:color="auto"/>
          </w:divBdr>
        </w:div>
        <w:div w:id="1390805556">
          <w:marLeft w:val="640"/>
          <w:marRight w:val="0"/>
          <w:marTop w:val="0"/>
          <w:marBottom w:val="0"/>
          <w:divBdr>
            <w:top w:val="none" w:sz="0" w:space="0" w:color="auto"/>
            <w:left w:val="none" w:sz="0" w:space="0" w:color="auto"/>
            <w:bottom w:val="none" w:sz="0" w:space="0" w:color="auto"/>
            <w:right w:val="none" w:sz="0" w:space="0" w:color="auto"/>
          </w:divBdr>
        </w:div>
        <w:div w:id="440927182">
          <w:marLeft w:val="640"/>
          <w:marRight w:val="0"/>
          <w:marTop w:val="0"/>
          <w:marBottom w:val="0"/>
          <w:divBdr>
            <w:top w:val="none" w:sz="0" w:space="0" w:color="auto"/>
            <w:left w:val="none" w:sz="0" w:space="0" w:color="auto"/>
            <w:bottom w:val="none" w:sz="0" w:space="0" w:color="auto"/>
            <w:right w:val="none" w:sz="0" w:space="0" w:color="auto"/>
          </w:divBdr>
        </w:div>
        <w:div w:id="1915042944">
          <w:marLeft w:val="640"/>
          <w:marRight w:val="0"/>
          <w:marTop w:val="0"/>
          <w:marBottom w:val="0"/>
          <w:divBdr>
            <w:top w:val="none" w:sz="0" w:space="0" w:color="auto"/>
            <w:left w:val="none" w:sz="0" w:space="0" w:color="auto"/>
            <w:bottom w:val="none" w:sz="0" w:space="0" w:color="auto"/>
            <w:right w:val="none" w:sz="0" w:space="0" w:color="auto"/>
          </w:divBdr>
        </w:div>
        <w:div w:id="500585619">
          <w:marLeft w:val="640"/>
          <w:marRight w:val="0"/>
          <w:marTop w:val="0"/>
          <w:marBottom w:val="0"/>
          <w:divBdr>
            <w:top w:val="none" w:sz="0" w:space="0" w:color="auto"/>
            <w:left w:val="none" w:sz="0" w:space="0" w:color="auto"/>
            <w:bottom w:val="none" w:sz="0" w:space="0" w:color="auto"/>
            <w:right w:val="none" w:sz="0" w:space="0" w:color="auto"/>
          </w:divBdr>
        </w:div>
        <w:div w:id="575557342">
          <w:marLeft w:val="640"/>
          <w:marRight w:val="0"/>
          <w:marTop w:val="0"/>
          <w:marBottom w:val="0"/>
          <w:divBdr>
            <w:top w:val="none" w:sz="0" w:space="0" w:color="auto"/>
            <w:left w:val="none" w:sz="0" w:space="0" w:color="auto"/>
            <w:bottom w:val="none" w:sz="0" w:space="0" w:color="auto"/>
            <w:right w:val="none" w:sz="0" w:space="0" w:color="auto"/>
          </w:divBdr>
        </w:div>
        <w:div w:id="903223661">
          <w:marLeft w:val="640"/>
          <w:marRight w:val="0"/>
          <w:marTop w:val="0"/>
          <w:marBottom w:val="0"/>
          <w:divBdr>
            <w:top w:val="none" w:sz="0" w:space="0" w:color="auto"/>
            <w:left w:val="none" w:sz="0" w:space="0" w:color="auto"/>
            <w:bottom w:val="none" w:sz="0" w:space="0" w:color="auto"/>
            <w:right w:val="none" w:sz="0" w:space="0" w:color="auto"/>
          </w:divBdr>
        </w:div>
        <w:div w:id="1753117225">
          <w:marLeft w:val="640"/>
          <w:marRight w:val="0"/>
          <w:marTop w:val="0"/>
          <w:marBottom w:val="0"/>
          <w:divBdr>
            <w:top w:val="none" w:sz="0" w:space="0" w:color="auto"/>
            <w:left w:val="none" w:sz="0" w:space="0" w:color="auto"/>
            <w:bottom w:val="none" w:sz="0" w:space="0" w:color="auto"/>
            <w:right w:val="none" w:sz="0" w:space="0" w:color="auto"/>
          </w:divBdr>
        </w:div>
        <w:div w:id="801654349">
          <w:marLeft w:val="640"/>
          <w:marRight w:val="0"/>
          <w:marTop w:val="0"/>
          <w:marBottom w:val="0"/>
          <w:divBdr>
            <w:top w:val="none" w:sz="0" w:space="0" w:color="auto"/>
            <w:left w:val="none" w:sz="0" w:space="0" w:color="auto"/>
            <w:bottom w:val="none" w:sz="0" w:space="0" w:color="auto"/>
            <w:right w:val="none" w:sz="0" w:space="0" w:color="auto"/>
          </w:divBdr>
        </w:div>
        <w:div w:id="354384627">
          <w:marLeft w:val="640"/>
          <w:marRight w:val="0"/>
          <w:marTop w:val="0"/>
          <w:marBottom w:val="0"/>
          <w:divBdr>
            <w:top w:val="none" w:sz="0" w:space="0" w:color="auto"/>
            <w:left w:val="none" w:sz="0" w:space="0" w:color="auto"/>
            <w:bottom w:val="none" w:sz="0" w:space="0" w:color="auto"/>
            <w:right w:val="none" w:sz="0" w:space="0" w:color="auto"/>
          </w:divBdr>
        </w:div>
        <w:div w:id="1609850704">
          <w:marLeft w:val="640"/>
          <w:marRight w:val="0"/>
          <w:marTop w:val="0"/>
          <w:marBottom w:val="0"/>
          <w:divBdr>
            <w:top w:val="none" w:sz="0" w:space="0" w:color="auto"/>
            <w:left w:val="none" w:sz="0" w:space="0" w:color="auto"/>
            <w:bottom w:val="none" w:sz="0" w:space="0" w:color="auto"/>
            <w:right w:val="none" w:sz="0" w:space="0" w:color="auto"/>
          </w:divBdr>
        </w:div>
        <w:div w:id="327908483">
          <w:marLeft w:val="640"/>
          <w:marRight w:val="0"/>
          <w:marTop w:val="0"/>
          <w:marBottom w:val="0"/>
          <w:divBdr>
            <w:top w:val="none" w:sz="0" w:space="0" w:color="auto"/>
            <w:left w:val="none" w:sz="0" w:space="0" w:color="auto"/>
            <w:bottom w:val="none" w:sz="0" w:space="0" w:color="auto"/>
            <w:right w:val="none" w:sz="0" w:space="0" w:color="auto"/>
          </w:divBdr>
        </w:div>
        <w:div w:id="1224291842">
          <w:marLeft w:val="640"/>
          <w:marRight w:val="0"/>
          <w:marTop w:val="0"/>
          <w:marBottom w:val="0"/>
          <w:divBdr>
            <w:top w:val="none" w:sz="0" w:space="0" w:color="auto"/>
            <w:left w:val="none" w:sz="0" w:space="0" w:color="auto"/>
            <w:bottom w:val="none" w:sz="0" w:space="0" w:color="auto"/>
            <w:right w:val="none" w:sz="0" w:space="0" w:color="auto"/>
          </w:divBdr>
        </w:div>
        <w:div w:id="242447803">
          <w:marLeft w:val="640"/>
          <w:marRight w:val="0"/>
          <w:marTop w:val="0"/>
          <w:marBottom w:val="0"/>
          <w:divBdr>
            <w:top w:val="none" w:sz="0" w:space="0" w:color="auto"/>
            <w:left w:val="none" w:sz="0" w:space="0" w:color="auto"/>
            <w:bottom w:val="none" w:sz="0" w:space="0" w:color="auto"/>
            <w:right w:val="none" w:sz="0" w:space="0" w:color="auto"/>
          </w:divBdr>
        </w:div>
        <w:div w:id="652369442">
          <w:marLeft w:val="640"/>
          <w:marRight w:val="0"/>
          <w:marTop w:val="0"/>
          <w:marBottom w:val="0"/>
          <w:divBdr>
            <w:top w:val="none" w:sz="0" w:space="0" w:color="auto"/>
            <w:left w:val="none" w:sz="0" w:space="0" w:color="auto"/>
            <w:bottom w:val="none" w:sz="0" w:space="0" w:color="auto"/>
            <w:right w:val="none" w:sz="0" w:space="0" w:color="auto"/>
          </w:divBdr>
        </w:div>
        <w:div w:id="1857572604">
          <w:marLeft w:val="640"/>
          <w:marRight w:val="0"/>
          <w:marTop w:val="0"/>
          <w:marBottom w:val="0"/>
          <w:divBdr>
            <w:top w:val="none" w:sz="0" w:space="0" w:color="auto"/>
            <w:left w:val="none" w:sz="0" w:space="0" w:color="auto"/>
            <w:bottom w:val="none" w:sz="0" w:space="0" w:color="auto"/>
            <w:right w:val="none" w:sz="0" w:space="0" w:color="auto"/>
          </w:divBdr>
        </w:div>
        <w:div w:id="909928976">
          <w:marLeft w:val="640"/>
          <w:marRight w:val="0"/>
          <w:marTop w:val="0"/>
          <w:marBottom w:val="0"/>
          <w:divBdr>
            <w:top w:val="none" w:sz="0" w:space="0" w:color="auto"/>
            <w:left w:val="none" w:sz="0" w:space="0" w:color="auto"/>
            <w:bottom w:val="none" w:sz="0" w:space="0" w:color="auto"/>
            <w:right w:val="none" w:sz="0" w:space="0" w:color="auto"/>
          </w:divBdr>
        </w:div>
        <w:div w:id="2109619722">
          <w:marLeft w:val="640"/>
          <w:marRight w:val="0"/>
          <w:marTop w:val="0"/>
          <w:marBottom w:val="0"/>
          <w:divBdr>
            <w:top w:val="none" w:sz="0" w:space="0" w:color="auto"/>
            <w:left w:val="none" w:sz="0" w:space="0" w:color="auto"/>
            <w:bottom w:val="none" w:sz="0" w:space="0" w:color="auto"/>
            <w:right w:val="none" w:sz="0" w:space="0" w:color="auto"/>
          </w:divBdr>
        </w:div>
        <w:div w:id="528954966">
          <w:marLeft w:val="640"/>
          <w:marRight w:val="0"/>
          <w:marTop w:val="0"/>
          <w:marBottom w:val="0"/>
          <w:divBdr>
            <w:top w:val="none" w:sz="0" w:space="0" w:color="auto"/>
            <w:left w:val="none" w:sz="0" w:space="0" w:color="auto"/>
            <w:bottom w:val="none" w:sz="0" w:space="0" w:color="auto"/>
            <w:right w:val="none" w:sz="0" w:space="0" w:color="auto"/>
          </w:divBdr>
        </w:div>
        <w:div w:id="598105287">
          <w:marLeft w:val="640"/>
          <w:marRight w:val="0"/>
          <w:marTop w:val="0"/>
          <w:marBottom w:val="0"/>
          <w:divBdr>
            <w:top w:val="none" w:sz="0" w:space="0" w:color="auto"/>
            <w:left w:val="none" w:sz="0" w:space="0" w:color="auto"/>
            <w:bottom w:val="none" w:sz="0" w:space="0" w:color="auto"/>
            <w:right w:val="none" w:sz="0" w:space="0" w:color="auto"/>
          </w:divBdr>
        </w:div>
        <w:div w:id="1759592543">
          <w:marLeft w:val="640"/>
          <w:marRight w:val="0"/>
          <w:marTop w:val="0"/>
          <w:marBottom w:val="0"/>
          <w:divBdr>
            <w:top w:val="none" w:sz="0" w:space="0" w:color="auto"/>
            <w:left w:val="none" w:sz="0" w:space="0" w:color="auto"/>
            <w:bottom w:val="none" w:sz="0" w:space="0" w:color="auto"/>
            <w:right w:val="none" w:sz="0" w:space="0" w:color="auto"/>
          </w:divBdr>
        </w:div>
        <w:div w:id="484514190">
          <w:marLeft w:val="640"/>
          <w:marRight w:val="0"/>
          <w:marTop w:val="0"/>
          <w:marBottom w:val="0"/>
          <w:divBdr>
            <w:top w:val="none" w:sz="0" w:space="0" w:color="auto"/>
            <w:left w:val="none" w:sz="0" w:space="0" w:color="auto"/>
            <w:bottom w:val="none" w:sz="0" w:space="0" w:color="auto"/>
            <w:right w:val="none" w:sz="0" w:space="0" w:color="auto"/>
          </w:divBdr>
        </w:div>
        <w:div w:id="1736203289">
          <w:marLeft w:val="640"/>
          <w:marRight w:val="0"/>
          <w:marTop w:val="0"/>
          <w:marBottom w:val="0"/>
          <w:divBdr>
            <w:top w:val="none" w:sz="0" w:space="0" w:color="auto"/>
            <w:left w:val="none" w:sz="0" w:space="0" w:color="auto"/>
            <w:bottom w:val="none" w:sz="0" w:space="0" w:color="auto"/>
            <w:right w:val="none" w:sz="0" w:space="0" w:color="auto"/>
          </w:divBdr>
        </w:div>
        <w:div w:id="1613591319">
          <w:marLeft w:val="640"/>
          <w:marRight w:val="0"/>
          <w:marTop w:val="0"/>
          <w:marBottom w:val="0"/>
          <w:divBdr>
            <w:top w:val="none" w:sz="0" w:space="0" w:color="auto"/>
            <w:left w:val="none" w:sz="0" w:space="0" w:color="auto"/>
            <w:bottom w:val="none" w:sz="0" w:space="0" w:color="auto"/>
            <w:right w:val="none" w:sz="0" w:space="0" w:color="auto"/>
          </w:divBdr>
        </w:div>
        <w:div w:id="1774134424">
          <w:marLeft w:val="640"/>
          <w:marRight w:val="0"/>
          <w:marTop w:val="0"/>
          <w:marBottom w:val="0"/>
          <w:divBdr>
            <w:top w:val="none" w:sz="0" w:space="0" w:color="auto"/>
            <w:left w:val="none" w:sz="0" w:space="0" w:color="auto"/>
            <w:bottom w:val="none" w:sz="0" w:space="0" w:color="auto"/>
            <w:right w:val="none" w:sz="0" w:space="0" w:color="auto"/>
          </w:divBdr>
        </w:div>
        <w:div w:id="1912932674">
          <w:marLeft w:val="640"/>
          <w:marRight w:val="0"/>
          <w:marTop w:val="0"/>
          <w:marBottom w:val="0"/>
          <w:divBdr>
            <w:top w:val="none" w:sz="0" w:space="0" w:color="auto"/>
            <w:left w:val="none" w:sz="0" w:space="0" w:color="auto"/>
            <w:bottom w:val="none" w:sz="0" w:space="0" w:color="auto"/>
            <w:right w:val="none" w:sz="0" w:space="0" w:color="auto"/>
          </w:divBdr>
        </w:div>
        <w:div w:id="1169514840">
          <w:marLeft w:val="640"/>
          <w:marRight w:val="0"/>
          <w:marTop w:val="0"/>
          <w:marBottom w:val="0"/>
          <w:divBdr>
            <w:top w:val="none" w:sz="0" w:space="0" w:color="auto"/>
            <w:left w:val="none" w:sz="0" w:space="0" w:color="auto"/>
            <w:bottom w:val="none" w:sz="0" w:space="0" w:color="auto"/>
            <w:right w:val="none" w:sz="0" w:space="0" w:color="auto"/>
          </w:divBdr>
        </w:div>
        <w:div w:id="595140291">
          <w:marLeft w:val="640"/>
          <w:marRight w:val="0"/>
          <w:marTop w:val="0"/>
          <w:marBottom w:val="0"/>
          <w:divBdr>
            <w:top w:val="none" w:sz="0" w:space="0" w:color="auto"/>
            <w:left w:val="none" w:sz="0" w:space="0" w:color="auto"/>
            <w:bottom w:val="none" w:sz="0" w:space="0" w:color="auto"/>
            <w:right w:val="none" w:sz="0" w:space="0" w:color="auto"/>
          </w:divBdr>
        </w:div>
        <w:div w:id="581381178">
          <w:marLeft w:val="640"/>
          <w:marRight w:val="0"/>
          <w:marTop w:val="0"/>
          <w:marBottom w:val="0"/>
          <w:divBdr>
            <w:top w:val="none" w:sz="0" w:space="0" w:color="auto"/>
            <w:left w:val="none" w:sz="0" w:space="0" w:color="auto"/>
            <w:bottom w:val="none" w:sz="0" w:space="0" w:color="auto"/>
            <w:right w:val="none" w:sz="0" w:space="0" w:color="auto"/>
          </w:divBdr>
        </w:div>
        <w:div w:id="1291402154">
          <w:marLeft w:val="640"/>
          <w:marRight w:val="0"/>
          <w:marTop w:val="0"/>
          <w:marBottom w:val="0"/>
          <w:divBdr>
            <w:top w:val="none" w:sz="0" w:space="0" w:color="auto"/>
            <w:left w:val="none" w:sz="0" w:space="0" w:color="auto"/>
            <w:bottom w:val="none" w:sz="0" w:space="0" w:color="auto"/>
            <w:right w:val="none" w:sz="0" w:space="0" w:color="auto"/>
          </w:divBdr>
        </w:div>
        <w:div w:id="115485536">
          <w:marLeft w:val="640"/>
          <w:marRight w:val="0"/>
          <w:marTop w:val="0"/>
          <w:marBottom w:val="0"/>
          <w:divBdr>
            <w:top w:val="none" w:sz="0" w:space="0" w:color="auto"/>
            <w:left w:val="none" w:sz="0" w:space="0" w:color="auto"/>
            <w:bottom w:val="none" w:sz="0" w:space="0" w:color="auto"/>
            <w:right w:val="none" w:sz="0" w:space="0" w:color="auto"/>
          </w:divBdr>
        </w:div>
        <w:div w:id="687683802">
          <w:marLeft w:val="640"/>
          <w:marRight w:val="0"/>
          <w:marTop w:val="0"/>
          <w:marBottom w:val="0"/>
          <w:divBdr>
            <w:top w:val="none" w:sz="0" w:space="0" w:color="auto"/>
            <w:left w:val="none" w:sz="0" w:space="0" w:color="auto"/>
            <w:bottom w:val="none" w:sz="0" w:space="0" w:color="auto"/>
            <w:right w:val="none" w:sz="0" w:space="0" w:color="auto"/>
          </w:divBdr>
        </w:div>
        <w:div w:id="356003387">
          <w:marLeft w:val="640"/>
          <w:marRight w:val="0"/>
          <w:marTop w:val="0"/>
          <w:marBottom w:val="0"/>
          <w:divBdr>
            <w:top w:val="none" w:sz="0" w:space="0" w:color="auto"/>
            <w:left w:val="none" w:sz="0" w:space="0" w:color="auto"/>
            <w:bottom w:val="none" w:sz="0" w:space="0" w:color="auto"/>
            <w:right w:val="none" w:sz="0" w:space="0" w:color="auto"/>
          </w:divBdr>
        </w:div>
        <w:div w:id="367486806">
          <w:marLeft w:val="640"/>
          <w:marRight w:val="0"/>
          <w:marTop w:val="0"/>
          <w:marBottom w:val="0"/>
          <w:divBdr>
            <w:top w:val="none" w:sz="0" w:space="0" w:color="auto"/>
            <w:left w:val="none" w:sz="0" w:space="0" w:color="auto"/>
            <w:bottom w:val="none" w:sz="0" w:space="0" w:color="auto"/>
            <w:right w:val="none" w:sz="0" w:space="0" w:color="auto"/>
          </w:divBdr>
        </w:div>
        <w:div w:id="1812285227">
          <w:marLeft w:val="640"/>
          <w:marRight w:val="0"/>
          <w:marTop w:val="0"/>
          <w:marBottom w:val="0"/>
          <w:divBdr>
            <w:top w:val="none" w:sz="0" w:space="0" w:color="auto"/>
            <w:left w:val="none" w:sz="0" w:space="0" w:color="auto"/>
            <w:bottom w:val="none" w:sz="0" w:space="0" w:color="auto"/>
            <w:right w:val="none" w:sz="0" w:space="0" w:color="auto"/>
          </w:divBdr>
        </w:div>
        <w:div w:id="1435445587">
          <w:marLeft w:val="640"/>
          <w:marRight w:val="0"/>
          <w:marTop w:val="0"/>
          <w:marBottom w:val="0"/>
          <w:divBdr>
            <w:top w:val="none" w:sz="0" w:space="0" w:color="auto"/>
            <w:left w:val="none" w:sz="0" w:space="0" w:color="auto"/>
            <w:bottom w:val="none" w:sz="0" w:space="0" w:color="auto"/>
            <w:right w:val="none" w:sz="0" w:space="0" w:color="auto"/>
          </w:divBdr>
        </w:div>
        <w:div w:id="1578244041">
          <w:marLeft w:val="640"/>
          <w:marRight w:val="0"/>
          <w:marTop w:val="0"/>
          <w:marBottom w:val="0"/>
          <w:divBdr>
            <w:top w:val="none" w:sz="0" w:space="0" w:color="auto"/>
            <w:left w:val="none" w:sz="0" w:space="0" w:color="auto"/>
            <w:bottom w:val="none" w:sz="0" w:space="0" w:color="auto"/>
            <w:right w:val="none" w:sz="0" w:space="0" w:color="auto"/>
          </w:divBdr>
        </w:div>
        <w:div w:id="227806080">
          <w:marLeft w:val="640"/>
          <w:marRight w:val="0"/>
          <w:marTop w:val="0"/>
          <w:marBottom w:val="0"/>
          <w:divBdr>
            <w:top w:val="none" w:sz="0" w:space="0" w:color="auto"/>
            <w:left w:val="none" w:sz="0" w:space="0" w:color="auto"/>
            <w:bottom w:val="none" w:sz="0" w:space="0" w:color="auto"/>
            <w:right w:val="none" w:sz="0" w:space="0" w:color="auto"/>
          </w:divBdr>
        </w:div>
        <w:div w:id="661348754">
          <w:marLeft w:val="640"/>
          <w:marRight w:val="0"/>
          <w:marTop w:val="0"/>
          <w:marBottom w:val="0"/>
          <w:divBdr>
            <w:top w:val="none" w:sz="0" w:space="0" w:color="auto"/>
            <w:left w:val="none" w:sz="0" w:space="0" w:color="auto"/>
            <w:bottom w:val="none" w:sz="0" w:space="0" w:color="auto"/>
            <w:right w:val="none" w:sz="0" w:space="0" w:color="auto"/>
          </w:divBdr>
        </w:div>
        <w:div w:id="903832346">
          <w:marLeft w:val="640"/>
          <w:marRight w:val="0"/>
          <w:marTop w:val="0"/>
          <w:marBottom w:val="0"/>
          <w:divBdr>
            <w:top w:val="none" w:sz="0" w:space="0" w:color="auto"/>
            <w:left w:val="none" w:sz="0" w:space="0" w:color="auto"/>
            <w:bottom w:val="none" w:sz="0" w:space="0" w:color="auto"/>
            <w:right w:val="none" w:sz="0" w:space="0" w:color="auto"/>
          </w:divBdr>
        </w:div>
        <w:div w:id="225074974">
          <w:marLeft w:val="640"/>
          <w:marRight w:val="0"/>
          <w:marTop w:val="0"/>
          <w:marBottom w:val="0"/>
          <w:divBdr>
            <w:top w:val="none" w:sz="0" w:space="0" w:color="auto"/>
            <w:left w:val="none" w:sz="0" w:space="0" w:color="auto"/>
            <w:bottom w:val="none" w:sz="0" w:space="0" w:color="auto"/>
            <w:right w:val="none" w:sz="0" w:space="0" w:color="auto"/>
          </w:divBdr>
        </w:div>
        <w:div w:id="471756011">
          <w:marLeft w:val="640"/>
          <w:marRight w:val="0"/>
          <w:marTop w:val="0"/>
          <w:marBottom w:val="0"/>
          <w:divBdr>
            <w:top w:val="none" w:sz="0" w:space="0" w:color="auto"/>
            <w:left w:val="none" w:sz="0" w:space="0" w:color="auto"/>
            <w:bottom w:val="none" w:sz="0" w:space="0" w:color="auto"/>
            <w:right w:val="none" w:sz="0" w:space="0" w:color="auto"/>
          </w:divBdr>
        </w:div>
        <w:div w:id="239826565">
          <w:marLeft w:val="640"/>
          <w:marRight w:val="0"/>
          <w:marTop w:val="0"/>
          <w:marBottom w:val="0"/>
          <w:divBdr>
            <w:top w:val="none" w:sz="0" w:space="0" w:color="auto"/>
            <w:left w:val="none" w:sz="0" w:space="0" w:color="auto"/>
            <w:bottom w:val="none" w:sz="0" w:space="0" w:color="auto"/>
            <w:right w:val="none" w:sz="0" w:space="0" w:color="auto"/>
          </w:divBdr>
        </w:div>
        <w:div w:id="2024431910">
          <w:marLeft w:val="640"/>
          <w:marRight w:val="0"/>
          <w:marTop w:val="0"/>
          <w:marBottom w:val="0"/>
          <w:divBdr>
            <w:top w:val="none" w:sz="0" w:space="0" w:color="auto"/>
            <w:left w:val="none" w:sz="0" w:space="0" w:color="auto"/>
            <w:bottom w:val="none" w:sz="0" w:space="0" w:color="auto"/>
            <w:right w:val="none" w:sz="0" w:space="0" w:color="auto"/>
          </w:divBdr>
        </w:div>
        <w:div w:id="117574386">
          <w:marLeft w:val="640"/>
          <w:marRight w:val="0"/>
          <w:marTop w:val="0"/>
          <w:marBottom w:val="0"/>
          <w:divBdr>
            <w:top w:val="none" w:sz="0" w:space="0" w:color="auto"/>
            <w:left w:val="none" w:sz="0" w:space="0" w:color="auto"/>
            <w:bottom w:val="none" w:sz="0" w:space="0" w:color="auto"/>
            <w:right w:val="none" w:sz="0" w:space="0" w:color="auto"/>
          </w:divBdr>
        </w:div>
        <w:div w:id="2019506205">
          <w:marLeft w:val="640"/>
          <w:marRight w:val="0"/>
          <w:marTop w:val="0"/>
          <w:marBottom w:val="0"/>
          <w:divBdr>
            <w:top w:val="none" w:sz="0" w:space="0" w:color="auto"/>
            <w:left w:val="none" w:sz="0" w:space="0" w:color="auto"/>
            <w:bottom w:val="none" w:sz="0" w:space="0" w:color="auto"/>
            <w:right w:val="none" w:sz="0" w:space="0" w:color="auto"/>
          </w:divBdr>
        </w:div>
        <w:div w:id="1453674386">
          <w:marLeft w:val="640"/>
          <w:marRight w:val="0"/>
          <w:marTop w:val="0"/>
          <w:marBottom w:val="0"/>
          <w:divBdr>
            <w:top w:val="none" w:sz="0" w:space="0" w:color="auto"/>
            <w:left w:val="none" w:sz="0" w:space="0" w:color="auto"/>
            <w:bottom w:val="none" w:sz="0" w:space="0" w:color="auto"/>
            <w:right w:val="none" w:sz="0" w:space="0" w:color="auto"/>
          </w:divBdr>
        </w:div>
        <w:div w:id="850950166">
          <w:marLeft w:val="640"/>
          <w:marRight w:val="0"/>
          <w:marTop w:val="0"/>
          <w:marBottom w:val="0"/>
          <w:divBdr>
            <w:top w:val="none" w:sz="0" w:space="0" w:color="auto"/>
            <w:left w:val="none" w:sz="0" w:space="0" w:color="auto"/>
            <w:bottom w:val="none" w:sz="0" w:space="0" w:color="auto"/>
            <w:right w:val="none" w:sz="0" w:space="0" w:color="auto"/>
          </w:divBdr>
        </w:div>
        <w:div w:id="2108770442">
          <w:marLeft w:val="640"/>
          <w:marRight w:val="0"/>
          <w:marTop w:val="0"/>
          <w:marBottom w:val="0"/>
          <w:divBdr>
            <w:top w:val="none" w:sz="0" w:space="0" w:color="auto"/>
            <w:left w:val="none" w:sz="0" w:space="0" w:color="auto"/>
            <w:bottom w:val="none" w:sz="0" w:space="0" w:color="auto"/>
            <w:right w:val="none" w:sz="0" w:space="0" w:color="auto"/>
          </w:divBdr>
        </w:div>
        <w:div w:id="1905097028">
          <w:marLeft w:val="640"/>
          <w:marRight w:val="0"/>
          <w:marTop w:val="0"/>
          <w:marBottom w:val="0"/>
          <w:divBdr>
            <w:top w:val="none" w:sz="0" w:space="0" w:color="auto"/>
            <w:left w:val="none" w:sz="0" w:space="0" w:color="auto"/>
            <w:bottom w:val="none" w:sz="0" w:space="0" w:color="auto"/>
            <w:right w:val="none" w:sz="0" w:space="0" w:color="auto"/>
          </w:divBdr>
        </w:div>
        <w:div w:id="1221556741">
          <w:marLeft w:val="640"/>
          <w:marRight w:val="0"/>
          <w:marTop w:val="0"/>
          <w:marBottom w:val="0"/>
          <w:divBdr>
            <w:top w:val="none" w:sz="0" w:space="0" w:color="auto"/>
            <w:left w:val="none" w:sz="0" w:space="0" w:color="auto"/>
            <w:bottom w:val="none" w:sz="0" w:space="0" w:color="auto"/>
            <w:right w:val="none" w:sz="0" w:space="0" w:color="auto"/>
          </w:divBdr>
        </w:div>
        <w:div w:id="1313604298">
          <w:marLeft w:val="640"/>
          <w:marRight w:val="0"/>
          <w:marTop w:val="0"/>
          <w:marBottom w:val="0"/>
          <w:divBdr>
            <w:top w:val="none" w:sz="0" w:space="0" w:color="auto"/>
            <w:left w:val="none" w:sz="0" w:space="0" w:color="auto"/>
            <w:bottom w:val="none" w:sz="0" w:space="0" w:color="auto"/>
            <w:right w:val="none" w:sz="0" w:space="0" w:color="auto"/>
          </w:divBdr>
        </w:div>
        <w:div w:id="2008630476">
          <w:marLeft w:val="640"/>
          <w:marRight w:val="0"/>
          <w:marTop w:val="0"/>
          <w:marBottom w:val="0"/>
          <w:divBdr>
            <w:top w:val="none" w:sz="0" w:space="0" w:color="auto"/>
            <w:left w:val="none" w:sz="0" w:space="0" w:color="auto"/>
            <w:bottom w:val="none" w:sz="0" w:space="0" w:color="auto"/>
            <w:right w:val="none" w:sz="0" w:space="0" w:color="auto"/>
          </w:divBdr>
        </w:div>
        <w:div w:id="1966888345">
          <w:marLeft w:val="640"/>
          <w:marRight w:val="0"/>
          <w:marTop w:val="0"/>
          <w:marBottom w:val="0"/>
          <w:divBdr>
            <w:top w:val="none" w:sz="0" w:space="0" w:color="auto"/>
            <w:left w:val="none" w:sz="0" w:space="0" w:color="auto"/>
            <w:bottom w:val="none" w:sz="0" w:space="0" w:color="auto"/>
            <w:right w:val="none" w:sz="0" w:space="0" w:color="auto"/>
          </w:divBdr>
        </w:div>
        <w:div w:id="2116316200">
          <w:marLeft w:val="640"/>
          <w:marRight w:val="0"/>
          <w:marTop w:val="0"/>
          <w:marBottom w:val="0"/>
          <w:divBdr>
            <w:top w:val="none" w:sz="0" w:space="0" w:color="auto"/>
            <w:left w:val="none" w:sz="0" w:space="0" w:color="auto"/>
            <w:bottom w:val="none" w:sz="0" w:space="0" w:color="auto"/>
            <w:right w:val="none" w:sz="0" w:space="0" w:color="auto"/>
          </w:divBdr>
        </w:div>
        <w:div w:id="1710296469">
          <w:marLeft w:val="640"/>
          <w:marRight w:val="0"/>
          <w:marTop w:val="0"/>
          <w:marBottom w:val="0"/>
          <w:divBdr>
            <w:top w:val="none" w:sz="0" w:space="0" w:color="auto"/>
            <w:left w:val="none" w:sz="0" w:space="0" w:color="auto"/>
            <w:bottom w:val="none" w:sz="0" w:space="0" w:color="auto"/>
            <w:right w:val="none" w:sz="0" w:space="0" w:color="auto"/>
          </w:divBdr>
        </w:div>
      </w:divsChild>
    </w:div>
    <w:div w:id="694577515">
      <w:bodyDiv w:val="1"/>
      <w:marLeft w:val="0"/>
      <w:marRight w:val="0"/>
      <w:marTop w:val="0"/>
      <w:marBottom w:val="0"/>
      <w:divBdr>
        <w:top w:val="none" w:sz="0" w:space="0" w:color="auto"/>
        <w:left w:val="none" w:sz="0" w:space="0" w:color="auto"/>
        <w:bottom w:val="none" w:sz="0" w:space="0" w:color="auto"/>
        <w:right w:val="none" w:sz="0" w:space="0" w:color="auto"/>
      </w:divBdr>
    </w:div>
    <w:div w:id="694968075">
      <w:bodyDiv w:val="1"/>
      <w:marLeft w:val="0"/>
      <w:marRight w:val="0"/>
      <w:marTop w:val="0"/>
      <w:marBottom w:val="0"/>
      <w:divBdr>
        <w:top w:val="none" w:sz="0" w:space="0" w:color="auto"/>
        <w:left w:val="none" w:sz="0" w:space="0" w:color="auto"/>
        <w:bottom w:val="none" w:sz="0" w:space="0" w:color="auto"/>
        <w:right w:val="none" w:sz="0" w:space="0" w:color="auto"/>
      </w:divBdr>
      <w:divsChild>
        <w:div w:id="2059889036">
          <w:marLeft w:val="640"/>
          <w:marRight w:val="0"/>
          <w:marTop w:val="0"/>
          <w:marBottom w:val="0"/>
          <w:divBdr>
            <w:top w:val="none" w:sz="0" w:space="0" w:color="auto"/>
            <w:left w:val="none" w:sz="0" w:space="0" w:color="auto"/>
            <w:bottom w:val="none" w:sz="0" w:space="0" w:color="auto"/>
            <w:right w:val="none" w:sz="0" w:space="0" w:color="auto"/>
          </w:divBdr>
        </w:div>
        <w:div w:id="1401518745">
          <w:marLeft w:val="640"/>
          <w:marRight w:val="0"/>
          <w:marTop w:val="0"/>
          <w:marBottom w:val="0"/>
          <w:divBdr>
            <w:top w:val="none" w:sz="0" w:space="0" w:color="auto"/>
            <w:left w:val="none" w:sz="0" w:space="0" w:color="auto"/>
            <w:bottom w:val="none" w:sz="0" w:space="0" w:color="auto"/>
            <w:right w:val="none" w:sz="0" w:space="0" w:color="auto"/>
          </w:divBdr>
        </w:div>
        <w:div w:id="1516574186">
          <w:marLeft w:val="640"/>
          <w:marRight w:val="0"/>
          <w:marTop w:val="0"/>
          <w:marBottom w:val="0"/>
          <w:divBdr>
            <w:top w:val="none" w:sz="0" w:space="0" w:color="auto"/>
            <w:left w:val="none" w:sz="0" w:space="0" w:color="auto"/>
            <w:bottom w:val="none" w:sz="0" w:space="0" w:color="auto"/>
            <w:right w:val="none" w:sz="0" w:space="0" w:color="auto"/>
          </w:divBdr>
        </w:div>
        <w:div w:id="766079388">
          <w:marLeft w:val="640"/>
          <w:marRight w:val="0"/>
          <w:marTop w:val="0"/>
          <w:marBottom w:val="0"/>
          <w:divBdr>
            <w:top w:val="none" w:sz="0" w:space="0" w:color="auto"/>
            <w:left w:val="none" w:sz="0" w:space="0" w:color="auto"/>
            <w:bottom w:val="none" w:sz="0" w:space="0" w:color="auto"/>
            <w:right w:val="none" w:sz="0" w:space="0" w:color="auto"/>
          </w:divBdr>
        </w:div>
        <w:div w:id="398095383">
          <w:marLeft w:val="640"/>
          <w:marRight w:val="0"/>
          <w:marTop w:val="0"/>
          <w:marBottom w:val="0"/>
          <w:divBdr>
            <w:top w:val="none" w:sz="0" w:space="0" w:color="auto"/>
            <w:left w:val="none" w:sz="0" w:space="0" w:color="auto"/>
            <w:bottom w:val="none" w:sz="0" w:space="0" w:color="auto"/>
            <w:right w:val="none" w:sz="0" w:space="0" w:color="auto"/>
          </w:divBdr>
        </w:div>
        <w:div w:id="1195073218">
          <w:marLeft w:val="640"/>
          <w:marRight w:val="0"/>
          <w:marTop w:val="0"/>
          <w:marBottom w:val="0"/>
          <w:divBdr>
            <w:top w:val="none" w:sz="0" w:space="0" w:color="auto"/>
            <w:left w:val="none" w:sz="0" w:space="0" w:color="auto"/>
            <w:bottom w:val="none" w:sz="0" w:space="0" w:color="auto"/>
            <w:right w:val="none" w:sz="0" w:space="0" w:color="auto"/>
          </w:divBdr>
        </w:div>
        <w:div w:id="1791045900">
          <w:marLeft w:val="640"/>
          <w:marRight w:val="0"/>
          <w:marTop w:val="0"/>
          <w:marBottom w:val="0"/>
          <w:divBdr>
            <w:top w:val="none" w:sz="0" w:space="0" w:color="auto"/>
            <w:left w:val="none" w:sz="0" w:space="0" w:color="auto"/>
            <w:bottom w:val="none" w:sz="0" w:space="0" w:color="auto"/>
            <w:right w:val="none" w:sz="0" w:space="0" w:color="auto"/>
          </w:divBdr>
        </w:div>
        <w:div w:id="992104050">
          <w:marLeft w:val="640"/>
          <w:marRight w:val="0"/>
          <w:marTop w:val="0"/>
          <w:marBottom w:val="0"/>
          <w:divBdr>
            <w:top w:val="none" w:sz="0" w:space="0" w:color="auto"/>
            <w:left w:val="none" w:sz="0" w:space="0" w:color="auto"/>
            <w:bottom w:val="none" w:sz="0" w:space="0" w:color="auto"/>
            <w:right w:val="none" w:sz="0" w:space="0" w:color="auto"/>
          </w:divBdr>
        </w:div>
        <w:div w:id="152456826">
          <w:marLeft w:val="640"/>
          <w:marRight w:val="0"/>
          <w:marTop w:val="0"/>
          <w:marBottom w:val="0"/>
          <w:divBdr>
            <w:top w:val="none" w:sz="0" w:space="0" w:color="auto"/>
            <w:left w:val="none" w:sz="0" w:space="0" w:color="auto"/>
            <w:bottom w:val="none" w:sz="0" w:space="0" w:color="auto"/>
            <w:right w:val="none" w:sz="0" w:space="0" w:color="auto"/>
          </w:divBdr>
        </w:div>
        <w:div w:id="1313750787">
          <w:marLeft w:val="640"/>
          <w:marRight w:val="0"/>
          <w:marTop w:val="0"/>
          <w:marBottom w:val="0"/>
          <w:divBdr>
            <w:top w:val="none" w:sz="0" w:space="0" w:color="auto"/>
            <w:left w:val="none" w:sz="0" w:space="0" w:color="auto"/>
            <w:bottom w:val="none" w:sz="0" w:space="0" w:color="auto"/>
            <w:right w:val="none" w:sz="0" w:space="0" w:color="auto"/>
          </w:divBdr>
        </w:div>
        <w:div w:id="1927836402">
          <w:marLeft w:val="640"/>
          <w:marRight w:val="0"/>
          <w:marTop w:val="0"/>
          <w:marBottom w:val="0"/>
          <w:divBdr>
            <w:top w:val="none" w:sz="0" w:space="0" w:color="auto"/>
            <w:left w:val="none" w:sz="0" w:space="0" w:color="auto"/>
            <w:bottom w:val="none" w:sz="0" w:space="0" w:color="auto"/>
            <w:right w:val="none" w:sz="0" w:space="0" w:color="auto"/>
          </w:divBdr>
        </w:div>
        <w:div w:id="1684672239">
          <w:marLeft w:val="640"/>
          <w:marRight w:val="0"/>
          <w:marTop w:val="0"/>
          <w:marBottom w:val="0"/>
          <w:divBdr>
            <w:top w:val="none" w:sz="0" w:space="0" w:color="auto"/>
            <w:left w:val="none" w:sz="0" w:space="0" w:color="auto"/>
            <w:bottom w:val="none" w:sz="0" w:space="0" w:color="auto"/>
            <w:right w:val="none" w:sz="0" w:space="0" w:color="auto"/>
          </w:divBdr>
        </w:div>
        <w:div w:id="52513068">
          <w:marLeft w:val="640"/>
          <w:marRight w:val="0"/>
          <w:marTop w:val="0"/>
          <w:marBottom w:val="0"/>
          <w:divBdr>
            <w:top w:val="none" w:sz="0" w:space="0" w:color="auto"/>
            <w:left w:val="none" w:sz="0" w:space="0" w:color="auto"/>
            <w:bottom w:val="none" w:sz="0" w:space="0" w:color="auto"/>
            <w:right w:val="none" w:sz="0" w:space="0" w:color="auto"/>
          </w:divBdr>
        </w:div>
        <w:div w:id="793865237">
          <w:marLeft w:val="640"/>
          <w:marRight w:val="0"/>
          <w:marTop w:val="0"/>
          <w:marBottom w:val="0"/>
          <w:divBdr>
            <w:top w:val="none" w:sz="0" w:space="0" w:color="auto"/>
            <w:left w:val="none" w:sz="0" w:space="0" w:color="auto"/>
            <w:bottom w:val="none" w:sz="0" w:space="0" w:color="auto"/>
            <w:right w:val="none" w:sz="0" w:space="0" w:color="auto"/>
          </w:divBdr>
        </w:div>
        <w:div w:id="299725082">
          <w:marLeft w:val="640"/>
          <w:marRight w:val="0"/>
          <w:marTop w:val="0"/>
          <w:marBottom w:val="0"/>
          <w:divBdr>
            <w:top w:val="none" w:sz="0" w:space="0" w:color="auto"/>
            <w:left w:val="none" w:sz="0" w:space="0" w:color="auto"/>
            <w:bottom w:val="none" w:sz="0" w:space="0" w:color="auto"/>
            <w:right w:val="none" w:sz="0" w:space="0" w:color="auto"/>
          </w:divBdr>
        </w:div>
        <w:div w:id="584341795">
          <w:marLeft w:val="640"/>
          <w:marRight w:val="0"/>
          <w:marTop w:val="0"/>
          <w:marBottom w:val="0"/>
          <w:divBdr>
            <w:top w:val="none" w:sz="0" w:space="0" w:color="auto"/>
            <w:left w:val="none" w:sz="0" w:space="0" w:color="auto"/>
            <w:bottom w:val="none" w:sz="0" w:space="0" w:color="auto"/>
            <w:right w:val="none" w:sz="0" w:space="0" w:color="auto"/>
          </w:divBdr>
        </w:div>
        <w:div w:id="900485612">
          <w:marLeft w:val="640"/>
          <w:marRight w:val="0"/>
          <w:marTop w:val="0"/>
          <w:marBottom w:val="0"/>
          <w:divBdr>
            <w:top w:val="none" w:sz="0" w:space="0" w:color="auto"/>
            <w:left w:val="none" w:sz="0" w:space="0" w:color="auto"/>
            <w:bottom w:val="none" w:sz="0" w:space="0" w:color="auto"/>
            <w:right w:val="none" w:sz="0" w:space="0" w:color="auto"/>
          </w:divBdr>
        </w:div>
        <w:div w:id="1737320907">
          <w:marLeft w:val="640"/>
          <w:marRight w:val="0"/>
          <w:marTop w:val="0"/>
          <w:marBottom w:val="0"/>
          <w:divBdr>
            <w:top w:val="none" w:sz="0" w:space="0" w:color="auto"/>
            <w:left w:val="none" w:sz="0" w:space="0" w:color="auto"/>
            <w:bottom w:val="none" w:sz="0" w:space="0" w:color="auto"/>
            <w:right w:val="none" w:sz="0" w:space="0" w:color="auto"/>
          </w:divBdr>
        </w:div>
        <w:div w:id="956911956">
          <w:marLeft w:val="640"/>
          <w:marRight w:val="0"/>
          <w:marTop w:val="0"/>
          <w:marBottom w:val="0"/>
          <w:divBdr>
            <w:top w:val="none" w:sz="0" w:space="0" w:color="auto"/>
            <w:left w:val="none" w:sz="0" w:space="0" w:color="auto"/>
            <w:bottom w:val="none" w:sz="0" w:space="0" w:color="auto"/>
            <w:right w:val="none" w:sz="0" w:space="0" w:color="auto"/>
          </w:divBdr>
        </w:div>
        <w:div w:id="538396250">
          <w:marLeft w:val="640"/>
          <w:marRight w:val="0"/>
          <w:marTop w:val="0"/>
          <w:marBottom w:val="0"/>
          <w:divBdr>
            <w:top w:val="none" w:sz="0" w:space="0" w:color="auto"/>
            <w:left w:val="none" w:sz="0" w:space="0" w:color="auto"/>
            <w:bottom w:val="none" w:sz="0" w:space="0" w:color="auto"/>
            <w:right w:val="none" w:sz="0" w:space="0" w:color="auto"/>
          </w:divBdr>
        </w:div>
        <w:div w:id="2068410215">
          <w:marLeft w:val="640"/>
          <w:marRight w:val="0"/>
          <w:marTop w:val="0"/>
          <w:marBottom w:val="0"/>
          <w:divBdr>
            <w:top w:val="none" w:sz="0" w:space="0" w:color="auto"/>
            <w:left w:val="none" w:sz="0" w:space="0" w:color="auto"/>
            <w:bottom w:val="none" w:sz="0" w:space="0" w:color="auto"/>
            <w:right w:val="none" w:sz="0" w:space="0" w:color="auto"/>
          </w:divBdr>
        </w:div>
        <w:div w:id="1938950003">
          <w:marLeft w:val="640"/>
          <w:marRight w:val="0"/>
          <w:marTop w:val="0"/>
          <w:marBottom w:val="0"/>
          <w:divBdr>
            <w:top w:val="none" w:sz="0" w:space="0" w:color="auto"/>
            <w:left w:val="none" w:sz="0" w:space="0" w:color="auto"/>
            <w:bottom w:val="none" w:sz="0" w:space="0" w:color="auto"/>
            <w:right w:val="none" w:sz="0" w:space="0" w:color="auto"/>
          </w:divBdr>
        </w:div>
        <w:div w:id="1387728862">
          <w:marLeft w:val="640"/>
          <w:marRight w:val="0"/>
          <w:marTop w:val="0"/>
          <w:marBottom w:val="0"/>
          <w:divBdr>
            <w:top w:val="none" w:sz="0" w:space="0" w:color="auto"/>
            <w:left w:val="none" w:sz="0" w:space="0" w:color="auto"/>
            <w:bottom w:val="none" w:sz="0" w:space="0" w:color="auto"/>
            <w:right w:val="none" w:sz="0" w:space="0" w:color="auto"/>
          </w:divBdr>
        </w:div>
        <w:div w:id="1023357455">
          <w:marLeft w:val="640"/>
          <w:marRight w:val="0"/>
          <w:marTop w:val="0"/>
          <w:marBottom w:val="0"/>
          <w:divBdr>
            <w:top w:val="none" w:sz="0" w:space="0" w:color="auto"/>
            <w:left w:val="none" w:sz="0" w:space="0" w:color="auto"/>
            <w:bottom w:val="none" w:sz="0" w:space="0" w:color="auto"/>
            <w:right w:val="none" w:sz="0" w:space="0" w:color="auto"/>
          </w:divBdr>
        </w:div>
        <w:div w:id="2111126293">
          <w:marLeft w:val="640"/>
          <w:marRight w:val="0"/>
          <w:marTop w:val="0"/>
          <w:marBottom w:val="0"/>
          <w:divBdr>
            <w:top w:val="none" w:sz="0" w:space="0" w:color="auto"/>
            <w:left w:val="none" w:sz="0" w:space="0" w:color="auto"/>
            <w:bottom w:val="none" w:sz="0" w:space="0" w:color="auto"/>
            <w:right w:val="none" w:sz="0" w:space="0" w:color="auto"/>
          </w:divBdr>
        </w:div>
        <w:div w:id="628242526">
          <w:marLeft w:val="640"/>
          <w:marRight w:val="0"/>
          <w:marTop w:val="0"/>
          <w:marBottom w:val="0"/>
          <w:divBdr>
            <w:top w:val="none" w:sz="0" w:space="0" w:color="auto"/>
            <w:left w:val="none" w:sz="0" w:space="0" w:color="auto"/>
            <w:bottom w:val="none" w:sz="0" w:space="0" w:color="auto"/>
            <w:right w:val="none" w:sz="0" w:space="0" w:color="auto"/>
          </w:divBdr>
        </w:div>
        <w:div w:id="2102407559">
          <w:marLeft w:val="640"/>
          <w:marRight w:val="0"/>
          <w:marTop w:val="0"/>
          <w:marBottom w:val="0"/>
          <w:divBdr>
            <w:top w:val="none" w:sz="0" w:space="0" w:color="auto"/>
            <w:left w:val="none" w:sz="0" w:space="0" w:color="auto"/>
            <w:bottom w:val="none" w:sz="0" w:space="0" w:color="auto"/>
            <w:right w:val="none" w:sz="0" w:space="0" w:color="auto"/>
          </w:divBdr>
        </w:div>
        <w:div w:id="195168631">
          <w:marLeft w:val="640"/>
          <w:marRight w:val="0"/>
          <w:marTop w:val="0"/>
          <w:marBottom w:val="0"/>
          <w:divBdr>
            <w:top w:val="none" w:sz="0" w:space="0" w:color="auto"/>
            <w:left w:val="none" w:sz="0" w:space="0" w:color="auto"/>
            <w:bottom w:val="none" w:sz="0" w:space="0" w:color="auto"/>
            <w:right w:val="none" w:sz="0" w:space="0" w:color="auto"/>
          </w:divBdr>
        </w:div>
        <w:div w:id="646666004">
          <w:marLeft w:val="640"/>
          <w:marRight w:val="0"/>
          <w:marTop w:val="0"/>
          <w:marBottom w:val="0"/>
          <w:divBdr>
            <w:top w:val="none" w:sz="0" w:space="0" w:color="auto"/>
            <w:left w:val="none" w:sz="0" w:space="0" w:color="auto"/>
            <w:bottom w:val="none" w:sz="0" w:space="0" w:color="auto"/>
            <w:right w:val="none" w:sz="0" w:space="0" w:color="auto"/>
          </w:divBdr>
        </w:div>
        <w:div w:id="826627270">
          <w:marLeft w:val="640"/>
          <w:marRight w:val="0"/>
          <w:marTop w:val="0"/>
          <w:marBottom w:val="0"/>
          <w:divBdr>
            <w:top w:val="none" w:sz="0" w:space="0" w:color="auto"/>
            <w:left w:val="none" w:sz="0" w:space="0" w:color="auto"/>
            <w:bottom w:val="none" w:sz="0" w:space="0" w:color="auto"/>
            <w:right w:val="none" w:sz="0" w:space="0" w:color="auto"/>
          </w:divBdr>
        </w:div>
        <w:div w:id="1109736450">
          <w:marLeft w:val="640"/>
          <w:marRight w:val="0"/>
          <w:marTop w:val="0"/>
          <w:marBottom w:val="0"/>
          <w:divBdr>
            <w:top w:val="none" w:sz="0" w:space="0" w:color="auto"/>
            <w:left w:val="none" w:sz="0" w:space="0" w:color="auto"/>
            <w:bottom w:val="none" w:sz="0" w:space="0" w:color="auto"/>
            <w:right w:val="none" w:sz="0" w:space="0" w:color="auto"/>
          </w:divBdr>
        </w:div>
        <w:div w:id="1078668289">
          <w:marLeft w:val="640"/>
          <w:marRight w:val="0"/>
          <w:marTop w:val="0"/>
          <w:marBottom w:val="0"/>
          <w:divBdr>
            <w:top w:val="none" w:sz="0" w:space="0" w:color="auto"/>
            <w:left w:val="none" w:sz="0" w:space="0" w:color="auto"/>
            <w:bottom w:val="none" w:sz="0" w:space="0" w:color="auto"/>
            <w:right w:val="none" w:sz="0" w:space="0" w:color="auto"/>
          </w:divBdr>
        </w:div>
        <w:div w:id="1118642864">
          <w:marLeft w:val="640"/>
          <w:marRight w:val="0"/>
          <w:marTop w:val="0"/>
          <w:marBottom w:val="0"/>
          <w:divBdr>
            <w:top w:val="none" w:sz="0" w:space="0" w:color="auto"/>
            <w:left w:val="none" w:sz="0" w:space="0" w:color="auto"/>
            <w:bottom w:val="none" w:sz="0" w:space="0" w:color="auto"/>
            <w:right w:val="none" w:sz="0" w:space="0" w:color="auto"/>
          </w:divBdr>
        </w:div>
        <w:div w:id="1086002811">
          <w:marLeft w:val="640"/>
          <w:marRight w:val="0"/>
          <w:marTop w:val="0"/>
          <w:marBottom w:val="0"/>
          <w:divBdr>
            <w:top w:val="none" w:sz="0" w:space="0" w:color="auto"/>
            <w:left w:val="none" w:sz="0" w:space="0" w:color="auto"/>
            <w:bottom w:val="none" w:sz="0" w:space="0" w:color="auto"/>
            <w:right w:val="none" w:sz="0" w:space="0" w:color="auto"/>
          </w:divBdr>
        </w:div>
        <w:div w:id="1773816097">
          <w:marLeft w:val="640"/>
          <w:marRight w:val="0"/>
          <w:marTop w:val="0"/>
          <w:marBottom w:val="0"/>
          <w:divBdr>
            <w:top w:val="none" w:sz="0" w:space="0" w:color="auto"/>
            <w:left w:val="none" w:sz="0" w:space="0" w:color="auto"/>
            <w:bottom w:val="none" w:sz="0" w:space="0" w:color="auto"/>
            <w:right w:val="none" w:sz="0" w:space="0" w:color="auto"/>
          </w:divBdr>
        </w:div>
        <w:div w:id="39744878">
          <w:marLeft w:val="640"/>
          <w:marRight w:val="0"/>
          <w:marTop w:val="0"/>
          <w:marBottom w:val="0"/>
          <w:divBdr>
            <w:top w:val="none" w:sz="0" w:space="0" w:color="auto"/>
            <w:left w:val="none" w:sz="0" w:space="0" w:color="auto"/>
            <w:bottom w:val="none" w:sz="0" w:space="0" w:color="auto"/>
            <w:right w:val="none" w:sz="0" w:space="0" w:color="auto"/>
          </w:divBdr>
        </w:div>
        <w:div w:id="625354397">
          <w:marLeft w:val="640"/>
          <w:marRight w:val="0"/>
          <w:marTop w:val="0"/>
          <w:marBottom w:val="0"/>
          <w:divBdr>
            <w:top w:val="none" w:sz="0" w:space="0" w:color="auto"/>
            <w:left w:val="none" w:sz="0" w:space="0" w:color="auto"/>
            <w:bottom w:val="none" w:sz="0" w:space="0" w:color="auto"/>
            <w:right w:val="none" w:sz="0" w:space="0" w:color="auto"/>
          </w:divBdr>
        </w:div>
        <w:div w:id="1808283913">
          <w:marLeft w:val="640"/>
          <w:marRight w:val="0"/>
          <w:marTop w:val="0"/>
          <w:marBottom w:val="0"/>
          <w:divBdr>
            <w:top w:val="none" w:sz="0" w:space="0" w:color="auto"/>
            <w:left w:val="none" w:sz="0" w:space="0" w:color="auto"/>
            <w:bottom w:val="none" w:sz="0" w:space="0" w:color="auto"/>
            <w:right w:val="none" w:sz="0" w:space="0" w:color="auto"/>
          </w:divBdr>
        </w:div>
        <w:div w:id="449054475">
          <w:marLeft w:val="640"/>
          <w:marRight w:val="0"/>
          <w:marTop w:val="0"/>
          <w:marBottom w:val="0"/>
          <w:divBdr>
            <w:top w:val="none" w:sz="0" w:space="0" w:color="auto"/>
            <w:left w:val="none" w:sz="0" w:space="0" w:color="auto"/>
            <w:bottom w:val="none" w:sz="0" w:space="0" w:color="auto"/>
            <w:right w:val="none" w:sz="0" w:space="0" w:color="auto"/>
          </w:divBdr>
        </w:div>
        <w:div w:id="771433232">
          <w:marLeft w:val="640"/>
          <w:marRight w:val="0"/>
          <w:marTop w:val="0"/>
          <w:marBottom w:val="0"/>
          <w:divBdr>
            <w:top w:val="none" w:sz="0" w:space="0" w:color="auto"/>
            <w:left w:val="none" w:sz="0" w:space="0" w:color="auto"/>
            <w:bottom w:val="none" w:sz="0" w:space="0" w:color="auto"/>
            <w:right w:val="none" w:sz="0" w:space="0" w:color="auto"/>
          </w:divBdr>
        </w:div>
        <w:div w:id="484663049">
          <w:marLeft w:val="640"/>
          <w:marRight w:val="0"/>
          <w:marTop w:val="0"/>
          <w:marBottom w:val="0"/>
          <w:divBdr>
            <w:top w:val="none" w:sz="0" w:space="0" w:color="auto"/>
            <w:left w:val="none" w:sz="0" w:space="0" w:color="auto"/>
            <w:bottom w:val="none" w:sz="0" w:space="0" w:color="auto"/>
            <w:right w:val="none" w:sz="0" w:space="0" w:color="auto"/>
          </w:divBdr>
        </w:div>
        <w:div w:id="310211167">
          <w:marLeft w:val="640"/>
          <w:marRight w:val="0"/>
          <w:marTop w:val="0"/>
          <w:marBottom w:val="0"/>
          <w:divBdr>
            <w:top w:val="none" w:sz="0" w:space="0" w:color="auto"/>
            <w:left w:val="none" w:sz="0" w:space="0" w:color="auto"/>
            <w:bottom w:val="none" w:sz="0" w:space="0" w:color="auto"/>
            <w:right w:val="none" w:sz="0" w:space="0" w:color="auto"/>
          </w:divBdr>
        </w:div>
        <w:div w:id="1427916779">
          <w:marLeft w:val="640"/>
          <w:marRight w:val="0"/>
          <w:marTop w:val="0"/>
          <w:marBottom w:val="0"/>
          <w:divBdr>
            <w:top w:val="none" w:sz="0" w:space="0" w:color="auto"/>
            <w:left w:val="none" w:sz="0" w:space="0" w:color="auto"/>
            <w:bottom w:val="none" w:sz="0" w:space="0" w:color="auto"/>
            <w:right w:val="none" w:sz="0" w:space="0" w:color="auto"/>
          </w:divBdr>
        </w:div>
        <w:div w:id="703749862">
          <w:marLeft w:val="640"/>
          <w:marRight w:val="0"/>
          <w:marTop w:val="0"/>
          <w:marBottom w:val="0"/>
          <w:divBdr>
            <w:top w:val="none" w:sz="0" w:space="0" w:color="auto"/>
            <w:left w:val="none" w:sz="0" w:space="0" w:color="auto"/>
            <w:bottom w:val="none" w:sz="0" w:space="0" w:color="auto"/>
            <w:right w:val="none" w:sz="0" w:space="0" w:color="auto"/>
          </w:divBdr>
        </w:div>
        <w:div w:id="1422683851">
          <w:marLeft w:val="640"/>
          <w:marRight w:val="0"/>
          <w:marTop w:val="0"/>
          <w:marBottom w:val="0"/>
          <w:divBdr>
            <w:top w:val="none" w:sz="0" w:space="0" w:color="auto"/>
            <w:left w:val="none" w:sz="0" w:space="0" w:color="auto"/>
            <w:bottom w:val="none" w:sz="0" w:space="0" w:color="auto"/>
            <w:right w:val="none" w:sz="0" w:space="0" w:color="auto"/>
          </w:divBdr>
        </w:div>
        <w:div w:id="2065834748">
          <w:marLeft w:val="640"/>
          <w:marRight w:val="0"/>
          <w:marTop w:val="0"/>
          <w:marBottom w:val="0"/>
          <w:divBdr>
            <w:top w:val="none" w:sz="0" w:space="0" w:color="auto"/>
            <w:left w:val="none" w:sz="0" w:space="0" w:color="auto"/>
            <w:bottom w:val="none" w:sz="0" w:space="0" w:color="auto"/>
            <w:right w:val="none" w:sz="0" w:space="0" w:color="auto"/>
          </w:divBdr>
        </w:div>
        <w:div w:id="535310210">
          <w:marLeft w:val="640"/>
          <w:marRight w:val="0"/>
          <w:marTop w:val="0"/>
          <w:marBottom w:val="0"/>
          <w:divBdr>
            <w:top w:val="none" w:sz="0" w:space="0" w:color="auto"/>
            <w:left w:val="none" w:sz="0" w:space="0" w:color="auto"/>
            <w:bottom w:val="none" w:sz="0" w:space="0" w:color="auto"/>
            <w:right w:val="none" w:sz="0" w:space="0" w:color="auto"/>
          </w:divBdr>
        </w:div>
        <w:div w:id="716003575">
          <w:marLeft w:val="640"/>
          <w:marRight w:val="0"/>
          <w:marTop w:val="0"/>
          <w:marBottom w:val="0"/>
          <w:divBdr>
            <w:top w:val="none" w:sz="0" w:space="0" w:color="auto"/>
            <w:left w:val="none" w:sz="0" w:space="0" w:color="auto"/>
            <w:bottom w:val="none" w:sz="0" w:space="0" w:color="auto"/>
            <w:right w:val="none" w:sz="0" w:space="0" w:color="auto"/>
          </w:divBdr>
        </w:div>
        <w:div w:id="239826481">
          <w:marLeft w:val="640"/>
          <w:marRight w:val="0"/>
          <w:marTop w:val="0"/>
          <w:marBottom w:val="0"/>
          <w:divBdr>
            <w:top w:val="none" w:sz="0" w:space="0" w:color="auto"/>
            <w:left w:val="none" w:sz="0" w:space="0" w:color="auto"/>
            <w:bottom w:val="none" w:sz="0" w:space="0" w:color="auto"/>
            <w:right w:val="none" w:sz="0" w:space="0" w:color="auto"/>
          </w:divBdr>
        </w:div>
        <w:div w:id="1578780984">
          <w:marLeft w:val="640"/>
          <w:marRight w:val="0"/>
          <w:marTop w:val="0"/>
          <w:marBottom w:val="0"/>
          <w:divBdr>
            <w:top w:val="none" w:sz="0" w:space="0" w:color="auto"/>
            <w:left w:val="none" w:sz="0" w:space="0" w:color="auto"/>
            <w:bottom w:val="none" w:sz="0" w:space="0" w:color="auto"/>
            <w:right w:val="none" w:sz="0" w:space="0" w:color="auto"/>
          </w:divBdr>
        </w:div>
        <w:div w:id="2044090882">
          <w:marLeft w:val="640"/>
          <w:marRight w:val="0"/>
          <w:marTop w:val="0"/>
          <w:marBottom w:val="0"/>
          <w:divBdr>
            <w:top w:val="none" w:sz="0" w:space="0" w:color="auto"/>
            <w:left w:val="none" w:sz="0" w:space="0" w:color="auto"/>
            <w:bottom w:val="none" w:sz="0" w:space="0" w:color="auto"/>
            <w:right w:val="none" w:sz="0" w:space="0" w:color="auto"/>
          </w:divBdr>
        </w:div>
        <w:div w:id="319235663">
          <w:marLeft w:val="640"/>
          <w:marRight w:val="0"/>
          <w:marTop w:val="0"/>
          <w:marBottom w:val="0"/>
          <w:divBdr>
            <w:top w:val="none" w:sz="0" w:space="0" w:color="auto"/>
            <w:left w:val="none" w:sz="0" w:space="0" w:color="auto"/>
            <w:bottom w:val="none" w:sz="0" w:space="0" w:color="auto"/>
            <w:right w:val="none" w:sz="0" w:space="0" w:color="auto"/>
          </w:divBdr>
        </w:div>
        <w:div w:id="1111894465">
          <w:marLeft w:val="640"/>
          <w:marRight w:val="0"/>
          <w:marTop w:val="0"/>
          <w:marBottom w:val="0"/>
          <w:divBdr>
            <w:top w:val="none" w:sz="0" w:space="0" w:color="auto"/>
            <w:left w:val="none" w:sz="0" w:space="0" w:color="auto"/>
            <w:bottom w:val="none" w:sz="0" w:space="0" w:color="auto"/>
            <w:right w:val="none" w:sz="0" w:space="0" w:color="auto"/>
          </w:divBdr>
        </w:div>
        <w:div w:id="2022386693">
          <w:marLeft w:val="640"/>
          <w:marRight w:val="0"/>
          <w:marTop w:val="0"/>
          <w:marBottom w:val="0"/>
          <w:divBdr>
            <w:top w:val="none" w:sz="0" w:space="0" w:color="auto"/>
            <w:left w:val="none" w:sz="0" w:space="0" w:color="auto"/>
            <w:bottom w:val="none" w:sz="0" w:space="0" w:color="auto"/>
            <w:right w:val="none" w:sz="0" w:space="0" w:color="auto"/>
          </w:divBdr>
        </w:div>
        <w:div w:id="1323973312">
          <w:marLeft w:val="640"/>
          <w:marRight w:val="0"/>
          <w:marTop w:val="0"/>
          <w:marBottom w:val="0"/>
          <w:divBdr>
            <w:top w:val="none" w:sz="0" w:space="0" w:color="auto"/>
            <w:left w:val="none" w:sz="0" w:space="0" w:color="auto"/>
            <w:bottom w:val="none" w:sz="0" w:space="0" w:color="auto"/>
            <w:right w:val="none" w:sz="0" w:space="0" w:color="auto"/>
          </w:divBdr>
        </w:div>
        <w:div w:id="2047410556">
          <w:marLeft w:val="640"/>
          <w:marRight w:val="0"/>
          <w:marTop w:val="0"/>
          <w:marBottom w:val="0"/>
          <w:divBdr>
            <w:top w:val="none" w:sz="0" w:space="0" w:color="auto"/>
            <w:left w:val="none" w:sz="0" w:space="0" w:color="auto"/>
            <w:bottom w:val="none" w:sz="0" w:space="0" w:color="auto"/>
            <w:right w:val="none" w:sz="0" w:space="0" w:color="auto"/>
          </w:divBdr>
        </w:div>
        <w:div w:id="1825124414">
          <w:marLeft w:val="640"/>
          <w:marRight w:val="0"/>
          <w:marTop w:val="0"/>
          <w:marBottom w:val="0"/>
          <w:divBdr>
            <w:top w:val="none" w:sz="0" w:space="0" w:color="auto"/>
            <w:left w:val="none" w:sz="0" w:space="0" w:color="auto"/>
            <w:bottom w:val="none" w:sz="0" w:space="0" w:color="auto"/>
            <w:right w:val="none" w:sz="0" w:space="0" w:color="auto"/>
          </w:divBdr>
        </w:div>
        <w:div w:id="1389918358">
          <w:marLeft w:val="640"/>
          <w:marRight w:val="0"/>
          <w:marTop w:val="0"/>
          <w:marBottom w:val="0"/>
          <w:divBdr>
            <w:top w:val="none" w:sz="0" w:space="0" w:color="auto"/>
            <w:left w:val="none" w:sz="0" w:space="0" w:color="auto"/>
            <w:bottom w:val="none" w:sz="0" w:space="0" w:color="auto"/>
            <w:right w:val="none" w:sz="0" w:space="0" w:color="auto"/>
          </w:divBdr>
        </w:div>
        <w:div w:id="1211964556">
          <w:marLeft w:val="640"/>
          <w:marRight w:val="0"/>
          <w:marTop w:val="0"/>
          <w:marBottom w:val="0"/>
          <w:divBdr>
            <w:top w:val="none" w:sz="0" w:space="0" w:color="auto"/>
            <w:left w:val="none" w:sz="0" w:space="0" w:color="auto"/>
            <w:bottom w:val="none" w:sz="0" w:space="0" w:color="auto"/>
            <w:right w:val="none" w:sz="0" w:space="0" w:color="auto"/>
          </w:divBdr>
        </w:div>
        <w:div w:id="791440149">
          <w:marLeft w:val="640"/>
          <w:marRight w:val="0"/>
          <w:marTop w:val="0"/>
          <w:marBottom w:val="0"/>
          <w:divBdr>
            <w:top w:val="none" w:sz="0" w:space="0" w:color="auto"/>
            <w:left w:val="none" w:sz="0" w:space="0" w:color="auto"/>
            <w:bottom w:val="none" w:sz="0" w:space="0" w:color="auto"/>
            <w:right w:val="none" w:sz="0" w:space="0" w:color="auto"/>
          </w:divBdr>
        </w:div>
        <w:div w:id="802188957">
          <w:marLeft w:val="640"/>
          <w:marRight w:val="0"/>
          <w:marTop w:val="0"/>
          <w:marBottom w:val="0"/>
          <w:divBdr>
            <w:top w:val="none" w:sz="0" w:space="0" w:color="auto"/>
            <w:left w:val="none" w:sz="0" w:space="0" w:color="auto"/>
            <w:bottom w:val="none" w:sz="0" w:space="0" w:color="auto"/>
            <w:right w:val="none" w:sz="0" w:space="0" w:color="auto"/>
          </w:divBdr>
        </w:div>
        <w:div w:id="360976040">
          <w:marLeft w:val="640"/>
          <w:marRight w:val="0"/>
          <w:marTop w:val="0"/>
          <w:marBottom w:val="0"/>
          <w:divBdr>
            <w:top w:val="none" w:sz="0" w:space="0" w:color="auto"/>
            <w:left w:val="none" w:sz="0" w:space="0" w:color="auto"/>
            <w:bottom w:val="none" w:sz="0" w:space="0" w:color="auto"/>
            <w:right w:val="none" w:sz="0" w:space="0" w:color="auto"/>
          </w:divBdr>
        </w:div>
        <w:div w:id="1555309162">
          <w:marLeft w:val="640"/>
          <w:marRight w:val="0"/>
          <w:marTop w:val="0"/>
          <w:marBottom w:val="0"/>
          <w:divBdr>
            <w:top w:val="none" w:sz="0" w:space="0" w:color="auto"/>
            <w:left w:val="none" w:sz="0" w:space="0" w:color="auto"/>
            <w:bottom w:val="none" w:sz="0" w:space="0" w:color="auto"/>
            <w:right w:val="none" w:sz="0" w:space="0" w:color="auto"/>
          </w:divBdr>
        </w:div>
        <w:div w:id="1459763385">
          <w:marLeft w:val="640"/>
          <w:marRight w:val="0"/>
          <w:marTop w:val="0"/>
          <w:marBottom w:val="0"/>
          <w:divBdr>
            <w:top w:val="none" w:sz="0" w:space="0" w:color="auto"/>
            <w:left w:val="none" w:sz="0" w:space="0" w:color="auto"/>
            <w:bottom w:val="none" w:sz="0" w:space="0" w:color="auto"/>
            <w:right w:val="none" w:sz="0" w:space="0" w:color="auto"/>
          </w:divBdr>
        </w:div>
      </w:divsChild>
    </w:div>
    <w:div w:id="699664623">
      <w:bodyDiv w:val="1"/>
      <w:marLeft w:val="0"/>
      <w:marRight w:val="0"/>
      <w:marTop w:val="0"/>
      <w:marBottom w:val="0"/>
      <w:divBdr>
        <w:top w:val="none" w:sz="0" w:space="0" w:color="auto"/>
        <w:left w:val="none" w:sz="0" w:space="0" w:color="auto"/>
        <w:bottom w:val="none" w:sz="0" w:space="0" w:color="auto"/>
        <w:right w:val="none" w:sz="0" w:space="0" w:color="auto"/>
      </w:divBdr>
    </w:div>
    <w:div w:id="700400390">
      <w:bodyDiv w:val="1"/>
      <w:marLeft w:val="0"/>
      <w:marRight w:val="0"/>
      <w:marTop w:val="0"/>
      <w:marBottom w:val="0"/>
      <w:divBdr>
        <w:top w:val="none" w:sz="0" w:space="0" w:color="auto"/>
        <w:left w:val="none" w:sz="0" w:space="0" w:color="auto"/>
        <w:bottom w:val="none" w:sz="0" w:space="0" w:color="auto"/>
        <w:right w:val="none" w:sz="0" w:space="0" w:color="auto"/>
      </w:divBdr>
    </w:div>
    <w:div w:id="700908798">
      <w:bodyDiv w:val="1"/>
      <w:marLeft w:val="0"/>
      <w:marRight w:val="0"/>
      <w:marTop w:val="0"/>
      <w:marBottom w:val="0"/>
      <w:divBdr>
        <w:top w:val="none" w:sz="0" w:space="0" w:color="auto"/>
        <w:left w:val="none" w:sz="0" w:space="0" w:color="auto"/>
        <w:bottom w:val="none" w:sz="0" w:space="0" w:color="auto"/>
        <w:right w:val="none" w:sz="0" w:space="0" w:color="auto"/>
      </w:divBdr>
      <w:divsChild>
        <w:div w:id="506024622">
          <w:marLeft w:val="640"/>
          <w:marRight w:val="0"/>
          <w:marTop w:val="0"/>
          <w:marBottom w:val="0"/>
          <w:divBdr>
            <w:top w:val="none" w:sz="0" w:space="0" w:color="auto"/>
            <w:left w:val="none" w:sz="0" w:space="0" w:color="auto"/>
            <w:bottom w:val="none" w:sz="0" w:space="0" w:color="auto"/>
            <w:right w:val="none" w:sz="0" w:space="0" w:color="auto"/>
          </w:divBdr>
        </w:div>
        <w:div w:id="206912093">
          <w:marLeft w:val="640"/>
          <w:marRight w:val="0"/>
          <w:marTop w:val="0"/>
          <w:marBottom w:val="0"/>
          <w:divBdr>
            <w:top w:val="none" w:sz="0" w:space="0" w:color="auto"/>
            <w:left w:val="none" w:sz="0" w:space="0" w:color="auto"/>
            <w:bottom w:val="none" w:sz="0" w:space="0" w:color="auto"/>
            <w:right w:val="none" w:sz="0" w:space="0" w:color="auto"/>
          </w:divBdr>
        </w:div>
        <w:div w:id="666861226">
          <w:marLeft w:val="640"/>
          <w:marRight w:val="0"/>
          <w:marTop w:val="0"/>
          <w:marBottom w:val="0"/>
          <w:divBdr>
            <w:top w:val="none" w:sz="0" w:space="0" w:color="auto"/>
            <w:left w:val="none" w:sz="0" w:space="0" w:color="auto"/>
            <w:bottom w:val="none" w:sz="0" w:space="0" w:color="auto"/>
            <w:right w:val="none" w:sz="0" w:space="0" w:color="auto"/>
          </w:divBdr>
        </w:div>
        <w:div w:id="1940479092">
          <w:marLeft w:val="640"/>
          <w:marRight w:val="0"/>
          <w:marTop w:val="0"/>
          <w:marBottom w:val="0"/>
          <w:divBdr>
            <w:top w:val="none" w:sz="0" w:space="0" w:color="auto"/>
            <w:left w:val="none" w:sz="0" w:space="0" w:color="auto"/>
            <w:bottom w:val="none" w:sz="0" w:space="0" w:color="auto"/>
            <w:right w:val="none" w:sz="0" w:space="0" w:color="auto"/>
          </w:divBdr>
        </w:div>
        <w:div w:id="68617670">
          <w:marLeft w:val="640"/>
          <w:marRight w:val="0"/>
          <w:marTop w:val="0"/>
          <w:marBottom w:val="0"/>
          <w:divBdr>
            <w:top w:val="none" w:sz="0" w:space="0" w:color="auto"/>
            <w:left w:val="none" w:sz="0" w:space="0" w:color="auto"/>
            <w:bottom w:val="none" w:sz="0" w:space="0" w:color="auto"/>
            <w:right w:val="none" w:sz="0" w:space="0" w:color="auto"/>
          </w:divBdr>
        </w:div>
        <w:div w:id="2043020844">
          <w:marLeft w:val="640"/>
          <w:marRight w:val="0"/>
          <w:marTop w:val="0"/>
          <w:marBottom w:val="0"/>
          <w:divBdr>
            <w:top w:val="none" w:sz="0" w:space="0" w:color="auto"/>
            <w:left w:val="none" w:sz="0" w:space="0" w:color="auto"/>
            <w:bottom w:val="none" w:sz="0" w:space="0" w:color="auto"/>
            <w:right w:val="none" w:sz="0" w:space="0" w:color="auto"/>
          </w:divBdr>
        </w:div>
        <w:div w:id="1078862747">
          <w:marLeft w:val="640"/>
          <w:marRight w:val="0"/>
          <w:marTop w:val="0"/>
          <w:marBottom w:val="0"/>
          <w:divBdr>
            <w:top w:val="none" w:sz="0" w:space="0" w:color="auto"/>
            <w:left w:val="none" w:sz="0" w:space="0" w:color="auto"/>
            <w:bottom w:val="none" w:sz="0" w:space="0" w:color="auto"/>
            <w:right w:val="none" w:sz="0" w:space="0" w:color="auto"/>
          </w:divBdr>
        </w:div>
        <w:div w:id="296180564">
          <w:marLeft w:val="640"/>
          <w:marRight w:val="0"/>
          <w:marTop w:val="0"/>
          <w:marBottom w:val="0"/>
          <w:divBdr>
            <w:top w:val="none" w:sz="0" w:space="0" w:color="auto"/>
            <w:left w:val="none" w:sz="0" w:space="0" w:color="auto"/>
            <w:bottom w:val="none" w:sz="0" w:space="0" w:color="auto"/>
            <w:right w:val="none" w:sz="0" w:space="0" w:color="auto"/>
          </w:divBdr>
        </w:div>
        <w:div w:id="1451240821">
          <w:marLeft w:val="640"/>
          <w:marRight w:val="0"/>
          <w:marTop w:val="0"/>
          <w:marBottom w:val="0"/>
          <w:divBdr>
            <w:top w:val="none" w:sz="0" w:space="0" w:color="auto"/>
            <w:left w:val="none" w:sz="0" w:space="0" w:color="auto"/>
            <w:bottom w:val="none" w:sz="0" w:space="0" w:color="auto"/>
            <w:right w:val="none" w:sz="0" w:space="0" w:color="auto"/>
          </w:divBdr>
        </w:div>
        <w:div w:id="1731686332">
          <w:marLeft w:val="640"/>
          <w:marRight w:val="0"/>
          <w:marTop w:val="0"/>
          <w:marBottom w:val="0"/>
          <w:divBdr>
            <w:top w:val="none" w:sz="0" w:space="0" w:color="auto"/>
            <w:left w:val="none" w:sz="0" w:space="0" w:color="auto"/>
            <w:bottom w:val="none" w:sz="0" w:space="0" w:color="auto"/>
            <w:right w:val="none" w:sz="0" w:space="0" w:color="auto"/>
          </w:divBdr>
        </w:div>
        <w:div w:id="769620201">
          <w:marLeft w:val="640"/>
          <w:marRight w:val="0"/>
          <w:marTop w:val="0"/>
          <w:marBottom w:val="0"/>
          <w:divBdr>
            <w:top w:val="none" w:sz="0" w:space="0" w:color="auto"/>
            <w:left w:val="none" w:sz="0" w:space="0" w:color="auto"/>
            <w:bottom w:val="none" w:sz="0" w:space="0" w:color="auto"/>
            <w:right w:val="none" w:sz="0" w:space="0" w:color="auto"/>
          </w:divBdr>
        </w:div>
        <w:div w:id="772093434">
          <w:marLeft w:val="640"/>
          <w:marRight w:val="0"/>
          <w:marTop w:val="0"/>
          <w:marBottom w:val="0"/>
          <w:divBdr>
            <w:top w:val="none" w:sz="0" w:space="0" w:color="auto"/>
            <w:left w:val="none" w:sz="0" w:space="0" w:color="auto"/>
            <w:bottom w:val="none" w:sz="0" w:space="0" w:color="auto"/>
            <w:right w:val="none" w:sz="0" w:space="0" w:color="auto"/>
          </w:divBdr>
        </w:div>
        <w:div w:id="1155101214">
          <w:marLeft w:val="640"/>
          <w:marRight w:val="0"/>
          <w:marTop w:val="0"/>
          <w:marBottom w:val="0"/>
          <w:divBdr>
            <w:top w:val="none" w:sz="0" w:space="0" w:color="auto"/>
            <w:left w:val="none" w:sz="0" w:space="0" w:color="auto"/>
            <w:bottom w:val="none" w:sz="0" w:space="0" w:color="auto"/>
            <w:right w:val="none" w:sz="0" w:space="0" w:color="auto"/>
          </w:divBdr>
        </w:div>
        <w:div w:id="517232466">
          <w:marLeft w:val="640"/>
          <w:marRight w:val="0"/>
          <w:marTop w:val="0"/>
          <w:marBottom w:val="0"/>
          <w:divBdr>
            <w:top w:val="none" w:sz="0" w:space="0" w:color="auto"/>
            <w:left w:val="none" w:sz="0" w:space="0" w:color="auto"/>
            <w:bottom w:val="none" w:sz="0" w:space="0" w:color="auto"/>
            <w:right w:val="none" w:sz="0" w:space="0" w:color="auto"/>
          </w:divBdr>
        </w:div>
        <w:div w:id="86003905">
          <w:marLeft w:val="640"/>
          <w:marRight w:val="0"/>
          <w:marTop w:val="0"/>
          <w:marBottom w:val="0"/>
          <w:divBdr>
            <w:top w:val="none" w:sz="0" w:space="0" w:color="auto"/>
            <w:left w:val="none" w:sz="0" w:space="0" w:color="auto"/>
            <w:bottom w:val="none" w:sz="0" w:space="0" w:color="auto"/>
            <w:right w:val="none" w:sz="0" w:space="0" w:color="auto"/>
          </w:divBdr>
        </w:div>
        <w:div w:id="284314582">
          <w:marLeft w:val="640"/>
          <w:marRight w:val="0"/>
          <w:marTop w:val="0"/>
          <w:marBottom w:val="0"/>
          <w:divBdr>
            <w:top w:val="none" w:sz="0" w:space="0" w:color="auto"/>
            <w:left w:val="none" w:sz="0" w:space="0" w:color="auto"/>
            <w:bottom w:val="none" w:sz="0" w:space="0" w:color="auto"/>
            <w:right w:val="none" w:sz="0" w:space="0" w:color="auto"/>
          </w:divBdr>
        </w:div>
        <w:div w:id="2113087106">
          <w:marLeft w:val="640"/>
          <w:marRight w:val="0"/>
          <w:marTop w:val="0"/>
          <w:marBottom w:val="0"/>
          <w:divBdr>
            <w:top w:val="none" w:sz="0" w:space="0" w:color="auto"/>
            <w:left w:val="none" w:sz="0" w:space="0" w:color="auto"/>
            <w:bottom w:val="none" w:sz="0" w:space="0" w:color="auto"/>
            <w:right w:val="none" w:sz="0" w:space="0" w:color="auto"/>
          </w:divBdr>
        </w:div>
        <w:div w:id="1543397268">
          <w:marLeft w:val="640"/>
          <w:marRight w:val="0"/>
          <w:marTop w:val="0"/>
          <w:marBottom w:val="0"/>
          <w:divBdr>
            <w:top w:val="none" w:sz="0" w:space="0" w:color="auto"/>
            <w:left w:val="none" w:sz="0" w:space="0" w:color="auto"/>
            <w:bottom w:val="none" w:sz="0" w:space="0" w:color="auto"/>
            <w:right w:val="none" w:sz="0" w:space="0" w:color="auto"/>
          </w:divBdr>
        </w:div>
        <w:div w:id="1608389467">
          <w:marLeft w:val="640"/>
          <w:marRight w:val="0"/>
          <w:marTop w:val="0"/>
          <w:marBottom w:val="0"/>
          <w:divBdr>
            <w:top w:val="none" w:sz="0" w:space="0" w:color="auto"/>
            <w:left w:val="none" w:sz="0" w:space="0" w:color="auto"/>
            <w:bottom w:val="none" w:sz="0" w:space="0" w:color="auto"/>
            <w:right w:val="none" w:sz="0" w:space="0" w:color="auto"/>
          </w:divBdr>
        </w:div>
        <w:div w:id="229927902">
          <w:marLeft w:val="640"/>
          <w:marRight w:val="0"/>
          <w:marTop w:val="0"/>
          <w:marBottom w:val="0"/>
          <w:divBdr>
            <w:top w:val="none" w:sz="0" w:space="0" w:color="auto"/>
            <w:left w:val="none" w:sz="0" w:space="0" w:color="auto"/>
            <w:bottom w:val="none" w:sz="0" w:space="0" w:color="auto"/>
            <w:right w:val="none" w:sz="0" w:space="0" w:color="auto"/>
          </w:divBdr>
        </w:div>
        <w:div w:id="1475222767">
          <w:marLeft w:val="640"/>
          <w:marRight w:val="0"/>
          <w:marTop w:val="0"/>
          <w:marBottom w:val="0"/>
          <w:divBdr>
            <w:top w:val="none" w:sz="0" w:space="0" w:color="auto"/>
            <w:left w:val="none" w:sz="0" w:space="0" w:color="auto"/>
            <w:bottom w:val="none" w:sz="0" w:space="0" w:color="auto"/>
            <w:right w:val="none" w:sz="0" w:space="0" w:color="auto"/>
          </w:divBdr>
        </w:div>
        <w:div w:id="201677653">
          <w:marLeft w:val="640"/>
          <w:marRight w:val="0"/>
          <w:marTop w:val="0"/>
          <w:marBottom w:val="0"/>
          <w:divBdr>
            <w:top w:val="none" w:sz="0" w:space="0" w:color="auto"/>
            <w:left w:val="none" w:sz="0" w:space="0" w:color="auto"/>
            <w:bottom w:val="none" w:sz="0" w:space="0" w:color="auto"/>
            <w:right w:val="none" w:sz="0" w:space="0" w:color="auto"/>
          </w:divBdr>
        </w:div>
        <w:div w:id="2044094617">
          <w:marLeft w:val="640"/>
          <w:marRight w:val="0"/>
          <w:marTop w:val="0"/>
          <w:marBottom w:val="0"/>
          <w:divBdr>
            <w:top w:val="none" w:sz="0" w:space="0" w:color="auto"/>
            <w:left w:val="none" w:sz="0" w:space="0" w:color="auto"/>
            <w:bottom w:val="none" w:sz="0" w:space="0" w:color="auto"/>
            <w:right w:val="none" w:sz="0" w:space="0" w:color="auto"/>
          </w:divBdr>
        </w:div>
        <w:div w:id="1664818848">
          <w:marLeft w:val="640"/>
          <w:marRight w:val="0"/>
          <w:marTop w:val="0"/>
          <w:marBottom w:val="0"/>
          <w:divBdr>
            <w:top w:val="none" w:sz="0" w:space="0" w:color="auto"/>
            <w:left w:val="none" w:sz="0" w:space="0" w:color="auto"/>
            <w:bottom w:val="none" w:sz="0" w:space="0" w:color="auto"/>
            <w:right w:val="none" w:sz="0" w:space="0" w:color="auto"/>
          </w:divBdr>
        </w:div>
        <w:div w:id="1589196486">
          <w:marLeft w:val="640"/>
          <w:marRight w:val="0"/>
          <w:marTop w:val="0"/>
          <w:marBottom w:val="0"/>
          <w:divBdr>
            <w:top w:val="none" w:sz="0" w:space="0" w:color="auto"/>
            <w:left w:val="none" w:sz="0" w:space="0" w:color="auto"/>
            <w:bottom w:val="none" w:sz="0" w:space="0" w:color="auto"/>
            <w:right w:val="none" w:sz="0" w:space="0" w:color="auto"/>
          </w:divBdr>
        </w:div>
        <w:div w:id="1880782886">
          <w:marLeft w:val="640"/>
          <w:marRight w:val="0"/>
          <w:marTop w:val="0"/>
          <w:marBottom w:val="0"/>
          <w:divBdr>
            <w:top w:val="none" w:sz="0" w:space="0" w:color="auto"/>
            <w:left w:val="none" w:sz="0" w:space="0" w:color="auto"/>
            <w:bottom w:val="none" w:sz="0" w:space="0" w:color="auto"/>
            <w:right w:val="none" w:sz="0" w:space="0" w:color="auto"/>
          </w:divBdr>
        </w:div>
        <w:div w:id="2001230048">
          <w:marLeft w:val="640"/>
          <w:marRight w:val="0"/>
          <w:marTop w:val="0"/>
          <w:marBottom w:val="0"/>
          <w:divBdr>
            <w:top w:val="none" w:sz="0" w:space="0" w:color="auto"/>
            <w:left w:val="none" w:sz="0" w:space="0" w:color="auto"/>
            <w:bottom w:val="none" w:sz="0" w:space="0" w:color="auto"/>
            <w:right w:val="none" w:sz="0" w:space="0" w:color="auto"/>
          </w:divBdr>
        </w:div>
        <w:div w:id="639263381">
          <w:marLeft w:val="640"/>
          <w:marRight w:val="0"/>
          <w:marTop w:val="0"/>
          <w:marBottom w:val="0"/>
          <w:divBdr>
            <w:top w:val="none" w:sz="0" w:space="0" w:color="auto"/>
            <w:left w:val="none" w:sz="0" w:space="0" w:color="auto"/>
            <w:bottom w:val="none" w:sz="0" w:space="0" w:color="auto"/>
            <w:right w:val="none" w:sz="0" w:space="0" w:color="auto"/>
          </w:divBdr>
        </w:div>
        <w:div w:id="641270194">
          <w:marLeft w:val="640"/>
          <w:marRight w:val="0"/>
          <w:marTop w:val="0"/>
          <w:marBottom w:val="0"/>
          <w:divBdr>
            <w:top w:val="none" w:sz="0" w:space="0" w:color="auto"/>
            <w:left w:val="none" w:sz="0" w:space="0" w:color="auto"/>
            <w:bottom w:val="none" w:sz="0" w:space="0" w:color="auto"/>
            <w:right w:val="none" w:sz="0" w:space="0" w:color="auto"/>
          </w:divBdr>
        </w:div>
        <w:div w:id="268859949">
          <w:marLeft w:val="640"/>
          <w:marRight w:val="0"/>
          <w:marTop w:val="0"/>
          <w:marBottom w:val="0"/>
          <w:divBdr>
            <w:top w:val="none" w:sz="0" w:space="0" w:color="auto"/>
            <w:left w:val="none" w:sz="0" w:space="0" w:color="auto"/>
            <w:bottom w:val="none" w:sz="0" w:space="0" w:color="auto"/>
            <w:right w:val="none" w:sz="0" w:space="0" w:color="auto"/>
          </w:divBdr>
        </w:div>
        <w:div w:id="964848217">
          <w:marLeft w:val="640"/>
          <w:marRight w:val="0"/>
          <w:marTop w:val="0"/>
          <w:marBottom w:val="0"/>
          <w:divBdr>
            <w:top w:val="none" w:sz="0" w:space="0" w:color="auto"/>
            <w:left w:val="none" w:sz="0" w:space="0" w:color="auto"/>
            <w:bottom w:val="none" w:sz="0" w:space="0" w:color="auto"/>
            <w:right w:val="none" w:sz="0" w:space="0" w:color="auto"/>
          </w:divBdr>
        </w:div>
        <w:div w:id="2125532965">
          <w:marLeft w:val="640"/>
          <w:marRight w:val="0"/>
          <w:marTop w:val="0"/>
          <w:marBottom w:val="0"/>
          <w:divBdr>
            <w:top w:val="none" w:sz="0" w:space="0" w:color="auto"/>
            <w:left w:val="none" w:sz="0" w:space="0" w:color="auto"/>
            <w:bottom w:val="none" w:sz="0" w:space="0" w:color="auto"/>
            <w:right w:val="none" w:sz="0" w:space="0" w:color="auto"/>
          </w:divBdr>
        </w:div>
        <w:div w:id="2054575918">
          <w:marLeft w:val="640"/>
          <w:marRight w:val="0"/>
          <w:marTop w:val="0"/>
          <w:marBottom w:val="0"/>
          <w:divBdr>
            <w:top w:val="none" w:sz="0" w:space="0" w:color="auto"/>
            <w:left w:val="none" w:sz="0" w:space="0" w:color="auto"/>
            <w:bottom w:val="none" w:sz="0" w:space="0" w:color="auto"/>
            <w:right w:val="none" w:sz="0" w:space="0" w:color="auto"/>
          </w:divBdr>
        </w:div>
        <w:div w:id="451173036">
          <w:marLeft w:val="640"/>
          <w:marRight w:val="0"/>
          <w:marTop w:val="0"/>
          <w:marBottom w:val="0"/>
          <w:divBdr>
            <w:top w:val="none" w:sz="0" w:space="0" w:color="auto"/>
            <w:left w:val="none" w:sz="0" w:space="0" w:color="auto"/>
            <w:bottom w:val="none" w:sz="0" w:space="0" w:color="auto"/>
            <w:right w:val="none" w:sz="0" w:space="0" w:color="auto"/>
          </w:divBdr>
        </w:div>
        <w:div w:id="707149814">
          <w:marLeft w:val="640"/>
          <w:marRight w:val="0"/>
          <w:marTop w:val="0"/>
          <w:marBottom w:val="0"/>
          <w:divBdr>
            <w:top w:val="none" w:sz="0" w:space="0" w:color="auto"/>
            <w:left w:val="none" w:sz="0" w:space="0" w:color="auto"/>
            <w:bottom w:val="none" w:sz="0" w:space="0" w:color="auto"/>
            <w:right w:val="none" w:sz="0" w:space="0" w:color="auto"/>
          </w:divBdr>
        </w:div>
        <w:div w:id="1447891518">
          <w:marLeft w:val="640"/>
          <w:marRight w:val="0"/>
          <w:marTop w:val="0"/>
          <w:marBottom w:val="0"/>
          <w:divBdr>
            <w:top w:val="none" w:sz="0" w:space="0" w:color="auto"/>
            <w:left w:val="none" w:sz="0" w:space="0" w:color="auto"/>
            <w:bottom w:val="none" w:sz="0" w:space="0" w:color="auto"/>
            <w:right w:val="none" w:sz="0" w:space="0" w:color="auto"/>
          </w:divBdr>
        </w:div>
        <w:div w:id="1577322598">
          <w:marLeft w:val="640"/>
          <w:marRight w:val="0"/>
          <w:marTop w:val="0"/>
          <w:marBottom w:val="0"/>
          <w:divBdr>
            <w:top w:val="none" w:sz="0" w:space="0" w:color="auto"/>
            <w:left w:val="none" w:sz="0" w:space="0" w:color="auto"/>
            <w:bottom w:val="none" w:sz="0" w:space="0" w:color="auto"/>
            <w:right w:val="none" w:sz="0" w:space="0" w:color="auto"/>
          </w:divBdr>
        </w:div>
        <w:div w:id="1049646860">
          <w:marLeft w:val="640"/>
          <w:marRight w:val="0"/>
          <w:marTop w:val="0"/>
          <w:marBottom w:val="0"/>
          <w:divBdr>
            <w:top w:val="none" w:sz="0" w:space="0" w:color="auto"/>
            <w:left w:val="none" w:sz="0" w:space="0" w:color="auto"/>
            <w:bottom w:val="none" w:sz="0" w:space="0" w:color="auto"/>
            <w:right w:val="none" w:sz="0" w:space="0" w:color="auto"/>
          </w:divBdr>
        </w:div>
        <w:div w:id="441457061">
          <w:marLeft w:val="640"/>
          <w:marRight w:val="0"/>
          <w:marTop w:val="0"/>
          <w:marBottom w:val="0"/>
          <w:divBdr>
            <w:top w:val="none" w:sz="0" w:space="0" w:color="auto"/>
            <w:left w:val="none" w:sz="0" w:space="0" w:color="auto"/>
            <w:bottom w:val="none" w:sz="0" w:space="0" w:color="auto"/>
            <w:right w:val="none" w:sz="0" w:space="0" w:color="auto"/>
          </w:divBdr>
        </w:div>
        <w:div w:id="1648704803">
          <w:marLeft w:val="640"/>
          <w:marRight w:val="0"/>
          <w:marTop w:val="0"/>
          <w:marBottom w:val="0"/>
          <w:divBdr>
            <w:top w:val="none" w:sz="0" w:space="0" w:color="auto"/>
            <w:left w:val="none" w:sz="0" w:space="0" w:color="auto"/>
            <w:bottom w:val="none" w:sz="0" w:space="0" w:color="auto"/>
            <w:right w:val="none" w:sz="0" w:space="0" w:color="auto"/>
          </w:divBdr>
        </w:div>
        <w:div w:id="2000883703">
          <w:marLeft w:val="640"/>
          <w:marRight w:val="0"/>
          <w:marTop w:val="0"/>
          <w:marBottom w:val="0"/>
          <w:divBdr>
            <w:top w:val="none" w:sz="0" w:space="0" w:color="auto"/>
            <w:left w:val="none" w:sz="0" w:space="0" w:color="auto"/>
            <w:bottom w:val="none" w:sz="0" w:space="0" w:color="auto"/>
            <w:right w:val="none" w:sz="0" w:space="0" w:color="auto"/>
          </w:divBdr>
        </w:div>
        <w:div w:id="1981570679">
          <w:marLeft w:val="640"/>
          <w:marRight w:val="0"/>
          <w:marTop w:val="0"/>
          <w:marBottom w:val="0"/>
          <w:divBdr>
            <w:top w:val="none" w:sz="0" w:space="0" w:color="auto"/>
            <w:left w:val="none" w:sz="0" w:space="0" w:color="auto"/>
            <w:bottom w:val="none" w:sz="0" w:space="0" w:color="auto"/>
            <w:right w:val="none" w:sz="0" w:space="0" w:color="auto"/>
          </w:divBdr>
        </w:div>
        <w:div w:id="218248663">
          <w:marLeft w:val="640"/>
          <w:marRight w:val="0"/>
          <w:marTop w:val="0"/>
          <w:marBottom w:val="0"/>
          <w:divBdr>
            <w:top w:val="none" w:sz="0" w:space="0" w:color="auto"/>
            <w:left w:val="none" w:sz="0" w:space="0" w:color="auto"/>
            <w:bottom w:val="none" w:sz="0" w:space="0" w:color="auto"/>
            <w:right w:val="none" w:sz="0" w:space="0" w:color="auto"/>
          </w:divBdr>
        </w:div>
        <w:div w:id="452789482">
          <w:marLeft w:val="640"/>
          <w:marRight w:val="0"/>
          <w:marTop w:val="0"/>
          <w:marBottom w:val="0"/>
          <w:divBdr>
            <w:top w:val="none" w:sz="0" w:space="0" w:color="auto"/>
            <w:left w:val="none" w:sz="0" w:space="0" w:color="auto"/>
            <w:bottom w:val="none" w:sz="0" w:space="0" w:color="auto"/>
            <w:right w:val="none" w:sz="0" w:space="0" w:color="auto"/>
          </w:divBdr>
        </w:div>
        <w:div w:id="518084333">
          <w:marLeft w:val="640"/>
          <w:marRight w:val="0"/>
          <w:marTop w:val="0"/>
          <w:marBottom w:val="0"/>
          <w:divBdr>
            <w:top w:val="none" w:sz="0" w:space="0" w:color="auto"/>
            <w:left w:val="none" w:sz="0" w:space="0" w:color="auto"/>
            <w:bottom w:val="none" w:sz="0" w:space="0" w:color="auto"/>
            <w:right w:val="none" w:sz="0" w:space="0" w:color="auto"/>
          </w:divBdr>
        </w:div>
        <w:div w:id="1567573626">
          <w:marLeft w:val="640"/>
          <w:marRight w:val="0"/>
          <w:marTop w:val="0"/>
          <w:marBottom w:val="0"/>
          <w:divBdr>
            <w:top w:val="none" w:sz="0" w:space="0" w:color="auto"/>
            <w:left w:val="none" w:sz="0" w:space="0" w:color="auto"/>
            <w:bottom w:val="none" w:sz="0" w:space="0" w:color="auto"/>
            <w:right w:val="none" w:sz="0" w:space="0" w:color="auto"/>
          </w:divBdr>
        </w:div>
        <w:div w:id="1353068366">
          <w:marLeft w:val="640"/>
          <w:marRight w:val="0"/>
          <w:marTop w:val="0"/>
          <w:marBottom w:val="0"/>
          <w:divBdr>
            <w:top w:val="none" w:sz="0" w:space="0" w:color="auto"/>
            <w:left w:val="none" w:sz="0" w:space="0" w:color="auto"/>
            <w:bottom w:val="none" w:sz="0" w:space="0" w:color="auto"/>
            <w:right w:val="none" w:sz="0" w:space="0" w:color="auto"/>
          </w:divBdr>
        </w:div>
        <w:div w:id="1779523088">
          <w:marLeft w:val="640"/>
          <w:marRight w:val="0"/>
          <w:marTop w:val="0"/>
          <w:marBottom w:val="0"/>
          <w:divBdr>
            <w:top w:val="none" w:sz="0" w:space="0" w:color="auto"/>
            <w:left w:val="none" w:sz="0" w:space="0" w:color="auto"/>
            <w:bottom w:val="none" w:sz="0" w:space="0" w:color="auto"/>
            <w:right w:val="none" w:sz="0" w:space="0" w:color="auto"/>
          </w:divBdr>
        </w:div>
        <w:div w:id="819152280">
          <w:marLeft w:val="640"/>
          <w:marRight w:val="0"/>
          <w:marTop w:val="0"/>
          <w:marBottom w:val="0"/>
          <w:divBdr>
            <w:top w:val="none" w:sz="0" w:space="0" w:color="auto"/>
            <w:left w:val="none" w:sz="0" w:space="0" w:color="auto"/>
            <w:bottom w:val="none" w:sz="0" w:space="0" w:color="auto"/>
            <w:right w:val="none" w:sz="0" w:space="0" w:color="auto"/>
          </w:divBdr>
        </w:div>
        <w:div w:id="1657143933">
          <w:marLeft w:val="640"/>
          <w:marRight w:val="0"/>
          <w:marTop w:val="0"/>
          <w:marBottom w:val="0"/>
          <w:divBdr>
            <w:top w:val="none" w:sz="0" w:space="0" w:color="auto"/>
            <w:left w:val="none" w:sz="0" w:space="0" w:color="auto"/>
            <w:bottom w:val="none" w:sz="0" w:space="0" w:color="auto"/>
            <w:right w:val="none" w:sz="0" w:space="0" w:color="auto"/>
          </w:divBdr>
        </w:div>
        <w:div w:id="1930383464">
          <w:marLeft w:val="640"/>
          <w:marRight w:val="0"/>
          <w:marTop w:val="0"/>
          <w:marBottom w:val="0"/>
          <w:divBdr>
            <w:top w:val="none" w:sz="0" w:space="0" w:color="auto"/>
            <w:left w:val="none" w:sz="0" w:space="0" w:color="auto"/>
            <w:bottom w:val="none" w:sz="0" w:space="0" w:color="auto"/>
            <w:right w:val="none" w:sz="0" w:space="0" w:color="auto"/>
          </w:divBdr>
        </w:div>
        <w:div w:id="1132216059">
          <w:marLeft w:val="640"/>
          <w:marRight w:val="0"/>
          <w:marTop w:val="0"/>
          <w:marBottom w:val="0"/>
          <w:divBdr>
            <w:top w:val="none" w:sz="0" w:space="0" w:color="auto"/>
            <w:left w:val="none" w:sz="0" w:space="0" w:color="auto"/>
            <w:bottom w:val="none" w:sz="0" w:space="0" w:color="auto"/>
            <w:right w:val="none" w:sz="0" w:space="0" w:color="auto"/>
          </w:divBdr>
        </w:div>
        <w:div w:id="1300107559">
          <w:marLeft w:val="640"/>
          <w:marRight w:val="0"/>
          <w:marTop w:val="0"/>
          <w:marBottom w:val="0"/>
          <w:divBdr>
            <w:top w:val="none" w:sz="0" w:space="0" w:color="auto"/>
            <w:left w:val="none" w:sz="0" w:space="0" w:color="auto"/>
            <w:bottom w:val="none" w:sz="0" w:space="0" w:color="auto"/>
            <w:right w:val="none" w:sz="0" w:space="0" w:color="auto"/>
          </w:divBdr>
        </w:div>
        <w:div w:id="312491349">
          <w:marLeft w:val="640"/>
          <w:marRight w:val="0"/>
          <w:marTop w:val="0"/>
          <w:marBottom w:val="0"/>
          <w:divBdr>
            <w:top w:val="none" w:sz="0" w:space="0" w:color="auto"/>
            <w:left w:val="none" w:sz="0" w:space="0" w:color="auto"/>
            <w:bottom w:val="none" w:sz="0" w:space="0" w:color="auto"/>
            <w:right w:val="none" w:sz="0" w:space="0" w:color="auto"/>
          </w:divBdr>
        </w:div>
        <w:div w:id="317923904">
          <w:marLeft w:val="640"/>
          <w:marRight w:val="0"/>
          <w:marTop w:val="0"/>
          <w:marBottom w:val="0"/>
          <w:divBdr>
            <w:top w:val="none" w:sz="0" w:space="0" w:color="auto"/>
            <w:left w:val="none" w:sz="0" w:space="0" w:color="auto"/>
            <w:bottom w:val="none" w:sz="0" w:space="0" w:color="auto"/>
            <w:right w:val="none" w:sz="0" w:space="0" w:color="auto"/>
          </w:divBdr>
        </w:div>
        <w:div w:id="364137525">
          <w:marLeft w:val="640"/>
          <w:marRight w:val="0"/>
          <w:marTop w:val="0"/>
          <w:marBottom w:val="0"/>
          <w:divBdr>
            <w:top w:val="none" w:sz="0" w:space="0" w:color="auto"/>
            <w:left w:val="none" w:sz="0" w:space="0" w:color="auto"/>
            <w:bottom w:val="none" w:sz="0" w:space="0" w:color="auto"/>
            <w:right w:val="none" w:sz="0" w:space="0" w:color="auto"/>
          </w:divBdr>
        </w:div>
        <w:div w:id="912930923">
          <w:marLeft w:val="640"/>
          <w:marRight w:val="0"/>
          <w:marTop w:val="0"/>
          <w:marBottom w:val="0"/>
          <w:divBdr>
            <w:top w:val="none" w:sz="0" w:space="0" w:color="auto"/>
            <w:left w:val="none" w:sz="0" w:space="0" w:color="auto"/>
            <w:bottom w:val="none" w:sz="0" w:space="0" w:color="auto"/>
            <w:right w:val="none" w:sz="0" w:space="0" w:color="auto"/>
          </w:divBdr>
        </w:div>
        <w:div w:id="2091464179">
          <w:marLeft w:val="640"/>
          <w:marRight w:val="0"/>
          <w:marTop w:val="0"/>
          <w:marBottom w:val="0"/>
          <w:divBdr>
            <w:top w:val="none" w:sz="0" w:space="0" w:color="auto"/>
            <w:left w:val="none" w:sz="0" w:space="0" w:color="auto"/>
            <w:bottom w:val="none" w:sz="0" w:space="0" w:color="auto"/>
            <w:right w:val="none" w:sz="0" w:space="0" w:color="auto"/>
          </w:divBdr>
        </w:div>
        <w:div w:id="840508226">
          <w:marLeft w:val="640"/>
          <w:marRight w:val="0"/>
          <w:marTop w:val="0"/>
          <w:marBottom w:val="0"/>
          <w:divBdr>
            <w:top w:val="none" w:sz="0" w:space="0" w:color="auto"/>
            <w:left w:val="none" w:sz="0" w:space="0" w:color="auto"/>
            <w:bottom w:val="none" w:sz="0" w:space="0" w:color="auto"/>
            <w:right w:val="none" w:sz="0" w:space="0" w:color="auto"/>
          </w:divBdr>
        </w:div>
        <w:div w:id="676227928">
          <w:marLeft w:val="640"/>
          <w:marRight w:val="0"/>
          <w:marTop w:val="0"/>
          <w:marBottom w:val="0"/>
          <w:divBdr>
            <w:top w:val="none" w:sz="0" w:space="0" w:color="auto"/>
            <w:left w:val="none" w:sz="0" w:space="0" w:color="auto"/>
            <w:bottom w:val="none" w:sz="0" w:space="0" w:color="auto"/>
            <w:right w:val="none" w:sz="0" w:space="0" w:color="auto"/>
          </w:divBdr>
        </w:div>
        <w:div w:id="837885108">
          <w:marLeft w:val="640"/>
          <w:marRight w:val="0"/>
          <w:marTop w:val="0"/>
          <w:marBottom w:val="0"/>
          <w:divBdr>
            <w:top w:val="none" w:sz="0" w:space="0" w:color="auto"/>
            <w:left w:val="none" w:sz="0" w:space="0" w:color="auto"/>
            <w:bottom w:val="none" w:sz="0" w:space="0" w:color="auto"/>
            <w:right w:val="none" w:sz="0" w:space="0" w:color="auto"/>
          </w:divBdr>
        </w:div>
        <w:div w:id="601883772">
          <w:marLeft w:val="640"/>
          <w:marRight w:val="0"/>
          <w:marTop w:val="0"/>
          <w:marBottom w:val="0"/>
          <w:divBdr>
            <w:top w:val="none" w:sz="0" w:space="0" w:color="auto"/>
            <w:left w:val="none" w:sz="0" w:space="0" w:color="auto"/>
            <w:bottom w:val="none" w:sz="0" w:space="0" w:color="auto"/>
            <w:right w:val="none" w:sz="0" w:space="0" w:color="auto"/>
          </w:divBdr>
        </w:div>
        <w:div w:id="254440550">
          <w:marLeft w:val="640"/>
          <w:marRight w:val="0"/>
          <w:marTop w:val="0"/>
          <w:marBottom w:val="0"/>
          <w:divBdr>
            <w:top w:val="none" w:sz="0" w:space="0" w:color="auto"/>
            <w:left w:val="none" w:sz="0" w:space="0" w:color="auto"/>
            <w:bottom w:val="none" w:sz="0" w:space="0" w:color="auto"/>
            <w:right w:val="none" w:sz="0" w:space="0" w:color="auto"/>
          </w:divBdr>
        </w:div>
      </w:divsChild>
    </w:div>
    <w:div w:id="702052894">
      <w:bodyDiv w:val="1"/>
      <w:marLeft w:val="0"/>
      <w:marRight w:val="0"/>
      <w:marTop w:val="0"/>
      <w:marBottom w:val="0"/>
      <w:divBdr>
        <w:top w:val="none" w:sz="0" w:space="0" w:color="auto"/>
        <w:left w:val="none" w:sz="0" w:space="0" w:color="auto"/>
        <w:bottom w:val="none" w:sz="0" w:space="0" w:color="auto"/>
        <w:right w:val="none" w:sz="0" w:space="0" w:color="auto"/>
      </w:divBdr>
    </w:div>
    <w:div w:id="703217130">
      <w:bodyDiv w:val="1"/>
      <w:marLeft w:val="0"/>
      <w:marRight w:val="0"/>
      <w:marTop w:val="0"/>
      <w:marBottom w:val="0"/>
      <w:divBdr>
        <w:top w:val="none" w:sz="0" w:space="0" w:color="auto"/>
        <w:left w:val="none" w:sz="0" w:space="0" w:color="auto"/>
        <w:bottom w:val="none" w:sz="0" w:space="0" w:color="auto"/>
        <w:right w:val="none" w:sz="0" w:space="0" w:color="auto"/>
      </w:divBdr>
    </w:div>
    <w:div w:id="705985697">
      <w:bodyDiv w:val="1"/>
      <w:marLeft w:val="0"/>
      <w:marRight w:val="0"/>
      <w:marTop w:val="0"/>
      <w:marBottom w:val="0"/>
      <w:divBdr>
        <w:top w:val="none" w:sz="0" w:space="0" w:color="auto"/>
        <w:left w:val="none" w:sz="0" w:space="0" w:color="auto"/>
        <w:bottom w:val="none" w:sz="0" w:space="0" w:color="auto"/>
        <w:right w:val="none" w:sz="0" w:space="0" w:color="auto"/>
      </w:divBdr>
    </w:div>
    <w:div w:id="708649861">
      <w:bodyDiv w:val="1"/>
      <w:marLeft w:val="0"/>
      <w:marRight w:val="0"/>
      <w:marTop w:val="0"/>
      <w:marBottom w:val="0"/>
      <w:divBdr>
        <w:top w:val="none" w:sz="0" w:space="0" w:color="auto"/>
        <w:left w:val="none" w:sz="0" w:space="0" w:color="auto"/>
        <w:bottom w:val="none" w:sz="0" w:space="0" w:color="auto"/>
        <w:right w:val="none" w:sz="0" w:space="0" w:color="auto"/>
      </w:divBdr>
    </w:div>
    <w:div w:id="711730433">
      <w:bodyDiv w:val="1"/>
      <w:marLeft w:val="0"/>
      <w:marRight w:val="0"/>
      <w:marTop w:val="0"/>
      <w:marBottom w:val="0"/>
      <w:divBdr>
        <w:top w:val="none" w:sz="0" w:space="0" w:color="auto"/>
        <w:left w:val="none" w:sz="0" w:space="0" w:color="auto"/>
        <w:bottom w:val="none" w:sz="0" w:space="0" w:color="auto"/>
        <w:right w:val="none" w:sz="0" w:space="0" w:color="auto"/>
      </w:divBdr>
    </w:div>
    <w:div w:id="711926682">
      <w:bodyDiv w:val="1"/>
      <w:marLeft w:val="0"/>
      <w:marRight w:val="0"/>
      <w:marTop w:val="0"/>
      <w:marBottom w:val="0"/>
      <w:divBdr>
        <w:top w:val="none" w:sz="0" w:space="0" w:color="auto"/>
        <w:left w:val="none" w:sz="0" w:space="0" w:color="auto"/>
        <w:bottom w:val="none" w:sz="0" w:space="0" w:color="auto"/>
        <w:right w:val="none" w:sz="0" w:space="0" w:color="auto"/>
      </w:divBdr>
    </w:div>
    <w:div w:id="712772858">
      <w:bodyDiv w:val="1"/>
      <w:marLeft w:val="0"/>
      <w:marRight w:val="0"/>
      <w:marTop w:val="0"/>
      <w:marBottom w:val="0"/>
      <w:divBdr>
        <w:top w:val="none" w:sz="0" w:space="0" w:color="auto"/>
        <w:left w:val="none" w:sz="0" w:space="0" w:color="auto"/>
        <w:bottom w:val="none" w:sz="0" w:space="0" w:color="auto"/>
        <w:right w:val="none" w:sz="0" w:space="0" w:color="auto"/>
      </w:divBdr>
    </w:div>
    <w:div w:id="713042225">
      <w:bodyDiv w:val="1"/>
      <w:marLeft w:val="0"/>
      <w:marRight w:val="0"/>
      <w:marTop w:val="0"/>
      <w:marBottom w:val="0"/>
      <w:divBdr>
        <w:top w:val="none" w:sz="0" w:space="0" w:color="auto"/>
        <w:left w:val="none" w:sz="0" w:space="0" w:color="auto"/>
        <w:bottom w:val="none" w:sz="0" w:space="0" w:color="auto"/>
        <w:right w:val="none" w:sz="0" w:space="0" w:color="auto"/>
      </w:divBdr>
    </w:div>
    <w:div w:id="713970707">
      <w:bodyDiv w:val="1"/>
      <w:marLeft w:val="0"/>
      <w:marRight w:val="0"/>
      <w:marTop w:val="0"/>
      <w:marBottom w:val="0"/>
      <w:divBdr>
        <w:top w:val="none" w:sz="0" w:space="0" w:color="auto"/>
        <w:left w:val="none" w:sz="0" w:space="0" w:color="auto"/>
        <w:bottom w:val="none" w:sz="0" w:space="0" w:color="auto"/>
        <w:right w:val="none" w:sz="0" w:space="0" w:color="auto"/>
      </w:divBdr>
    </w:div>
    <w:div w:id="717701874">
      <w:bodyDiv w:val="1"/>
      <w:marLeft w:val="0"/>
      <w:marRight w:val="0"/>
      <w:marTop w:val="0"/>
      <w:marBottom w:val="0"/>
      <w:divBdr>
        <w:top w:val="none" w:sz="0" w:space="0" w:color="auto"/>
        <w:left w:val="none" w:sz="0" w:space="0" w:color="auto"/>
        <w:bottom w:val="none" w:sz="0" w:space="0" w:color="auto"/>
        <w:right w:val="none" w:sz="0" w:space="0" w:color="auto"/>
      </w:divBdr>
      <w:divsChild>
        <w:div w:id="1113208731">
          <w:marLeft w:val="640"/>
          <w:marRight w:val="0"/>
          <w:marTop w:val="0"/>
          <w:marBottom w:val="0"/>
          <w:divBdr>
            <w:top w:val="none" w:sz="0" w:space="0" w:color="auto"/>
            <w:left w:val="none" w:sz="0" w:space="0" w:color="auto"/>
            <w:bottom w:val="none" w:sz="0" w:space="0" w:color="auto"/>
            <w:right w:val="none" w:sz="0" w:space="0" w:color="auto"/>
          </w:divBdr>
        </w:div>
        <w:div w:id="1476291001">
          <w:marLeft w:val="640"/>
          <w:marRight w:val="0"/>
          <w:marTop w:val="0"/>
          <w:marBottom w:val="0"/>
          <w:divBdr>
            <w:top w:val="none" w:sz="0" w:space="0" w:color="auto"/>
            <w:left w:val="none" w:sz="0" w:space="0" w:color="auto"/>
            <w:bottom w:val="none" w:sz="0" w:space="0" w:color="auto"/>
            <w:right w:val="none" w:sz="0" w:space="0" w:color="auto"/>
          </w:divBdr>
        </w:div>
        <w:div w:id="2066754970">
          <w:marLeft w:val="640"/>
          <w:marRight w:val="0"/>
          <w:marTop w:val="0"/>
          <w:marBottom w:val="0"/>
          <w:divBdr>
            <w:top w:val="none" w:sz="0" w:space="0" w:color="auto"/>
            <w:left w:val="none" w:sz="0" w:space="0" w:color="auto"/>
            <w:bottom w:val="none" w:sz="0" w:space="0" w:color="auto"/>
            <w:right w:val="none" w:sz="0" w:space="0" w:color="auto"/>
          </w:divBdr>
        </w:div>
        <w:div w:id="193076087">
          <w:marLeft w:val="640"/>
          <w:marRight w:val="0"/>
          <w:marTop w:val="0"/>
          <w:marBottom w:val="0"/>
          <w:divBdr>
            <w:top w:val="none" w:sz="0" w:space="0" w:color="auto"/>
            <w:left w:val="none" w:sz="0" w:space="0" w:color="auto"/>
            <w:bottom w:val="none" w:sz="0" w:space="0" w:color="auto"/>
            <w:right w:val="none" w:sz="0" w:space="0" w:color="auto"/>
          </w:divBdr>
        </w:div>
        <w:div w:id="845901348">
          <w:marLeft w:val="640"/>
          <w:marRight w:val="0"/>
          <w:marTop w:val="0"/>
          <w:marBottom w:val="0"/>
          <w:divBdr>
            <w:top w:val="none" w:sz="0" w:space="0" w:color="auto"/>
            <w:left w:val="none" w:sz="0" w:space="0" w:color="auto"/>
            <w:bottom w:val="none" w:sz="0" w:space="0" w:color="auto"/>
            <w:right w:val="none" w:sz="0" w:space="0" w:color="auto"/>
          </w:divBdr>
        </w:div>
        <w:div w:id="230702317">
          <w:marLeft w:val="640"/>
          <w:marRight w:val="0"/>
          <w:marTop w:val="0"/>
          <w:marBottom w:val="0"/>
          <w:divBdr>
            <w:top w:val="none" w:sz="0" w:space="0" w:color="auto"/>
            <w:left w:val="none" w:sz="0" w:space="0" w:color="auto"/>
            <w:bottom w:val="none" w:sz="0" w:space="0" w:color="auto"/>
            <w:right w:val="none" w:sz="0" w:space="0" w:color="auto"/>
          </w:divBdr>
        </w:div>
        <w:div w:id="2080208223">
          <w:marLeft w:val="640"/>
          <w:marRight w:val="0"/>
          <w:marTop w:val="0"/>
          <w:marBottom w:val="0"/>
          <w:divBdr>
            <w:top w:val="none" w:sz="0" w:space="0" w:color="auto"/>
            <w:left w:val="none" w:sz="0" w:space="0" w:color="auto"/>
            <w:bottom w:val="none" w:sz="0" w:space="0" w:color="auto"/>
            <w:right w:val="none" w:sz="0" w:space="0" w:color="auto"/>
          </w:divBdr>
        </w:div>
        <w:div w:id="1826318394">
          <w:marLeft w:val="640"/>
          <w:marRight w:val="0"/>
          <w:marTop w:val="0"/>
          <w:marBottom w:val="0"/>
          <w:divBdr>
            <w:top w:val="none" w:sz="0" w:space="0" w:color="auto"/>
            <w:left w:val="none" w:sz="0" w:space="0" w:color="auto"/>
            <w:bottom w:val="none" w:sz="0" w:space="0" w:color="auto"/>
            <w:right w:val="none" w:sz="0" w:space="0" w:color="auto"/>
          </w:divBdr>
        </w:div>
        <w:div w:id="630523705">
          <w:marLeft w:val="640"/>
          <w:marRight w:val="0"/>
          <w:marTop w:val="0"/>
          <w:marBottom w:val="0"/>
          <w:divBdr>
            <w:top w:val="none" w:sz="0" w:space="0" w:color="auto"/>
            <w:left w:val="none" w:sz="0" w:space="0" w:color="auto"/>
            <w:bottom w:val="none" w:sz="0" w:space="0" w:color="auto"/>
            <w:right w:val="none" w:sz="0" w:space="0" w:color="auto"/>
          </w:divBdr>
        </w:div>
        <w:div w:id="758261002">
          <w:marLeft w:val="640"/>
          <w:marRight w:val="0"/>
          <w:marTop w:val="0"/>
          <w:marBottom w:val="0"/>
          <w:divBdr>
            <w:top w:val="none" w:sz="0" w:space="0" w:color="auto"/>
            <w:left w:val="none" w:sz="0" w:space="0" w:color="auto"/>
            <w:bottom w:val="none" w:sz="0" w:space="0" w:color="auto"/>
            <w:right w:val="none" w:sz="0" w:space="0" w:color="auto"/>
          </w:divBdr>
        </w:div>
        <w:div w:id="1979217822">
          <w:marLeft w:val="640"/>
          <w:marRight w:val="0"/>
          <w:marTop w:val="0"/>
          <w:marBottom w:val="0"/>
          <w:divBdr>
            <w:top w:val="none" w:sz="0" w:space="0" w:color="auto"/>
            <w:left w:val="none" w:sz="0" w:space="0" w:color="auto"/>
            <w:bottom w:val="none" w:sz="0" w:space="0" w:color="auto"/>
            <w:right w:val="none" w:sz="0" w:space="0" w:color="auto"/>
          </w:divBdr>
        </w:div>
        <w:div w:id="22482730">
          <w:marLeft w:val="640"/>
          <w:marRight w:val="0"/>
          <w:marTop w:val="0"/>
          <w:marBottom w:val="0"/>
          <w:divBdr>
            <w:top w:val="none" w:sz="0" w:space="0" w:color="auto"/>
            <w:left w:val="none" w:sz="0" w:space="0" w:color="auto"/>
            <w:bottom w:val="none" w:sz="0" w:space="0" w:color="auto"/>
            <w:right w:val="none" w:sz="0" w:space="0" w:color="auto"/>
          </w:divBdr>
        </w:div>
        <w:div w:id="1204172003">
          <w:marLeft w:val="640"/>
          <w:marRight w:val="0"/>
          <w:marTop w:val="0"/>
          <w:marBottom w:val="0"/>
          <w:divBdr>
            <w:top w:val="none" w:sz="0" w:space="0" w:color="auto"/>
            <w:left w:val="none" w:sz="0" w:space="0" w:color="auto"/>
            <w:bottom w:val="none" w:sz="0" w:space="0" w:color="auto"/>
            <w:right w:val="none" w:sz="0" w:space="0" w:color="auto"/>
          </w:divBdr>
        </w:div>
        <w:div w:id="2016765218">
          <w:marLeft w:val="640"/>
          <w:marRight w:val="0"/>
          <w:marTop w:val="0"/>
          <w:marBottom w:val="0"/>
          <w:divBdr>
            <w:top w:val="none" w:sz="0" w:space="0" w:color="auto"/>
            <w:left w:val="none" w:sz="0" w:space="0" w:color="auto"/>
            <w:bottom w:val="none" w:sz="0" w:space="0" w:color="auto"/>
            <w:right w:val="none" w:sz="0" w:space="0" w:color="auto"/>
          </w:divBdr>
        </w:div>
        <w:div w:id="1895237023">
          <w:marLeft w:val="640"/>
          <w:marRight w:val="0"/>
          <w:marTop w:val="0"/>
          <w:marBottom w:val="0"/>
          <w:divBdr>
            <w:top w:val="none" w:sz="0" w:space="0" w:color="auto"/>
            <w:left w:val="none" w:sz="0" w:space="0" w:color="auto"/>
            <w:bottom w:val="none" w:sz="0" w:space="0" w:color="auto"/>
            <w:right w:val="none" w:sz="0" w:space="0" w:color="auto"/>
          </w:divBdr>
        </w:div>
        <w:div w:id="970594390">
          <w:marLeft w:val="640"/>
          <w:marRight w:val="0"/>
          <w:marTop w:val="0"/>
          <w:marBottom w:val="0"/>
          <w:divBdr>
            <w:top w:val="none" w:sz="0" w:space="0" w:color="auto"/>
            <w:left w:val="none" w:sz="0" w:space="0" w:color="auto"/>
            <w:bottom w:val="none" w:sz="0" w:space="0" w:color="auto"/>
            <w:right w:val="none" w:sz="0" w:space="0" w:color="auto"/>
          </w:divBdr>
        </w:div>
        <w:div w:id="1022131327">
          <w:marLeft w:val="640"/>
          <w:marRight w:val="0"/>
          <w:marTop w:val="0"/>
          <w:marBottom w:val="0"/>
          <w:divBdr>
            <w:top w:val="none" w:sz="0" w:space="0" w:color="auto"/>
            <w:left w:val="none" w:sz="0" w:space="0" w:color="auto"/>
            <w:bottom w:val="none" w:sz="0" w:space="0" w:color="auto"/>
            <w:right w:val="none" w:sz="0" w:space="0" w:color="auto"/>
          </w:divBdr>
        </w:div>
        <w:div w:id="1333683484">
          <w:marLeft w:val="640"/>
          <w:marRight w:val="0"/>
          <w:marTop w:val="0"/>
          <w:marBottom w:val="0"/>
          <w:divBdr>
            <w:top w:val="none" w:sz="0" w:space="0" w:color="auto"/>
            <w:left w:val="none" w:sz="0" w:space="0" w:color="auto"/>
            <w:bottom w:val="none" w:sz="0" w:space="0" w:color="auto"/>
            <w:right w:val="none" w:sz="0" w:space="0" w:color="auto"/>
          </w:divBdr>
        </w:div>
        <w:div w:id="442849218">
          <w:marLeft w:val="640"/>
          <w:marRight w:val="0"/>
          <w:marTop w:val="0"/>
          <w:marBottom w:val="0"/>
          <w:divBdr>
            <w:top w:val="none" w:sz="0" w:space="0" w:color="auto"/>
            <w:left w:val="none" w:sz="0" w:space="0" w:color="auto"/>
            <w:bottom w:val="none" w:sz="0" w:space="0" w:color="auto"/>
            <w:right w:val="none" w:sz="0" w:space="0" w:color="auto"/>
          </w:divBdr>
        </w:div>
        <w:div w:id="1576668367">
          <w:marLeft w:val="640"/>
          <w:marRight w:val="0"/>
          <w:marTop w:val="0"/>
          <w:marBottom w:val="0"/>
          <w:divBdr>
            <w:top w:val="none" w:sz="0" w:space="0" w:color="auto"/>
            <w:left w:val="none" w:sz="0" w:space="0" w:color="auto"/>
            <w:bottom w:val="none" w:sz="0" w:space="0" w:color="auto"/>
            <w:right w:val="none" w:sz="0" w:space="0" w:color="auto"/>
          </w:divBdr>
        </w:div>
        <w:div w:id="1634599390">
          <w:marLeft w:val="640"/>
          <w:marRight w:val="0"/>
          <w:marTop w:val="0"/>
          <w:marBottom w:val="0"/>
          <w:divBdr>
            <w:top w:val="none" w:sz="0" w:space="0" w:color="auto"/>
            <w:left w:val="none" w:sz="0" w:space="0" w:color="auto"/>
            <w:bottom w:val="none" w:sz="0" w:space="0" w:color="auto"/>
            <w:right w:val="none" w:sz="0" w:space="0" w:color="auto"/>
          </w:divBdr>
        </w:div>
        <w:div w:id="605618617">
          <w:marLeft w:val="640"/>
          <w:marRight w:val="0"/>
          <w:marTop w:val="0"/>
          <w:marBottom w:val="0"/>
          <w:divBdr>
            <w:top w:val="none" w:sz="0" w:space="0" w:color="auto"/>
            <w:left w:val="none" w:sz="0" w:space="0" w:color="auto"/>
            <w:bottom w:val="none" w:sz="0" w:space="0" w:color="auto"/>
            <w:right w:val="none" w:sz="0" w:space="0" w:color="auto"/>
          </w:divBdr>
        </w:div>
        <w:div w:id="778141525">
          <w:marLeft w:val="640"/>
          <w:marRight w:val="0"/>
          <w:marTop w:val="0"/>
          <w:marBottom w:val="0"/>
          <w:divBdr>
            <w:top w:val="none" w:sz="0" w:space="0" w:color="auto"/>
            <w:left w:val="none" w:sz="0" w:space="0" w:color="auto"/>
            <w:bottom w:val="none" w:sz="0" w:space="0" w:color="auto"/>
            <w:right w:val="none" w:sz="0" w:space="0" w:color="auto"/>
          </w:divBdr>
        </w:div>
        <w:div w:id="78912655">
          <w:marLeft w:val="640"/>
          <w:marRight w:val="0"/>
          <w:marTop w:val="0"/>
          <w:marBottom w:val="0"/>
          <w:divBdr>
            <w:top w:val="none" w:sz="0" w:space="0" w:color="auto"/>
            <w:left w:val="none" w:sz="0" w:space="0" w:color="auto"/>
            <w:bottom w:val="none" w:sz="0" w:space="0" w:color="auto"/>
            <w:right w:val="none" w:sz="0" w:space="0" w:color="auto"/>
          </w:divBdr>
        </w:div>
        <w:div w:id="820384455">
          <w:marLeft w:val="640"/>
          <w:marRight w:val="0"/>
          <w:marTop w:val="0"/>
          <w:marBottom w:val="0"/>
          <w:divBdr>
            <w:top w:val="none" w:sz="0" w:space="0" w:color="auto"/>
            <w:left w:val="none" w:sz="0" w:space="0" w:color="auto"/>
            <w:bottom w:val="none" w:sz="0" w:space="0" w:color="auto"/>
            <w:right w:val="none" w:sz="0" w:space="0" w:color="auto"/>
          </w:divBdr>
        </w:div>
        <w:div w:id="1555196670">
          <w:marLeft w:val="640"/>
          <w:marRight w:val="0"/>
          <w:marTop w:val="0"/>
          <w:marBottom w:val="0"/>
          <w:divBdr>
            <w:top w:val="none" w:sz="0" w:space="0" w:color="auto"/>
            <w:left w:val="none" w:sz="0" w:space="0" w:color="auto"/>
            <w:bottom w:val="none" w:sz="0" w:space="0" w:color="auto"/>
            <w:right w:val="none" w:sz="0" w:space="0" w:color="auto"/>
          </w:divBdr>
        </w:div>
        <w:div w:id="1237202633">
          <w:marLeft w:val="640"/>
          <w:marRight w:val="0"/>
          <w:marTop w:val="0"/>
          <w:marBottom w:val="0"/>
          <w:divBdr>
            <w:top w:val="none" w:sz="0" w:space="0" w:color="auto"/>
            <w:left w:val="none" w:sz="0" w:space="0" w:color="auto"/>
            <w:bottom w:val="none" w:sz="0" w:space="0" w:color="auto"/>
            <w:right w:val="none" w:sz="0" w:space="0" w:color="auto"/>
          </w:divBdr>
        </w:div>
        <w:div w:id="1661427656">
          <w:marLeft w:val="640"/>
          <w:marRight w:val="0"/>
          <w:marTop w:val="0"/>
          <w:marBottom w:val="0"/>
          <w:divBdr>
            <w:top w:val="none" w:sz="0" w:space="0" w:color="auto"/>
            <w:left w:val="none" w:sz="0" w:space="0" w:color="auto"/>
            <w:bottom w:val="none" w:sz="0" w:space="0" w:color="auto"/>
            <w:right w:val="none" w:sz="0" w:space="0" w:color="auto"/>
          </w:divBdr>
        </w:div>
        <w:div w:id="630747472">
          <w:marLeft w:val="640"/>
          <w:marRight w:val="0"/>
          <w:marTop w:val="0"/>
          <w:marBottom w:val="0"/>
          <w:divBdr>
            <w:top w:val="none" w:sz="0" w:space="0" w:color="auto"/>
            <w:left w:val="none" w:sz="0" w:space="0" w:color="auto"/>
            <w:bottom w:val="none" w:sz="0" w:space="0" w:color="auto"/>
            <w:right w:val="none" w:sz="0" w:space="0" w:color="auto"/>
          </w:divBdr>
        </w:div>
        <w:div w:id="859440851">
          <w:marLeft w:val="640"/>
          <w:marRight w:val="0"/>
          <w:marTop w:val="0"/>
          <w:marBottom w:val="0"/>
          <w:divBdr>
            <w:top w:val="none" w:sz="0" w:space="0" w:color="auto"/>
            <w:left w:val="none" w:sz="0" w:space="0" w:color="auto"/>
            <w:bottom w:val="none" w:sz="0" w:space="0" w:color="auto"/>
            <w:right w:val="none" w:sz="0" w:space="0" w:color="auto"/>
          </w:divBdr>
        </w:div>
        <w:div w:id="1669821562">
          <w:marLeft w:val="640"/>
          <w:marRight w:val="0"/>
          <w:marTop w:val="0"/>
          <w:marBottom w:val="0"/>
          <w:divBdr>
            <w:top w:val="none" w:sz="0" w:space="0" w:color="auto"/>
            <w:left w:val="none" w:sz="0" w:space="0" w:color="auto"/>
            <w:bottom w:val="none" w:sz="0" w:space="0" w:color="auto"/>
            <w:right w:val="none" w:sz="0" w:space="0" w:color="auto"/>
          </w:divBdr>
        </w:div>
        <w:div w:id="159078809">
          <w:marLeft w:val="640"/>
          <w:marRight w:val="0"/>
          <w:marTop w:val="0"/>
          <w:marBottom w:val="0"/>
          <w:divBdr>
            <w:top w:val="none" w:sz="0" w:space="0" w:color="auto"/>
            <w:left w:val="none" w:sz="0" w:space="0" w:color="auto"/>
            <w:bottom w:val="none" w:sz="0" w:space="0" w:color="auto"/>
            <w:right w:val="none" w:sz="0" w:space="0" w:color="auto"/>
          </w:divBdr>
        </w:div>
        <w:div w:id="1546143300">
          <w:marLeft w:val="640"/>
          <w:marRight w:val="0"/>
          <w:marTop w:val="0"/>
          <w:marBottom w:val="0"/>
          <w:divBdr>
            <w:top w:val="none" w:sz="0" w:space="0" w:color="auto"/>
            <w:left w:val="none" w:sz="0" w:space="0" w:color="auto"/>
            <w:bottom w:val="none" w:sz="0" w:space="0" w:color="auto"/>
            <w:right w:val="none" w:sz="0" w:space="0" w:color="auto"/>
          </w:divBdr>
        </w:div>
        <w:div w:id="810561451">
          <w:marLeft w:val="640"/>
          <w:marRight w:val="0"/>
          <w:marTop w:val="0"/>
          <w:marBottom w:val="0"/>
          <w:divBdr>
            <w:top w:val="none" w:sz="0" w:space="0" w:color="auto"/>
            <w:left w:val="none" w:sz="0" w:space="0" w:color="auto"/>
            <w:bottom w:val="none" w:sz="0" w:space="0" w:color="auto"/>
            <w:right w:val="none" w:sz="0" w:space="0" w:color="auto"/>
          </w:divBdr>
        </w:div>
        <w:div w:id="1272200540">
          <w:marLeft w:val="640"/>
          <w:marRight w:val="0"/>
          <w:marTop w:val="0"/>
          <w:marBottom w:val="0"/>
          <w:divBdr>
            <w:top w:val="none" w:sz="0" w:space="0" w:color="auto"/>
            <w:left w:val="none" w:sz="0" w:space="0" w:color="auto"/>
            <w:bottom w:val="none" w:sz="0" w:space="0" w:color="auto"/>
            <w:right w:val="none" w:sz="0" w:space="0" w:color="auto"/>
          </w:divBdr>
        </w:div>
        <w:div w:id="208078290">
          <w:marLeft w:val="640"/>
          <w:marRight w:val="0"/>
          <w:marTop w:val="0"/>
          <w:marBottom w:val="0"/>
          <w:divBdr>
            <w:top w:val="none" w:sz="0" w:space="0" w:color="auto"/>
            <w:left w:val="none" w:sz="0" w:space="0" w:color="auto"/>
            <w:bottom w:val="none" w:sz="0" w:space="0" w:color="auto"/>
            <w:right w:val="none" w:sz="0" w:space="0" w:color="auto"/>
          </w:divBdr>
        </w:div>
        <w:div w:id="1683363421">
          <w:marLeft w:val="640"/>
          <w:marRight w:val="0"/>
          <w:marTop w:val="0"/>
          <w:marBottom w:val="0"/>
          <w:divBdr>
            <w:top w:val="none" w:sz="0" w:space="0" w:color="auto"/>
            <w:left w:val="none" w:sz="0" w:space="0" w:color="auto"/>
            <w:bottom w:val="none" w:sz="0" w:space="0" w:color="auto"/>
            <w:right w:val="none" w:sz="0" w:space="0" w:color="auto"/>
          </w:divBdr>
        </w:div>
        <w:div w:id="84765637">
          <w:marLeft w:val="640"/>
          <w:marRight w:val="0"/>
          <w:marTop w:val="0"/>
          <w:marBottom w:val="0"/>
          <w:divBdr>
            <w:top w:val="none" w:sz="0" w:space="0" w:color="auto"/>
            <w:left w:val="none" w:sz="0" w:space="0" w:color="auto"/>
            <w:bottom w:val="none" w:sz="0" w:space="0" w:color="auto"/>
            <w:right w:val="none" w:sz="0" w:space="0" w:color="auto"/>
          </w:divBdr>
        </w:div>
        <w:div w:id="2071885098">
          <w:marLeft w:val="640"/>
          <w:marRight w:val="0"/>
          <w:marTop w:val="0"/>
          <w:marBottom w:val="0"/>
          <w:divBdr>
            <w:top w:val="none" w:sz="0" w:space="0" w:color="auto"/>
            <w:left w:val="none" w:sz="0" w:space="0" w:color="auto"/>
            <w:bottom w:val="none" w:sz="0" w:space="0" w:color="auto"/>
            <w:right w:val="none" w:sz="0" w:space="0" w:color="auto"/>
          </w:divBdr>
        </w:div>
        <w:div w:id="1791044489">
          <w:marLeft w:val="640"/>
          <w:marRight w:val="0"/>
          <w:marTop w:val="0"/>
          <w:marBottom w:val="0"/>
          <w:divBdr>
            <w:top w:val="none" w:sz="0" w:space="0" w:color="auto"/>
            <w:left w:val="none" w:sz="0" w:space="0" w:color="auto"/>
            <w:bottom w:val="none" w:sz="0" w:space="0" w:color="auto"/>
            <w:right w:val="none" w:sz="0" w:space="0" w:color="auto"/>
          </w:divBdr>
        </w:div>
        <w:div w:id="1257981705">
          <w:marLeft w:val="640"/>
          <w:marRight w:val="0"/>
          <w:marTop w:val="0"/>
          <w:marBottom w:val="0"/>
          <w:divBdr>
            <w:top w:val="none" w:sz="0" w:space="0" w:color="auto"/>
            <w:left w:val="none" w:sz="0" w:space="0" w:color="auto"/>
            <w:bottom w:val="none" w:sz="0" w:space="0" w:color="auto"/>
            <w:right w:val="none" w:sz="0" w:space="0" w:color="auto"/>
          </w:divBdr>
        </w:div>
        <w:div w:id="909928938">
          <w:marLeft w:val="640"/>
          <w:marRight w:val="0"/>
          <w:marTop w:val="0"/>
          <w:marBottom w:val="0"/>
          <w:divBdr>
            <w:top w:val="none" w:sz="0" w:space="0" w:color="auto"/>
            <w:left w:val="none" w:sz="0" w:space="0" w:color="auto"/>
            <w:bottom w:val="none" w:sz="0" w:space="0" w:color="auto"/>
            <w:right w:val="none" w:sz="0" w:space="0" w:color="auto"/>
          </w:divBdr>
        </w:div>
        <w:div w:id="1588616432">
          <w:marLeft w:val="640"/>
          <w:marRight w:val="0"/>
          <w:marTop w:val="0"/>
          <w:marBottom w:val="0"/>
          <w:divBdr>
            <w:top w:val="none" w:sz="0" w:space="0" w:color="auto"/>
            <w:left w:val="none" w:sz="0" w:space="0" w:color="auto"/>
            <w:bottom w:val="none" w:sz="0" w:space="0" w:color="auto"/>
            <w:right w:val="none" w:sz="0" w:space="0" w:color="auto"/>
          </w:divBdr>
        </w:div>
        <w:div w:id="2145543812">
          <w:marLeft w:val="640"/>
          <w:marRight w:val="0"/>
          <w:marTop w:val="0"/>
          <w:marBottom w:val="0"/>
          <w:divBdr>
            <w:top w:val="none" w:sz="0" w:space="0" w:color="auto"/>
            <w:left w:val="none" w:sz="0" w:space="0" w:color="auto"/>
            <w:bottom w:val="none" w:sz="0" w:space="0" w:color="auto"/>
            <w:right w:val="none" w:sz="0" w:space="0" w:color="auto"/>
          </w:divBdr>
        </w:div>
        <w:div w:id="68970199">
          <w:marLeft w:val="640"/>
          <w:marRight w:val="0"/>
          <w:marTop w:val="0"/>
          <w:marBottom w:val="0"/>
          <w:divBdr>
            <w:top w:val="none" w:sz="0" w:space="0" w:color="auto"/>
            <w:left w:val="none" w:sz="0" w:space="0" w:color="auto"/>
            <w:bottom w:val="none" w:sz="0" w:space="0" w:color="auto"/>
            <w:right w:val="none" w:sz="0" w:space="0" w:color="auto"/>
          </w:divBdr>
        </w:div>
        <w:div w:id="2001498015">
          <w:marLeft w:val="640"/>
          <w:marRight w:val="0"/>
          <w:marTop w:val="0"/>
          <w:marBottom w:val="0"/>
          <w:divBdr>
            <w:top w:val="none" w:sz="0" w:space="0" w:color="auto"/>
            <w:left w:val="none" w:sz="0" w:space="0" w:color="auto"/>
            <w:bottom w:val="none" w:sz="0" w:space="0" w:color="auto"/>
            <w:right w:val="none" w:sz="0" w:space="0" w:color="auto"/>
          </w:divBdr>
        </w:div>
        <w:div w:id="1421826738">
          <w:marLeft w:val="640"/>
          <w:marRight w:val="0"/>
          <w:marTop w:val="0"/>
          <w:marBottom w:val="0"/>
          <w:divBdr>
            <w:top w:val="none" w:sz="0" w:space="0" w:color="auto"/>
            <w:left w:val="none" w:sz="0" w:space="0" w:color="auto"/>
            <w:bottom w:val="none" w:sz="0" w:space="0" w:color="auto"/>
            <w:right w:val="none" w:sz="0" w:space="0" w:color="auto"/>
          </w:divBdr>
        </w:div>
        <w:div w:id="179318819">
          <w:marLeft w:val="640"/>
          <w:marRight w:val="0"/>
          <w:marTop w:val="0"/>
          <w:marBottom w:val="0"/>
          <w:divBdr>
            <w:top w:val="none" w:sz="0" w:space="0" w:color="auto"/>
            <w:left w:val="none" w:sz="0" w:space="0" w:color="auto"/>
            <w:bottom w:val="none" w:sz="0" w:space="0" w:color="auto"/>
            <w:right w:val="none" w:sz="0" w:space="0" w:color="auto"/>
          </w:divBdr>
        </w:div>
        <w:div w:id="868644155">
          <w:marLeft w:val="640"/>
          <w:marRight w:val="0"/>
          <w:marTop w:val="0"/>
          <w:marBottom w:val="0"/>
          <w:divBdr>
            <w:top w:val="none" w:sz="0" w:space="0" w:color="auto"/>
            <w:left w:val="none" w:sz="0" w:space="0" w:color="auto"/>
            <w:bottom w:val="none" w:sz="0" w:space="0" w:color="auto"/>
            <w:right w:val="none" w:sz="0" w:space="0" w:color="auto"/>
          </w:divBdr>
        </w:div>
        <w:div w:id="1986085579">
          <w:marLeft w:val="640"/>
          <w:marRight w:val="0"/>
          <w:marTop w:val="0"/>
          <w:marBottom w:val="0"/>
          <w:divBdr>
            <w:top w:val="none" w:sz="0" w:space="0" w:color="auto"/>
            <w:left w:val="none" w:sz="0" w:space="0" w:color="auto"/>
            <w:bottom w:val="none" w:sz="0" w:space="0" w:color="auto"/>
            <w:right w:val="none" w:sz="0" w:space="0" w:color="auto"/>
          </w:divBdr>
        </w:div>
        <w:div w:id="253907170">
          <w:marLeft w:val="640"/>
          <w:marRight w:val="0"/>
          <w:marTop w:val="0"/>
          <w:marBottom w:val="0"/>
          <w:divBdr>
            <w:top w:val="none" w:sz="0" w:space="0" w:color="auto"/>
            <w:left w:val="none" w:sz="0" w:space="0" w:color="auto"/>
            <w:bottom w:val="none" w:sz="0" w:space="0" w:color="auto"/>
            <w:right w:val="none" w:sz="0" w:space="0" w:color="auto"/>
          </w:divBdr>
        </w:div>
        <w:div w:id="345864743">
          <w:marLeft w:val="640"/>
          <w:marRight w:val="0"/>
          <w:marTop w:val="0"/>
          <w:marBottom w:val="0"/>
          <w:divBdr>
            <w:top w:val="none" w:sz="0" w:space="0" w:color="auto"/>
            <w:left w:val="none" w:sz="0" w:space="0" w:color="auto"/>
            <w:bottom w:val="none" w:sz="0" w:space="0" w:color="auto"/>
            <w:right w:val="none" w:sz="0" w:space="0" w:color="auto"/>
          </w:divBdr>
        </w:div>
        <w:div w:id="1412117075">
          <w:marLeft w:val="640"/>
          <w:marRight w:val="0"/>
          <w:marTop w:val="0"/>
          <w:marBottom w:val="0"/>
          <w:divBdr>
            <w:top w:val="none" w:sz="0" w:space="0" w:color="auto"/>
            <w:left w:val="none" w:sz="0" w:space="0" w:color="auto"/>
            <w:bottom w:val="none" w:sz="0" w:space="0" w:color="auto"/>
            <w:right w:val="none" w:sz="0" w:space="0" w:color="auto"/>
          </w:divBdr>
        </w:div>
        <w:div w:id="1030954552">
          <w:marLeft w:val="640"/>
          <w:marRight w:val="0"/>
          <w:marTop w:val="0"/>
          <w:marBottom w:val="0"/>
          <w:divBdr>
            <w:top w:val="none" w:sz="0" w:space="0" w:color="auto"/>
            <w:left w:val="none" w:sz="0" w:space="0" w:color="auto"/>
            <w:bottom w:val="none" w:sz="0" w:space="0" w:color="auto"/>
            <w:right w:val="none" w:sz="0" w:space="0" w:color="auto"/>
          </w:divBdr>
        </w:div>
        <w:div w:id="1247037146">
          <w:marLeft w:val="640"/>
          <w:marRight w:val="0"/>
          <w:marTop w:val="0"/>
          <w:marBottom w:val="0"/>
          <w:divBdr>
            <w:top w:val="none" w:sz="0" w:space="0" w:color="auto"/>
            <w:left w:val="none" w:sz="0" w:space="0" w:color="auto"/>
            <w:bottom w:val="none" w:sz="0" w:space="0" w:color="auto"/>
            <w:right w:val="none" w:sz="0" w:space="0" w:color="auto"/>
          </w:divBdr>
        </w:div>
        <w:div w:id="942155047">
          <w:marLeft w:val="640"/>
          <w:marRight w:val="0"/>
          <w:marTop w:val="0"/>
          <w:marBottom w:val="0"/>
          <w:divBdr>
            <w:top w:val="none" w:sz="0" w:space="0" w:color="auto"/>
            <w:left w:val="none" w:sz="0" w:space="0" w:color="auto"/>
            <w:bottom w:val="none" w:sz="0" w:space="0" w:color="auto"/>
            <w:right w:val="none" w:sz="0" w:space="0" w:color="auto"/>
          </w:divBdr>
        </w:div>
        <w:div w:id="1485968039">
          <w:marLeft w:val="640"/>
          <w:marRight w:val="0"/>
          <w:marTop w:val="0"/>
          <w:marBottom w:val="0"/>
          <w:divBdr>
            <w:top w:val="none" w:sz="0" w:space="0" w:color="auto"/>
            <w:left w:val="none" w:sz="0" w:space="0" w:color="auto"/>
            <w:bottom w:val="none" w:sz="0" w:space="0" w:color="auto"/>
            <w:right w:val="none" w:sz="0" w:space="0" w:color="auto"/>
          </w:divBdr>
        </w:div>
        <w:div w:id="753353536">
          <w:marLeft w:val="640"/>
          <w:marRight w:val="0"/>
          <w:marTop w:val="0"/>
          <w:marBottom w:val="0"/>
          <w:divBdr>
            <w:top w:val="none" w:sz="0" w:space="0" w:color="auto"/>
            <w:left w:val="none" w:sz="0" w:space="0" w:color="auto"/>
            <w:bottom w:val="none" w:sz="0" w:space="0" w:color="auto"/>
            <w:right w:val="none" w:sz="0" w:space="0" w:color="auto"/>
          </w:divBdr>
        </w:div>
        <w:div w:id="2058123236">
          <w:marLeft w:val="640"/>
          <w:marRight w:val="0"/>
          <w:marTop w:val="0"/>
          <w:marBottom w:val="0"/>
          <w:divBdr>
            <w:top w:val="none" w:sz="0" w:space="0" w:color="auto"/>
            <w:left w:val="none" w:sz="0" w:space="0" w:color="auto"/>
            <w:bottom w:val="none" w:sz="0" w:space="0" w:color="auto"/>
            <w:right w:val="none" w:sz="0" w:space="0" w:color="auto"/>
          </w:divBdr>
        </w:div>
        <w:div w:id="507018355">
          <w:marLeft w:val="640"/>
          <w:marRight w:val="0"/>
          <w:marTop w:val="0"/>
          <w:marBottom w:val="0"/>
          <w:divBdr>
            <w:top w:val="none" w:sz="0" w:space="0" w:color="auto"/>
            <w:left w:val="none" w:sz="0" w:space="0" w:color="auto"/>
            <w:bottom w:val="none" w:sz="0" w:space="0" w:color="auto"/>
            <w:right w:val="none" w:sz="0" w:space="0" w:color="auto"/>
          </w:divBdr>
        </w:div>
        <w:div w:id="2060276719">
          <w:marLeft w:val="640"/>
          <w:marRight w:val="0"/>
          <w:marTop w:val="0"/>
          <w:marBottom w:val="0"/>
          <w:divBdr>
            <w:top w:val="none" w:sz="0" w:space="0" w:color="auto"/>
            <w:left w:val="none" w:sz="0" w:space="0" w:color="auto"/>
            <w:bottom w:val="none" w:sz="0" w:space="0" w:color="auto"/>
            <w:right w:val="none" w:sz="0" w:space="0" w:color="auto"/>
          </w:divBdr>
        </w:div>
        <w:div w:id="456413014">
          <w:marLeft w:val="640"/>
          <w:marRight w:val="0"/>
          <w:marTop w:val="0"/>
          <w:marBottom w:val="0"/>
          <w:divBdr>
            <w:top w:val="none" w:sz="0" w:space="0" w:color="auto"/>
            <w:left w:val="none" w:sz="0" w:space="0" w:color="auto"/>
            <w:bottom w:val="none" w:sz="0" w:space="0" w:color="auto"/>
            <w:right w:val="none" w:sz="0" w:space="0" w:color="auto"/>
          </w:divBdr>
        </w:div>
        <w:div w:id="893468769">
          <w:marLeft w:val="640"/>
          <w:marRight w:val="0"/>
          <w:marTop w:val="0"/>
          <w:marBottom w:val="0"/>
          <w:divBdr>
            <w:top w:val="none" w:sz="0" w:space="0" w:color="auto"/>
            <w:left w:val="none" w:sz="0" w:space="0" w:color="auto"/>
            <w:bottom w:val="none" w:sz="0" w:space="0" w:color="auto"/>
            <w:right w:val="none" w:sz="0" w:space="0" w:color="auto"/>
          </w:divBdr>
        </w:div>
        <w:div w:id="1657953259">
          <w:marLeft w:val="640"/>
          <w:marRight w:val="0"/>
          <w:marTop w:val="0"/>
          <w:marBottom w:val="0"/>
          <w:divBdr>
            <w:top w:val="none" w:sz="0" w:space="0" w:color="auto"/>
            <w:left w:val="none" w:sz="0" w:space="0" w:color="auto"/>
            <w:bottom w:val="none" w:sz="0" w:space="0" w:color="auto"/>
            <w:right w:val="none" w:sz="0" w:space="0" w:color="auto"/>
          </w:divBdr>
        </w:div>
        <w:div w:id="1950700626">
          <w:marLeft w:val="640"/>
          <w:marRight w:val="0"/>
          <w:marTop w:val="0"/>
          <w:marBottom w:val="0"/>
          <w:divBdr>
            <w:top w:val="none" w:sz="0" w:space="0" w:color="auto"/>
            <w:left w:val="none" w:sz="0" w:space="0" w:color="auto"/>
            <w:bottom w:val="none" w:sz="0" w:space="0" w:color="auto"/>
            <w:right w:val="none" w:sz="0" w:space="0" w:color="auto"/>
          </w:divBdr>
        </w:div>
        <w:div w:id="21320822">
          <w:marLeft w:val="640"/>
          <w:marRight w:val="0"/>
          <w:marTop w:val="0"/>
          <w:marBottom w:val="0"/>
          <w:divBdr>
            <w:top w:val="none" w:sz="0" w:space="0" w:color="auto"/>
            <w:left w:val="none" w:sz="0" w:space="0" w:color="auto"/>
            <w:bottom w:val="none" w:sz="0" w:space="0" w:color="auto"/>
            <w:right w:val="none" w:sz="0" w:space="0" w:color="auto"/>
          </w:divBdr>
        </w:div>
        <w:div w:id="1627471948">
          <w:marLeft w:val="640"/>
          <w:marRight w:val="0"/>
          <w:marTop w:val="0"/>
          <w:marBottom w:val="0"/>
          <w:divBdr>
            <w:top w:val="none" w:sz="0" w:space="0" w:color="auto"/>
            <w:left w:val="none" w:sz="0" w:space="0" w:color="auto"/>
            <w:bottom w:val="none" w:sz="0" w:space="0" w:color="auto"/>
            <w:right w:val="none" w:sz="0" w:space="0" w:color="auto"/>
          </w:divBdr>
        </w:div>
        <w:div w:id="877744171">
          <w:marLeft w:val="640"/>
          <w:marRight w:val="0"/>
          <w:marTop w:val="0"/>
          <w:marBottom w:val="0"/>
          <w:divBdr>
            <w:top w:val="none" w:sz="0" w:space="0" w:color="auto"/>
            <w:left w:val="none" w:sz="0" w:space="0" w:color="auto"/>
            <w:bottom w:val="none" w:sz="0" w:space="0" w:color="auto"/>
            <w:right w:val="none" w:sz="0" w:space="0" w:color="auto"/>
          </w:divBdr>
        </w:div>
      </w:divsChild>
    </w:div>
    <w:div w:id="719011295">
      <w:bodyDiv w:val="1"/>
      <w:marLeft w:val="0"/>
      <w:marRight w:val="0"/>
      <w:marTop w:val="0"/>
      <w:marBottom w:val="0"/>
      <w:divBdr>
        <w:top w:val="none" w:sz="0" w:space="0" w:color="auto"/>
        <w:left w:val="none" w:sz="0" w:space="0" w:color="auto"/>
        <w:bottom w:val="none" w:sz="0" w:space="0" w:color="auto"/>
        <w:right w:val="none" w:sz="0" w:space="0" w:color="auto"/>
      </w:divBdr>
    </w:div>
    <w:div w:id="724766923">
      <w:bodyDiv w:val="1"/>
      <w:marLeft w:val="0"/>
      <w:marRight w:val="0"/>
      <w:marTop w:val="0"/>
      <w:marBottom w:val="0"/>
      <w:divBdr>
        <w:top w:val="none" w:sz="0" w:space="0" w:color="auto"/>
        <w:left w:val="none" w:sz="0" w:space="0" w:color="auto"/>
        <w:bottom w:val="none" w:sz="0" w:space="0" w:color="auto"/>
        <w:right w:val="none" w:sz="0" w:space="0" w:color="auto"/>
      </w:divBdr>
      <w:divsChild>
        <w:div w:id="1804035509">
          <w:marLeft w:val="640"/>
          <w:marRight w:val="0"/>
          <w:marTop w:val="0"/>
          <w:marBottom w:val="0"/>
          <w:divBdr>
            <w:top w:val="none" w:sz="0" w:space="0" w:color="auto"/>
            <w:left w:val="none" w:sz="0" w:space="0" w:color="auto"/>
            <w:bottom w:val="none" w:sz="0" w:space="0" w:color="auto"/>
            <w:right w:val="none" w:sz="0" w:space="0" w:color="auto"/>
          </w:divBdr>
        </w:div>
        <w:div w:id="56633774">
          <w:marLeft w:val="640"/>
          <w:marRight w:val="0"/>
          <w:marTop w:val="0"/>
          <w:marBottom w:val="0"/>
          <w:divBdr>
            <w:top w:val="none" w:sz="0" w:space="0" w:color="auto"/>
            <w:left w:val="none" w:sz="0" w:space="0" w:color="auto"/>
            <w:bottom w:val="none" w:sz="0" w:space="0" w:color="auto"/>
            <w:right w:val="none" w:sz="0" w:space="0" w:color="auto"/>
          </w:divBdr>
        </w:div>
        <w:div w:id="16467342">
          <w:marLeft w:val="640"/>
          <w:marRight w:val="0"/>
          <w:marTop w:val="0"/>
          <w:marBottom w:val="0"/>
          <w:divBdr>
            <w:top w:val="none" w:sz="0" w:space="0" w:color="auto"/>
            <w:left w:val="none" w:sz="0" w:space="0" w:color="auto"/>
            <w:bottom w:val="none" w:sz="0" w:space="0" w:color="auto"/>
            <w:right w:val="none" w:sz="0" w:space="0" w:color="auto"/>
          </w:divBdr>
        </w:div>
        <w:div w:id="1889603865">
          <w:marLeft w:val="640"/>
          <w:marRight w:val="0"/>
          <w:marTop w:val="0"/>
          <w:marBottom w:val="0"/>
          <w:divBdr>
            <w:top w:val="none" w:sz="0" w:space="0" w:color="auto"/>
            <w:left w:val="none" w:sz="0" w:space="0" w:color="auto"/>
            <w:bottom w:val="none" w:sz="0" w:space="0" w:color="auto"/>
            <w:right w:val="none" w:sz="0" w:space="0" w:color="auto"/>
          </w:divBdr>
        </w:div>
        <w:div w:id="109518533">
          <w:marLeft w:val="640"/>
          <w:marRight w:val="0"/>
          <w:marTop w:val="0"/>
          <w:marBottom w:val="0"/>
          <w:divBdr>
            <w:top w:val="none" w:sz="0" w:space="0" w:color="auto"/>
            <w:left w:val="none" w:sz="0" w:space="0" w:color="auto"/>
            <w:bottom w:val="none" w:sz="0" w:space="0" w:color="auto"/>
            <w:right w:val="none" w:sz="0" w:space="0" w:color="auto"/>
          </w:divBdr>
        </w:div>
        <w:div w:id="73670445">
          <w:marLeft w:val="640"/>
          <w:marRight w:val="0"/>
          <w:marTop w:val="0"/>
          <w:marBottom w:val="0"/>
          <w:divBdr>
            <w:top w:val="none" w:sz="0" w:space="0" w:color="auto"/>
            <w:left w:val="none" w:sz="0" w:space="0" w:color="auto"/>
            <w:bottom w:val="none" w:sz="0" w:space="0" w:color="auto"/>
            <w:right w:val="none" w:sz="0" w:space="0" w:color="auto"/>
          </w:divBdr>
        </w:div>
        <w:div w:id="19211483">
          <w:marLeft w:val="640"/>
          <w:marRight w:val="0"/>
          <w:marTop w:val="0"/>
          <w:marBottom w:val="0"/>
          <w:divBdr>
            <w:top w:val="none" w:sz="0" w:space="0" w:color="auto"/>
            <w:left w:val="none" w:sz="0" w:space="0" w:color="auto"/>
            <w:bottom w:val="none" w:sz="0" w:space="0" w:color="auto"/>
            <w:right w:val="none" w:sz="0" w:space="0" w:color="auto"/>
          </w:divBdr>
        </w:div>
        <w:div w:id="2081169945">
          <w:marLeft w:val="640"/>
          <w:marRight w:val="0"/>
          <w:marTop w:val="0"/>
          <w:marBottom w:val="0"/>
          <w:divBdr>
            <w:top w:val="none" w:sz="0" w:space="0" w:color="auto"/>
            <w:left w:val="none" w:sz="0" w:space="0" w:color="auto"/>
            <w:bottom w:val="none" w:sz="0" w:space="0" w:color="auto"/>
            <w:right w:val="none" w:sz="0" w:space="0" w:color="auto"/>
          </w:divBdr>
        </w:div>
        <w:div w:id="726494793">
          <w:marLeft w:val="640"/>
          <w:marRight w:val="0"/>
          <w:marTop w:val="0"/>
          <w:marBottom w:val="0"/>
          <w:divBdr>
            <w:top w:val="none" w:sz="0" w:space="0" w:color="auto"/>
            <w:left w:val="none" w:sz="0" w:space="0" w:color="auto"/>
            <w:bottom w:val="none" w:sz="0" w:space="0" w:color="auto"/>
            <w:right w:val="none" w:sz="0" w:space="0" w:color="auto"/>
          </w:divBdr>
        </w:div>
        <w:div w:id="468328902">
          <w:marLeft w:val="640"/>
          <w:marRight w:val="0"/>
          <w:marTop w:val="0"/>
          <w:marBottom w:val="0"/>
          <w:divBdr>
            <w:top w:val="none" w:sz="0" w:space="0" w:color="auto"/>
            <w:left w:val="none" w:sz="0" w:space="0" w:color="auto"/>
            <w:bottom w:val="none" w:sz="0" w:space="0" w:color="auto"/>
            <w:right w:val="none" w:sz="0" w:space="0" w:color="auto"/>
          </w:divBdr>
        </w:div>
        <w:div w:id="1146240897">
          <w:marLeft w:val="640"/>
          <w:marRight w:val="0"/>
          <w:marTop w:val="0"/>
          <w:marBottom w:val="0"/>
          <w:divBdr>
            <w:top w:val="none" w:sz="0" w:space="0" w:color="auto"/>
            <w:left w:val="none" w:sz="0" w:space="0" w:color="auto"/>
            <w:bottom w:val="none" w:sz="0" w:space="0" w:color="auto"/>
            <w:right w:val="none" w:sz="0" w:space="0" w:color="auto"/>
          </w:divBdr>
        </w:div>
        <w:div w:id="1446847983">
          <w:marLeft w:val="640"/>
          <w:marRight w:val="0"/>
          <w:marTop w:val="0"/>
          <w:marBottom w:val="0"/>
          <w:divBdr>
            <w:top w:val="none" w:sz="0" w:space="0" w:color="auto"/>
            <w:left w:val="none" w:sz="0" w:space="0" w:color="auto"/>
            <w:bottom w:val="none" w:sz="0" w:space="0" w:color="auto"/>
            <w:right w:val="none" w:sz="0" w:space="0" w:color="auto"/>
          </w:divBdr>
        </w:div>
        <w:div w:id="1612009312">
          <w:marLeft w:val="640"/>
          <w:marRight w:val="0"/>
          <w:marTop w:val="0"/>
          <w:marBottom w:val="0"/>
          <w:divBdr>
            <w:top w:val="none" w:sz="0" w:space="0" w:color="auto"/>
            <w:left w:val="none" w:sz="0" w:space="0" w:color="auto"/>
            <w:bottom w:val="none" w:sz="0" w:space="0" w:color="auto"/>
            <w:right w:val="none" w:sz="0" w:space="0" w:color="auto"/>
          </w:divBdr>
        </w:div>
        <w:div w:id="1042680638">
          <w:marLeft w:val="640"/>
          <w:marRight w:val="0"/>
          <w:marTop w:val="0"/>
          <w:marBottom w:val="0"/>
          <w:divBdr>
            <w:top w:val="none" w:sz="0" w:space="0" w:color="auto"/>
            <w:left w:val="none" w:sz="0" w:space="0" w:color="auto"/>
            <w:bottom w:val="none" w:sz="0" w:space="0" w:color="auto"/>
            <w:right w:val="none" w:sz="0" w:space="0" w:color="auto"/>
          </w:divBdr>
        </w:div>
        <w:div w:id="1176920270">
          <w:marLeft w:val="640"/>
          <w:marRight w:val="0"/>
          <w:marTop w:val="0"/>
          <w:marBottom w:val="0"/>
          <w:divBdr>
            <w:top w:val="none" w:sz="0" w:space="0" w:color="auto"/>
            <w:left w:val="none" w:sz="0" w:space="0" w:color="auto"/>
            <w:bottom w:val="none" w:sz="0" w:space="0" w:color="auto"/>
            <w:right w:val="none" w:sz="0" w:space="0" w:color="auto"/>
          </w:divBdr>
        </w:div>
        <w:div w:id="1545363038">
          <w:marLeft w:val="640"/>
          <w:marRight w:val="0"/>
          <w:marTop w:val="0"/>
          <w:marBottom w:val="0"/>
          <w:divBdr>
            <w:top w:val="none" w:sz="0" w:space="0" w:color="auto"/>
            <w:left w:val="none" w:sz="0" w:space="0" w:color="auto"/>
            <w:bottom w:val="none" w:sz="0" w:space="0" w:color="auto"/>
            <w:right w:val="none" w:sz="0" w:space="0" w:color="auto"/>
          </w:divBdr>
        </w:div>
        <w:div w:id="1447044767">
          <w:marLeft w:val="640"/>
          <w:marRight w:val="0"/>
          <w:marTop w:val="0"/>
          <w:marBottom w:val="0"/>
          <w:divBdr>
            <w:top w:val="none" w:sz="0" w:space="0" w:color="auto"/>
            <w:left w:val="none" w:sz="0" w:space="0" w:color="auto"/>
            <w:bottom w:val="none" w:sz="0" w:space="0" w:color="auto"/>
            <w:right w:val="none" w:sz="0" w:space="0" w:color="auto"/>
          </w:divBdr>
        </w:div>
        <w:div w:id="673265086">
          <w:marLeft w:val="640"/>
          <w:marRight w:val="0"/>
          <w:marTop w:val="0"/>
          <w:marBottom w:val="0"/>
          <w:divBdr>
            <w:top w:val="none" w:sz="0" w:space="0" w:color="auto"/>
            <w:left w:val="none" w:sz="0" w:space="0" w:color="auto"/>
            <w:bottom w:val="none" w:sz="0" w:space="0" w:color="auto"/>
            <w:right w:val="none" w:sz="0" w:space="0" w:color="auto"/>
          </w:divBdr>
        </w:div>
        <w:div w:id="1370454654">
          <w:marLeft w:val="640"/>
          <w:marRight w:val="0"/>
          <w:marTop w:val="0"/>
          <w:marBottom w:val="0"/>
          <w:divBdr>
            <w:top w:val="none" w:sz="0" w:space="0" w:color="auto"/>
            <w:left w:val="none" w:sz="0" w:space="0" w:color="auto"/>
            <w:bottom w:val="none" w:sz="0" w:space="0" w:color="auto"/>
            <w:right w:val="none" w:sz="0" w:space="0" w:color="auto"/>
          </w:divBdr>
        </w:div>
        <w:div w:id="1704206865">
          <w:marLeft w:val="640"/>
          <w:marRight w:val="0"/>
          <w:marTop w:val="0"/>
          <w:marBottom w:val="0"/>
          <w:divBdr>
            <w:top w:val="none" w:sz="0" w:space="0" w:color="auto"/>
            <w:left w:val="none" w:sz="0" w:space="0" w:color="auto"/>
            <w:bottom w:val="none" w:sz="0" w:space="0" w:color="auto"/>
            <w:right w:val="none" w:sz="0" w:space="0" w:color="auto"/>
          </w:divBdr>
        </w:div>
        <w:div w:id="23681175">
          <w:marLeft w:val="640"/>
          <w:marRight w:val="0"/>
          <w:marTop w:val="0"/>
          <w:marBottom w:val="0"/>
          <w:divBdr>
            <w:top w:val="none" w:sz="0" w:space="0" w:color="auto"/>
            <w:left w:val="none" w:sz="0" w:space="0" w:color="auto"/>
            <w:bottom w:val="none" w:sz="0" w:space="0" w:color="auto"/>
            <w:right w:val="none" w:sz="0" w:space="0" w:color="auto"/>
          </w:divBdr>
        </w:div>
        <w:div w:id="1178815123">
          <w:marLeft w:val="640"/>
          <w:marRight w:val="0"/>
          <w:marTop w:val="0"/>
          <w:marBottom w:val="0"/>
          <w:divBdr>
            <w:top w:val="none" w:sz="0" w:space="0" w:color="auto"/>
            <w:left w:val="none" w:sz="0" w:space="0" w:color="auto"/>
            <w:bottom w:val="none" w:sz="0" w:space="0" w:color="auto"/>
            <w:right w:val="none" w:sz="0" w:space="0" w:color="auto"/>
          </w:divBdr>
        </w:div>
        <w:div w:id="137694851">
          <w:marLeft w:val="640"/>
          <w:marRight w:val="0"/>
          <w:marTop w:val="0"/>
          <w:marBottom w:val="0"/>
          <w:divBdr>
            <w:top w:val="none" w:sz="0" w:space="0" w:color="auto"/>
            <w:left w:val="none" w:sz="0" w:space="0" w:color="auto"/>
            <w:bottom w:val="none" w:sz="0" w:space="0" w:color="auto"/>
            <w:right w:val="none" w:sz="0" w:space="0" w:color="auto"/>
          </w:divBdr>
        </w:div>
        <w:div w:id="905266665">
          <w:marLeft w:val="640"/>
          <w:marRight w:val="0"/>
          <w:marTop w:val="0"/>
          <w:marBottom w:val="0"/>
          <w:divBdr>
            <w:top w:val="none" w:sz="0" w:space="0" w:color="auto"/>
            <w:left w:val="none" w:sz="0" w:space="0" w:color="auto"/>
            <w:bottom w:val="none" w:sz="0" w:space="0" w:color="auto"/>
            <w:right w:val="none" w:sz="0" w:space="0" w:color="auto"/>
          </w:divBdr>
        </w:div>
        <w:div w:id="96604763">
          <w:marLeft w:val="640"/>
          <w:marRight w:val="0"/>
          <w:marTop w:val="0"/>
          <w:marBottom w:val="0"/>
          <w:divBdr>
            <w:top w:val="none" w:sz="0" w:space="0" w:color="auto"/>
            <w:left w:val="none" w:sz="0" w:space="0" w:color="auto"/>
            <w:bottom w:val="none" w:sz="0" w:space="0" w:color="auto"/>
            <w:right w:val="none" w:sz="0" w:space="0" w:color="auto"/>
          </w:divBdr>
        </w:div>
        <w:div w:id="975836073">
          <w:marLeft w:val="640"/>
          <w:marRight w:val="0"/>
          <w:marTop w:val="0"/>
          <w:marBottom w:val="0"/>
          <w:divBdr>
            <w:top w:val="none" w:sz="0" w:space="0" w:color="auto"/>
            <w:left w:val="none" w:sz="0" w:space="0" w:color="auto"/>
            <w:bottom w:val="none" w:sz="0" w:space="0" w:color="auto"/>
            <w:right w:val="none" w:sz="0" w:space="0" w:color="auto"/>
          </w:divBdr>
        </w:div>
        <w:div w:id="1392070550">
          <w:marLeft w:val="640"/>
          <w:marRight w:val="0"/>
          <w:marTop w:val="0"/>
          <w:marBottom w:val="0"/>
          <w:divBdr>
            <w:top w:val="none" w:sz="0" w:space="0" w:color="auto"/>
            <w:left w:val="none" w:sz="0" w:space="0" w:color="auto"/>
            <w:bottom w:val="none" w:sz="0" w:space="0" w:color="auto"/>
            <w:right w:val="none" w:sz="0" w:space="0" w:color="auto"/>
          </w:divBdr>
        </w:div>
        <w:div w:id="1535342427">
          <w:marLeft w:val="640"/>
          <w:marRight w:val="0"/>
          <w:marTop w:val="0"/>
          <w:marBottom w:val="0"/>
          <w:divBdr>
            <w:top w:val="none" w:sz="0" w:space="0" w:color="auto"/>
            <w:left w:val="none" w:sz="0" w:space="0" w:color="auto"/>
            <w:bottom w:val="none" w:sz="0" w:space="0" w:color="auto"/>
            <w:right w:val="none" w:sz="0" w:space="0" w:color="auto"/>
          </w:divBdr>
        </w:div>
        <w:div w:id="182214204">
          <w:marLeft w:val="640"/>
          <w:marRight w:val="0"/>
          <w:marTop w:val="0"/>
          <w:marBottom w:val="0"/>
          <w:divBdr>
            <w:top w:val="none" w:sz="0" w:space="0" w:color="auto"/>
            <w:left w:val="none" w:sz="0" w:space="0" w:color="auto"/>
            <w:bottom w:val="none" w:sz="0" w:space="0" w:color="auto"/>
            <w:right w:val="none" w:sz="0" w:space="0" w:color="auto"/>
          </w:divBdr>
        </w:div>
        <w:div w:id="947617023">
          <w:marLeft w:val="640"/>
          <w:marRight w:val="0"/>
          <w:marTop w:val="0"/>
          <w:marBottom w:val="0"/>
          <w:divBdr>
            <w:top w:val="none" w:sz="0" w:space="0" w:color="auto"/>
            <w:left w:val="none" w:sz="0" w:space="0" w:color="auto"/>
            <w:bottom w:val="none" w:sz="0" w:space="0" w:color="auto"/>
            <w:right w:val="none" w:sz="0" w:space="0" w:color="auto"/>
          </w:divBdr>
        </w:div>
        <w:div w:id="2140416469">
          <w:marLeft w:val="640"/>
          <w:marRight w:val="0"/>
          <w:marTop w:val="0"/>
          <w:marBottom w:val="0"/>
          <w:divBdr>
            <w:top w:val="none" w:sz="0" w:space="0" w:color="auto"/>
            <w:left w:val="none" w:sz="0" w:space="0" w:color="auto"/>
            <w:bottom w:val="none" w:sz="0" w:space="0" w:color="auto"/>
            <w:right w:val="none" w:sz="0" w:space="0" w:color="auto"/>
          </w:divBdr>
        </w:div>
        <w:div w:id="1778065763">
          <w:marLeft w:val="640"/>
          <w:marRight w:val="0"/>
          <w:marTop w:val="0"/>
          <w:marBottom w:val="0"/>
          <w:divBdr>
            <w:top w:val="none" w:sz="0" w:space="0" w:color="auto"/>
            <w:left w:val="none" w:sz="0" w:space="0" w:color="auto"/>
            <w:bottom w:val="none" w:sz="0" w:space="0" w:color="auto"/>
            <w:right w:val="none" w:sz="0" w:space="0" w:color="auto"/>
          </w:divBdr>
        </w:div>
        <w:div w:id="1453747480">
          <w:marLeft w:val="640"/>
          <w:marRight w:val="0"/>
          <w:marTop w:val="0"/>
          <w:marBottom w:val="0"/>
          <w:divBdr>
            <w:top w:val="none" w:sz="0" w:space="0" w:color="auto"/>
            <w:left w:val="none" w:sz="0" w:space="0" w:color="auto"/>
            <w:bottom w:val="none" w:sz="0" w:space="0" w:color="auto"/>
            <w:right w:val="none" w:sz="0" w:space="0" w:color="auto"/>
          </w:divBdr>
        </w:div>
        <w:div w:id="1570531353">
          <w:marLeft w:val="640"/>
          <w:marRight w:val="0"/>
          <w:marTop w:val="0"/>
          <w:marBottom w:val="0"/>
          <w:divBdr>
            <w:top w:val="none" w:sz="0" w:space="0" w:color="auto"/>
            <w:left w:val="none" w:sz="0" w:space="0" w:color="auto"/>
            <w:bottom w:val="none" w:sz="0" w:space="0" w:color="auto"/>
            <w:right w:val="none" w:sz="0" w:space="0" w:color="auto"/>
          </w:divBdr>
        </w:div>
        <w:div w:id="737214511">
          <w:marLeft w:val="640"/>
          <w:marRight w:val="0"/>
          <w:marTop w:val="0"/>
          <w:marBottom w:val="0"/>
          <w:divBdr>
            <w:top w:val="none" w:sz="0" w:space="0" w:color="auto"/>
            <w:left w:val="none" w:sz="0" w:space="0" w:color="auto"/>
            <w:bottom w:val="none" w:sz="0" w:space="0" w:color="auto"/>
            <w:right w:val="none" w:sz="0" w:space="0" w:color="auto"/>
          </w:divBdr>
        </w:div>
        <w:div w:id="599604202">
          <w:marLeft w:val="640"/>
          <w:marRight w:val="0"/>
          <w:marTop w:val="0"/>
          <w:marBottom w:val="0"/>
          <w:divBdr>
            <w:top w:val="none" w:sz="0" w:space="0" w:color="auto"/>
            <w:left w:val="none" w:sz="0" w:space="0" w:color="auto"/>
            <w:bottom w:val="none" w:sz="0" w:space="0" w:color="auto"/>
            <w:right w:val="none" w:sz="0" w:space="0" w:color="auto"/>
          </w:divBdr>
        </w:div>
        <w:div w:id="471338546">
          <w:marLeft w:val="640"/>
          <w:marRight w:val="0"/>
          <w:marTop w:val="0"/>
          <w:marBottom w:val="0"/>
          <w:divBdr>
            <w:top w:val="none" w:sz="0" w:space="0" w:color="auto"/>
            <w:left w:val="none" w:sz="0" w:space="0" w:color="auto"/>
            <w:bottom w:val="none" w:sz="0" w:space="0" w:color="auto"/>
            <w:right w:val="none" w:sz="0" w:space="0" w:color="auto"/>
          </w:divBdr>
        </w:div>
        <w:div w:id="637950869">
          <w:marLeft w:val="640"/>
          <w:marRight w:val="0"/>
          <w:marTop w:val="0"/>
          <w:marBottom w:val="0"/>
          <w:divBdr>
            <w:top w:val="none" w:sz="0" w:space="0" w:color="auto"/>
            <w:left w:val="none" w:sz="0" w:space="0" w:color="auto"/>
            <w:bottom w:val="none" w:sz="0" w:space="0" w:color="auto"/>
            <w:right w:val="none" w:sz="0" w:space="0" w:color="auto"/>
          </w:divBdr>
        </w:div>
        <w:div w:id="419370381">
          <w:marLeft w:val="640"/>
          <w:marRight w:val="0"/>
          <w:marTop w:val="0"/>
          <w:marBottom w:val="0"/>
          <w:divBdr>
            <w:top w:val="none" w:sz="0" w:space="0" w:color="auto"/>
            <w:left w:val="none" w:sz="0" w:space="0" w:color="auto"/>
            <w:bottom w:val="none" w:sz="0" w:space="0" w:color="auto"/>
            <w:right w:val="none" w:sz="0" w:space="0" w:color="auto"/>
          </w:divBdr>
        </w:div>
        <w:div w:id="1079793395">
          <w:marLeft w:val="640"/>
          <w:marRight w:val="0"/>
          <w:marTop w:val="0"/>
          <w:marBottom w:val="0"/>
          <w:divBdr>
            <w:top w:val="none" w:sz="0" w:space="0" w:color="auto"/>
            <w:left w:val="none" w:sz="0" w:space="0" w:color="auto"/>
            <w:bottom w:val="none" w:sz="0" w:space="0" w:color="auto"/>
            <w:right w:val="none" w:sz="0" w:space="0" w:color="auto"/>
          </w:divBdr>
        </w:div>
        <w:div w:id="1151560685">
          <w:marLeft w:val="640"/>
          <w:marRight w:val="0"/>
          <w:marTop w:val="0"/>
          <w:marBottom w:val="0"/>
          <w:divBdr>
            <w:top w:val="none" w:sz="0" w:space="0" w:color="auto"/>
            <w:left w:val="none" w:sz="0" w:space="0" w:color="auto"/>
            <w:bottom w:val="none" w:sz="0" w:space="0" w:color="auto"/>
            <w:right w:val="none" w:sz="0" w:space="0" w:color="auto"/>
          </w:divBdr>
        </w:div>
        <w:div w:id="2042438561">
          <w:marLeft w:val="640"/>
          <w:marRight w:val="0"/>
          <w:marTop w:val="0"/>
          <w:marBottom w:val="0"/>
          <w:divBdr>
            <w:top w:val="none" w:sz="0" w:space="0" w:color="auto"/>
            <w:left w:val="none" w:sz="0" w:space="0" w:color="auto"/>
            <w:bottom w:val="none" w:sz="0" w:space="0" w:color="auto"/>
            <w:right w:val="none" w:sz="0" w:space="0" w:color="auto"/>
          </w:divBdr>
        </w:div>
        <w:div w:id="1738744999">
          <w:marLeft w:val="640"/>
          <w:marRight w:val="0"/>
          <w:marTop w:val="0"/>
          <w:marBottom w:val="0"/>
          <w:divBdr>
            <w:top w:val="none" w:sz="0" w:space="0" w:color="auto"/>
            <w:left w:val="none" w:sz="0" w:space="0" w:color="auto"/>
            <w:bottom w:val="none" w:sz="0" w:space="0" w:color="auto"/>
            <w:right w:val="none" w:sz="0" w:space="0" w:color="auto"/>
          </w:divBdr>
        </w:div>
        <w:div w:id="672032280">
          <w:marLeft w:val="640"/>
          <w:marRight w:val="0"/>
          <w:marTop w:val="0"/>
          <w:marBottom w:val="0"/>
          <w:divBdr>
            <w:top w:val="none" w:sz="0" w:space="0" w:color="auto"/>
            <w:left w:val="none" w:sz="0" w:space="0" w:color="auto"/>
            <w:bottom w:val="none" w:sz="0" w:space="0" w:color="auto"/>
            <w:right w:val="none" w:sz="0" w:space="0" w:color="auto"/>
          </w:divBdr>
        </w:div>
        <w:div w:id="1107774022">
          <w:marLeft w:val="640"/>
          <w:marRight w:val="0"/>
          <w:marTop w:val="0"/>
          <w:marBottom w:val="0"/>
          <w:divBdr>
            <w:top w:val="none" w:sz="0" w:space="0" w:color="auto"/>
            <w:left w:val="none" w:sz="0" w:space="0" w:color="auto"/>
            <w:bottom w:val="none" w:sz="0" w:space="0" w:color="auto"/>
            <w:right w:val="none" w:sz="0" w:space="0" w:color="auto"/>
          </w:divBdr>
        </w:div>
        <w:div w:id="143548735">
          <w:marLeft w:val="640"/>
          <w:marRight w:val="0"/>
          <w:marTop w:val="0"/>
          <w:marBottom w:val="0"/>
          <w:divBdr>
            <w:top w:val="none" w:sz="0" w:space="0" w:color="auto"/>
            <w:left w:val="none" w:sz="0" w:space="0" w:color="auto"/>
            <w:bottom w:val="none" w:sz="0" w:space="0" w:color="auto"/>
            <w:right w:val="none" w:sz="0" w:space="0" w:color="auto"/>
          </w:divBdr>
        </w:div>
        <w:div w:id="1278027404">
          <w:marLeft w:val="640"/>
          <w:marRight w:val="0"/>
          <w:marTop w:val="0"/>
          <w:marBottom w:val="0"/>
          <w:divBdr>
            <w:top w:val="none" w:sz="0" w:space="0" w:color="auto"/>
            <w:left w:val="none" w:sz="0" w:space="0" w:color="auto"/>
            <w:bottom w:val="none" w:sz="0" w:space="0" w:color="auto"/>
            <w:right w:val="none" w:sz="0" w:space="0" w:color="auto"/>
          </w:divBdr>
        </w:div>
        <w:div w:id="1387534713">
          <w:marLeft w:val="640"/>
          <w:marRight w:val="0"/>
          <w:marTop w:val="0"/>
          <w:marBottom w:val="0"/>
          <w:divBdr>
            <w:top w:val="none" w:sz="0" w:space="0" w:color="auto"/>
            <w:left w:val="none" w:sz="0" w:space="0" w:color="auto"/>
            <w:bottom w:val="none" w:sz="0" w:space="0" w:color="auto"/>
            <w:right w:val="none" w:sz="0" w:space="0" w:color="auto"/>
          </w:divBdr>
        </w:div>
        <w:div w:id="1193304344">
          <w:marLeft w:val="640"/>
          <w:marRight w:val="0"/>
          <w:marTop w:val="0"/>
          <w:marBottom w:val="0"/>
          <w:divBdr>
            <w:top w:val="none" w:sz="0" w:space="0" w:color="auto"/>
            <w:left w:val="none" w:sz="0" w:space="0" w:color="auto"/>
            <w:bottom w:val="none" w:sz="0" w:space="0" w:color="auto"/>
            <w:right w:val="none" w:sz="0" w:space="0" w:color="auto"/>
          </w:divBdr>
        </w:div>
        <w:div w:id="132143025">
          <w:marLeft w:val="640"/>
          <w:marRight w:val="0"/>
          <w:marTop w:val="0"/>
          <w:marBottom w:val="0"/>
          <w:divBdr>
            <w:top w:val="none" w:sz="0" w:space="0" w:color="auto"/>
            <w:left w:val="none" w:sz="0" w:space="0" w:color="auto"/>
            <w:bottom w:val="none" w:sz="0" w:space="0" w:color="auto"/>
            <w:right w:val="none" w:sz="0" w:space="0" w:color="auto"/>
          </w:divBdr>
        </w:div>
        <w:div w:id="1108282986">
          <w:marLeft w:val="640"/>
          <w:marRight w:val="0"/>
          <w:marTop w:val="0"/>
          <w:marBottom w:val="0"/>
          <w:divBdr>
            <w:top w:val="none" w:sz="0" w:space="0" w:color="auto"/>
            <w:left w:val="none" w:sz="0" w:space="0" w:color="auto"/>
            <w:bottom w:val="none" w:sz="0" w:space="0" w:color="auto"/>
            <w:right w:val="none" w:sz="0" w:space="0" w:color="auto"/>
          </w:divBdr>
        </w:div>
        <w:div w:id="2043170152">
          <w:marLeft w:val="640"/>
          <w:marRight w:val="0"/>
          <w:marTop w:val="0"/>
          <w:marBottom w:val="0"/>
          <w:divBdr>
            <w:top w:val="none" w:sz="0" w:space="0" w:color="auto"/>
            <w:left w:val="none" w:sz="0" w:space="0" w:color="auto"/>
            <w:bottom w:val="none" w:sz="0" w:space="0" w:color="auto"/>
            <w:right w:val="none" w:sz="0" w:space="0" w:color="auto"/>
          </w:divBdr>
        </w:div>
        <w:div w:id="775904552">
          <w:marLeft w:val="640"/>
          <w:marRight w:val="0"/>
          <w:marTop w:val="0"/>
          <w:marBottom w:val="0"/>
          <w:divBdr>
            <w:top w:val="none" w:sz="0" w:space="0" w:color="auto"/>
            <w:left w:val="none" w:sz="0" w:space="0" w:color="auto"/>
            <w:bottom w:val="none" w:sz="0" w:space="0" w:color="auto"/>
            <w:right w:val="none" w:sz="0" w:space="0" w:color="auto"/>
          </w:divBdr>
        </w:div>
        <w:div w:id="1984382890">
          <w:marLeft w:val="640"/>
          <w:marRight w:val="0"/>
          <w:marTop w:val="0"/>
          <w:marBottom w:val="0"/>
          <w:divBdr>
            <w:top w:val="none" w:sz="0" w:space="0" w:color="auto"/>
            <w:left w:val="none" w:sz="0" w:space="0" w:color="auto"/>
            <w:bottom w:val="none" w:sz="0" w:space="0" w:color="auto"/>
            <w:right w:val="none" w:sz="0" w:space="0" w:color="auto"/>
          </w:divBdr>
        </w:div>
        <w:div w:id="1908491978">
          <w:marLeft w:val="640"/>
          <w:marRight w:val="0"/>
          <w:marTop w:val="0"/>
          <w:marBottom w:val="0"/>
          <w:divBdr>
            <w:top w:val="none" w:sz="0" w:space="0" w:color="auto"/>
            <w:left w:val="none" w:sz="0" w:space="0" w:color="auto"/>
            <w:bottom w:val="none" w:sz="0" w:space="0" w:color="auto"/>
            <w:right w:val="none" w:sz="0" w:space="0" w:color="auto"/>
          </w:divBdr>
        </w:div>
        <w:div w:id="1388412179">
          <w:marLeft w:val="640"/>
          <w:marRight w:val="0"/>
          <w:marTop w:val="0"/>
          <w:marBottom w:val="0"/>
          <w:divBdr>
            <w:top w:val="none" w:sz="0" w:space="0" w:color="auto"/>
            <w:left w:val="none" w:sz="0" w:space="0" w:color="auto"/>
            <w:bottom w:val="none" w:sz="0" w:space="0" w:color="auto"/>
            <w:right w:val="none" w:sz="0" w:space="0" w:color="auto"/>
          </w:divBdr>
        </w:div>
        <w:div w:id="1679429157">
          <w:marLeft w:val="640"/>
          <w:marRight w:val="0"/>
          <w:marTop w:val="0"/>
          <w:marBottom w:val="0"/>
          <w:divBdr>
            <w:top w:val="none" w:sz="0" w:space="0" w:color="auto"/>
            <w:left w:val="none" w:sz="0" w:space="0" w:color="auto"/>
            <w:bottom w:val="none" w:sz="0" w:space="0" w:color="auto"/>
            <w:right w:val="none" w:sz="0" w:space="0" w:color="auto"/>
          </w:divBdr>
        </w:div>
        <w:div w:id="820579953">
          <w:marLeft w:val="640"/>
          <w:marRight w:val="0"/>
          <w:marTop w:val="0"/>
          <w:marBottom w:val="0"/>
          <w:divBdr>
            <w:top w:val="none" w:sz="0" w:space="0" w:color="auto"/>
            <w:left w:val="none" w:sz="0" w:space="0" w:color="auto"/>
            <w:bottom w:val="none" w:sz="0" w:space="0" w:color="auto"/>
            <w:right w:val="none" w:sz="0" w:space="0" w:color="auto"/>
          </w:divBdr>
        </w:div>
        <w:div w:id="185026656">
          <w:marLeft w:val="640"/>
          <w:marRight w:val="0"/>
          <w:marTop w:val="0"/>
          <w:marBottom w:val="0"/>
          <w:divBdr>
            <w:top w:val="none" w:sz="0" w:space="0" w:color="auto"/>
            <w:left w:val="none" w:sz="0" w:space="0" w:color="auto"/>
            <w:bottom w:val="none" w:sz="0" w:space="0" w:color="auto"/>
            <w:right w:val="none" w:sz="0" w:space="0" w:color="auto"/>
          </w:divBdr>
        </w:div>
        <w:div w:id="612322079">
          <w:marLeft w:val="640"/>
          <w:marRight w:val="0"/>
          <w:marTop w:val="0"/>
          <w:marBottom w:val="0"/>
          <w:divBdr>
            <w:top w:val="none" w:sz="0" w:space="0" w:color="auto"/>
            <w:left w:val="none" w:sz="0" w:space="0" w:color="auto"/>
            <w:bottom w:val="none" w:sz="0" w:space="0" w:color="auto"/>
            <w:right w:val="none" w:sz="0" w:space="0" w:color="auto"/>
          </w:divBdr>
        </w:div>
        <w:div w:id="184945911">
          <w:marLeft w:val="640"/>
          <w:marRight w:val="0"/>
          <w:marTop w:val="0"/>
          <w:marBottom w:val="0"/>
          <w:divBdr>
            <w:top w:val="none" w:sz="0" w:space="0" w:color="auto"/>
            <w:left w:val="none" w:sz="0" w:space="0" w:color="auto"/>
            <w:bottom w:val="none" w:sz="0" w:space="0" w:color="auto"/>
            <w:right w:val="none" w:sz="0" w:space="0" w:color="auto"/>
          </w:divBdr>
        </w:div>
        <w:div w:id="1500655705">
          <w:marLeft w:val="640"/>
          <w:marRight w:val="0"/>
          <w:marTop w:val="0"/>
          <w:marBottom w:val="0"/>
          <w:divBdr>
            <w:top w:val="none" w:sz="0" w:space="0" w:color="auto"/>
            <w:left w:val="none" w:sz="0" w:space="0" w:color="auto"/>
            <w:bottom w:val="none" w:sz="0" w:space="0" w:color="auto"/>
            <w:right w:val="none" w:sz="0" w:space="0" w:color="auto"/>
          </w:divBdr>
        </w:div>
        <w:div w:id="1442342253">
          <w:marLeft w:val="640"/>
          <w:marRight w:val="0"/>
          <w:marTop w:val="0"/>
          <w:marBottom w:val="0"/>
          <w:divBdr>
            <w:top w:val="none" w:sz="0" w:space="0" w:color="auto"/>
            <w:left w:val="none" w:sz="0" w:space="0" w:color="auto"/>
            <w:bottom w:val="none" w:sz="0" w:space="0" w:color="auto"/>
            <w:right w:val="none" w:sz="0" w:space="0" w:color="auto"/>
          </w:divBdr>
        </w:div>
      </w:divsChild>
    </w:div>
    <w:div w:id="725877087">
      <w:bodyDiv w:val="1"/>
      <w:marLeft w:val="0"/>
      <w:marRight w:val="0"/>
      <w:marTop w:val="0"/>
      <w:marBottom w:val="0"/>
      <w:divBdr>
        <w:top w:val="none" w:sz="0" w:space="0" w:color="auto"/>
        <w:left w:val="none" w:sz="0" w:space="0" w:color="auto"/>
        <w:bottom w:val="none" w:sz="0" w:space="0" w:color="auto"/>
        <w:right w:val="none" w:sz="0" w:space="0" w:color="auto"/>
      </w:divBdr>
    </w:div>
    <w:div w:id="728071231">
      <w:bodyDiv w:val="1"/>
      <w:marLeft w:val="0"/>
      <w:marRight w:val="0"/>
      <w:marTop w:val="0"/>
      <w:marBottom w:val="0"/>
      <w:divBdr>
        <w:top w:val="none" w:sz="0" w:space="0" w:color="auto"/>
        <w:left w:val="none" w:sz="0" w:space="0" w:color="auto"/>
        <w:bottom w:val="none" w:sz="0" w:space="0" w:color="auto"/>
        <w:right w:val="none" w:sz="0" w:space="0" w:color="auto"/>
      </w:divBdr>
    </w:div>
    <w:div w:id="728184948">
      <w:bodyDiv w:val="1"/>
      <w:marLeft w:val="0"/>
      <w:marRight w:val="0"/>
      <w:marTop w:val="0"/>
      <w:marBottom w:val="0"/>
      <w:divBdr>
        <w:top w:val="none" w:sz="0" w:space="0" w:color="auto"/>
        <w:left w:val="none" w:sz="0" w:space="0" w:color="auto"/>
        <w:bottom w:val="none" w:sz="0" w:space="0" w:color="auto"/>
        <w:right w:val="none" w:sz="0" w:space="0" w:color="auto"/>
      </w:divBdr>
      <w:divsChild>
        <w:div w:id="985427511">
          <w:marLeft w:val="640"/>
          <w:marRight w:val="0"/>
          <w:marTop w:val="0"/>
          <w:marBottom w:val="0"/>
          <w:divBdr>
            <w:top w:val="none" w:sz="0" w:space="0" w:color="auto"/>
            <w:left w:val="none" w:sz="0" w:space="0" w:color="auto"/>
            <w:bottom w:val="none" w:sz="0" w:space="0" w:color="auto"/>
            <w:right w:val="none" w:sz="0" w:space="0" w:color="auto"/>
          </w:divBdr>
        </w:div>
        <w:div w:id="1340084633">
          <w:marLeft w:val="640"/>
          <w:marRight w:val="0"/>
          <w:marTop w:val="0"/>
          <w:marBottom w:val="0"/>
          <w:divBdr>
            <w:top w:val="none" w:sz="0" w:space="0" w:color="auto"/>
            <w:left w:val="none" w:sz="0" w:space="0" w:color="auto"/>
            <w:bottom w:val="none" w:sz="0" w:space="0" w:color="auto"/>
            <w:right w:val="none" w:sz="0" w:space="0" w:color="auto"/>
          </w:divBdr>
        </w:div>
        <w:div w:id="363216295">
          <w:marLeft w:val="640"/>
          <w:marRight w:val="0"/>
          <w:marTop w:val="0"/>
          <w:marBottom w:val="0"/>
          <w:divBdr>
            <w:top w:val="none" w:sz="0" w:space="0" w:color="auto"/>
            <w:left w:val="none" w:sz="0" w:space="0" w:color="auto"/>
            <w:bottom w:val="none" w:sz="0" w:space="0" w:color="auto"/>
            <w:right w:val="none" w:sz="0" w:space="0" w:color="auto"/>
          </w:divBdr>
        </w:div>
        <w:div w:id="1053697744">
          <w:marLeft w:val="640"/>
          <w:marRight w:val="0"/>
          <w:marTop w:val="0"/>
          <w:marBottom w:val="0"/>
          <w:divBdr>
            <w:top w:val="none" w:sz="0" w:space="0" w:color="auto"/>
            <w:left w:val="none" w:sz="0" w:space="0" w:color="auto"/>
            <w:bottom w:val="none" w:sz="0" w:space="0" w:color="auto"/>
            <w:right w:val="none" w:sz="0" w:space="0" w:color="auto"/>
          </w:divBdr>
        </w:div>
        <w:div w:id="360134870">
          <w:marLeft w:val="640"/>
          <w:marRight w:val="0"/>
          <w:marTop w:val="0"/>
          <w:marBottom w:val="0"/>
          <w:divBdr>
            <w:top w:val="none" w:sz="0" w:space="0" w:color="auto"/>
            <w:left w:val="none" w:sz="0" w:space="0" w:color="auto"/>
            <w:bottom w:val="none" w:sz="0" w:space="0" w:color="auto"/>
            <w:right w:val="none" w:sz="0" w:space="0" w:color="auto"/>
          </w:divBdr>
        </w:div>
        <w:div w:id="203489336">
          <w:marLeft w:val="640"/>
          <w:marRight w:val="0"/>
          <w:marTop w:val="0"/>
          <w:marBottom w:val="0"/>
          <w:divBdr>
            <w:top w:val="none" w:sz="0" w:space="0" w:color="auto"/>
            <w:left w:val="none" w:sz="0" w:space="0" w:color="auto"/>
            <w:bottom w:val="none" w:sz="0" w:space="0" w:color="auto"/>
            <w:right w:val="none" w:sz="0" w:space="0" w:color="auto"/>
          </w:divBdr>
        </w:div>
        <w:div w:id="1832132738">
          <w:marLeft w:val="640"/>
          <w:marRight w:val="0"/>
          <w:marTop w:val="0"/>
          <w:marBottom w:val="0"/>
          <w:divBdr>
            <w:top w:val="none" w:sz="0" w:space="0" w:color="auto"/>
            <w:left w:val="none" w:sz="0" w:space="0" w:color="auto"/>
            <w:bottom w:val="none" w:sz="0" w:space="0" w:color="auto"/>
            <w:right w:val="none" w:sz="0" w:space="0" w:color="auto"/>
          </w:divBdr>
        </w:div>
        <w:div w:id="1031495065">
          <w:marLeft w:val="640"/>
          <w:marRight w:val="0"/>
          <w:marTop w:val="0"/>
          <w:marBottom w:val="0"/>
          <w:divBdr>
            <w:top w:val="none" w:sz="0" w:space="0" w:color="auto"/>
            <w:left w:val="none" w:sz="0" w:space="0" w:color="auto"/>
            <w:bottom w:val="none" w:sz="0" w:space="0" w:color="auto"/>
            <w:right w:val="none" w:sz="0" w:space="0" w:color="auto"/>
          </w:divBdr>
        </w:div>
        <w:div w:id="1819376934">
          <w:marLeft w:val="640"/>
          <w:marRight w:val="0"/>
          <w:marTop w:val="0"/>
          <w:marBottom w:val="0"/>
          <w:divBdr>
            <w:top w:val="none" w:sz="0" w:space="0" w:color="auto"/>
            <w:left w:val="none" w:sz="0" w:space="0" w:color="auto"/>
            <w:bottom w:val="none" w:sz="0" w:space="0" w:color="auto"/>
            <w:right w:val="none" w:sz="0" w:space="0" w:color="auto"/>
          </w:divBdr>
        </w:div>
        <w:div w:id="987438289">
          <w:marLeft w:val="640"/>
          <w:marRight w:val="0"/>
          <w:marTop w:val="0"/>
          <w:marBottom w:val="0"/>
          <w:divBdr>
            <w:top w:val="none" w:sz="0" w:space="0" w:color="auto"/>
            <w:left w:val="none" w:sz="0" w:space="0" w:color="auto"/>
            <w:bottom w:val="none" w:sz="0" w:space="0" w:color="auto"/>
            <w:right w:val="none" w:sz="0" w:space="0" w:color="auto"/>
          </w:divBdr>
        </w:div>
        <w:div w:id="406196738">
          <w:marLeft w:val="640"/>
          <w:marRight w:val="0"/>
          <w:marTop w:val="0"/>
          <w:marBottom w:val="0"/>
          <w:divBdr>
            <w:top w:val="none" w:sz="0" w:space="0" w:color="auto"/>
            <w:left w:val="none" w:sz="0" w:space="0" w:color="auto"/>
            <w:bottom w:val="none" w:sz="0" w:space="0" w:color="auto"/>
            <w:right w:val="none" w:sz="0" w:space="0" w:color="auto"/>
          </w:divBdr>
        </w:div>
        <w:div w:id="1434521516">
          <w:marLeft w:val="640"/>
          <w:marRight w:val="0"/>
          <w:marTop w:val="0"/>
          <w:marBottom w:val="0"/>
          <w:divBdr>
            <w:top w:val="none" w:sz="0" w:space="0" w:color="auto"/>
            <w:left w:val="none" w:sz="0" w:space="0" w:color="auto"/>
            <w:bottom w:val="none" w:sz="0" w:space="0" w:color="auto"/>
            <w:right w:val="none" w:sz="0" w:space="0" w:color="auto"/>
          </w:divBdr>
        </w:div>
        <w:div w:id="1044017121">
          <w:marLeft w:val="640"/>
          <w:marRight w:val="0"/>
          <w:marTop w:val="0"/>
          <w:marBottom w:val="0"/>
          <w:divBdr>
            <w:top w:val="none" w:sz="0" w:space="0" w:color="auto"/>
            <w:left w:val="none" w:sz="0" w:space="0" w:color="auto"/>
            <w:bottom w:val="none" w:sz="0" w:space="0" w:color="auto"/>
            <w:right w:val="none" w:sz="0" w:space="0" w:color="auto"/>
          </w:divBdr>
        </w:div>
        <w:div w:id="671490406">
          <w:marLeft w:val="640"/>
          <w:marRight w:val="0"/>
          <w:marTop w:val="0"/>
          <w:marBottom w:val="0"/>
          <w:divBdr>
            <w:top w:val="none" w:sz="0" w:space="0" w:color="auto"/>
            <w:left w:val="none" w:sz="0" w:space="0" w:color="auto"/>
            <w:bottom w:val="none" w:sz="0" w:space="0" w:color="auto"/>
            <w:right w:val="none" w:sz="0" w:space="0" w:color="auto"/>
          </w:divBdr>
        </w:div>
        <w:div w:id="1391805195">
          <w:marLeft w:val="640"/>
          <w:marRight w:val="0"/>
          <w:marTop w:val="0"/>
          <w:marBottom w:val="0"/>
          <w:divBdr>
            <w:top w:val="none" w:sz="0" w:space="0" w:color="auto"/>
            <w:left w:val="none" w:sz="0" w:space="0" w:color="auto"/>
            <w:bottom w:val="none" w:sz="0" w:space="0" w:color="auto"/>
            <w:right w:val="none" w:sz="0" w:space="0" w:color="auto"/>
          </w:divBdr>
        </w:div>
        <w:div w:id="106659653">
          <w:marLeft w:val="640"/>
          <w:marRight w:val="0"/>
          <w:marTop w:val="0"/>
          <w:marBottom w:val="0"/>
          <w:divBdr>
            <w:top w:val="none" w:sz="0" w:space="0" w:color="auto"/>
            <w:left w:val="none" w:sz="0" w:space="0" w:color="auto"/>
            <w:bottom w:val="none" w:sz="0" w:space="0" w:color="auto"/>
            <w:right w:val="none" w:sz="0" w:space="0" w:color="auto"/>
          </w:divBdr>
        </w:div>
        <w:div w:id="778136650">
          <w:marLeft w:val="640"/>
          <w:marRight w:val="0"/>
          <w:marTop w:val="0"/>
          <w:marBottom w:val="0"/>
          <w:divBdr>
            <w:top w:val="none" w:sz="0" w:space="0" w:color="auto"/>
            <w:left w:val="none" w:sz="0" w:space="0" w:color="auto"/>
            <w:bottom w:val="none" w:sz="0" w:space="0" w:color="auto"/>
            <w:right w:val="none" w:sz="0" w:space="0" w:color="auto"/>
          </w:divBdr>
        </w:div>
        <w:div w:id="2112620651">
          <w:marLeft w:val="640"/>
          <w:marRight w:val="0"/>
          <w:marTop w:val="0"/>
          <w:marBottom w:val="0"/>
          <w:divBdr>
            <w:top w:val="none" w:sz="0" w:space="0" w:color="auto"/>
            <w:left w:val="none" w:sz="0" w:space="0" w:color="auto"/>
            <w:bottom w:val="none" w:sz="0" w:space="0" w:color="auto"/>
            <w:right w:val="none" w:sz="0" w:space="0" w:color="auto"/>
          </w:divBdr>
        </w:div>
        <w:div w:id="2026666519">
          <w:marLeft w:val="640"/>
          <w:marRight w:val="0"/>
          <w:marTop w:val="0"/>
          <w:marBottom w:val="0"/>
          <w:divBdr>
            <w:top w:val="none" w:sz="0" w:space="0" w:color="auto"/>
            <w:left w:val="none" w:sz="0" w:space="0" w:color="auto"/>
            <w:bottom w:val="none" w:sz="0" w:space="0" w:color="auto"/>
            <w:right w:val="none" w:sz="0" w:space="0" w:color="auto"/>
          </w:divBdr>
        </w:div>
        <w:div w:id="1732266336">
          <w:marLeft w:val="640"/>
          <w:marRight w:val="0"/>
          <w:marTop w:val="0"/>
          <w:marBottom w:val="0"/>
          <w:divBdr>
            <w:top w:val="none" w:sz="0" w:space="0" w:color="auto"/>
            <w:left w:val="none" w:sz="0" w:space="0" w:color="auto"/>
            <w:bottom w:val="none" w:sz="0" w:space="0" w:color="auto"/>
            <w:right w:val="none" w:sz="0" w:space="0" w:color="auto"/>
          </w:divBdr>
        </w:div>
        <w:div w:id="2088182420">
          <w:marLeft w:val="640"/>
          <w:marRight w:val="0"/>
          <w:marTop w:val="0"/>
          <w:marBottom w:val="0"/>
          <w:divBdr>
            <w:top w:val="none" w:sz="0" w:space="0" w:color="auto"/>
            <w:left w:val="none" w:sz="0" w:space="0" w:color="auto"/>
            <w:bottom w:val="none" w:sz="0" w:space="0" w:color="auto"/>
            <w:right w:val="none" w:sz="0" w:space="0" w:color="auto"/>
          </w:divBdr>
        </w:div>
        <w:div w:id="462577526">
          <w:marLeft w:val="640"/>
          <w:marRight w:val="0"/>
          <w:marTop w:val="0"/>
          <w:marBottom w:val="0"/>
          <w:divBdr>
            <w:top w:val="none" w:sz="0" w:space="0" w:color="auto"/>
            <w:left w:val="none" w:sz="0" w:space="0" w:color="auto"/>
            <w:bottom w:val="none" w:sz="0" w:space="0" w:color="auto"/>
            <w:right w:val="none" w:sz="0" w:space="0" w:color="auto"/>
          </w:divBdr>
        </w:div>
        <w:div w:id="1398288554">
          <w:marLeft w:val="640"/>
          <w:marRight w:val="0"/>
          <w:marTop w:val="0"/>
          <w:marBottom w:val="0"/>
          <w:divBdr>
            <w:top w:val="none" w:sz="0" w:space="0" w:color="auto"/>
            <w:left w:val="none" w:sz="0" w:space="0" w:color="auto"/>
            <w:bottom w:val="none" w:sz="0" w:space="0" w:color="auto"/>
            <w:right w:val="none" w:sz="0" w:space="0" w:color="auto"/>
          </w:divBdr>
        </w:div>
        <w:div w:id="101346057">
          <w:marLeft w:val="640"/>
          <w:marRight w:val="0"/>
          <w:marTop w:val="0"/>
          <w:marBottom w:val="0"/>
          <w:divBdr>
            <w:top w:val="none" w:sz="0" w:space="0" w:color="auto"/>
            <w:left w:val="none" w:sz="0" w:space="0" w:color="auto"/>
            <w:bottom w:val="none" w:sz="0" w:space="0" w:color="auto"/>
            <w:right w:val="none" w:sz="0" w:space="0" w:color="auto"/>
          </w:divBdr>
        </w:div>
        <w:div w:id="1802529048">
          <w:marLeft w:val="640"/>
          <w:marRight w:val="0"/>
          <w:marTop w:val="0"/>
          <w:marBottom w:val="0"/>
          <w:divBdr>
            <w:top w:val="none" w:sz="0" w:space="0" w:color="auto"/>
            <w:left w:val="none" w:sz="0" w:space="0" w:color="auto"/>
            <w:bottom w:val="none" w:sz="0" w:space="0" w:color="auto"/>
            <w:right w:val="none" w:sz="0" w:space="0" w:color="auto"/>
          </w:divBdr>
        </w:div>
        <w:div w:id="1870488741">
          <w:marLeft w:val="640"/>
          <w:marRight w:val="0"/>
          <w:marTop w:val="0"/>
          <w:marBottom w:val="0"/>
          <w:divBdr>
            <w:top w:val="none" w:sz="0" w:space="0" w:color="auto"/>
            <w:left w:val="none" w:sz="0" w:space="0" w:color="auto"/>
            <w:bottom w:val="none" w:sz="0" w:space="0" w:color="auto"/>
            <w:right w:val="none" w:sz="0" w:space="0" w:color="auto"/>
          </w:divBdr>
        </w:div>
        <w:div w:id="1048989989">
          <w:marLeft w:val="640"/>
          <w:marRight w:val="0"/>
          <w:marTop w:val="0"/>
          <w:marBottom w:val="0"/>
          <w:divBdr>
            <w:top w:val="none" w:sz="0" w:space="0" w:color="auto"/>
            <w:left w:val="none" w:sz="0" w:space="0" w:color="auto"/>
            <w:bottom w:val="none" w:sz="0" w:space="0" w:color="auto"/>
            <w:right w:val="none" w:sz="0" w:space="0" w:color="auto"/>
          </w:divBdr>
        </w:div>
        <w:div w:id="451436414">
          <w:marLeft w:val="640"/>
          <w:marRight w:val="0"/>
          <w:marTop w:val="0"/>
          <w:marBottom w:val="0"/>
          <w:divBdr>
            <w:top w:val="none" w:sz="0" w:space="0" w:color="auto"/>
            <w:left w:val="none" w:sz="0" w:space="0" w:color="auto"/>
            <w:bottom w:val="none" w:sz="0" w:space="0" w:color="auto"/>
            <w:right w:val="none" w:sz="0" w:space="0" w:color="auto"/>
          </w:divBdr>
        </w:div>
        <w:div w:id="181550929">
          <w:marLeft w:val="640"/>
          <w:marRight w:val="0"/>
          <w:marTop w:val="0"/>
          <w:marBottom w:val="0"/>
          <w:divBdr>
            <w:top w:val="none" w:sz="0" w:space="0" w:color="auto"/>
            <w:left w:val="none" w:sz="0" w:space="0" w:color="auto"/>
            <w:bottom w:val="none" w:sz="0" w:space="0" w:color="auto"/>
            <w:right w:val="none" w:sz="0" w:space="0" w:color="auto"/>
          </w:divBdr>
        </w:div>
        <w:div w:id="875123245">
          <w:marLeft w:val="640"/>
          <w:marRight w:val="0"/>
          <w:marTop w:val="0"/>
          <w:marBottom w:val="0"/>
          <w:divBdr>
            <w:top w:val="none" w:sz="0" w:space="0" w:color="auto"/>
            <w:left w:val="none" w:sz="0" w:space="0" w:color="auto"/>
            <w:bottom w:val="none" w:sz="0" w:space="0" w:color="auto"/>
            <w:right w:val="none" w:sz="0" w:space="0" w:color="auto"/>
          </w:divBdr>
        </w:div>
        <w:div w:id="495615042">
          <w:marLeft w:val="640"/>
          <w:marRight w:val="0"/>
          <w:marTop w:val="0"/>
          <w:marBottom w:val="0"/>
          <w:divBdr>
            <w:top w:val="none" w:sz="0" w:space="0" w:color="auto"/>
            <w:left w:val="none" w:sz="0" w:space="0" w:color="auto"/>
            <w:bottom w:val="none" w:sz="0" w:space="0" w:color="auto"/>
            <w:right w:val="none" w:sz="0" w:space="0" w:color="auto"/>
          </w:divBdr>
        </w:div>
        <w:div w:id="322007998">
          <w:marLeft w:val="640"/>
          <w:marRight w:val="0"/>
          <w:marTop w:val="0"/>
          <w:marBottom w:val="0"/>
          <w:divBdr>
            <w:top w:val="none" w:sz="0" w:space="0" w:color="auto"/>
            <w:left w:val="none" w:sz="0" w:space="0" w:color="auto"/>
            <w:bottom w:val="none" w:sz="0" w:space="0" w:color="auto"/>
            <w:right w:val="none" w:sz="0" w:space="0" w:color="auto"/>
          </w:divBdr>
        </w:div>
        <w:div w:id="1764833208">
          <w:marLeft w:val="640"/>
          <w:marRight w:val="0"/>
          <w:marTop w:val="0"/>
          <w:marBottom w:val="0"/>
          <w:divBdr>
            <w:top w:val="none" w:sz="0" w:space="0" w:color="auto"/>
            <w:left w:val="none" w:sz="0" w:space="0" w:color="auto"/>
            <w:bottom w:val="none" w:sz="0" w:space="0" w:color="auto"/>
            <w:right w:val="none" w:sz="0" w:space="0" w:color="auto"/>
          </w:divBdr>
        </w:div>
        <w:div w:id="561911704">
          <w:marLeft w:val="640"/>
          <w:marRight w:val="0"/>
          <w:marTop w:val="0"/>
          <w:marBottom w:val="0"/>
          <w:divBdr>
            <w:top w:val="none" w:sz="0" w:space="0" w:color="auto"/>
            <w:left w:val="none" w:sz="0" w:space="0" w:color="auto"/>
            <w:bottom w:val="none" w:sz="0" w:space="0" w:color="auto"/>
            <w:right w:val="none" w:sz="0" w:space="0" w:color="auto"/>
          </w:divBdr>
        </w:div>
        <w:div w:id="1130630193">
          <w:marLeft w:val="640"/>
          <w:marRight w:val="0"/>
          <w:marTop w:val="0"/>
          <w:marBottom w:val="0"/>
          <w:divBdr>
            <w:top w:val="none" w:sz="0" w:space="0" w:color="auto"/>
            <w:left w:val="none" w:sz="0" w:space="0" w:color="auto"/>
            <w:bottom w:val="none" w:sz="0" w:space="0" w:color="auto"/>
            <w:right w:val="none" w:sz="0" w:space="0" w:color="auto"/>
          </w:divBdr>
        </w:div>
        <w:div w:id="1008824912">
          <w:marLeft w:val="640"/>
          <w:marRight w:val="0"/>
          <w:marTop w:val="0"/>
          <w:marBottom w:val="0"/>
          <w:divBdr>
            <w:top w:val="none" w:sz="0" w:space="0" w:color="auto"/>
            <w:left w:val="none" w:sz="0" w:space="0" w:color="auto"/>
            <w:bottom w:val="none" w:sz="0" w:space="0" w:color="auto"/>
            <w:right w:val="none" w:sz="0" w:space="0" w:color="auto"/>
          </w:divBdr>
        </w:div>
        <w:div w:id="547882683">
          <w:marLeft w:val="640"/>
          <w:marRight w:val="0"/>
          <w:marTop w:val="0"/>
          <w:marBottom w:val="0"/>
          <w:divBdr>
            <w:top w:val="none" w:sz="0" w:space="0" w:color="auto"/>
            <w:left w:val="none" w:sz="0" w:space="0" w:color="auto"/>
            <w:bottom w:val="none" w:sz="0" w:space="0" w:color="auto"/>
            <w:right w:val="none" w:sz="0" w:space="0" w:color="auto"/>
          </w:divBdr>
        </w:div>
        <w:div w:id="1358309782">
          <w:marLeft w:val="640"/>
          <w:marRight w:val="0"/>
          <w:marTop w:val="0"/>
          <w:marBottom w:val="0"/>
          <w:divBdr>
            <w:top w:val="none" w:sz="0" w:space="0" w:color="auto"/>
            <w:left w:val="none" w:sz="0" w:space="0" w:color="auto"/>
            <w:bottom w:val="none" w:sz="0" w:space="0" w:color="auto"/>
            <w:right w:val="none" w:sz="0" w:space="0" w:color="auto"/>
          </w:divBdr>
        </w:div>
        <w:div w:id="1986353665">
          <w:marLeft w:val="640"/>
          <w:marRight w:val="0"/>
          <w:marTop w:val="0"/>
          <w:marBottom w:val="0"/>
          <w:divBdr>
            <w:top w:val="none" w:sz="0" w:space="0" w:color="auto"/>
            <w:left w:val="none" w:sz="0" w:space="0" w:color="auto"/>
            <w:bottom w:val="none" w:sz="0" w:space="0" w:color="auto"/>
            <w:right w:val="none" w:sz="0" w:space="0" w:color="auto"/>
          </w:divBdr>
        </w:div>
        <w:div w:id="235212458">
          <w:marLeft w:val="640"/>
          <w:marRight w:val="0"/>
          <w:marTop w:val="0"/>
          <w:marBottom w:val="0"/>
          <w:divBdr>
            <w:top w:val="none" w:sz="0" w:space="0" w:color="auto"/>
            <w:left w:val="none" w:sz="0" w:space="0" w:color="auto"/>
            <w:bottom w:val="none" w:sz="0" w:space="0" w:color="auto"/>
            <w:right w:val="none" w:sz="0" w:space="0" w:color="auto"/>
          </w:divBdr>
        </w:div>
        <w:div w:id="729886246">
          <w:marLeft w:val="640"/>
          <w:marRight w:val="0"/>
          <w:marTop w:val="0"/>
          <w:marBottom w:val="0"/>
          <w:divBdr>
            <w:top w:val="none" w:sz="0" w:space="0" w:color="auto"/>
            <w:left w:val="none" w:sz="0" w:space="0" w:color="auto"/>
            <w:bottom w:val="none" w:sz="0" w:space="0" w:color="auto"/>
            <w:right w:val="none" w:sz="0" w:space="0" w:color="auto"/>
          </w:divBdr>
        </w:div>
        <w:div w:id="196167662">
          <w:marLeft w:val="640"/>
          <w:marRight w:val="0"/>
          <w:marTop w:val="0"/>
          <w:marBottom w:val="0"/>
          <w:divBdr>
            <w:top w:val="none" w:sz="0" w:space="0" w:color="auto"/>
            <w:left w:val="none" w:sz="0" w:space="0" w:color="auto"/>
            <w:bottom w:val="none" w:sz="0" w:space="0" w:color="auto"/>
            <w:right w:val="none" w:sz="0" w:space="0" w:color="auto"/>
          </w:divBdr>
        </w:div>
        <w:div w:id="39474487">
          <w:marLeft w:val="640"/>
          <w:marRight w:val="0"/>
          <w:marTop w:val="0"/>
          <w:marBottom w:val="0"/>
          <w:divBdr>
            <w:top w:val="none" w:sz="0" w:space="0" w:color="auto"/>
            <w:left w:val="none" w:sz="0" w:space="0" w:color="auto"/>
            <w:bottom w:val="none" w:sz="0" w:space="0" w:color="auto"/>
            <w:right w:val="none" w:sz="0" w:space="0" w:color="auto"/>
          </w:divBdr>
        </w:div>
        <w:div w:id="934829799">
          <w:marLeft w:val="640"/>
          <w:marRight w:val="0"/>
          <w:marTop w:val="0"/>
          <w:marBottom w:val="0"/>
          <w:divBdr>
            <w:top w:val="none" w:sz="0" w:space="0" w:color="auto"/>
            <w:left w:val="none" w:sz="0" w:space="0" w:color="auto"/>
            <w:bottom w:val="none" w:sz="0" w:space="0" w:color="auto"/>
            <w:right w:val="none" w:sz="0" w:space="0" w:color="auto"/>
          </w:divBdr>
        </w:div>
        <w:div w:id="1954945044">
          <w:marLeft w:val="640"/>
          <w:marRight w:val="0"/>
          <w:marTop w:val="0"/>
          <w:marBottom w:val="0"/>
          <w:divBdr>
            <w:top w:val="none" w:sz="0" w:space="0" w:color="auto"/>
            <w:left w:val="none" w:sz="0" w:space="0" w:color="auto"/>
            <w:bottom w:val="none" w:sz="0" w:space="0" w:color="auto"/>
            <w:right w:val="none" w:sz="0" w:space="0" w:color="auto"/>
          </w:divBdr>
        </w:div>
        <w:div w:id="1297763835">
          <w:marLeft w:val="640"/>
          <w:marRight w:val="0"/>
          <w:marTop w:val="0"/>
          <w:marBottom w:val="0"/>
          <w:divBdr>
            <w:top w:val="none" w:sz="0" w:space="0" w:color="auto"/>
            <w:left w:val="none" w:sz="0" w:space="0" w:color="auto"/>
            <w:bottom w:val="none" w:sz="0" w:space="0" w:color="auto"/>
            <w:right w:val="none" w:sz="0" w:space="0" w:color="auto"/>
          </w:divBdr>
        </w:div>
        <w:div w:id="1210730492">
          <w:marLeft w:val="640"/>
          <w:marRight w:val="0"/>
          <w:marTop w:val="0"/>
          <w:marBottom w:val="0"/>
          <w:divBdr>
            <w:top w:val="none" w:sz="0" w:space="0" w:color="auto"/>
            <w:left w:val="none" w:sz="0" w:space="0" w:color="auto"/>
            <w:bottom w:val="none" w:sz="0" w:space="0" w:color="auto"/>
            <w:right w:val="none" w:sz="0" w:space="0" w:color="auto"/>
          </w:divBdr>
        </w:div>
        <w:div w:id="810758026">
          <w:marLeft w:val="640"/>
          <w:marRight w:val="0"/>
          <w:marTop w:val="0"/>
          <w:marBottom w:val="0"/>
          <w:divBdr>
            <w:top w:val="none" w:sz="0" w:space="0" w:color="auto"/>
            <w:left w:val="none" w:sz="0" w:space="0" w:color="auto"/>
            <w:bottom w:val="none" w:sz="0" w:space="0" w:color="auto"/>
            <w:right w:val="none" w:sz="0" w:space="0" w:color="auto"/>
          </w:divBdr>
        </w:div>
        <w:div w:id="1285431301">
          <w:marLeft w:val="640"/>
          <w:marRight w:val="0"/>
          <w:marTop w:val="0"/>
          <w:marBottom w:val="0"/>
          <w:divBdr>
            <w:top w:val="none" w:sz="0" w:space="0" w:color="auto"/>
            <w:left w:val="none" w:sz="0" w:space="0" w:color="auto"/>
            <w:bottom w:val="none" w:sz="0" w:space="0" w:color="auto"/>
            <w:right w:val="none" w:sz="0" w:space="0" w:color="auto"/>
          </w:divBdr>
        </w:div>
        <w:div w:id="1594167347">
          <w:marLeft w:val="640"/>
          <w:marRight w:val="0"/>
          <w:marTop w:val="0"/>
          <w:marBottom w:val="0"/>
          <w:divBdr>
            <w:top w:val="none" w:sz="0" w:space="0" w:color="auto"/>
            <w:left w:val="none" w:sz="0" w:space="0" w:color="auto"/>
            <w:bottom w:val="none" w:sz="0" w:space="0" w:color="auto"/>
            <w:right w:val="none" w:sz="0" w:space="0" w:color="auto"/>
          </w:divBdr>
        </w:div>
        <w:div w:id="241379151">
          <w:marLeft w:val="640"/>
          <w:marRight w:val="0"/>
          <w:marTop w:val="0"/>
          <w:marBottom w:val="0"/>
          <w:divBdr>
            <w:top w:val="none" w:sz="0" w:space="0" w:color="auto"/>
            <w:left w:val="none" w:sz="0" w:space="0" w:color="auto"/>
            <w:bottom w:val="none" w:sz="0" w:space="0" w:color="auto"/>
            <w:right w:val="none" w:sz="0" w:space="0" w:color="auto"/>
          </w:divBdr>
        </w:div>
        <w:div w:id="56707020">
          <w:marLeft w:val="640"/>
          <w:marRight w:val="0"/>
          <w:marTop w:val="0"/>
          <w:marBottom w:val="0"/>
          <w:divBdr>
            <w:top w:val="none" w:sz="0" w:space="0" w:color="auto"/>
            <w:left w:val="none" w:sz="0" w:space="0" w:color="auto"/>
            <w:bottom w:val="none" w:sz="0" w:space="0" w:color="auto"/>
            <w:right w:val="none" w:sz="0" w:space="0" w:color="auto"/>
          </w:divBdr>
        </w:div>
        <w:div w:id="1944917935">
          <w:marLeft w:val="640"/>
          <w:marRight w:val="0"/>
          <w:marTop w:val="0"/>
          <w:marBottom w:val="0"/>
          <w:divBdr>
            <w:top w:val="none" w:sz="0" w:space="0" w:color="auto"/>
            <w:left w:val="none" w:sz="0" w:space="0" w:color="auto"/>
            <w:bottom w:val="none" w:sz="0" w:space="0" w:color="auto"/>
            <w:right w:val="none" w:sz="0" w:space="0" w:color="auto"/>
          </w:divBdr>
        </w:div>
        <w:div w:id="550074649">
          <w:marLeft w:val="640"/>
          <w:marRight w:val="0"/>
          <w:marTop w:val="0"/>
          <w:marBottom w:val="0"/>
          <w:divBdr>
            <w:top w:val="none" w:sz="0" w:space="0" w:color="auto"/>
            <w:left w:val="none" w:sz="0" w:space="0" w:color="auto"/>
            <w:bottom w:val="none" w:sz="0" w:space="0" w:color="auto"/>
            <w:right w:val="none" w:sz="0" w:space="0" w:color="auto"/>
          </w:divBdr>
        </w:div>
        <w:div w:id="1503352793">
          <w:marLeft w:val="640"/>
          <w:marRight w:val="0"/>
          <w:marTop w:val="0"/>
          <w:marBottom w:val="0"/>
          <w:divBdr>
            <w:top w:val="none" w:sz="0" w:space="0" w:color="auto"/>
            <w:left w:val="none" w:sz="0" w:space="0" w:color="auto"/>
            <w:bottom w:val="none" w:sz="0" w:space="0" w:color="auto"/>
            <w:right w:val="none" w:sz="0" w:space="0" w:color="auto"/>
          </w:divBdr>
        </w:div>
        <w:div w:id="938411213">
          <w:marLeft w:val="640"/>
          <w:marRight w:val="0"/>
          <w:marTop w:val="0"/>
          <w:marBottom w:val="0"/>
          <w:divBdr>
            <w:top w:val="none" w:sz="0" w:space="0" w:color="auto"/>
            <w:left w:val="none" w:sz="0" w:space="0" w:color="auto"/>
            <w:bottom w:val="none" w:sz="0" w:space="0" w:color="auto"/>
            <w:right w:val="none" w:sz="0" w:space="0" w:color="auto"/>
          </w:divBdr>
        </w:div>
        <w:div w:id="728846455">
          <w:marLeft w:val="640"/>
          <w:marRight w:val="0"/>
          <w:marTop w:val="0"/>
          <w:marBottom w:val="0"/>
          <w:divBdr>
            <w:top w:val="none" w:sz="0" w:space="0" w:color="auto"/>
            <w:left w:val="none" w:sz="0" w:space="0" w:color="auto"/>
            <w:bottom w:val="none" w:sz="0" w:space="0" w:color="auto"/>
            <w:right w:val="none" w:sz="0" w:space="0" w:color="auto"/>
          </w:divBdr>
        </w:div>
        <w:div w:id="1925140297">
          <w:marLeft w:val="640"/>
          <w:marRight w:val="0"/>
          <w:marTop w:val="0"/>
          <w:marBottom w:val="0"/>
          <w:divBdr>
            <w:top w:val="none" w:sz="0" w:space="0" w:color="auto"/>
            <w:left w:val="none" w:sz="0" w:space="0" w:color="auto"/>
            <w:bottom w:val="none" w:sz="0" w:space="0" w:color="auto"/>
            <w:right w:val="none" w:sz="0" w:space="0" w:color="auto"/>
          </w:divBdr>
        </w:div>
        <w:div w:id="814109105">
          <w:marLeft w:val="640"/>
          <w:marRight w:val="0"/>
          <w:marTop w:val="0"/>
          <w:marBottom w:val="0"/>
          <w:divBdr>
            <w:top w:val="none" w:sz="0" w:space="0" w:color="auto"/>
            <w:left w:val="none" w:sz="0" w:space="0" w:color="auto"/>
            <w:bottom w:val="none" w:sz="0" w:space="0" w:color="auto"/>
            <w:right w:val="none" w:sz="0" w:space="0" w:color="auto"/>
          </w:divBdr>
        </w:div>
        <w:div w:id="269242765">
          <w:marLeft w:val="640"/>
          <w:marRight w:val="0"/>
          <w:marTop w:val="0"/>
          <w:marBottom w:val="0"/>
          <w:divBdr>
            <w:top w:val="none" w:sz="0" w:space="0" w:color="auto"/>
            <w:left w:val="none" w:sz="0" w:space="0" w:color="auto"/>
            <w:bottom w:val="none" w:sz="0" w:space="0" w:color="auto"/>
            <w:right w:val="none" w:sz="0" w:space="0" w:color="auto"/>
          </w:divBdr>
        </w:div>
        <w:div w:id="759906923">
          <w:marLeft w:val="640"/>
          <w:marRight w:val="0"/>
          <w:marTop w:val="0"/>
          <w:marBottom w:val="0"/>
          <w:divBdr>
            <w:top w:val="none" w:sz="0" w:space="0" w:color="auto"/>
            <w:left w:val="none" w:sz="0" w:space="0" w:color="auto"/>
            <w:bottom w:val="none" w:sz="0" w:space="0" w:color="auto"/>
            <w:right w:val="none" w:sz="0" w:space="0" w:color="auto"/>
          </w:divBdr>
        </w:div>
        <w:div w:id="690767320">
          <w:marLeft w:val="640"/>
          <w:marRight w:val="0"/>
          <w:marTop w:val="0"/>
          <w:marBottom w:val="0"/>
          <w:divBdr>
            <w:top w:val="none" w:sz="0" w:space="0" w:color="auto"/>
            <w:left w:val="none" w:sz="0" w:space="0" w:color="auto"/>
            <w:bottom w:val="none" w:sz="0" w:space="0" w:color="auto"/>
            <w:right w:val="none" w:sz="0" w:space="0" w:color="auto"/>
          </w:divBdr>
        </w:div>
        <w:div w:id="134882145">
          <w:marLeft w:val="640"/>
          <w:marRight w:val="0"/>
          <w:marTop w:val="0"/>
          <w:marBottom w:val="0"/>
          <w:divBdr>
            <w:top w:val="none" w:sz="0" w:space="0" w:color="auto"/>
            <w:left w:val="none" w:sz="0" w:space="0" w:color="auto"/>
            <w:bottom w:val="none" w:sz="0" w:space="0" w:color="auto"/>
            <w:right w:val="none" w:sz="0" w:space="0" w:color="auto"/>
          </w:divBdr>
        </w:div>
        <w:div w:id="1627350886">
          <w:marLeft w:val="640"/>
          <w:marRight w:val="0"/>
          <w:marTop w:val="0"/>
          <w:marBottom w:val="0"/>
          <w:divBdr>
            <w:top w:val="none" w:sz="0" w:space="0" w:color="auto"/>
            <w:left w:val="none" w:sz="0" w:space="0" w:color="auto"/>
            <w:bottom w:val="none" w:sz="0" w:space="0" w:color="auto"/>
            <w:right w:val="none" w:sz="0" w:space="0" w:color="auto"/>
          </w:divBdr>
        </w:div>
        <w:div w:id="1499076251">
          <w:marLeft w:val="640"/>
          <w:marRight w:val="0"/>
          <w:marTop w:val="0"/>
          <w:marBottom w:val="0"/>
          <w:divBdr>
            <w:top w:val="none" w:sz="0" w:space="0" w:color="auto"/>
            <w:left w:val="none" w:sz="0" w:space="0" w:color="auto"/>
            <w:bottom w:val="none" w:sz="0" w:space="0" w:color="auto"/>
            <w:right w:val="none" w:sz="0" w:space="0" w:color="auto"/>
          </w:divBdr>
        </w:div>
        <w:div w:id="1362394098">
          <w:marLeft w:val="640"/>
          <w:marRight w:val="0"/>
          <w:marTop w:val="0"/>
          <w:marBottom w:val="0"/>
          <w:divBdr>
            <w:top w:val="none" w:sz="0" w:space="0" w:color="auto"/>
            <w:left w:val="none" w:sz="0" w:space="0" w:color="auto"/>
            <w:bottom w:val="none" w:sz="0" w:space="0" w:color="auto"/>
            <w:right w:val="none" w:sz="0" w:space="0" w:color="auto"/>
          </w:divBdr>
        </w:div>
      </w:divsChild>
    </w:div>
    <w:div w:id="728458037">
      <w:bodyDiv w:val="1"/>
      <w:marLeft w:val="0"/>
      <w:marRight w:val="0"/>
      <w:marTop w:val="0"/>
      <w:marBottom w:val="0"/>
      <w:divBdr>
        <w:top w:val="none" w:sz="0" w:space="0" w:color="auto"/>
        <w:left w:val="none" w:sz="0" w:space="0" w:color="auto"/>
        <w:bottom w:val="none" w:sz="0" w:space="0" w:color="auto"/>
        <w:right w:val="none" w:sz="0" w:space="0" w:color="auto"/>
      </w:divBdr>
    </w:div>
    <w:div w:id="731661792">
      <w:bodyDiv w:val="1"/>
      <w:marLeft w:val="0"/>
      <w:marRight w:val="0"/>
      <w:marTop w:val="0"/>
      <w:marBottom w:val="0"/>
      <w:divBdr>
        <w:top w:val="none" w:sz="0" w:space="0" w:color="auto"/>
        <w:left w:val="none" w:sz="0" w:space="0" w:color="auto"/>
        <w:bottom w:val="none" w:sz="0" w:space="0" w:color="auto"/>
        <w:right w:val="none" w:sz="0" w:space="0" w:color="auto"/>
      </w:divBdr>
    </w:div>
    <w:div w:id="735905512">
      <w:bodyDiv w:val="1"/>
      <w:marLeft w:val="0"/>
      <w:marRight w:val="0"/>
      <w:marTop w:val="0"/>
      <w:marBottom w:val="0"/>
      <w:divBdr>
        <w:top w:val="none" w:sz="0" w:space="0" w:color="auto"/>
        <w:left w:val="none" w:sz="0" w:space="0" w:color="auto"/>
        <w:bottom w:val="none" w:sz="0" w:space="0" w:color="auto"/>
        <w:right w:val="none" w:sz="0" w:space="0" w:color="auto"/>
      </w:divBdr>
      <w:divsChild>
        <w:div w:id="1188526074">
          <w:marLeft w:val="480"/>
          <w:marRight w:val="0"/>
          <w:marTop w:val="0"/>
          <w:marBottom w:val="0"/>
          <w:divBdr>
            <w:top w:val="none" w:sz="0" w:space="0" w:color="auto"/>
            <w:left w:val="none" w:sz="0" w:space="0" w:color="auto"/>
            <w:bottom w:val="none" w:sz="0" w:space="0" w:color="auto"/>
            <w:right w:val="none" w:sz="0" w:space="0" w:color="auto"/>
          </w:divBdr>
        </w:div>
        <w:div w:id="1615018502">
          <w:marLeft w:val="480"/>
          <w:marRight w:val="0"/>
          <w:marTop w:val="0"/>
          <w:marBottom w:val="0"/>
          <w:divBdr>
            <w:top w:val="none" w:sz="0" w:space="0" w:color="auto"/>
            <w:left w:val="none" w:sz="0" w:space="0" w:color="auto"/>
            <w:bottom w:val="none" w:sz="0" w:space="0" w:color="auto"/>
            <w:right w:val="none" w:sz="0" w:space="0" w:color="auto"/>
          </w:divBdr>
        </w:div>
        <w:div w:id="502210031">
          <w:marLeft w:val="480"/>
          <w:marRight w:val="0"/>
          <w:marTop w:val="0"/>
          <w:marBottom w:val="0"/>
          <w:divBdr>
            <w:top w:val="none" w:sz="0" w:space="0" w:color="auto"/>
            <w:left w:val="none" w:sz="0" w:space="0" w:color="auto"/>
            <w:bottom w:val="none" w:sz="0" w:space="0" w:color="auto"/>
            <w:right w:val="none" w:sz="0" w:space="0" w:color="auto"/>
          </w:divBdr>
        </w:div>
        <w:div w:id="2065980164">
          <w:marLeft w:val="480"/>
          <w:marRight w:val="0"/>
          <w:marTop w:val="0"/>
          <w:marBottom w:val="0"/>
          <w:divBdr>
            <w:top w:val="none" w:sz="0" w:space="0" w:color="auto"/>
            <w:left w:val="none" w:sz="0" w:space="0" w:color="auto"/>
            <w:bottom w:val="none" w:sz="0" w:space="0" w:color="auto"/>
            <w:right w:val="none" w:sz="0" w:space="0" w:color="auto"/>
          </w:divBdr>
        </w:div>
        <w:div w:id="1465083400">
          <w:marLeft w:val="480"/>
          <w:marRight w:val="0"/>
          <w:marTop w:val="0"/>
          <w:marBottom w:val="0"/>
          <w:divBdr>
            <w:top w:val="none" w:sz="0" w:space="0" w:color="auto"/>
            <w:left w:val="none" w:sz="0" w:space="0" w:color="auto"/>
            <w:bottom w:val="none" w:sz="0" w:space="0" w:color="auto"/>
            <w:right w:val="none" w:sz="0" w:space="0" w:color="auto"/>
          </w:divBdr>
        </w:div>
        <w:div w:id="1569074837">
          <w:marLeft w:val="480"/>
          <w:marRight w:val="0"/>
          <w:marTop w:val="0"/>
          <w:marBottom w:val="0"/>
          <w:divBdr>
            <w:top w:val="none" w:sz="0" w:space="0" w:color="auto"/>
            <w:left w:val="none" w:sz="0" w:space="0" w:color="auto"/>
            <w:bottom w:val="none" w:sz="0" w:space="0" w:color="auto"/>
            <w:right w:val="none" w:sz="0" w:space="0" w:color="auto"/>
          </w:divBdr>
        </w:div>
        <w:div w:id="505289757">
          <w:marLeft w:val="480"/>
          <w:marRight w:val="0"/>
          <w:marTop w:val="0"/>
          <w:marBottom w:val="0"/>
          <w:divBdr>
            <w:top w:val="none" w:sz="0" w:space="0" w:color="auto"/>
            <w:left w:val="none" w:sz="0" w:space="0" w:color="auto"/>
            <w:bottom w:val="none" w:sz="0" w:space="0" w:color="auto"/>
            <w:right w:val="none" w:sz="0" w:space="0" w:color="auto"/>
          </w:divBdr>
        </w:div>
        <w:div w:id="172957201">
          <w:marLeft w:val="480"/>
          <w:marRight w:val="0"/>
          <w:marTop w:val="0"/>
          <w:marBottom w:val="0"/>
          <w:divBdr>
            <w:top w:val="none" w:sz="0" w:space="0" w:color="auto"/>
            <w:left w:val="none" w:sz="0" w:space="0" w:color="auto"/>
            <w:bottom w:val="none" w:sz="0" w:space="0" w:color="auto"/>
            <w:right w:val="none" w:sz="0" w:space="0" w:color="auto"/>
          </w:divBdr>
        </w:div>
        <w:div w:id="154492260">
          <w:marLeft w:val="480"/>
          <w:marRight w:val="0"/>
          <w:marTop w:val="0"/>
          <w:marBottom w:val="0"/>
          <w:divBdr>
            <w:top w:val="none" w:sz="0" w:space="0" w:color="auto"/>
            <w:left w:val="none" w:sz="0" w:space="0" w:color="auto"/>
            <w:bottom w:val="none" w:sz="0" w:space="0" w:color="auto"/>
            <w:right w:val="none" w:sz="0" w:space="0" w:color="auto"/>
          </w:divBdr>
        </w:div>
        <w:div w:id="1693064937">
          <w:marLeft w:val="480"/>
          <w:marRight w:val="0"/>
          <w:marTop w:val="0"/>
          <w:marBottom w:val="0"/>
          <w:divBdr>
            <w:top w:val="none" w:sz="0" w:space="0" w:color="auto"/>
            <w:left w:val="none" w:sz="0" w:space="0" w:color="auto"/>
            <w:bottom w:val="none" w:sz="0" w:space="0" w:color="auto"/>
            <w:right w:val="none" w:sz="0" w:space="0" w:color="auto"/>
          </w:divBdr>
        </w:div>
        <w:div w:id="1867474898">
          <w:marLeft w:val="480"/>
          <w:marRight w:val="0"/>
          <w:marTop w:val="0"/>
          <w:marBottom w:val="0"/>
          <w:divBdr>
            <w:top w:val="none" w:sz="0" w:space="0" w:color="auto"/>
            <w:left w:val="none" w:sz="0" w:space="0" w:color="auto"/>
            <w:bottom w:val="none" w:sz="0" w:space="0" w:color="auto"/>
            <w:right w:val="none" w:sz="0" w:space="0" w:color="auto"/>
          </w:divBdr>
        </w:div>
        <w:div w:id="2112703509">
          <w:marLeft w:val="480"/>
          <w:marRight w:val="0"/>
          <w:marTop w:val="0"/>
          <w:marBottom w:val="0"/>
          <w:divBdr>
            <w:top w:val="none" w:sz="0" w:space="0" w:color="auto"/>
            <w:left w:val="none" w:sz="0" w:space="0" w:color="auto"/>
            <w:bottom w:val="none" w:sz="0" w:space="0" w:color="auto"/>
            <w:right w:val="none" w:sz="0" w:space="0" w:color="auto"/>
          </w:divBdr>
        </w:div>
        <w:div w:id="1884292188">
          <w:marLeft w:val="480"/>
          <w:marRight w:val="0"/>
          <w:marTop w:val="0"/>
          <w:marBottom w:val="0"/>
          <w:divBdr>
            <w:top w:val="none" w:sz="0" w:space="0" w:color="auto"/>
            <w:left w:val="none" w:sz="0" w:space="0" w:color="auto"/>
            <w:bottom w:val="none" w:sz="0" w:space="0" w:color="auto"/>
            <w:right w:val="none" w:sz="0" w:space="0" w:color="auto"/>
          </w:divBdr>
        </w:div>
        <w:div w:id="1194617364">
          <w:marLeft w:val="480"/>
          <w:marRight w:val="0"/>
          <w:marTop w:val="0"/>
          <w:marBottom w:val="0"/>
          <w:divBdr>
            <w:top w:val="none" w:sz="0" w:space="0" w:color="auto"/>
            <w:left w:val="none" w:sz="0" w:space="0" w:color="auto"/>
            <w:bottom w:val="none" w:sz="0" w:space="0" w:color="auto"/>
            <w:right w:val="none" w:sz="0" w:space="0" w:color="auto"/>
          </w:divBdr>
        </w:div>
        <w:div w:id="904607734">
          <w:marLeft w:val="480"/>
          <w:marRight w:val="0"/>
          <w:marTop w:val="0"/>
          <w:marBottom w:val="0"/>
          <w:divBdr>
            <w:top w:val="none" w:sz="0" w:space="0" w:color="auto"/>
            <w:left w:val="none" w:sz="0" w:space="0" w:color="auto"/>
            <w:bottom w:val="none" w:sz="0" w:space="0" w:color="auto"/>
            <w:right w:val="none" w:sz="0" w:space="0" w:color="auto"/>
          </w:divBdr>
        </w:div>
        <w:div w:id="1643995418">
          <w:marLeft w:val="480"/>
          <w:marRight w:val="0"/>
          <w:marTop w:val="0"/>
          <w:marBottom w:val="0"/>
          <w:divBdr>
            <w:top w:val="none" w:sz="0" w:space="0" w:color="auto"/>
            <w:left w:val="none" w:sz="0" w:space="0" w:color="auto"/>
            <w:bottom w:val="none" w:sz="0" w:space="0" w:color="auto"/>
            <w:right w:val="none" w:sz="0" w:space="0" w:color="auto"/>
          </w:divBdr>
        </w:div>
        <w:div w:id="1097943708">
          <w:marLeft w:val="480"/>
          <w:marRight w:val="0"/>
          <w:marTop w:val="0"/>
          <w:marBottom w:val="0"/>
          <w:divBdr>
            <w:top w:val="none" w:sz="0" w:space="0" w:color="auto"/>
            <w:left w:val="none" w:sz="0" w:space="0" w:color="auto"/>
            <w:bottom w:val="none" w:sz="0" w:space="0" w:color="auto"/>
            <w:right w:val="none" w:sz="0" w:space="0" w:color="auto"/>
          </w:divBdr>
        </w:div>
        <w:div w:id="1578858972">
          <w:marLeft w:val="480"/>
          <w:marRight w:val="0"/>
          <w:marTop w:val="0"/>
          <w:marBottom w:val="0"/>
          <w:divBdr>
            <w:top w:val="none" w:sz="0" w:space="0" w:color="auto"/>
            <w:left w:val="none" w:sz="0" w:space="0" w:color="auto"/>
            <w:bottom w:val="none" w:sz="0" w:space="0" w:color="auto"/>
            <w:right w:val="none" w:sz="0" w:space="0" w:color="auto"/>
          </w:divBdr>
        </w:div>
        <w:div w:id="417336121">
          <w:marLeft w:val="480"/>
          <w:marRight w:val="0"/>
          <w:marTop w:val="0"/>
          <w:marBottom w:val="0"/>
          <w:divBdr>
            <w:top w:val="none" w:sz="0" w:space="0" w:color="auto"/>
            <w:left w:val="none" w:sz="0" w:space="0" w:color="auto"/>
            <w:bottom w:val="none" w:sz="0" w:space="0" w:color="auto"/>
            <w:right w:val="none" w:sz="0" w:space="0" w:color="auto"/>
          </w:divBdr>
        </w:div>
        <w:div w:id="125008048">
          <w:marLeft w:val="480"/>
          <w:marRight w:val="0"/>
          <w:marTop w:val="0"/>
          <w:marBottom w:val="0"/>
          <w:divBdr>
            <w:top w:val="none" w:sz="0" w:space="0" w:color="auto"/>
            <w:left w:val="none" w:sz="0" w:space="0" w:color="auto"/>
            <w:bottom w:val="none" w:sz="0" w:space="0" w:color="auto"/>
            <w:right w:val="none" w:sz="0" w:space="0" w:color="auto"/>
          </w:divBdr>
        </w:div>
        <w:div w:id="706105672">
          <w:marLeft w:val="480"/>
          <w:marRight w:val="0"/>
          <w:marTop w:val="0"/>
          <w:marBottom w:val="0"/>
          <w:divBdr>
            <w:top w:val="none" w:sz="0" w:space="0" w:color="auto"/>
            <w:left w:val="none" w:sz="0" w:space="0" w:color="auto"/>
            <w:bottom w:val="none" w:sz="0" w:space="0" w:color="auto"/>
            <w:right w:val="none" w:sz="0" w:space="0" w:color="auto"/>
          </w:divBdr>
        </w:div>
        <w:div w:id="1776710603">
          <w:marLeft w:val="480"/>
          <w:marRight w:val="0"/>
          <w:marTop w:val="0"/>
          <w:marBottom w:val="0"/>
          <w:divBdr>
            <w:top w:val="none" w:sz="0" w:space="0" w:color="auto"/>
            <w:left w:val="none" w:sz="0" w:space="0" w:color="auto"/>
            <w:bottom w:val="none" w:sz="0" w:space="0" w:color="auto"/>
            <w:right w:val="none" w:sz="0" w:space="0" w:color="auto"/>
          </w:divBdr>
        </w:div>
        <w:div w:id="1863975584">
          <w:marLeft w:val="480"/>
          <w:marRight w:val="0"/>
          <w:marTop w:val="0"/>
          <w:marBottom w:val="0"/>
          <w:divBdr>
            <w:top w:val="none" w:sz="0" w:space="0" w:color="auto"/>
            <w:left w:val="none" w:sz="0" w:space="0" w:color="auto"/>
            <w:bottom w:val="none" w:sz="0" w:space="0" w:color="auto"/>
            <w:right w:val="none" w:sz="0" w:space="0" w:color="auto"/>
          </w:divBdr>
        </w:div>
        <w:div w:id="1026759168">
          <w:marLeft w:val="480"/>
          <w:marRight w:val="0"/>
          <w:marTop w:val="0"/>
          <w:marBottom w:val="0"/>
          <w:divBdr>
            <w:top w:val="none" w:sz="0" w:space="0" w:color="auto"/>
            <w:left w:val="none" w:sz="0" w:space="0" w:color="auto"/>
            <w:bottom w:val="none" w:sz="0" w:space="0" w:color="auto"/>
            <w:right w:val="none" w:sz="0" w:space="0" w:color="auto"/>
          </w:divBdr>
        </w:div>
        <w:div w:id="167332439">
          <w:marLeft w:val="480"/>
          <w:marRight w:val="0"/>
          <w:marTop w:val="0"/>
          <w:marBottom w:val="0"/>
          <w:divBdr>
            <w:top w:val="none" w:sz="0" w:space="0" w:color="auto"/>
            <w:left w:val="none" w:sz="0" w:space="0" w:color="auto"/>
            <w:bottom w:val="none" w:sz="0" w:space="0" w:color="auto"/>
            <w:right w:val="none" w:sz="0" w:space="0" w:color="auto"/>
          </w:divBdr>
        </w:div>
        <w:div w:id="375473345">
          <w:marLeft w:val="480"/>
          <w:marRight w:val="0"/>
          <w:marTop w:val="0"/>
          <w:marBottom w:val="0"/>
          <w:divBdr>
            <w:top w:val="none" w:sz="0" w:space="0" w:color="auto"/>
            <w:left w:val="none" w:sz="0" w:space="0" w:color="auto"/>
            <w:bottom w:val="none" w:sz="0" w:space="0" w:color="auto"/>
            <w:right w:val="none" w:sz="0" w:space="0" w:color="auto"/>
          </w:divBdr>
        </w:div>
        <w:div w:id="706950542">
          <w:marLeft w:val="480"/>
          <w:marRight w:val="0"/>
          <w:marTop w:val="0"/>
          <w:marBottom w:val="0"/>
          <w:divBdr>
            <w:top w:val="none" w:sz="0" w:space="0" w:color="auto"/>
            <w:left w:val="none" w:sz="0" w:space="0" w:color="auto"/>
            <w:bottom w:val="none" w:sz="0" w:space="0" w:color="auto"/>
            <w:right w:val="none" w:sz="0" w:space="0" w:color="auto"/>
          </w:divBdr>
        </w:div>
        <w:div w:id="238255640">
          <w:marLeft w:val="480"/>
          <w:marRight w:val="0"/>
          <w:marTop w:val="0"/>
          <w:marBottom w:val="0"/>
          <w:divBdr>
            <w:top w:val="none" w:sz="0" w:space="0" w:color="auto"/>
            <w:left w:val="none" w:sz="0" w:space="0" w:color="auto"/>
            <w:bottom w:val="none" w:sz="0" w:space="0" w:color="auto"/>
            <w:right w:val="none" w:sz="0" w:space="0" w:color="auto"/>
          </w:divBdr>
        </w:div>
        <w:div w:id="9572494">
          <w:marLeft w:val="480"/>
          <w:marRight w:val="0"/>
          <w:marTop w:val="0"/>
          <w:marBottom w:val="0"/>
          <w:divBdr>
            <w:top w:val="none" w:sz="0" w:space="0" w:color="auto"/>
            <w:left w:val="none" w:sz="0" w:space="0" w:color="auto"/>
            <w:bottom w:val="none" w:sz="0" w:space="0" w:color="auto"/>
            <w:right w:val="none" w:sz="0" w:space="0" w:color="auto"/>
          </w:divBdr>
        </w:div>
        <w:div w:id="598102260">
          <w:marLeft w:val="480"/>
          <w:marRight w:val="0"/>
          <w:marTop w:val="0"/>
          <w:marBottom w:val="0"/>
          <w:divBdr>
            <w:top w:val="none" w:sz="0" w:space="0" w:color="auto"/>
            <w:left w:val="none" w:sz="0" w:space="0" w:color="auto"/>
            <w:bottom w:val="none" w:sz="0" w:space="0" w:color="auto"/>
            <w:right w:val="none" w:sz="0" w:space="0" w:color="auto"/>
          </w:divBdr>
        </w:div>
        <w:div w:id="1355496790">
          <w:marLeft w:val="480"/>
          <w:marRight w:val="0"/>
          <w:marTop w:val="0"/>
          <w:marBottom w:val="0"/>
          <w:divBdr>
            <w:top w:val="none" w:sz="0" w:space="0" w:color="auto"/>
            <w:left w:val="none" w:sz="0" w:space="0" w:color="auto"/>
            <w:bottom w:val="none" w:sz="0" w:space="0" w:color="auto"/>
            <w:right w:val="none" w:sz="0" w:space="0" w:color="auto"/>
          </w:divBdr>
        </w:div>
        <w:div w:id="330762584">
          <w:marLeft w:val="480"/>
          <w:marRight w:val="0"/>
          <w:marTop w:val="0"/>
          <w:marBottom w:val="0"/>
          <w:divBdr>
            <w:top w:val="none" w:sz="0" w:space="0" w:color="auto"/>
            <w:left w:val="none" w:sz="0" w:space="0" w:color="auto"/>
            <w:bottom w:val="none" w:sz="0" w:space="0" w:color="auto"/>
            <w:right w:val="none" w:sz="0" w:space="0" w:color="auto"/>
          </w:divBdr>
        </w:div>
        <w:div w:id="1833836679">
          <w:marLeft w:val="480"/>
          <w:marRight w:val="0"/>
          <w:marTop w:val="0"/>
          <w:marBottom w:val="0"/>
          <w:divBdr>
            <w:top w:val="none" w:sz="0" w:space="0" w:color="auto"/>
            <w:left w:val="none" w:sz="0" w:space="0" w:color="auto"/>
            <w:bottom w:val="none" w:sz="0" w:space="0" w:color="auto"/>
            <w:right w:val="none" w:sz="0" w:space="0" w:color="auto"/>
          </w:divBdr>
        </w:div>
        <w:div w:id="1709333443">
          <w:marLeft w:val="480"/>
          <w:marRight w:val="0"/>
          <w:marTop w:val="0"/>
          <w:marBottom w:val="0"/>
          <w:divBdr>
            <w:top w:val="none" w:sz="0" w:space="0" w:color="auto"/>
            <w:left w:val="none" w:sz="0" w:space="0" w:color="auto"/>
            <w:bottom w:val="none" w:sz="0" w:space="0" w:color="auto"/>
            <w:right w:val="none" w:sz="0" w:space="0" w:color="auto"/>
          </w:divBdr>
        </w:div>
        <w:div w:id="1505585515">
          <w:marLeft w:val="480"/>
          <w:marRight w:val="0"/>
          <w:marTop w:val="0"/>
          <w:marBottom w:val="0"/>
          <w:divBdr>
            <w:top w:val="none" w:sz="0" w:space="0" w:color="auto"/>
            <w:left w:val="none" w:sz="0" w:space="0" w:color="auto"/>
            <w:bottom w:val="none" w:sz="0" w:space="0" w:color="auto"/>
            <w:right w:val="none" w:sz="0" w:space="0" w:color="auto"/>
          </w:divBdr>
        </w:div>
        <w:div w:id="1306011497">
          <w:marLeft w:val="480"/>
          <w:marRight w:val="0"/>
          <w:marTop w:val="0"/>
          <w:marBottom w:val="0"/>
          <w:divBdr>
            <w:top w:val="none" w:sz="0" w:space="0" w:color="auto"/>
            <w:left w:val="none" w:sz="0" w:space="0" w:color="auto"/>
            <w:bottom w:val="none" w:sz="0" w:space="0" w:color="auto"/>
            <w:right w:val="none" w:sz="0" w:space="0" w:color="auto"/>
          </w:divBdr>
        </w:div>
        <w:div w:id="1849129864">
          <w:marLeft w:val="480"/>
          <w:marRight w:val="0"/>
          <w:marTop w:val="0"/>
          <w:marBottom w:val="0"/>
          <w:divBdr>
            <w:top w:val="none" w:sz="0" w:space="0" w:color="auto"/>
            <w:left w:val="none" w:sz="0" w:space="0" w:color="auto"/>
            <w:bottom w:val="none" w:sz="0" w:space="0" w:color="auto"/>
            <w:right w:val="none" w:sz="0" w:space="0" w:color="auto"/>
          </w:divBdr>
        </w:div>
        <w:div w:id="1261138660">
          <w:marLeft w:val="480"/>
          <w:marRight w:val="0"/>
          <w:marTop w:val="0"/>
          <w:marBottom w:val="0"/>
          <w:divBdr>
            <w:top w:val="none" w:sz="0" w:space="0" w:color="auto"/>
            <w:left w:val="none" w:sz="0" w:space="0" w:color="auto"/>
            <w:bottom w:val="none" w:sz="0" w:space="0" w:color="auto"/>
            <w:right w:val="none" w:sz="0" w:space="0" w:color="auto"/>
          </w:divBdr>
        </w:div>
        <w:div w:id="1265729031">
          <w:marLeft w:val="480"/>
          <w:marRight w:val="0"/>
          <w:marTop w:val="0"/>
          <w:marBottom w:val="0"/>
          <w:divBdr>
            <w:top w:val="none" w:sz="0" w:space="0" w:color="auto"/>
            <w:left w:val="none" w:sz="0" w:space="0" w:color="auto"/>
            <w:bottom w:val="none" w:sz="0" w:space="0" w:color="auto"/>
            <w:right w:val="none" w:sz="0" w:space="0" w:color="auto"/>
          </w:divBdr>
        </w:div>
        <w:div w:id="1989432518">
          <w:marLeft w:val="480"/>
          <w:marRight w:val="0"/>
          <w:marTop w:val="0"/>
          <w:marBottom w:val="0"/>
          <w:divBdr>
            <w:top w:val="none" w:sz="0" w:space="0" w:color="auto"/>
            <w:left w:val="none" w:sz="0" w:space="0" w:color="auto"/>
            <w:bottom w:val="none" w:sz="0" w:space="0" w:color="auto"/>
            <w:right w:val="none" w:sz="0" w:space="0" w:color="auto"/>
          </w:divBdr>
        </w:div>
        <w:div w:id="1181705280">
          <w:marLeft w:val="480"/>
          <w:marRight w:val="0"/>
          <w:marTop w:val="0"/>
          <w:marBottom w:val="0"/>
          <w:divBdr>
            <w:top w:val="none" w:sz="0" w:space="0" w:color="auto"/>
            <w:left w:val="none" w:sz="0" w:space="0" w:color="auto"/>
            <w:bottom w:val="none" w:sz="0" w:space="0" w:color="auto"/>
            <w:right w:val="none" w:sz="0" w:space="0" w:color="auto"/>
          </w:divBdr>
        </w:div>
        <w:div w:id="499858793">
          <w:marLeft w:val="480"/>
          <w:marRight w:val="0"/>
          <w:marTop w:val="0"/>
          <w:marBottom w:val="0"/>
          <w:divBdr>
            <w:top w:val="none" w:sz="0" w:space="0" w:color="auto"/>
            <w:left w:val="none" w:sz="0" w:space="0" w:color="auto"/>
            <w:bottom w:val="none" w:sz="0" w:space="0" w:color="auto"/>
            <w:right w:val="none" w:sz="0" w:space="0" w:color="auto"/>
          </w:divBdr>
        </w:div>
        <w:div w:id="1941451351">
          <w:marLeft w:val="480"/>
          <w:marRight w:val="0"/>
          <w:marTop w:val="0"/>
          <w:marBottom w:val="0"/>
          <w:divBdr>
            <w:top w:val="none" w:sz="0" w:space="0" w:color="auto"/>
            <w:left w:val="none" w:sz="0" w:space="0" w:color="auto"/>
            <w:bottom w:val="none" w:sz="0" w:space="0" w:color="auto"/>
            <w:right w:val="none" w:sz="0" w:space="0" w:color="auto"/>
          </w:divBdr>
        </w:div>
        <w:div w:id="1112015182">
          <w:marLeft w:val="480"/>
          <w:marRight w:val="0"/>
          <w:marTop w:val="0"/>
          <w:marBottom w:val="0"/>
          <w:divBdr>
            <w:top w:val="none" w:sz="0" w:space="0" w:color="auto"/>
            <w:left w:val="none" w:sz="0" w:space="0" w:color="auto"/>
            <w:bottom w:val="none" w:sz="0" w:space="0" w:color="auto"/>
            <w:right w:val="none" w:sz="0" w:space="0" w:color="auto"/>
          </w:divBdr>
        </w:div>
        <w:div w:id="376391713">
          <w:marLeft w:val="480"/>
          <w:marRight w:val="0"/>
          <w:marTop w:val="0"/>
          <w:marBottom w:val="0"/>
          <w:divBdr>
            <w:top w:val="none" w:sz="0" w:space="0" w:color="auto"/>
            <w:left w:val="none" w:sz="0" w:space="0" w:color="auto"/>
            <w:bottom w:val="none" w:sz="0" w:space="0" w:color="auto"/>
            <w:right w:val="none" w:sz="0" w:space="0" w:color="auto"/>
          </w:divBdr>
        </w:div>
        <w:div w:id="866336283">
          <w:marLeft w:val="480"/>
          <w:marRight w:val="0"/>
          <w:marTop w:val="0"/>
          <w:marBottom w:val="0"/>
          <w:divBdr>
            <w:top w:val="none" w:sz="0" w:space="0" w:color="auto"/>
            <w:left w:val="none" w:sz="0" w:space="0" w:color="auto"/>
            <w:bottom w:val="none" w:sz="0" w:space="0" w:color="auto"/>
            <w:right w:val="none" w:sz="0" w:space="0" w:color="auto"/>
          </w:divBdr>
        </w:div>
        <w:div w:id="1042511075">
          <w:marLeft w:val="480"/>
          <w:marRight w:val="0"/>
          <w:marTop w:val="0"/>
          <w:marBottom w:val="0"/>
          <w:divBdr>
            <w:top w:val="none" w:sz="0" w:space="0" w:color="auto"/>
            <w:left w:val="none" w:sz="0" w:space="0" w:color="auto"/>
            <w:bottom w:val="none" w:sz="0" w:space="0" w:color="auto"/>
            <w:right w:val="none" w:sz="0" w:space="0" w:color="auto"/>
          </w:divBdr>
        </w:div>
        <w:div w:id="1670213698">
          <w:marLeft w:val="480"/>
          <w:marRight w:val="0"/>
          <w:marTop w:val="0"/>
          <w:marBottom w:val="0"/>
          <w:divBdr>
            <w:top w:val="none" w:sz="0" w:space="0" w:color="auto"/>
            <w:left w:val="none" w:sz="0" w:space="0" w:color="auto"/>
            <w:bottom w:val="none" w:sz="0" w:space="0" w:color="auto"/>
            <w:right w:val="none" w:sz="0" w:space="0" w:color="auto"/>
          </w:divBdr>
        </w:div>
        <w:div w:id="777259597">
          <w:marLeft w:val="480"/>
          <w:marRight w:val="0"/>
          <w:marTop w:val="0"/>
          <w:marBottom w:val="0"/>
          <w:divBdr>
            <w:top w:val="none" w:sz="0" w:space="0" w:color="auto"/>
            <w:left w:val="none" w:sz="0" w:space="0" w:color="auto"/>
            <w:bottom w:val="none" w:sz="0" w:space="0" w:color="auto"/>
            <w:right w:val="none" w:sz="0" w:space="0" w:color="auto"/>
          </w:divBdr>
        </w:div>
        <w:div w:id="630981230">
          <w:marLeft w:val="480"/>
          <w:marRight w:val="0"/>
          <w:marTop w:val="0"/>
          <w:marBottom w:val="0"/>
          <w:divBdr>
            <w:top w:val="none" w:sz="0" w:space="0" w:color="auto"/>
            <w:left w:val="none" w:sz="0" w:space="0" w:color="auto"/>
            <w:bottom w:val="none" w:sz="0" w:space="0" w:color="auto"/>
            <w:right w:val="none" w:sz="0" w:space="0" w:color="auto"/>
          </w:divBdr>
        </w:div>
        <w:div w:id="989212861">
          <w:marLeft w:val="480"/>
          <w:marRight w:val="0"/>
          <w:marTop w:val="0"/>
          <w:marBottom w:val="0"/>
          <w:divBdr>
            <w:top w:val="none" w:sz="0" w:space="0" w:color="auto"/>
            <w:left w:val="none" w:sz="0" w:space="0" w:color="auto"/>
            <w:bottom w:val="none" w:sz="0" w:space="0" w:color="auto"/>
            <w:right w:val="none" w:sz="0" w:space="0" w:color="auto"/>
          </w:divBdr>
        </w:div>
        <w:div w:id="1255166071">
          <w:marLeft w:val="480"/>
          <w:marRight w:val="0"/>
          <w:marTop w:val="0"/>
          <w:marBottom w:val="0"/>
          <w:divBdr>
            <w:top w:val="none" w:sz="0" w:space="0" w:color="auto"/>
            <w:left w:val="none" w:sz="0" w:space="0" w:color="auto"/>
            <w:bottom w:val="none" w:sz="0" w:space="0" w:color="auto"/>
            <w:right w:val="none" w:sz="0" w:space="0" w:color="auto"/>
          </w:divBdr>
        </w:div>
        <w:div w:id="2110466346">
          <w:marLeft w:val="480"/>
          <w:marRight w:val="0"/>
          <w:marTop w:val="0"/>
          <w:marBottom w:val="0"/>
          <w:divBdr>
            <w:top w:val="none" w:sz="0" w:space="0" w:color="auto"/>
            <w:left w:val="none" w:sz="0" w:space="0" w:color="auto"/>
            <w:bottom w:val="none" w:sz="0" w:space="0" w:color="auto"/>
            <w:right w:val="none" w:sz="0" w:space="0" w:color="auto"/>
          </w:divBdr>
        </w:div>
        <w:div w:id="1257591358">
          <w:marLeft w:val="480"/>
          <w:marRight w:val="0"/>
          <w:marTop w:val="0"/>
          <w:marBottom w:val="0"/>
          <w:divBdr>
            <w:top w:val="none" w:sz="0" w:space="0" w:color="auto"/>
            <w:left w:val="none" w:sz="0" w:space="0" w:color="auto"/>
            <w:bottom w:val="none" w:sz="0" w:space="0" w:color="auto"/>
            <w:right w:val="none" w:sz="0" w:space="0" w:color="auto"/>
          </w:divBdr>
        </w:div>
        <w:div w:id="1180580567">
          <w:marLeft w:val="480"/>
          <w:marRight w:val="0"/>
          <w:marTop w:val="0"/>
          <w:marBottom w:val="0"/>
          <w:divBdr>
            <w:top w:val="none" w:sz="0" w:space="0" w:color="auto"/>
            <w:left w:val="none" w:sz="0" w:space="0" w:color="auto"/>
            <w:bottom w:val="none" w:sz="0" w:space="0" w:color="auto"/>
            <w:right w:val="none" w:sz="0" w:space="0" w:color="auto"/>
          </w:divBdr>
        </w:div>
        <w:div w:id="1656296159">
          <w:marLeft w:val="480"/>
          <w:marRight w:val="0"/>
          <w:marTop w:val="0"/>
          <w:marBottom w:val="0"/>
          <w:divBdr>
            <w:top w:val="none" w:sz="0" w:space="0" w:color="auto"/>
            <w:left w:val="none" w:sz="0" w:space="0" w:color="auto"/>
            <w:bottom w:val="none" w:sz="0" w:space="0" w:color="auto"/>
            <w:right w:val="none" w:sz="0" w:space="0" w:color="auto"/>
          </w:divBdr>
        </w:div>
        <w:div w:id="115488351">
          <w:marLeft w:val="480"/>
          <w:marRight w:val="0"/>
          <w:marTop w:val="0"/>
          <w:marBottom w:val="0"/>
          <w:divBdr>
            <w:top w:val="none" w:sz="0" w:space="0" w:color="auto"/>
            <w:left w:val="none" w:sz="0" w:space="0" w:color="auto"/>
            <w:bottom w:val="none" w:sz="0" w:space="0" w:color="auto"/>
            <w:right w:val="none" w:sz="0" w:space="0" w:color="auto"/>
          </w:divBdr>
        </w:div>
        <w:div w:id="2144229456">
          <w:marLeft w:val="480"/>
          <w:marRight w:val="0"/>
          <w:marTop w:val="0"/>
          <w:marBottom w:val="0"/>
          <w:divBdr>
            <w:top w:val="none" w:sz="0" w:space="0" w:color="auto"/>
            <w:left w:val="none" w:sz="0" w:space="0" w:color="auto"/>
            <w:bottom w:val="none" w:sz="0" w:space="0" w:color="auto"/>
            <w:right w:val="none" w:sz="0" w:space="0" w:color="auto"/>
          </w:divBdr>
        </w:div>
        <w:div w:id="514541613">
          <w:marLeft w:val="480"/>
          <w:marRight w:val="0"/>
          <w:marTop w:val="0"/>
          <w:marBottom w:val="0"/>
          <w:divBdr>
            <w:top w:val="none" w:sz="0" w:space="0" w:color="auto"/>
            <w:left w:val="none" w:sz="0" w:space="0" w:color="auto"/>
            <w:bottom w:val="none" w:sz="0" w:space="0" w:color="auto"/>
            <w:right w:val="none" w:sz="0" w:space="0" w:color="auto"/>
          </w:divBdr>
        </w:div>
        <w:div w:id="216203666">
          <w:marLeft w:val="480"/>
          <w:marRight w:val="0"/>
          <w:marTop w:val="0"/>
          <w:marBottom w:val="0"/>
          <w:divBdr>
            <w:top w:val="none" w:sz="0" w:space="0" w:color="auto"/>
            <w:left w:val="none" w:sz="0" w:space="0" w:color="auto"/>
            <w:bottom w:val="none" w:sz="0" w:space="0" w:color="auto"/>
            <w:right w:val="none" w:sz="0" w:space="0" w:color="auto"/>
          </w:divBdr>
        </w:div>
        <w:div w:id="1133137116">
          <w:marLeft w:val="480"/>
          <w:marRight w:val="0"/>
          <w:marTop w:val="0"/>
          <w:marBottom w:val="0"/>
          <w:divBdr>
            <w:top w:val="none" w:sz="0" w:space="0" w:color="auto"/>
            <w:left w:val="none" w:sz="0" w:space="0" w:color="auto"/>
            <w:bottom w:val="none" w:sz="0" w:space="0" w:color="auto"/>
            <w:right w:val="none" w:sz="0" w:space="0" w:color="auto"/>
          </w:divBdr>
        </w:div>
      </w:divsChild>
    </w:div>
    <w:div w:id="736975289">
      <w:bodyDiv w:val="1"/>
      <w:marLeft w:val="0"/>
      <w:marRight w:val="0"/>
      <w:marTop w:val="0"/>
      <w:marBottom w:val="0"/>
      <w:divBdr>
        <w:top w:val="none" w:sz="0" w:space="0" w:color="auto"/>
        <w:left w:val="none" w:sz="0" w:space="0" w:color="auto"/>
        <w:bottom w:val="none" w:sz="0" w:space="0" w:color="auto"/>
        <w:right w:val="none" w:sz="0" w:space="0" w:color="auto"/>
      </w:divBdr>
      <w:divsChild>
        <w:div w:id="687177305">
          <w:marLeft w:val="640"/>
          <w:marRight w:val="0"/>
          <w:marTop w:val="0"/>
          <w:marBottom w:val="0"/>
          <w:divBdr>
            <w:top w:val="none" w:sz="0" w:space="0" w:color="auto"/>
            <w:left w:val="none" w:sz="0" w:space="0" w:color="auto"/>
            <w:bottom w:val="none" w:sz="0" w:space="0" w:color="auto"/>
            <w:right w:val="none" w:sz="0" w:space="0" w:color="auto"/>
          </w:divBdr>
        </w:div>
        <w:div w:id="1486508786">
          <w:marLeft w:val="640"/>
          <w:marRight w:val="0"/>
          <w:marTop w:val="0"/>
          <w:marBottom w:val="0"/>
          <w:divBdr>
            <w:top w:val="none" w:sz="0" w:space="0" w:color="auto"/>
            <w:left w:val="none" w:sz="0" w:space="0" w:color="auto"/>
            <w:bottom w:val="none" w:sz="0" w:space="0" w:color="auto"/>
            <w:right w:val="none" w:sz="0" w:space="0" w:color="auto"/>
          </w:divBdr>
        </w:div>
        <w:div w:id="1103189750">
          <w:marLeft w:val="640"/>
          <w:marRight w:val="0"/>
          <w:marTop w:val="0"/>
          <w:marBottom w:val="0"/>
          <w:divBdr>
            <w:top w:val="none" w:sz="0" w:space="0" w:color="auto"/>
            <w:left w:val="none" w:sz="0" w:space="0" w:color="auto"/>
            <w:bottom w:val="none" w:sz="0" w:space="0" w:color="auto"/>
            <w:right w:val="none" w:sz="0" w:space="0" w:color="auto"/>
          </w:divBdr>
        </w:div>
        <w:div w:id="775368992">
          <w:marLeft w:val="640"/>
          <w:marRight w:val="0"/>
          <w:marTop w:val="0"/>
          <w:marBottom w:val="0"/>
          <w:divBdr>
            <w:top w:val="none" w:sz="0" w:space="0" w:color="auto"/>
            <w:left w:val="none" w:sz="0" w:space="0" w:color="auto"/>
            <w:bottom w:val="none" w:sz="0" w:space="0" w:color="auto"/>
            <w:right w:val="none" w:sz="0" w:space="0" w:color="auto"/>
          </w:divBdr>
        </w:div>
        <w:div w:id="895354697">
          <w:marLeft w:val="640"/>
          <w:marRight w:val="0"/>
          <w:marTop w:val="0"/>
          <w:marBottom w:val="0"/>
          <w:divBdr>
            <w:top w:val="none" w:sz="0" w:space="0" w:color="auto"/>
            <w:left w:val="none" w:sz="0" w:space="0" w:color="auto"/>
            <w:bottom w:val="none" w:sz="0" w:space="0" w:color="auto"/>
            <w:right w:val="none" w:sz="0" w:space="0" w:color="auto"/>
          </w:divBdr>
        </w:div>
        <w:div w:id="13894475">
          <w:marLeft w:val="640"/>
          <w:marRight w:val="0"/>
          <w:marTop w:val="0"/>
          <w:marBottom w:val="0"/>
          <w:divBdr>
            <w:top w:val="none" w:sz="0" w:space="0" w:color="auto"/>
            <w:left w:val="none" w:sz="0" w:space="0" w:color="auto"/>
            <w:bottom w:val="none" w:sz="0" w:space="0" w:color="auto"/>
            <w:right w:val="none" w:sz="0" w:space="0" w:color="auto"/>
          </w:divBdr>
        </w:div>
        <w:div w:id="1733961467">
          <w:marLeft w:val="640"/>
          <w:marRight w:val="0"/>
          <w:marTop w:val="0"/>
          <w:marBottom w:val="0"/>
          <w:divBdr>
            <w:top w:val="none" w:sz="0" w:space="0" w:color="auto"/>
            <w:left w:val="none" w:sz="0" w:space="0" w:color="auto"/>
            <w:bottom w:val="none" w:sz="0" w:space="0" w:color="auto"/>
            <w:right w:val="none" w:sz="0" w:space="0" w:color="auto"/>
          </w:divBdr>
        </w:div>
        <w:div w:id="1818957359">
          <w:marLeft w:val="640"/>
          <w:marRight w:val="0"/>
          <w:marTop w:val="0"/>
          <w:marBottom w:val="0"/>
          <w:divBdr>
            <w:top w:val="none" w:sz="0" w:space="0" w:color="auto"/>
            <w:left w:val="none" w:sz="0" w:space="0" w:color="auto"/>
            <w:bottom w:val="none" w:sz="0" w:space="0" w:color="auto"/>
            <w:right w:val="none" w:sz="0" w:space="0" w:color="auto"/>
          </w:divBdr>
        </w:div>
        <w:div w:id="300156503">
          <w:marLeft w:val="640"/>
          <w:marRight w:val="0"/>
          <w:marTop w:val="0"/>
          <w:marBottom w:val="0"/>
          <w:divBdr>
            <w:top w:val="none" w:sz="0" w:space="0" w:color="auto"/>
            <w:left w:val="none" w:sz="0" w:space="0" w:color="auto"/>
            <w:bottom w:val="none" w:sz="0" w:space="0" w:color="auto"/>
            <w:right w:val="none" w:sz="0" w:space="0" w:color="auto"/>
          </w:divBdr>
        </w:div>
        <w:div w:id="1183009850">
          <w:marLeft w:val="640"/>
          <w:marRight w:val="0"/>
          <w:marTop w:val="0"/>
          <w:marBottom w:val="0"/>
          <w:divBdr>
            <w:top w:val="none" w:sz="0" w:space="0" w:color="auto"/>
            <w:left w:val="none" w:sz="0" w:space="0" w:color="auto"/>
            <w:bottom w:val="none" w:sz="0" w:space="0" w:color="auto"/>
            <w:right w:val="none" w:sz="0" w:space="0" w:color="auto"/>
          </w:divBdr>
        </w:div>
        <w:div w:id="1728332588">
          <w:marLeft w:val="640"/>
          <w:marRight w:val="0"/>
          <w:marTop w:val="0"/>
          <w:marBottom w:val="0"/>
          <w:divBdr>
            <w:top w:val="none" w:sz="0" w:space="0" w:color="auto"/>
            <w:left w:val="none" w:sz="0" w:space="0" w:color="auto"/>
            <w:bottom w:val="none" w:sz="0" w:space="0" w:color="auto"/>
            <w:right w:val="none" w:sz="0" w:space="0" w:color="auto"/>
          </w:divBdr>
        </w:div>
        <w:div w:id="145709270">
          <w:marLeft w:val="640"/>
          <w:marRight w:val="0"/>
          <w:marTop w:val="0"/>
          <w:marBottom w:val="0"/>
          <w:divBdr>
            <w:top w:val="none" w:sz="0" w:space="0" w:color="auto"/>
            <w:left w:val="none" w:sz="0" w:space="0" w:color="auto"/>
            <w:bottom w:val="none" w:sz="0" w:space="0" w:color="auto"/>
            <w:right w:val="none" w:sz="0" w:space="0" w:color="auto"/>
          </w:divBdr>
        </w:div>
        <w:div w:id="480851429">
          <w:marLeft w:val="640"/>
          <w:marRight w:val="0"/>
          <w:marTop w:val="0"/>
          <w:marBottom w:val="0"/>
          <w:divBdr>
            <w:top w:val="none" w:sz="0" w:space="0" w:color="auto"/>
            <w:left w:val="none" w:sz="0" w:space="0" w:color="auto"/>
            <w:bottom w:val="none" w:sz="0" w:space="0" w:color="auto"/>
            <w:right w:val="none" w:sz="0" w:space="0" w:color="auto"/>
          </w:divBdr>
        </w:div>
        <w:div w:id="694770806">
          <w:marLeft w:val="640"/>
          <w:marRight w:val="0"/>
          <w:marTop w:val="0"/>
          <w:marBottom w:val="0"/>
          <w:divBdr>
            <w:top w:val="none" w:sz="0" w:space="0" w:color="auto"/>
            <w:left w:val="none" w:sz="0" w:space="0" w:color="auto"/>
            <w:bottom w:val="none" w:sz="0" w:space="0" w:color="auto"/>
            <w:right w:val="none" w:sz="0" w:space="0" w:color="auto"/>
          </w:divBdr>
        </w:div>
        <w:div w:id="977032187">
          <w:marLeft w:val="640"/>
          <w:marRight w:val="0"/>
          <w:marTop w:val="0"/>
          <w:marBottom w:val="0"/>
          <w:divBdr>
            <w:top w:val="none" w:sz="0" w:space="0" w:color="auto"/>
            <w:left w:val="none" w:sz="0" w:space="0" w:color="auto"/>
            <w:bottom w:val="none" w:sz="0" w:space="0" w:color="auto"/>
            <w:right w:val="none" w:sz="0" w:space="0" w:color="auto"/>
          </w:divBdr>
        </w:div>
        <w:div w:id="1621835605">
          <w:marLeft w:val="640"/>
          <w:marRight w:val="0"/>
          <w:marTop w:val="0"/>
          <w:marBottom w:val="0"/>
          <w:divBdr>
            <w:top w:val="none" w:sz="0" w:space="0" w:color="auto"/>
            <w:left w:val="none" w:sz="0" w:space="0" w:color="auto"/>
            <w:bottom w:val="none" w:sz="0" w:space="0" w:color="auto"/>
            <w:right w:val="none" w:sz="0" w:space="0" w:color="auto"/>
          </w:divBdr>
        </w:div>
        <w:div w:id="857163352">
          <w:marLeft w:val="640"/>
          <w:marRight w:val="0"/>
          <w:marTop w:val="0"/>
          <w:marBottom w:val="0"/>
          <w:divBdr>
            <w:top w:val="none" w:sz="0" w:space="0" w:color="auto"/>
            <w:left w:val="none" w:sz="0" w:space="0" w:color="auto"/>
            <w:bottom w:val="none" w:sz="0" w:space="0" w:color="auto"/>
            <w:right w:val="none" w:sz="0" w:space="0" w:color="auto"/>
          </w:divBdr>
        </w:div>
        <w:div w:id="1238905488">
          <w:marLeft w:val="640"/>
          <w:marRight w:val="0"/>
          <w:marTop w:val="0"/>
          <w:marBottom w:val="0"/>
          <w:divBdr>
            <w:top w:val="none" w:sz="0" w:space="0" w:color="auto"/>
            <w:left w:val="none" w:sz="0" w:space="0" w:color="auto"/>
            <w:bottom w:val="none" w:sz="0" w:space="0" w:color="auto"/>
            <w:right w:val="none" w:sz="0" w:space="0" w:color="auto"/>
          </w:divBdr>
        </w:div>
        <w:div w:id="1601912248">
          <w:marLeft w:val="640"/>
          <w:marRight w:val="0"/>
          <w:marTop w:val="0"/>
          <w:marBottom w:val="0"/>
          <w:divBdr>
            <w:top w:val="none" w:sz="0" w:space="0" w:color="auto"/>
            <w:left w:val="none" w:sz="0" w:space="0" w:color="auto"/>
            <w:bottom w:val="none" w:sz="0" w:space="0" w:color="auto"/>
            <w:right w:val="none" w:sz="0" w:space="0" w:color="auto"/>
          </w:divBdr>
        </w:div>
        <w:div w:id="1458059861">
          <w:marLeft w:val="640"/>
          <w:marRight w:val="0"/>
          <w:marTop w:val="0"/>
          <w:marBottom w:val="0"/>
          <w:divBdr>
            <w:top w:val="none" w:sz="0" w:space="0" w:color="auto"/>
            <w:left w:val="none" w:sz="0" w:space="0" w:color="auto"/>
            <w:bottom w:val="none" w:sz="0" w:space="0" w:color="auto"/>
            <w:right w:val="none" w:sz="0" w:space="0" w:color="auto"/>
          </w:divBdr>
        </w:div>
        <w:div w:id="2021807686">
          <w:marLeft w:val="640"/>
          <w:marRight w:val="0"/>
          <w:marTop w:val="0"/>
          <w:marBottom w:val="0"/>
          <w:divBdr>
            <w:top w:val="none" w:sz="0" w:space="0" w:color="auto"/>
            <w:left w:val="none" w:sz="0" w:space="0" w:color="auto"/>
            <w:bottom w:val="none" w:sz="0" w:space="0" w:color="auto"/>
            <w:right w:val="none" w:sz="0" w:space="0" w:color="auto"/>
          </w:divBdr>
        </w:div>
        <w:div w:id="1707558894">
          <w:marLeft w:val="640"/>
          <w:marRight w:val="0"/>
          <w:marTop w:val="0"/>
          <w:marBottom w:val="0"/>
          <w:divBdr>
            <w:top w:val="none" w:sz="0" w:space="0" w:color="auto"/>
            <w:left w:val="none" w:sz="0" w:space="0" w:color="auto"/>
            <w:bottom w:val="none" w:sz="0" w:space="0" w:color="auto"/>
            <w:right w:val="none" w:sz="0" w:space="0" w:color="auto"/>
          </w:divBdr>
        </w:div>
        <w:div w:id="434206206">
          <w:marLeft w:val="640"/>
          <w:marRight w:val="0"/>
          <w:marTop w:val="0"/>
          <w:marBottom w:val="0"/>
          <w:divBdr>
            <w:top w:val="none" w:sz="0" w:space="0" w:color="auto"/>
            <w:left w:val="none" w:sz="0" w:space="0" w:color="auto"/>
            <w:bottom w:val="none" w:sz="0" w:space="0" w:color="auto"/>
            <w:right w:val="none" w:sz="0" w:space="0" w:color="auto"/>
          </w:divBdr>
        </w:div>
        <w:div w:id="928318409">
          <w:marLeft w:val="640"/>
          <w:marRight w:val="0"/>
          <w:marTop w:val="0"/>
          <w:marBottom w:val="0"/>
          <w:divBdr>
            <w:top w:val="none" w:sz="0" w:space="0" w:color="auto"/>
            <w:left w:val="none" w:sz="0" w:space="0" w:color="auto"/>
            <w:bottom w:val="none" w:sz="0" w:space="0" w:color="auto"/>
            <w:right w:val="none" w:sz="0" w:space="0" w:color="auto"/>
          </w:divBdr>
        </w:div>
        <w:div w:id="1077167739">
          <w:marLeft w:val="640"/>
          <w:marRight w:val="0"/>
          <w:marTop w:val="0"/>
          <w:marBottom w:val="0"/>
          <w:divBdr>
            <w:top w:val="none" w:sz="0" w:space="0" w:color="auto"/>
            <w:left w:val="none" w:sz="0" w:space="0" w:color="auto"/>
            <w:bottom w:val="none" w:sz="0" w:space="0" w:color="auto"/>
            <w:right w:val="none" w:sz="0" w:space="0" w:color="auto"/>
          </w:divBdr>
        </w:div>
        <w:div w:id="2087066307">
          <w:marLeft w:val="640"/>
          <w:marRight w:val="0"/>
          <w:marTop w:val="0"/>
          <w:marBottom w:val="0"/>
          <w:divBdr>
            <w:top w:val="none" w:sz="0" w:space="0" w:color="auto"/>
            <w:left w:val="none" w:sz="0" w:space="0" w:color="auto"/>
            <w:bottom w:val="none" w:sz="0" w:space="0" w:color="auto"/>
            <w:right w:val="none" w:sz="0" w:space="0" w:color="auto"/>
          </w:divBdr>
        </w:div>
        <w:div w:id="998968565">
          <w:marLeft w:val="640"/>
          <w:marRight w:val="0"/>
          <w:marTop w:val="0"/>
          <w:marBottom w:val="0"/>
          <w:divBdr>
            <w:top w:val="none" w:sz="0" w:space="0" w:color="auto"/>
            <w:left w:val="none" w:sz="0" w:space="0" w:color="auto"/>
            <w:bottom w:val="none" w:sz="0" w:space="0" w:color="auto"/>
            <w:right w:val="none" w:sz="0" w:space="0" w:color="auto"/>
          </w:divBdr>
        </w:div>
        <w:div w:id="249121939">
          <w:marLeft w:val="640"/>
          <w:marRight w:val="0"/>
          <w:marTop w:val="0"/>
          <w:marBottom w:val="0"/>
          <w:divBdr>
            <w:top w:val="none" w:sz="0" w:space="0" w:color="auto"/>
            <w:left w:val="none" w:sz="0" w:space="0" w:color="auto"/>
            <w:bottom w:val="none" w:sz="0" w:space="0" w:color="auto"/>
            <w:right w:val="none" w:sz="0" w:space="0" w:color="auto"/>
          </w:divBdr>
        </w:div>
        <w:div w:id="931007177">
          <w:marLeft w:val="640"/>
          <w:marRight w:val="0"/>
          <w:marTop w:val="0"/>
          <w:marBottom w:val="0"/>
          <w:divBdr>
            <w:top w:val="none" w:sz="0" w:space="0" w:color="auto"/>
            <w:left w:val="none" w:sz="0" w:space="0" w:color="auto"/>
            <w:bottom w:val="none" w:sz="0" w:space="0" w:color="auto"/>
            <w:right w:val="none" w:sz="0" w:space="0" w:color="auto"/>
          </w:divBdr>
        </w:div>
        <w:div w:id="1212230837">
          <w:marLeft w:val="640"/>
          <w:marRight w:val="0"/>
          <w:marTop w:val="0"/>
          <w:marBottom w:val="0"/>
          <w:divBdr>
            <w:top w:val="none" w:sz="0" w:space="0" w:color="auto"/>
            <w:left w:val="none" w:sz="0" w:space="0" w:color="auto"/>
            <w:bottom w:val="none" w:sz="0" w:space="0" w:color="auto"/>
            <w:right w:val="none" w:sz="0" w:space="0" w:color="auto"/>
          </w:divBdr>
        </w:div>
        <w:div w:id="504782932">
          <w:marLeft w:val="640"/>
          <w:marRight w:val="0"/>
          <w:marTop w:val="0"/>
          <w:marBottom w:val="0"/>
          <w:divBdr>
            <w:top w:val="none" w:sz="0" w:space="0" w:color="auto"/>
            <w:left w:val="none" w:sz="0" w:space="0" w:color="auto"/>
            <w:bottom w:val="none" w:sz="0" w:space="0" w:color="auto"/>
            <w:right w:val="none" w:sz="0" w:space="0" w:color="auto"/>
          </w:divBdr>
        </w:div>
        <w:div w:id="515775702">
          <w:marLeft w:val="640"/>
          <w:marRight w:val="0"/>
          <w:marTop w:val="0"/>
          <w:marBottom w:val="0"/>
          <w:divBdr>
            <w:top w:val="none" w:sz="0" w:space="0" w:color="auto"/>
            <w:left w:val="none" w:sz="0" w:space="0" w:color="auto"/>
            <w:bottom w:val="none" w:sz="0" w:space="0" w:color="auto"/>
            <w:right w:val="none" w:sz="0" w:space="0" w:color="auto"/>
          </w:divBdr>
        </w:div>
        <w:div w:id="1178689822">
          <w:marLeft w:val="640"/>
          <w:marRight w:val="0"/>
          <w:marTop w:val="0"/>
          <w:marBottom w:val="0"/>
          <w:divBdr>
            <w:top w:val="none" w:sz="0" w:space="0" w:color="auto"/>
            <w:left w:val="none" w:sz="0" w:space="0" w:color="auto"/>
            <w:bottom w:val="none" w:sz="0" w:space="0" w:color="auto"/>
            <w:right w:val="none" w:sz="0" w:space="0" w:color="auto"/>
          </w:divBdr>
        </w:div>
        <w:div w:id="1456481138">
          <w:marLeft w:val="640"/>
          <w:marRight w:val="0"/>
          <w:marTop w:val="0"/>
          <w:marBottom w:val="0"/>
          <w:divBdr>
            <w:top w:val="none" w:sz="0" w:space="0" w:color="auto"/>
            <w:left w:val="none" w:sz="0" w:space="0" w:color="auto"/>
            <w:bottom w:val="none" w:sz="0" w:space="0" w:color="auto"/>
            <w:right w:val="none" w:sz="0" w:space="0" w:color="auto"/>
          </w:divBdr>
        </w:div>
        <w:div w:id="1340423340">
          <w:marLeft w:val="640"/>
          <w:marRight w:val="0"/>
          <w:marTop w:val="0"/>
          <w:marBottom w:val="0"/>
          <w:divBdr>
            <w:top w:val="none" w:sz="0" w:space="0" w:color="auto"/>
            <w:left w:val="none" w:sz="0" w:space="0" w:color="auto"/>
            <w:bottom w:val="none" w:sz="0" w:space="0" w:color="auto"/>
            <w:right w:val="none" w:sz="0" w:space="0" w:color="auto"/>
          </w:divBdr>
        </w:div>
        <w:div w:id="1049962470">
          <w:marLeft w:val="640"/>
          <w:marRight w:val="0"/>
          <w:marTop w:val="0"/>
          <w:marBottom w:val="0"/>
          <w:divBdr>
            <w:top w:val="none" w:sz="0" w:space="0" w:color="auto"/>
            <w:left w:val="none" w:sz="0" w:space="0" w:color="auto"/>
            <w:bottom w:val="none" w:sz="0" w:space="0" w:color="auto"/>
            <w:right w:val="none" w:sz="0" w:space="0" w:color="auto"/>
          </w:divBdr>
        </w:div>
        <w:div w:id="607195820">
          <w:marLeft w:val="640"/>
          <w:marRight w:val="0"/>
          <w:marTop w:val="0"/>
          <w:marBottom w:val="0"/>
          <w:divBdr>
            <w:top w:val="none" w:sz="0" w:space="0" w:color="auto"/>
            <w:left w:val="none" w:sz="0" w:space="0" w:color="auto"/>
            <w:bottom w:val="none" w:sz="0" w:space="0" w:color="auto"/>
            <w:right w:val="none" w:sz="0" w:space="0" w:color="auto"/>
          </w:divBdr>
        </w:div>
        <w:div w:id="1422219860">
          <w:marLeft w:val="640"/>
          <w:marRight w:val="0"/>
          <w:marTop w:val="0"/>
          <w:marBottom w:val="0"/>
          <w:divBdr>
            <w:top w:val="none" w:sz="0" w:space="0" w:color="auto"/>
            <w:left w:val="none" w:sz="0" w:space="0" w:color="auto"/>
            <w:bottom w:val="none" w:sz="0" w:space="0" w:color="auto"/>
            <w:right w:val="none" w:sz="0" w:space="0" w:color="auto"/>
          </w:divBdr>
        </w:div>
        <w:div w:id="1700666018">
          <w:marLeft w:val="640"/>
          <w:marRight w:val="0"/>
          <w:marTop w:val="0"/>
          <w:marBottom w:val="0"/>
          <w:divBdr>
            <w:top w:val="none" w:sz="0" w:space="0" w:color="auto"/>
            <w:left w:val="none" w:sz="0" w:space="0" w:color="auto"/>
            <w:bottom w:val="none" w:sz="0" w:space="0" w:color="auto"/>
            <w:right w:val="none" w:sz="0" w:space="0" w:color="auto"/>
          </w:divBdr>
        </w:div>
        <w:div w:id="1336809928">
          <w:marLeft w:val="640"/>
          <w:marRight w:val="0"/>
          <w:marTop w:val="0"/>
          <w:marBottom w:val="0"/>
          <w:divBdr>
            <w:top w:val="none" w:sz="0" w:space="0" w:color="auto"/>
            <w:left w:val="none" w:sz="0" w:space="0" w:color="auto"/>
            <w:bottom w:val="none" w:sz="0" w:space="0" w:color="auto"/>
            <w:right w:val="none" w:sz="0" w:space="0" w:color="auto"/>
          </w:divBdr>
        </w:div>
        <w:div w:id="760759485">
          <w:marLeft w:val="640"/>
          <w:marRight w:val="0"/>
          <w:marTop w:val="0"/>
          <w:marBottom w:val="0"/>
          <w:divBdr>
            <w:top w:val="none" w:sz="0" w:space="0" w:color="auto"/>
            <w:left w:val="none" w:sz="0" w:space="0" w:color="auto"/>
            <w:bottom w:val="none" w:sz="0" w:space="0" w:color="auto"/>
            <w:right w:val="none" w:sz="0" w:space="0" w:color="auto"/>
          </w:divBdr>
        </w:div>
        <w:div w:id="812909993">
          <w:marLeft w:val="640"/>
          <w:marRight w:val="0"/>
          <w:marTop w:val="0"/>
          <w:marBottom w:val="0"/>
          <w:divBdr>
            <w:top w:val="none" w:sz="0" w:space="0" w:color="auto"/>
            <w:left w:val="none" w:sz="0" w:space="0" w:color="auto"/>
            <w:bottom w:val="none" w:sz="0" w:space="0" w:color="auto"/>
            <w:right w:val="none" w:sz="0" w:space="0" w:color="auto"/>
          </w:divBdr>
        </w:div>
        <w:div w:id="649789652">
          <w:marLeft w:val="640"/>
          <w:marRight w:val="0"/>
          <w:marTop w:val="0"/>
          <w:marBottom w:val="0"/>
          <w:divBdr>
            <w:top w:val="none" w:sz="0" w:space="0" w:color="auto"/>
            <w:left w:val="none" w:sz="0" w:space="0" w:color="auto"/>
            <w:bottom w:val="none" w:sz="0" w:space="0" w:color="auto"/>
            <w:right w:val="none" w:sz="0" w:space="0" w:color="auto"/>
          </w:divBdr>
        </w:div>
        <w:div w:id="1407337520">
          <w:marLeft w:val="640"/>
          <w:marRight w:val="0"/>
          <w:marTop w:val="0"/>
          <w:marBottom w:val="0"/>
          <w:divBdr>
            <w:top w:val="none" w:sz="0" w:space="0" w:color="auto"/>
            <w:left w:val="none" w:sz="0" w:space="0" w:color="auto"/>
            <w:bottom w:val="none" w:sz="0" w:space="0" w:color="auto"/>
            <w:right w:val="none" w:sz="0" w:space="0" w:color="auto"/>
          </w:divBdr>
        </w:div>
        <w:div w:id="1911698453">
          <w:marLeft w:val="640"/>
          <w:marRight w:val="0"/>
          <w:marTop w:val="0"/>
          <w:marBottom w:val="0"/>
          <w:divBdr>
            <w:top w:val="none" w:sz="0" w:space="0" w:color="auto"/>
            <w:left w:val="none" w:sz="0" w:space="0" w:color="auto"/>
            <w:bottom w:val="none" w:sz="0" w:space="0" w:color="auto"/>
            <w:right w:val="none" w:sz="0" w:space="0" w:color="auto"/>
          </w:divBdr>
        </w:div>
        <w:div w:id="695041753">
          <w:marLeft w:val="640"/>
          <w:marRight w:val="0"/>
          <w:marTop w:val="0"/>
          <w:marBottom w:val="0"/>
          <w:divBdr>
            <w:top w:val="none" w:sz="0" w:space="0" w:color="auto"/>
            <w:left w:val="none" w:sz="0" w:space="0" w:color="auto"/>
            <w:bottom w:val="none" w:sz="0" w:space="0" w:color="auto"/>
            <w:right w:val="none" w:sz="0" w:space="0" w:color="auto"/>
          </w:divBdr>
        </w:div>
        <w:div w:id="1821846581">
          <w:marLeft w:val="640"/>
          <w:marRight w:val="0"/>
          <w:marTop w:val="0"/>
          <w:marBottom w:val="0"/>
          <w:divBdr>
            <w:top w:val="none" w:sz="0" w:space="0" w:color="auto"/>
            <w:left w:val="none" w:sz="0" w:space="0" w:color="auto"/>
            <w:bottom w:val="none" w:sz="0" w:space="0" w:color="auto"/>
            <w:right w:val="none" w:sz="0" w:space="0" w:color="auto"/>
          </w:divBdr>
        </w:div>
        <w:div w:id="123937898">
          <w:marLeft w:val="640"/>
          <w:marRight w:val="0"/>
          <w:marTop w:val="0"/>
          <w:marBottom w:val="0"/>
          <w:divBdr>
            <w:top w:val="none" w:sz="0" w:space="0" w:color="auto"/>
            <w:left w:val="none" w:sz="0" w:space="0" w:color="auto"/>
            <w:bottom w:val="none" w:sz="0" w:space="0" w:color="auto"/>
            <w:right w:val="none" w:sz="0" w:space="0" w:color="auto"/>
          </w:divBdr>
        </w:div>
        <w:div w:id="72051855">
          <w:marLeft w:val="640"/>
          <w:marRight w:val="0"/>
          <w:marTop w:val="0"/>
          <w:marBottom w:val="0"/>
          <w:divBdr>
            <w:top w:val="none" w:sz="0" w:space="0" w:color="auto"/>
            <w:left w:val="none" w:sz="0" w:space="0" w:color="auto"/>
            <w:bottom w:val="none" w:sz="0" w:space="0" w:color="auto"/>
            <w:right w:val="none" w:sz="0" w:space="0" w:color="auto"/>
          </w:divBdr>
        </w:div>
        <w:div w:id="1570382735">
          <w:marLeft w:val="640"/>
          <w:marRight w:val="0"/>
          <w:marTop w:val="0"/>
          <w:marBottom w:val="0"/>
          <w:divBdr>
            <w:top w:val="none" w:sz="0" w:space="0" w:color="auto"/>
            <w:left w:val="none" w:sz="0" w:space="0" w:color="auto"/>
            <w:bottom w:val="none" w:sz="0" w:space="0" w:color="auto"/>
            <w:right w:val="none" w:sz="0" w:space="0" w:color="auto"/>
          </w:divBdr>
        </w:div>
        <w:div w:id="1128208715">
          <w:marLeft w:val="640"/>
          <w:marRight w:val="0"/>
          <w:marTop w:val="0"/>
          <w:marBottom w:val="0"/>
          <w:divBdr>
            <w:top w:val="none" w:sz="0" w:space="0" w:color="auto"/>
            <w:left w:val="none" w:sz="0" w:space="0" w:color="auto"/>
            <w:bottom w:val="none" w:sz="0" w:space="0" w:color="auto"/>
            <w:right w:val="none" w:sz="0" w:space="0" w:color="auto"/>
          </w:divBdr>
        </w:div>
        <w:div w:id="1666543362">
          <w:marLeft w:val="640"/>
          <w:marRight w:val="0"/>
          <w:marTop w:val="0"/>
          <w:marBottom w:val="0"/>
          <w:divBdr>
            <w:top w:val="none" w:sz="0" w:space="0" w:color="auto"/>
            <w:left w:val="none" w:sz="0" w:space="0" w:color="auto"/>
            <w:bottom w:val="none" w:sz="0" w:space="0" w:color="auto"/>
            <w:right w:val="none" w:sz="0" w:space="0" w:color="auto"/>
          </w:divBdr>
        </w:div>
        <w:div w:id="1506477506">
          <w:marLeft w:val="640"/>
          <w:marRight w:val="0"/>
          <w:marTop w:val="0"/>
          <w:marBottom w:val="0"/>
          <w:divBdr>
            <w:top w:val="none" w:sz="0" w:space="0" w:color="auto"/>
            <w:left w:val="none" w:sz="0" w:space="0" w:color="auto"/>
            <w:bottom w:val="none" w:sz="0" w:space="0" w:color="auto"/>
            <w:right w:val="none" w:sz="0" w:space="0" w:color="auto"/>
          </w:divBdr>
        </w:div>
        <w:div w:id="1927878097">
          <w:marLeft w:val="640"/>
          <w:marRight w:val="0"/>
          <w:marTop w:val="0"/>
          <w:marBottom w:val="0"/>
          <w:divBdr>
            <w:top w:val="none" w:sz="0" w:space="0" w:color="auto"/>
            <w:left w:val="none" w:sz="0" w:space="0" w:color="auto"/>
            <w:bottom w:val="none" w:sz="0" w:space="0" w:color="auto"/>
            <w:right w:val="none" w:sz="0" w:space="0" w:color="auto"/>
          </w:divBdr>
        </w:div>
        <w:div w:id="319966555">
          <w:marLeft w:val="640"/>
          <w:marRight w:val="0"/>
          <w:marTop w:val="0"/>
          <w:marBottom w:val="0"/>
          <w:divBdr>
            <w:top w:val="none" w:sz="0" w:space="0" w:color="auto"/>
            <w:left w:val="none" w:sz="0" w:space="0" w:color="auto"/>
            <w:bottom w:val="none" w:sz="0" w:space="0" w:color="auto"/>
            <w:right w:val="none" w:sz="0" w:space="0" w:color="auto"/>
          </w:divBdr>
        </w:div>
        <w:div w:id="1278950800">
          <w:marLeft w:val="640"/>
          <w:marRight w:val="0"/>
          <w:marTop w:val="0"/>
          <w:marBottom w:val="0"/>
          <w:divBdr>
            <w:top w:val="none" w:sz="0" w:space="0" w:color="auto"/>
            <w:left w:val="none" w:sz="0" w:space="0" w:color="auto"/>
            <w:bottom w:val="none" w:sz="0" w:space="0" w:color="auto"/>
            <w:right w:val="none" w:sz="0" w:space="0" w:color="auto"/>
          </w:divBdr>
        </w:div>
        <w:div w:id="1185243953">
          <w:marLeft w:val="640"/>
          <w:marRight w:val="0"/>
          <w:marTop w:val="0"/>
          <w:marBottom w:val="0"/>
          <w:divBdr>
            <w:top w:val="none" w:sz="0" w:space="0" w:color="auto"/>
            <w:left w:val="none" w:sz="0" w:space="0" w:color="auto"/>
            <w:bottom w:val="none" w:sz="0" w:space="0" w:color="auto"/>
            <w:right w:val="none" w:sz="0" w:space="0" w:color="auto"/>
          </w:divBdr>
        </w:div>
        <w:div w:id="2116242850">
          <w:marLeft w:val="640"/>
          <w:marRight w:val="0"/>
          <w:marTop w:val="0"/>
          <w:marBottom w:val="0"/>
          <w:divBdr>
            <w:top w:val="none" w:sz="0" w:space="0" w:color="auto"/>
            <w:left w:val="none" w:sz="0" w:space="0" w:color="auto"/>
            <w:bottom w:val="none" w:sz="0" w:space="0" w:color="auto"/>
            <w:right w:val="none" w:sz="0" w:space="0" w:color="auto"/>
          </w:divBdr>
        </w:div>
        <w:div w:id="1818188083">
          <w:marLeft w:val="640"/>
          <w:marRight w:val="0"/>
          <w:marTop w:val="0"/>
          <w:marBottom w:val="0"/>
          <w:divBdr>
            <w:top w:val="none" w:sz="0" w:space="0" w:color="auto"/>
            <w:left w:val="none" w:sz="0" w:space="0" w:color="auto"/>
            <w:bottom w:val="none" w:sz="0" w:space="0" w:color="auto"/>
            <w:right w:val="none" w:sz="0" w:space="0" w:color="auto"/>
          </w:divBdr>
        </w:div>
        <w:div w:id="556821041">
          <w:marLeft w:val="640"/>
          <w:marRight w:val="0"/>
          <w:marTop w:val="0"/>
          <w:marBottom w:val="0"/>
          <w:divBdr>
            <w:top w:val="none" w:sz="0" w:space="0" w:color="auto"/>
            <w:left w:val="none" w:sz="0" w:space="0" w:color="auto"/>
            <w:bottom w:val="none" w:sz="0" w:space="0" w:color="auto"/>
            <w:right w:val="none" w:sz="0" w:space="0" w:color="auto"/>
          </w:divBdr>
        </w:div>
        <w:div w:id="217546596">
          <w:marLeft w:val="640"/>
          <w:marRight w:val="0"/>
          <w:marTop w:val="0"/>
          <w:marBottom w:val="0"/>
          <w:divBdr>
            <w:top w:val="none" w:sz="0" w:space="0" w:color="auto"/>
            <w:left w:val="none" w:sz="0" w:space="0" w:color="auto"/>
            <w:bottom w:val="none" w:sz="0" w:space="0" w:color="auto"/>
            <w:right w:val="none" w:sz="0" w:space="0" w:color="auto"/>
          </w:divBdr>
        </w:div>
        <w:div w:id="1356734881">
          <w:marLeft w:val="640"/>
          <w:marRight w:val="0"/>
          <w:marTop w:val="0"/>
          <w:marBottom w:val="0"/>
          <w:divBdr>
            <w:top w:val="none" w:sz="0" w:space="0" w:color="auto"/>
            <w:left w:val="none" w:sz="0" w:space="0" w:color="auto"/>
            <w:bottom w:val="none" w:sz="0" w:space="0" w:color="auto"/>
            <w:right w:val="none" w:sz="0" w:space="0" w:color="auto"/>
          </w:divBdr>
        </w:div>
        <w:div w:id="505637646">
          <w:marLeft w:val="640"/>
          <w:marRight w:val="0"/>
          <w:marTop w:val="0"/>
          <w:marBottom w:val="0"/>
          <w:divBdr>
            <w:top w:val="none" w:sz="0" w:space="0" w:color="auto"/>
            <w:left w:val="none" w:sz="0" w:space="0" w:color="auto"/>
            <w:bottom w:val="none" w:sz="0" w:space="0" w:color="auto"/>
            <w:right w:val="none" w:sz="0" w:space="0" w:color="auto"/>
          </w:divBdr>
        </w:div>
        <w:div w:id="509368567">
          <w:marLeft w:val="640"/>
          <w:marRight w:val="0"/>
          <w:marTop w:val="0"/>
          <w:marBottom w:val="0"/>
          <w:divBdr>
            <w:top w:val="none" w:sz="0" w:space="0" w:color="auto"/>
            <w:left w:val="none" w:sz="0" w:space="0" w:color="auto"/>
            <w:bottom w:val="none" w:sz="0" w:space="0" w:color="auto"/>
            <w:right w:val="none" w:sz="0" w:space="0" w:color="auto"/>
          </w:divBdr>
        </w:div>
      </w:divsChild>
    </w:div>
    <w:div w:id="741828143">
      <w:bodyDiv w:val="1"/>
      <w:marLeft w:val="0"/>
      <w:marRight w:val="0"/>
      <w:marTop w:val="0"/>
      <w:marBottom w:val="0"/>
      <w:divBdr>
        <w:top w:val="none" w:sz="0" w:space="0" w:color="auto"/>
        <w:left w:val="none" w:sz="0" w:space="0" w:color="auto"/>
        <w:bottom w:val="none" w:sz="0" w:space="0" w:color="auto"/>
        <w:right w:val="none" w:sz="0" w:space="0" w:color="auto"/>
      </w:divBdr>
    </w:div>
    <w:div w:id="748575887">
      <w:bodyDiv w:val="1"/>
      <w:marLeft w:val="0"/>
      <w:marRight w:val="0"/>
      <w:marTop w:val="0"/>
      <w:marBottom w:val="0"/>
      <w:divBdr>
        <w:top w:val="none" w:sz="0" w:space="0" w:color="auto"/>
        <w:left w:val="none" w:sz="0" w:space="0" w:color="auto"/>
        <w:bottom w:val="none" w:sz="0" w:space="0" w:color="auto"/>
        <w:right w:val="none" w:sz="0" w:space="0" w:color="auto"/>
      </w:divBdr>
    </w:div>
    <w:div w:id="750740489">
      <w:bodyDiv w:val="1"/>
      <w:marLeft w:val="0"/>
      <w:marRight w:val="0"/>
      <w:marTop w:val="0"/>
      <w:marBottom w:val="0"/>
      <w:divBdr>
        <w:top w:val="none" w:sz="0" w:space="0" w:color="auto"/>
        <w:left w:val="none" w:sz="0" w:space="0" w:color="auto"/>
        <w:bottom w:val="none" w:sz="0" w:space="0" w:color="auto"/>
        <w:right w:val="none" w:sz="0" w:space="0" w:color="auto"/>
      </w:divBdr>
      <w:divsChild>
        <w:div w:id="1372606060">
          <w:marLeft w:val="480"/>
          <w:marRight w:val="0"/>
          <w:marTop w:val="0"/>
          <w:marBottom w:val="0"/>
          <w:divBdr>
            <w:top w:val="none" w:sz="0" w:space="0" w:color="auto"/>
            <w:left w:val="none" w:sz="0" w:space="0" w:color="auto"/>
            <w:bottom w:val="none" w:sz="0" w:space="0" w:color="auto"/>
            <w:right w:val="none" w:sz="0" w:space="0" w:color="auto"/>
          </w:divBdr>
        </w:div>
        <w:div w:id="458038656">
          <w:marLeft w:val="480"/>
          <w:marRight w:val="0"/>
          <w:marTop w:val="0"/>
          <w:marBottom w:val="0"/>
          <w:divBdr>
            <w:top w:val="none" w:sz="0" w:space="0" w:color="auto"/>
            <w:left w:val="none" w:sz="0" w:space="0" w:color="auto"/>
            <w:bottom w:val="none" w:sz="0" w:space="0" w:color="auto"/>
            <w:right w:val="none" w:sz="0" w:space="0" w:color="auto"/>
          </w:divBdr>
        </w:div>
        <w:div w:id="1057901505">
          <w:marLeft w:val="480"/>
          <w:marRight w:val="0"/>
          <w:marTop w:val="0"/>
          <w:marBottom w:val="0"/>
          <w:divBdr>
            <w:top w:val="none" w:sz="0" w:space="0" w:color="auto"/>
            <w:left w:val="none" w:sz="0" w:space="0" w:color="auto"/>
            <w:bottom w:val="none" w:sz="0" w:space="0" w:color="auto"/>
            <w:right w:val="none" w:sz="0" w:space="0" w:color="auto"/>
          </w:divBdr>
        </w:div>
        <w:div w:id="1056931618">
          <w:marLeft w:val="480"/>
          <w:marRight w:val="0"/>
          <w:marTop w:val="0"/>
          <w:marBottom w:val="0"/>
          <w:divBdr>
            <w:top w:val="none" w:sz="0" w:space="0" w:color="auto"/>
            <w:left w:val="none" w:sz="0" w:space="0" w:color="auto"/>
            <w:bottom w:val="none" w:sz="0" w:space="0" w:color="auto"/>
            <w:right w:val="none" w:sz="0" w:space="0" w:color="auto"/>
          </w:divBdr>
        </w:div>
        <w:div w:id="2038047375">
          <w:marLeft w:val="480"/>
          <w:marRight w:val="0"/>
          <w:marTop w:val="0"/>
          <w:marBottom w:val="0"/>
          <w:divBdr>
            <w:top w:val="none" w:sz="0" w:space="0" w:color="auto"/>
            <w:left w:val="none" w:sz="0" w:space="0" w:color="auto"/>
            <w:bottom w:val="none" w:sz="0" w:space="0" w:color="auto"/>
            <w:right w:val="none" w:sz="0" w:space="0" w:color="auto"/>
          </w:divBdr>
        </w:div>
        <w:div w:id="1782340471">
          <w:marLeft w:val="480"/>
          <w:marRight w:val="0"/>
          <w:marTop w:val="0"/>
          <w:marBottom w:val="0"/>
          <w:divBdr>
            <w:top w:val="none" w:sz="0" w:space="0" w:color="auto"/>
            <w:left w:val="none" w:sz="0" w:space="0" w:color="auto"/>
            <w:bottom w:val="none" w:sz="0" w:space="0" w:color="auto"/>
            <w:right w:val="none" w:sz="0" w:space="0" w:color="auto"/>
          </w:divBdr>
        </w:div>
        <w:div w:id="92437533">
          <w:marLeft w:val="480"/>
          <w:marRight w:val="0"/>
          <w:marTop w:val="0"/>
          <w:marBottom w:val="0"/>
          <w:divBdr>
            <w:top w:val="none" w:sz="0" w:space="0" w:color="auto"/>
            <w:left w:val="none" w:sz="0" w:space="0" w:color="auto"/>
            <w:bottom w:val="none" w:sz="0" w:space="0" w:color="auto"/>
            <w:right w:val="none" w:sz="0" w:space="0" w:color="auto"/>
          </w:divBdr>
        </w:div>
        <w:div w:id="114637878">
          <w:marLeft w:val="480"/>
          <w:marRight w:val="0"/>
          <w:marTop w:val="0"/>
          <w:marBottom w:val="0"/>
          <w:divBdr>
            <w:top w:val="none" w:sz="0" w:space="0" w:color="auto"/>
            <w:left w:val="none" w:sz="0" w:space="0" w:color="auto"/>
            <w:bottom w:val="none" w:sz="0" w:space="0" w:color="auto"/>
            <w:right w:val="none" w:sz="0" w:space="0" w:color="auto"/>
          </w:divBdr>
        </w:div>
        <w:div w:id="4554714">
          <w:marLeft w:val="480"/>
          <w:marRight w:val="0"/>
          <w:marTop w:val="0"/>
          <w:marBottom w:val="0"/>
          <w:divBdr>
            <w:top w:val="none" w:sz="0" w:space="0" w:color="auto"/>
            <w:left w:val="none" w:sz="0" w:space="0" w:color="auto"/>
            <w:bottom w:val="none" w:sz="0" w:space="0" w:color="auto"/>
            <w:right w:val="none" w:sz="0" w:space="0" w:color="auto"/>
          </w:divBdr>
        </w:div>
        <w:div w:id="237181465">
          <w:marLeft w:val="480"/>
          <w:marRight w:val="0"/>
          <w:marTop w:val="0"/>
          <w:marBottom w:val="0"/>
          <w:divBdr>
            <w:top w:val="none" w:sz="0" w:space="0" w:color="auto"/>
            <w:left w:val="none" w:sz="0" w:space="0" w:color="auto"/>
            <w:bottom w:val="none" w:sz="0" w:space="0" w:color="auto"/>
            <w:right w:val="none" w:sz="0" w:space="0" w:color="auto"/>
          </w:divBdr>
        </w:div>
        <w:div w:id="1174146420">
          <w:marLeft w:val="480"/>
          <w:marRight w:val="0"/>
          <w:marTop w:val="0"/>
          <w:marBottom w:val="0"/>
          <w:divBdr>
            <w:top w:val="none" w:sz="0" w:space="0" w:color="auto"/>
            <w:left w:val="none" w:sz="0" w:space="0" w:color="auto"/>
            <w:bottom w:val="none" w:sz="0" w:space="0" w:color="auto"/>
            <w:right w:val="none" w:sz="0" w:space="0" w:color="auto"/>
          </w:divBdr>
        </w:div>
        <w:div w:id="337271824">
          <w:marLeft w:val="480"/>
          <w:marRight w:val="0"/>
          <w:marTop w:val="0"/>
          <w:marBottom w:val="0"/>
          <w:divBdr>
            <w:top w:val="none" w:sz="0" w:space="0" w:color="auto"/>
            <w:left w:val="none" w:sz="0" w:space="0" w:color="auto"/>
            <w:bottom w:val="none" w:sz="0" w:space="0" w:color="auto"/>
            <w:right w:val="none" w:sz="0" w:space="0" w:color="auto"/>
          </w:divBdr>
        </w:div>
        <w:div w:id="1947808309">
          <w:marLeft w:val="480"/>
          <w:marRight w:val="0"/>
          <w:marTop w:val="0"/>
          <w:marBottom w:val="0"/>
          <w:divBdr>
            <w:top w:val="none" w:sz="0" w:space="0" w:color="auto"/>
            <w:left w:val="none" w:sz="0" w:space="0" w:color="auto"/>
            <w:bottom w:val="none" w:sz="0" w:space="0" w:color="auto"/>
            <w:right w:val="none" w:sz="0" w:space="0" w:color="auto"/>
          </w:divBdr>
        </w:div>
        <w:div w:id="1137340791">
          <w:marLeft w:val="480"/>
          <w:marRight w:val="0"/>
          <w:marTop w:val="0"/>
          <w:marBottom w:val="0"/>
          <w:divBdr>
            <w:top w:val="none" w:sz="0" w:space="0" w:color="auto"/>
            <w:left w:val="none" w:sz="0" w:space="0" w:color="auto"/>
            <w:bottom w:val="none" w:sz="0" w:space="0" w:color="auto"/>
            <w:right w:val="none" w:sz="0" w:space="0" w:color="auto"/>
          </w:divBdr>
        </w:div>
        <w:div w:id="29116137">
          <w:marLeft w:val="480"/>
          <w:marRight w:val="0"/>
          <w:marTop w:val="0"/>
          <w:marBottom w:val="0"/>
          <w:divBdr>
            <w:top w:val="none" w:sz="0" w:space="0" w:color="auto"/>
            <w:left w:val="none" w:sz="0" w:space="0" w:color="auto"/>
            <w:bottom w:val="none" w:sz="0" w:space="0" w:color="auto"/>
            <w:right w:val="none" w:sz="0" w:space="0" w:color="auto"/>
          </w:divBdr>
        </w:div>
        <w:div w:id="66078461">
          <w:marLeft w:val="480"/>
          <w:marRight w:val="0"/>
          <w:marTop w:val="0"/>
          <w:marBottom w:val="0"/>
          <w:divBdr>
            <w:top w:val="none" w:sz="0" w:space="0" w:color="auto"/>
            <w:left w:val="none" w:sz="0" w:space="0" w:color="auto"/>
            <w:bottom w:val="none" w:sz="0" w:space="0" w:color="auto"/>
            <w:right w:val="none" w:sz="0" w:space="0" w:color="auto"/>
          </w:divBdr>
        </w:div>
        <w:div w:id="1800418935">
          <w:marLeft w:val="480"/>
          <w:marRight w:val="0"/>
          <w:marTop w:val="0"/>
          <w:marBottom w:val="0"/>
          <w:divBdr>
            <w:top w:val="none" w:sz="0" w:space="0" w:color="auto"/>
            <w:left w:val="none" w:sz="0" w:space="0" w:color="auto"/>
            <w:bottom w:val="none" w:sz="0" w:space="0" w:color="auto"/>
            <w:right w:val="none" w:sz="0" w:space="0" w:color="auto"/>
          </w:divBdr>
        </w:div>
        <w:div w:id="407847061">
          <w:marLeft w:val="480"/>
          <w:marRight w:val="0"/>
          <w:marTop w:val="0"/>
          <w:marBottom w:val="0"/>
          <w:divBdr>
            <w:top w:val="none" w:sz="0" w:space="0" w:color="auto"/>
            <w:left w:val="none" w:sz="0" w:space="0" w:color="auto"/>
            <w:bottom w:val="none" w:sz="0" w:space="0" w:color="auto"/>
            <w:right w:val="none" w:sz="0" w:space="0" w:color="auto"/>
          </w:divBdr>
        </w:div>
        <w:div w:id="1084758939">
          <w:marLeft w:val="480"/>
          <w:marRight w:val="0"/>
          <w:marTop w:val="0"/>
          <w:marBottom w:val="0"/>
          <w:divBdr>
            <w:top w:val="none" w:sz="0" w:space="0" w:color="auto"/>
            <w:left w:val="none" w:sz="0" w:space="0" w:color="auto"/>
            <w:bottom w:val="none" w:sz="0" w:space="0" w:color="auto"/>
            <w:right w:val="none" w:sz="0" w:space="0" w:color="auto"/>
          </w:divBdr>
        </w:div>
        <w:div w:id="533663758">
          <w:marLeft w:val="480"/>
          <w:marRight w:val="0"/>
          <w:marTop w:val="0"/>
          <w:marBottom w:val="0"/>
          <w:divBdr>
            <w:top w:val="none" w:sz="0" w:space="0" w:color="auto"/>
            <w:left w:val="none" w:sz="0" w:space="0" w:color="auto"/>
            <w:bottom w:val="none" w:sz="0" w:space="0" w:color="auto"/>
            <w:right w:val="none" w:sz="0" w:space="0" w:color="auto"/>
          </w:divBdr>
        </w:div>
        <w:div w:id="1818912062">
          <w:marLeft w:val="480"/>
          <w:marRight w:val="0"/>
          <w:marTop w:val="0"/>
          <w:marBottom w:val="0"/>
          <w:divBdr>
            <w:top w:val="none" w:sz="0" w:space="0" w:color="auto"/>
            <w:left w:val="none" w:sz="0" w:space="0" w:color="auto"/>
            <w:bottom w:val="none" w:sz="0" w:space="0" w:color="auto"/>
            <w:right w:val="none" w:sz="0" w:space="0" w:color="auto"/>
          </w:divBdr>
        </w:div>
        <w:div w:id="614943430">
          <w:marLeft w:val="480"/>
          <w:marRight w:val="0"/>
          <w:marTop w:val="0"/>
          <w:marBottom w:val="0"/>
          <w:divBdr>
            <w:top w:val="none" w:sz="0" w:space="0" w:color="auto"/>
            <w:left w:val="none" w:sz="0" w:space="0" w:color="auto"/>
            <w:bottom w:val="none" w:sz="0" w:space="0" w:color="auto"/>
            <w:right w:val="none" w:sz="0" w:space="0" w:color="auto"/>
          </w:divBdr>
        </w:div>
        <w:div w:id="480587311">
          <w:marLeft w:val="480"/>
          <w:marRight w:val="0"/>
          <w:marTop w:val="0"/>
          <w:marBottom w:val="0"/>
          <w:divBdr>
            <w:top w:val="none" w:sz="0" w:space="0" w:color="auto"/>
            <w:left w:val="none" w:sz="0" w:space="0" w:color="auto"/>
            <w:bottom w:val="none" w:sz="0" w:space="0" w:color="auto"/>
            <w:right w:val="none" w:sz="0" w:space="0" w:color="auto"/>
          </w:divBdr>
        </w:div>
        <w:div w:id="1238518045">
          <w:marLeft w:val="480"/>
          <w:marRight w:val="0"/>
          <w:marTop w:val="0"/>
          <w:marBottom w:val="0"/>
          <w:divBdr>
            <w:top w:val="none" w:sz="0" w:space="0" w:color="auto"/>
            <w:left w:val="none" w:sz="0" w:space="0" w:color="auto"/>
            <w:bottom w:val="none" w:sz="0" w:space="0" w:color="auto"/>
            <w:right w:val="none" w:sz="0" w:space="0" w:color="auto"/>
          </w:divBdr>
        </w:div>
        <w:div w:id="153958857">
          <w:marLeft w:val="480"/>
          <w:marRight w:val="0"/>
          <w:marTop w:val="0"/>
          <w:marBottom w:val="0"/>
          <w:divBdr>
            <w:top w:val="none" w:sz="0" w:space="0" w:color="auto"/>
            <w:left w:val="none" w:sz="0" w:space="0" w:color="auto"/>
            <w:bottom w:val="none" w:sz="0" w:space="0" w:color="auto"/>
            <w:right w:val="none" w:sz="0" w:space="0" w:color="auto"/>
          </w:divBdr>
        </w:div>
        <w:div w:id="1753118685">
          <w:marLeft w:val="480"/>
          <w:marRight w:val="0"/>
          <w:marTop w:val="0"/>
          <w:marBottom w:val="0"/>
          <w:divBdr>
            <w:top w:val="none" w:sz="0" w:space="0" w:color="auto"/>
            <w:left w:val="none" w:sz="0" w:space="0" w:color="auto"/>
            <w:bottom w:val="none" w:sz="0" w:space="0" w:color="auto"/>
            <w:right w:val="none" w:sz="0" w:space="0" w:color="auto"/>
          </w:divBdr>
        </w:div>
        <w:div w:id="57017085">
          <w:marLeft w:val="480"/>
          <w:marRight w:val="0"/>
          <w:marTop w:val="0"/>
          <w:marBottom w:val="0"/>
          <w:divBdr>
            <w:top w:val="none" w:sz="0" w:space="0" w:color="auto"/>
            <w:left w:val="none" w:sz="0" w:space="0" w:color="auto"/>
            <w:bottom w:val="none" w:sz="0" w:space="0" w:color="auto"/>
            <w:right w:val="none" w:sz="0" w:space="0" w:color="auto"/>
          </w:divBdr>
        </w:div>
        <w:div w:id="458187671">
          <w:marLeft w:val="480"/>
          <w:marRight w:val="0"/>
          <w:marTop w:val="0"/>
          <w:marBottom w:val="0"/>
          <w:divBdr>
            <w:top w:val="none" w:sz="0" w:space="0" w:color="auto"/>
            <w:left w:val="none" w:sz="0" w:space="0" w:color="auto"/>
            <w:bottom w:val="none" w:sz="0" w:space="0" w:color="auto"/>
            <w:right w:val="none" w:sz="0" w:space="0" w:color="auto"/>
          </w:divBdr>
        </w:div>
        <w:div w:id="1227032334">
          <w:marLeft w:val="480"/>
          <w:marRight w:val="0"/>
          <w:marTop w:val="0"/>
          <w:marBottom w:val="0"/>
          <w:divBdr>
            <w:top w:val="none" w:sz="0" w:space="0" w:color="auto"/>
            <w:left w:val="none" w:sz="0" w:space="0" w:color="auto"/>
            <w:bottom w:val="none" w:sz="0" w:space="0" w:color="auto"/>
            <w:right w:val="none" w:sz="0" w:space="0" w:color="auto"/>
          </w:divBdr>
        </w:div>
        <w:div w:id="1001858448">
          <w:marLeft w:val="480"/>
          <w:marRight w:val="0"/>
          <w:marTop w:val="0"/>
          <w:marBottom w:val="0"/>
          <w:divBdr>
            <w:top w:val="none" w:sz="0" w:space="0" w:color="auto"/>
            <w:left w:val="none" w:sz="0" w:space="0" w:color="auto"/>
            <w:bottom w:val="none" w:sz="0" w:space="0" w:color="auto"/>
            <w:right w:val="none" w:sz="0" w:space="0" w:color="auto"/>
          </w:divBdr>
        </w:div>
        <w:div w:id="522864719">
          <w:marLeft w:val="480"/>
          <w:marRight w:val="0"/>
          <w:marTop w:val="0"/>
          <w:marBottom w:val="0"/>
          <w:divBdr>
            <w:top w:val="none" w:sz="0" w:space="0" w:color="auto"/>
            <w:left w:val="none" w:sz="0" w:space="0" w:color="auto"/>
            <w:bottom w:val="none" w:sz="0" w:space="0" w:color="auto"/>
            <w:right w:val="none" w:sz="0" w:space="0" w:color="auto"/>
          </w:divBdr>
        </w:div>
        <w:div w:id="656416904">
          <w:marLeft w:val="480"/>
          <w:marRight w:val="0"/>
          <w:marTop w:val="0"/>
          <w:marBottom w:val="0"/>
          <w:divBdr>
            <w:top w:val="none" w:sz="0" w:space="0" w:color="auto"/>
            <w:left w:val="none" w:sz="0" w:space="0" w:color="auto"/>
            <w:bottom w:val="none" w:sz="0" w:space="0" w:color="auto"/>
            <w:right w:val="none" w:sz="0" w:space="0" w:color="auto"/>
          </w:divBdr>
        </w:div>
        <w:div w:id="565266004">
          <w:marLeft w:val="480"/>
          <w:marRight w:val="0"/>
          <w:marTop w:val="0"/>
          <w:marBottom w:val="0"/>
          <w:divBdr>
            <w:top w:val="none" w:sz="0" w:space="0" w:color="auto"/>
            <w:left w:val="none" w:sz="0" w:space="0" w:color="auto"/>
            <w:bottom w:val="none" w:sz="0" w:space="0" w:color="auto"/>
            <w:right w:val="none" w:sz="0" w:space="0" w:color="auto"/>
          </w:divBdr>
        </w:div>
        <w:div w:id="356199205">
          <w:marLeft w:val="480"/>
          <w:marRight w:val="0"/>
          <w:marTop w:val="0"/>
          <w:marBottom w:val="0"/>
          <w:divBdr>
            <w:top w:val="none" w:sz="0" w:space="0" w:color="auto"/>
            <w:left w:val="none" w:sz="0" w:space="0" w:color="auto"/>
            <w:bottom w:val="none" w:sz="0" w:space="0" w:color="auto"/>
            <w:right w:val="none" w:sz="0" w:space="0" w:color="auto"/>
          </w:divBdr>
        </w:div>
        <w:div w:id="1186408581">
          <w:marLeft w:val="480"/>
          <w:marRight w:val="0"/>
          <w:marTop w:val="0"/>
          <w:marBottom w:val="0"/>
          <w:divBdr>
            <w:top w:val="none" w:sz="0" w:space="0" w:color="auto"/>
            <w:left w:val="none" w:sz="0" w:space="0" w:color="auto"/>
            <w:bottom w:val="none" w:sz="0" w:space="0" w:color="auto"/>
            <w:right w:val="none" w:sz="0" w:space="0" w:color="auto"/>
          </w:divBdr>
        </w:div>
        <w:div w:id="2009166102">
          <w:marLeft w:val="480"/>
          <w:marRight w:val="0"/>
          <w:marTop w:val="0"/>
          <w:marBottom w:val="0"/>
          <w:divBdr>
            <w:top w:val="none" w:sz="0" w:space="0" w:color="auto"/>
            <w:left w:val="none" w:sz="0" w:space="0" w:color="auto"/>
            <w:bottom w:val="none" w:sz="0" w:space="0" w:color="auto"/>
            <w:right w:val="none" w:sz="0" w:space="0" w:color="auto"/>
          </w:divBdr>
        </w:div>
        <w:div w:id="348340862">
          <w:marLeft w:val="480"/>
          <w:marRight w:val="0"/>
          <w:marTop w:val="0"/>
          <w:marBottom w:val="0"/>
          <w:divBdr>
            <w:top w:val="none" w:sz="0" w:space="0" w:color="auto"/>
            <w:left w:val="none" w:sz="0" w:space="0" w:color="auto"/>
            <w:bottom w:val="none" w:sz="0" w:space="0" w:color="auto"/>
            <w:right w:val="none" w:sz="0" w:space="0" w:color="auto"/>
          </w:divBdr>
        </w:div>
        <w:div w:id="13192117">
          <w:marLeft w:val="480"/>
          <w:marRight w:val="0"/>
          <w:marTop w:val="0"/>
          <w:marBottom w:val="0"/>
          <w:divBdr>
            <w:top w:val="none" w:sz="0" w:space="0" w:color="auto"/>
            <w:left w:val="none" w:sz="0" w:space="0" w:color="auto"/>
            <w:bottom w:val="none" w:sz="0" w:space="0" w:color="auto"/>
            <w:right w:val="none" w:sz="0" w:space="0" w:color="auto"/>
          </w:divBdr>
        </w:div>
        <w:div w:id="2144108320">
          <w:marLeft w:val="480"/>
          <w:marRight w:val="0"/>
          <w:marTop w:val="0"/>
          <w:marBottom w:val="0"/>
          <w:divBdr>
            <w:top w:val="none" w:sz="0" w:space="0" w:color="auto"/>
            <w:left w:val="none" w:sz="0" w:space="0" w:color="auto"/>
            <w:bottom w:val="none" w:sz="0" w:space="0" w:color="auto"/>
            <w:right w:val="none" w:sz="0" w:space="0" w:color="auto"/>
          </w:divBdr>
        </w:div>
        <w:div w:id="318583431">
          <w:marLeft w:val="480"/>
          <w:marRight w:val="0"/>
          <w:marTop w:val="0"/>
          <w:marBottom w:val="0"/>
          <w:divBdr>
            <w:top w:val="none" w:sz="0" w:space="0" w:color="auto"/>
            <w:left w:val="none" w:sz="0" w:space="0" w:color="auto"/>
            <w:bottom w:val="none" w:sz="0" w:space="0" w:color="auto"/>
            <w:right w:val="none" w:sz="0" w:space="0" w:color="auto"/>
          </w:divBdr>
        </w:div>
        <w:div w:id="1981769267">
          <w:marLeft w:val="480"/>
          <w:marRight w:val="0"/>
          <w:marTop w:val="0"/>
          <w:marBottom w:val="0"/>
          <w:divBdr>
            <w:top w:val="none" w:sz="0" w:space="0" w:color="auto"/>
            <w:left w:val="none" w:sz="0" w:space="0" w:color="auto"/>
            <w:bottom w:val="none" w:sz="0" w:space="0" w:color="auto"/>
            <w:right w:val="none" w:sz="0" w:space="0" w:color="auto"/>
          </w:divBdr>
        </w:div>
        <w:div w:id="1603757978">
          <w:marLeft w:val="480"/>
          <w:marRight w:val="0"/>
          <w:marTop w:val="0"/>
          <w:marBottom w:val="0"/>
          <w:divBdr>
            <w:top w:val="none" w:sz="0" w:space="0" w:color="auto"/>
            <w:left w:val="none" w:sz="0" w:space="0" w:color="auto"/>
            <w:bottom w:val="none" w:sz="0" w:space="0" w:color="auto"/>
            <w:right w:val="none" w:sz="0" w:space="0" w:color="auto"/>
          </w:divBdr>
        </w:div>
        <w:div w:id="736980622">
          <w:marLeft w:val="480"/>
          <w:marRight w:val="0"/>
          <w:marTop w:val="0"/>
          <w:marBottom w:val="0"/>
          <w:divBdr>
            <w:top w:val="none" w:sz="0" w:space="0" w:color="auto"/>
            <w:left w:val="none" w:sz="0" w:space="0" w:color="auto"/>
            <w:bottom w:val="none" w:sz="0" w:space="0" w:color="auto"/>
            <w:right w:val="none" w:sz="0" w:space="0" w:color="auto"/>
          </w:divBdr>
        </w:div>
        <w:div w:id="1561985830">
          <w:marLeft w:val="480"/>
          <w:marRight w:val="0"/>
          <w:marTop w:val="0"/>
          <w:marBottom w:val="0"/>
          <w:divBdr>
            <w:top w:val="none" w:sz="0" w:space="0" w:color="auto"/>
            <w:left w:val="none" w:sz="0" w:space="0" w:color="auto"/>
            <w:bottom w:val="none" w:sz="0" w:space="0" w:color="auto"/>
            <w:right w:val="none" w:sz="0" w:space="0" w:color="auto"/>
          </w:divBdr>
        </w:div>
        <w:div w:id="1647391275">
          <w:marLeft w:val="480"/>
          <w:marRight w:val="0"/>
          <w:marTop w:val="0"/>
          <w:marBottom w:val="0"/>
          <w:divBdr>
            <w:top w:val="none" w:sz="0" w:space="0" w:color="auto"/>
            <w:left w:val="none" w:sz="0" w:space="0" w:color="auto"/>
            <w:bottom w:val="none" w:sz="0" w:space="0" w:color="auto"/>
            <w:right w:val="none" w:sz="0" w:space="0" w:color="auto"/>
          </w:divBdr>
        </w:div>
        <w:div w:id="970598004">
          <w:marLeft w:val="480"/>
          <w:marRight w:val="0"/>
          <w:marTop w:val="0"/>
          <w:marBottom w:val="0"/>
          <w:divBdr>
            <w:top w:val="none" w:sz="0" w:space="0" w:color="auto"/>
            <w:left w:val="none" w:sz="0" w:space="0" w:color="auto"/>
            <w:bottom w:val="none" w:sz="0" w:space="0" w:color="auto"/>
            <w:right w:val="none" w:sz="0" w:space="0" w:color="auto"/>
          </w:divBdr>
        </w:div>
        <w:div w:id="1234898223">
          <w:marLeft w:val="480"/>
          <w:marRight w:val="0"/>
          <w:marTop w:val="0"/>
          <w:marBottom w:val="0"/>
          <w:divBdr>
            <w:top w:val="none" w:sz="0" w:space="0" w:color="auto"/>
            <w:left w:val="none" w:sz="0" w:space="0" w:color="auto"/>
            <w:bottom w:val="none" w:sz="0" w:space="0" w:color="auto"/>
            <w:right w:val="none" w:sz="0" w:space="0" w:color="auto"/>
          </w:divBdr>
        </w:div>
        <w:div w:id="1647586556">
          <w:marLeft w:val="480"/>
          <w:marRight w:val="0"/>
          <w:marTop w:val="0"/>
          <w:marBottom w:val="0"/>
          <w:divBdr>
            <w:top w:val="none" w:sz="0" w:space="0" w:color="auto"/>
            <w:left w:val="none" w:sz="0" w:space="0" w:color="auto"/>
            <w:bottom w:val="none" w:sz="0" w:space="0" w:color="auto"/>
            <w:right w:val="none" w:sz="0" w:space="0" w:color="auto"/>
          </w:divBdr>
        </w:div>
        <w:div w:id="1682121632">
          <w:marLeft w:val="480"/>
          <w:marRight w:val="0"/>
          <w:marTop w:val="0"/>
          <w:marBottom w:val="0"/>
          <w:divBdr>
            <w:top w:val="none" w:sz="0" w:space="0" w:color="auto"/>
            <w:left w:val="none" w:sz="0" w:space="0" w:color="auto"/>
            <w:bottom w:val="none" w:sz="0" w:space="0" w:color="auto"/>
            <w:right w:val="none" w:sz="0" w:space="0" w:color="auto"/>
          </w:divBdr>
        </w:div>
        <w:div w:id="1342510387">
          <w:marLeft w:val="480"/>
          <w:marRight w:val="0"/>
          <w:marTop w:val="0"/>
          <w:marBottom w:val="0"/>
          <w:divBdr>
            <w:top w:val="none" w:sz="0" w:space="0" w:color="auto"/>
            <w:left w:val="none" w:sz="0" w:space="0" w:color="auto"/>
            <w:bottom w:val="none" w:sz="0" w:space="0" w:color="auto"/>
            <w:right w:val="none" w:sz="0" w:space="0" w:color="auto"/>
          </w:divBdr>
        </w:div>
        <w:div w:id="1349261259">
          <w:marLeft w:val="480"/>
          <w:marRight w:val="0"/>
          <w:marTop w:val="0"/>
          <w:marBottom w:val="0"/>
          <w:divBdr>
            <w:top w:val="none" w:sz="0" w:space="0" w:color="auto"/>
            <w:left w:val="none" w:sz="0" w:space="0" w:color="auto"/>
            <w:bottom w:val="none" w:sz="0" w:space="0" w:color="auto"/>
            <w:right w:val="none" w:sz="0" w:space="0" w:color="auto"/>
          </w:divBdr>
        </w:div>
        <w:div w:id="1358971005">
          <w:marLeft w:val="480"/>
          <w:marRight w:val="0"/>
          <w:marTop w:val="0"/>
          <w:marBottom w:val="0"/>
          <w:divBdr>
            <w:top w:val="none" w:sz="0" w:space="0" w:color="auto"/>
            <w:left w:val="none" w:sz="0" w:space="0" w:color="auto"/>
            <w:bottom w:val="none" w:sz="0" w:space="0" w:color="auto"/>
            <w:right w:val="none" w:sz="0" w:space="0" w:color="auto"/>
          </w:divBdr>
        </w:div>
        <w:div w:id="121730694">
          <w:marLeft w:val="480"/>
          <w:marRight w:val="0"/>
          <w:marTop w:val="0"/>
          <w:marBottom w:val="0"/>
          <w:divBdr>
            <w:top w:val="none" w:sz="0" w:space="0" w:color="auto"/>
            <w:left w:val="none" w:sz="0" w:space="0" w:color="auto"/>
            <w:bottom w:val="none" w:sz="0" w:space="0" w:color="auto"/>
            <w:right w:val="none" w:sz="0" w:space="0" w:color="auto"/>
          </w:divBdr>
        </w:div>
        <w:div w:id="593363323">
          <w:marLeft w:val="480"/>
          <w:marRight w:val="0"/>
          <w:marTop w:val="0"/>
          <w:marBottom w:val="0"/>
          <w:divBdr>
            <w:top w:val="none" w:sz="0" w:space="0" w:color="auto"/>
            <w:left w:val="none" w:sz="0" w:space="0" w:color="auto"/>
            <w:bottom w:val="none" w:sz="0" w:space="0" w:color="auto"/>
            <w:right w:val="none" w:sz="0" w:space="0" w:color="auto"/>
          </w:divBdr>
        </w:div>
        <w:div w:id="1361735126">
          <w:marLeft w:val="480"/>
          <w:marRight w:val="0"/>
          <w:marTop w:val="0"/>
          <w:marBottom w:val="0"/>
          <w:divBdr>
            <w:top w:val="none" w:sz="0" w:space="0" w:color="auto"/>
            <w:left w:val="none" w:sz="0" w:space="0" w:color="auto"/>
            <w:bottom w:val="none" w:sz="0" w:space="0" w:color="auto"/>
            <w:right w:val="none" w:sz="0" w:space="0" w:color="auto"/>
          </w:divBdr>
        </w:div>
        <w:div w:id="1647397883">
          <w:marLeft w:val="480"/>
          <w:marRight w:val="0"/>
          <w:marTop w:val="0"/>
          <w:marBottom w:val="0"/>
          <w:divBdr>
            <w:top w:val="none" w:sz="0" w:space="0" w:color="auto"/>
            <w:left w:val="none" w:sz="0" w:space="0" w:color="auto"/>
            <w:bottom w:val="none" w:sz="0" w:space="0" w:color="auto"/>
            <w:right w:val="none" w:sz="0" w:space="0" w:color="auto"/>
          </w:divBdr>
        </w:div>
        <w:div w:id="1863282066">
          <w:marLeft w:val="480"/>
          <w:marRight w:val="0"/>
          <w:marTop w:val="0"/>
          <w:marBottom w:val="0"/>
          <w:divBdr>
            <w:top w:val="none" w:sz="0" w:space="0" w:color="auto"/>
            <w:left w:val="none" w:sz="0" w:space="0" w:color="auto"/>
            <w:bottom w:val="none" w:sz="0" w:space="0" w:color="auto"/>
            <w:right w:val="none" w:sz="0" w:space="0" w:color="auto"/>
          </w:divBdr>
        </w:div>
        <w:div w:id="587732642">
          <w:marLeft w:val="480"/>
          <w:marRight w:val="0"/>
          <w:marTop w:val="0"/>
          <w:marBottom w:val="0"/>
          <w:divBdr>
            <w:top w:val="none" w:sz="0" w:space="0" w:color="auto"/>
            <w:left w:val="none" w:sz="0" w:space="0" w:color="auto"/>
            <w:bottom w:val="none" w:sz="0" w:space="0" w:color="auto"/>
            <w:right w:val="none" w:sz="0" w:space="0" w:color="auto"/>
          </w:divBdr>
        </w:div>
        <w:div w:id="1281179227">
          <w:marLeft w:val="480"/>
          <w:marRight w:val="0"/>
          <w:marTop w:val="0"/>
          <w:marBottom w:val="0"/>
          <w:divBdr>
            <w:top w:val="none" w:sz="0" w:space="0" w:color="auto"/>
            <w:left w:val="none" w:sz="0" w:space="0" w:color="auto"/>
            <w:bottom w:val="none" w:sz="0" w:space="0" w:color="auto"/>
            <w:right w:val="none" w:sz="0" w:space="0" w:color="auto"/>
          </w:divBdr>
        </w:div>
        <w:div w:id="1051459603">
          <w:marLeft w:val="480"/>
          <w:marRight w:val="0"/>
          <w:marTop w:val="0"/>
          <w:marBottom w:val="0"/>
          <w:divBdr>
            <w:top w:val="none" w:sz="0" w:space="0" w:color="auto"/>
            <w:left w:val="none" w:sz="0" w:space="0" w:color="auto"/>
            <w:bottom w:val="none" w:sz="0" w:space="0" w:color="auto"/>
            <w:right w:val="none" w:sz="0" w:space="0" w:color="auto"/>
          </w:divBdr>
        </w:div>
        <w:div w:id="1764718345">
          <w:marLeft w:val="480"/>
          <w:marRight w:val="0"/>
          <w:marTop w:val="0"/>
          <w:marBottom w:val="0"/>
          <w:divBdr>
            <w:top w:val="none" w:sz="0" w:space="0" w:color="auto"/>
            <w:left w:val="none" w:sz="0" w:space="0" w:color="auto"/>
            <w:bottom w:val="none" w:sz="0" w:space="0" w:color="auto"/>
            <w:right w:val="none" w:sz="0" w:space="0" w:color="auto"/>
          </w:divBdr>
        </w:div>
        <w:div w:id="1167984994">
          <w:marLeft w:val="480"/>
          <w:marRight w:val="0"/>
          <w:marTop w:val="0"/>
          <w:marBottom w:val="0"/>
          <w:divBdr>
            <w:top w:val="none" w:sz="0" w:space="0" w:color="auto"/>
            <w:left w:val="none" w:sz="0" w:space="0" w:color="auto"/>
            <w:bottom w:val="none" w:sz="0" w:space="0" w:color="auto"/>
            <w:right w:val="none" w:sz="0" w:space="0" w:color="auto"/>
          </w:divBdr>
        </w:div>
        <w:div w:id="166097360">
          <w:marLeft w:val="480"/>
          <w:marRight w:val="0"/>
          <w:marTop w:val="0"/>
          <w:marBottom w:val="0"/>
          <w:divBdr>
            <w:top w:val="none" w:sz="0" w:space="0" w:color="auto"/>
            <w:left w:val="none" w:sz="0" w:space="0" w:color="auto"/>
            <w:bottom w:val="none" w:sz="0" w:space="0" w:color="auto"/>
            <w:right w:val="none" w:sz="0" w:space="0" w:color="auto"/>
          </w:divBdr>
        </w:div>
        <w:div w:id="1370494930">
          <w:marLeft w:val="480"/>
          <w:marRight w:val="0"/>
          <w:marTop w:val="0"/>
          <w:marBottom w:val="0"/>
          <w:divBdr>
            <w:top w:val="none" w:sz="0" w:space="0" w:color="auto"/>
            <w:left w:val="none" w:sz="0" w:space="0" w:color="auto"/>
            <w:bottom w:val="none" w:sz="0" w:space="0" w:color="auto"/>
            <w:right w:val="none" w:sz="0" w:space="0" w:color="auto"/>
          </w:divBdr>
        </w:div>
        <w:div w:id="1369526892">
          <w:marLeft w:val="480"/>
          <w:marRight w:val="0"/>
          <w:marTop w:val="0"/>
          <w:marBottom w:val="0"/>
          <w:divBdr>
            <w:top w:val="none" w:sz="0" w:space="0" w:color="auto"/>
            <w:left w:val="none" w:sz="0" w:space="0" w:color="auto"/>
            <w:bottom w:val="none" w:sz="0" w:space="0" w:color="auto"/>
            <w:right w:val="none" w:sz="0" w:space="0" w:color="auto"/>
          </w:divBdr>
        </w:div>
        <w:div w:id="610012247">
          <w:marLeft w:val="480"/>
          <w:marRight w:val="0"/>
          <w:marTop w:val="0"/>
          <w:marBottom w:val="0"/>
          <w:divBdr>
            <w:top w:val="none" w:sz="0" w:space="0" w:color="auto"/>
            <w:left w:val="none" w:sz="0" w:space="0" w:color="auto"/>
            <w:bottom w:val="none" w:sz="0" w:space="0" w:color="auto"/>
            <w:right w:val="none" w:sz="0" w:space="0" w:color="auto"/>
          </w:divBdr>
        </w:div>
        <w:div w:id="1916011459">
          <w:marLeft w:val="480"/>
          <w:marRight w:val="0"/>
          <w:marTop w:val="0"/>
          <w:marBottom w:val="0"/>
          <w:divBdr>
            <w:top w:val="none" w:sz="0" w:space="0" w:color="auto"/>
            <w:left w:val="none" w:sz="0" w:space="0" w:color="auto"/>
            <w:bottom w:val="none" w:sz="0" w:space="0" w:color="auto"/>
            <w:right w:val="none" w:sz="0" w:space="0" w:color="auto"/>
          </w:divBdr>
        </w:div>
        <w:div w:id="1528836077">
          <w:marLeft w:val="480"/>
          <w:marRight w:val="0"/>
          <w:marTop w:val="0"/>
          <w:marBottom w:val="0"/>
          <w:divBdr>
            <w:top w:val="none" w:sz="0" w:space="0" w:color="auto"/>
            <w:left w:val="none" w:sz="0" w:space="0" w:color="auto"/>
            <w:bottom w:val="none" w:sz="0" w:space="0" w:color="auto"/>
            <w:right w:val="none" w:sz="0" w:space="0" w:color="auto"/>
          </w:divBdr>
        </w:div>
      </w:divsChild>
    </w:div>
    <w:div w:id="752045821">
      <w:bodyDiv w:val="1"/>
      <w:marLeft w:val="0"/>
      <w:marRight w:val="0"/>
      <w:marTop w:val="0"/>
      <w:marBottom w:val="0"/>
      <w:divBdr>
        <w:top w:val="none" w:sz="0" w:space="0" w:color="auto"/>
        <w:left w:val="none" w:sz="0" w:space="0" w:color="auto"/>
        <w:bottom w:val="none" w:sz="0" w:space="0" w:color="auto"/>
        <w:right w:val="none" w:sz="0" w:space="0" w:color="auto"/>
      </w:divBdr>
    </w:div>
    <w:div w:id="756830269">
      <w:bodyDiv w:val="1"/>
      <w:marLeft w:val="0"/>
      <w:marRight w:val="0"/>
      <w:marTop w:val="0"/>
      <w:marBottom w:val="0"/>
      <w:divBdr>
        <w:top w:val="none" w:sz="0" w:space="0" w:color="auto"/>
        <w:left w:val="none" w:sz="0" w:space="0" w:color="auto"/>
        <w:bottom w:val="none" w:sz="0" w:space="0" w:color="auto"/>
        <w:right w:val="none" w:sz="0" w:space="0" w:color="auto"/>
      </w:divBdr>
    </w:div>
    <w:div w:id="757948716">
      <w:bodyDiv w:val="1"/>
      <w:marLeft w:val="0"/>
      <w:marRight w:val="0"/>
      <w:marTop w:val="0"/>
      <w:marBottom w:val="0"/>
      <w:divBdr>
        <w:top w:val="none" w:sz="0" w:space="0" w:color="auto"/>
        <w:left w:val="none" w:sz="0" w:space="0" w:color="auto"/>
        <w:bottom w:val="none" w:sz="0" w:space="0" w:color="auto"/>
        <w:right w:val="none" w:sz="0" w:space="0" w:color="auto"/>
      </w:divBdr>
    </w:div>
    <w:div w:id="758866643">
      <w:bodyDiv w:val="1"/>
      <w:marLeft w:val="0"/>
      <w:marRight w:val="0"/>
      <w:marTop w:val="0"/>
      <w:marBottom w:val="0"/>
      <w:divBdr>
        <w:top w:val="none" w:sz="0" w:space="0" w:color="auto"/>
        <w:left w:val="none" w:sz="0" w:space="0" w:color="auto"/>
        <w:bottom w:val="none" w:sz="0" w:space="0" w:color="auto"/>
        <w:right w:val="none" w:sz="0" w:space="0" w:color="auto"/>
      </w:divBdr>
    </w:div>
    <w:div w:id="758990041">
      <w:bodyDiv w:val="1"/>
      <w:marLeft w:val="0"/>
      <w:marRight w:val="0"/>
      <w:marTop w:val="0"/>
      <w:marBottom w:val="0"/>
      <w:divBdr>
        <w:top w:val="none" w:sz="0" w:space="0" w:color="auto"/>
        <w:left w:val="none" w:sz="0" w:space="0" w:color="auto"/>
        <w:bottom w:val="none" w:sz="0" w:space="0" w:color="auto"/>
        <w:right w:val="none" w:sz="0" w:space="0" w:color="auto"/>
      </w:divBdr>
    </w:div>
    <w:div w:id="759374358">
      <w:bodyDiv w:val="1"/>
      <w:marLeft w:val="0"/>
      <w:marRight w:val="0"/>
      <w:marTop w:val="0"/>
      <w:marBottom w:val="0"/>
      <w:divBdr>
        <w:top w:val="none" w:sz="0" w:space="0" w:color="auto"/>
        <w:left w:val="none" w:sz="0" w:space="0" w:color="auto"/>
        <w:bottom w:val="none" w:sz="0" w:space="0" w:color="auto"/>
        <w:right w:val="none" w:sz="0" w:space="0" w:color="auto"/>
      </w:divBdr>
    </w:div>
    <w:div w:id="760224427">
      <w:bodyDiv w:val="1"/>
      <w:marLeft w:val="0"/>
      <w:marRight w:val="0"/>
      <w:marTop w:val="0"/>
      <w:marBottom w:val="0"/>
      <w:divBdr>
        <w:top w:val="none" w:sz="0" w:space="0" w:color="auto"/>
        <w:left w:val="none" w:sz="0" w:space="0" w:color="auto"/>
        <w:bottom w:val="none" w:sz="0" w:space="0" w:color="auto"/>
        <w:right w:val="none" w:sz="0" w:space="0" w:color="auto"/>
      </w:divBdr>
    </w:div>
    <w:div w:id="761222904">
      <w:bodyDiv w:val="1"/>
      <w:marLeft w:val="0"/>
      <w:marRight w:val="0"/>
      <w:marTop w:val="0"/>
      <w:marBottom w:val="0"/>
      <w:divBdr>
        <w:top w:val="none" w:sz="0" w:space="0" w:color="auto"/>
        <w:left w:val="none" w:sz="0" w:space="0" w:color="auto"/>
        <w:bottom w:val="none" w:sz="0" w:space="0" w:color="auto"/>
        <w:right w:val="none" w:sz="0" w:space="0" w:color="auto"/>
      </w:divBdr>
      <w:divsChild>
        <w:div w:id="1669745490">
          <w:marLeft w:val="480"/>
          <w:marRight w:val="0"/>
          <w:marTop w:val="0"/>
          <w:marBottom w:val="0"/>
          <w:divBdr>
            <w:top w:val="none" w:sz="0" w:space="0" w:color="auto"/>
            <w:left w:val="none" w:sz="0" w:space="0" w:color="auto"/>
            <w:bottom w:val="none" w:sz="0" w:space="0" w:color="auto"/>
            <w:right w:val="none" w:sz="0" w:space="0" w:color="auto"/>
          </w:divBdr>
        </w:div>
        <w:div w:id="761607385">
          <w:marLeft w:val="480"/>
          <w:marRight w:val="0"/>
          <w:marTop w:val="0"/>
          <w:marBottom w:val="0"/>
          <w:divBdr>
            <w:top w:val="none" w:sz="0" w:space="0" w:color="auto"/>
            <w:left w:val="none" w:sz="0" w:space="0" w:color="auto"/>
            <w:bottom w:val="none" w:sz="0" w:space="0" w:color="auto"/>
            <w:right w:val="none" w:sz="0" w:space="0" w:color="auto"/>
          </w:divBdr>
        </w:div>
        <w:div w:id="128717016">
          <w:marLeft w:val="480"/>
          <w:marRight w:val="0"/>
          <w:marTop w:val="0"/>
          <w:marBottom w:val="0"/>
          <w:divBdr>
            <w:top w:val="none" w:sz="0" w:space="0" w:color="auto"/>
            <w:left w:val="none" w:sz="0" w:space="0" w:color="auto"/>
            <w:bottom w:val="none" w:sz="0" w:space="0" w:color="auto"/>
            <w:right w:val="none" w:sz="0" w:space="0" w:color="auto"/>
          </w:divBdr>
        </w:div>
        <w:div w:id="679309462">
          <w:marLeft w:val="480"/>
          <w:marRight w:val="0"/>
          <w:marTop w:val="0"/>
          <w:marBottom w:val="0"/>
          <w:divBdr>
            <w:top w:val="none" w:sz="0" w:space="0" w:color="auto"/>
            <w:left w:val="none" w:sz="0" w:space="0" w:color="auto"/>
            <w:bottom w:val="none" w:sz="0" w:space="0" w:color="auto"/>
            <w:right w:val="none" w:sz="0" w:space="0" w:color="auto"/>
          </w:divBdr>
        </w:div>
        <w:div w:id="1127316902">
          <w:marLeft w:val="480"/>
          <w:marRight w:val="0"/>
          <w:marTop w:val="0"/>
          <w:marBottom w:val="0"/>
          <w:divBdr>
            <w:top w:val="none" w:sz="0" w:space="0" w:color="auto"/>
            <w:left w:val="none" w:sz="0" w:space="0" w:color="auto"/>
            <w:bottom w:val="none" w:sz="0" w:space="0" w:color="auto"/>
            <w:right w:val="none" w:sz="0" w:space="0" w:color="auto"/>
          </w:divBdr>
        </w:div>
        <w:div w:id="1816606368">
          <w:marLeft w:val="480"/>
          <w:marRight w:val="0"/>
          <w:marTop w:val="0"/>
          <w:marBottom w:val="0"/>
          <w:divBdr>
            <w:top w:val="none" w:sz="0" w:space="0" w:color="auto"/>
            <w:left w:val="none" w:sz="0" w:space="0" w:color="auto"/>
            <w:bottom w:val="none" w:sz="0" w:space="0" w:color="auto"/>
            <w:right w:val="none" w:sz="0" w:space="0" w:color="auto"/>
          </w:divBdr>
        </w:div>
        <w:div w:id="1006787926">
          <w:marLeft w:val="480"/>
          <w:marRight w:val="0"/>
          <w:marTop w:val="0"/>
          <w:marBottom w:val="0"/>
          <w:divBdr>
            <w:top w:val="none" w:sz="0" w:space="0" w:color="auto"/>
            <w:left w:val="none" w:sz="0" w:space="0" w:color="auto"/>
            <w:bottom w:val="none" w:sz="0" w:space="0" w:color="auto"/>
            <w:right w:val="none" w:sz="0" w:space="0" w:color="auto"/>
          </w:divBdr>
        </w:div>
        <w:div w:id="1368332538">
          <w:marLeft w:val="480"/>
          <w:marRight w:val="0"/>
          <w:marTop w:val="0"/>
          <w:marBottom w:val="0"/>
          <w:divBdr>
            <w:top w:val="none" w:sz="0" w:space="0" w:color="auto"/>
            <w:left w:val="none" w:sz="0" w:space="0" w:color="auto"/>
            <w:bottom w:val="none" w:sz="0" w:space="0" w:color="auto"/>
            <w:right w:val="none" w:sz="0" w:space="0" w:color="auto"/>
          </w:divBdr>
        </w:div>
        <w:div w:id="1157956755">
          <w:marLeft w:val="480"/>
          <w:marRight w:val="0"/>
          <w:marTop w:val="0"/>
          <w:marBottom w:val="0"/>
          <w:divBdr>
            <w:top w:val="none" w:sz="0" w:space="0" w:color="auto"/>
            <w:left w:val="none" w:sz="0" w:space="0" w:color="auto"/>
            <w:bottom w:val="none" w:sz="0" w:space="0" w:color="auto"/>
            <w:right w:val="none" w:sz="0" w:space="0" w:color="auto"/>
          </w:divBdr>
        </w:div>
        <w:div w:id="175579129">
          <w:marLeft w:val="480"/>
          <w:marRight w:val="0"/>
          <w:marTop w:val="0"/>
          <w:marBottom w:val="0"/>
          <w:divBdr>
            <w:top w:val="none" w:sz="0" w:space="0" w:color="auto"/>
            <w:left w:val="none" w:sz="0" w:space="0" w:color="auto"/>
            <w:bottom w:val="none" w:sz="0" w:space="0" w:color="auto"/>
            <w:right w:val="none" w:sz="0" w:space="0" w:color="auto"/>
          </w:divBdr>
        </w:div>
        <w:div w:id="346836300">
          <w:marLeft w:val="480"/>
          <w:marRight w:val="0"/>
          <w:marTop w:val="0"/>
          <w:marBottom w:val="0"/>
          <w:divBdr>
            <w:top w:val="none" w:sz="0" w:space="0" w:color="auto"/>
            <w:left w:val="none" w:sz="0" w:space="0" w:color="auto"/>
            <w:bottom w:val="none" w:sz="0" w:space="0" w:color="auto"/>
            <w:right w:val="none" w:sz="0" w:space="0" w:color="auto"/>
          </w:divBdr>
        </w:div>
        <w:div w:id="218515568">
          <w:marLeft w:val="480"/>
          <w:marRight w:val="0"/>
          <w:marTop w:val="0"/>
          <w:marBottom w:val="0"/>
          <w:divBdr>
            <w:top w:val="none" w:sz="0" w:space="0" w:color="auto"/>
            <w:left w:val="none" w:sz="0" w:space="0" w:color="auto"/>
            <w:bottom w:val="none" w:sz="0" w:space="0" w:color="auto"/>
            <w:right w:val="none" w:sz="0" w:space="0" w:color="auto"/>
          </w:divBdr>
        </w:div>
        <w:div w:id="361177442">
          <w:marLeft w:val="480"/>
          <w:marRight w:val="0"/>
          <w:marTop w:val="0"/>
          <w:marBottom w:val="0"/>
          <w:divBdr>
            <w:top w:val="none" w:sz="0" w:space="0" w:color="auto"/>
            <w:left w:val="none" w:sz="0" w:space="0" w:color="auto"/>
            <w:bottom w:val="none" w:sz="0" w:space="0" w:color="auto"/>
            <w:right w:val="none" w:sz="0" w:space="0" w:color="auto"/>
          </w:divBdr>
        </w:div>
        <w:div w:id="1115833301">
          <w:marLeft w:val="480"/>
          <w:marRight w:val="0"/>
          <w:marTop w:val="0"/>
          <w:marBottom w:val="0"/>
          <w:divBdr>
            <w:top w:val="none" w:sz="0" w:space="0" w:color="auto"/>
            <w:left w:val="none" w:sz="0" w:space="0" w:color="auto"/>
            <w:bottom w:val="none" w:sz="0" w:space="0" w:color="auto"/>
            <w:right w:val="none" w:sz="0" w:space="0" w:color="auto"/>
          </w:divBdr>
        </w:div>
        <w:div w:id="1361011022">
          <w:marLeft w:val="480"/>
          <w:marRight w:val="0"/>
          <w:marTop w:val="0"/>
          <w:marBottom w:val="0"/>
          <w:divBdr>
            <w:top w:val="none" w:sz="0" w:space="0" w:color="auto"/>
            <w:left w:val="none" w:sz="0" w:space="0" w:color="auto"/>
            <w:bottom w:val="none" w:sz="0" w:space="0" w:color="auto"/>
            <w:right w:val="none" w:sz="0" w:space="0" w:color="auto"/>
          </w:divBdr>
        </w:div>
        <w:div w:id="66655063">
          <w:marLeft w:val="480"/>
          <w:marRight w:val="0"/>
          <w:marTop w:val="0"/>
          <w:marBottom w:val="0"/>
          <w:divBdr>
            <w:top w:val="none" w:sz="0" w:space="0" w:color="auto"/>
            <w:left w:val="none" w:sz="0" w:space="0" w:color="auto"/>
            <w:bottom w:val="none" w:sz="0" w:space="0" w:color="auto"/>
            <w:right w:val="none" w:sz="0" w:space="0" w:color="auto"/>
          </w:divBdr>
        </w:div>
        <w:div w:id="182865861">
          <w:marLeft w:val="480"/>
          <w:marRight w:val="0"/>
          <w:marTop w:val="0"/>
          <w:marBottom w:val="0"/>
          <w:divBdr>
            <w:top w:val="none" w:sz="0" w:space="0" w:color="auto"/>
            <w:left w:val="none" w:sz="0" w:space="0" w:color="auto"/>
            <w:bottom w:val="none" w:sz="0" w:space="0" w:color="auto"/>
            <w:right w:val="none" w:sz="0" w:space="0" w:color="auto"/>
          </w:divBdr>
        </w:div>
        <w:div w:id="1231572438">
          <w:marLeft w:val="480"/>
          <w:marRight w:val="0"/>
          <w:marTop w:val="0"/>
          <w:marBottom w:val="0"/>
          <w:divBdr>
            <w:top w:val="none" w:sz="0" w:space="0" w:color="auto"/>
            <w:left w:val="none" w:sz="0" w:space="0" w:color="auto"/>
            <w:bottom w:val="none" w:sz="0" w:space="0" w:color="auto"/>
            <w:right w:val="none" w:sz="0" w:space="0" w:color="auto"/>
          </w:divBdr>
        </w:div>
        <w:div w:id="978076532">
          <w:marLeft w:val="480"/>
          <w:marRight w:val="0"/>
          <w:marTop w:val="0"/>
          <w:marBottom w:val="0"/>
          <w:divBdr>
            <w:top w:val="none" w:sz="0" w:space="0" w:color="auto"/>
            <w:left w:val="none" w:sz="0" w:space="0" w:color="auto"/>
            <w:bottom w:val="none" w:sz="0" w:space="0" w:color="auto"/>
            <w:right w:val="none" w:sz="0" w:space="0" w:color="auto"/>
          </w:divBdr>
        </w:div>
        <w:div w:id="1141072562">
          <w:marLeft w:val="480"/>
          <w:marRight w:val="0"/>
          <w:marTop w:val="0"/>
          <w:marBottom w:val="0"/>
          <w:divBdr>
            <w:top w:val="none" w:sz="0" w:space="0" w:color="auto"/>
            <w:left w:val="none" w:sz="0" w:space="0" w:color="auto"/>
            <w:bottom w:val="none" w:sz="0" w:space="0" w:color="auto"/>
            <w:right w:val="none" w:sz="0" w:space="0" w:color="auto"/>
          </w:divBdr>
        </w:div>
        <w:div w:id="1620531463">
          <w:marLeft w:val="480"/>
          <w:marRight w:val="0"/>
          <w:marTop w:val="0"/>
          <w:marBottom w:val="0"/>
          <w:divBdr>
            <w:top w:val="none" w:sz="0" w:space="0" w:color="auto"/>
            <w:left w:val="none" w:sz="0" w:space="0" w:color="auto"/>
            <w:bottom w:val="none" w:sz="0" w:space="0" w:color="auto"/>
            <w:right w:val="none" w:sz="0" w:space="0" w:color="auto"/>
          </w:divBdr>
        </w:div>
        <w:div w:id="232200236">
          <w:marLeft w:val="480"/>
          <w:marRight w:val="0"/>
          <w:marTop w:val="0"/>
          <w:marBottom w:val="0"/>
          <w:divBdr>
            <w:top w:val="none" w:sz="0" w:space="0" w:color="auto"/>
            <w:left w:val="none" w:sz="0" w:space="0" w:color="auto"/>
            <w:bottom w:val="none" w:sz="0" w:space="0" w:color="auto"/>
            <w:right w:val="none" w:sz="0" w:space="0" w:color="auto"/>
          </w:divBdr>
        </w:div>
        <w:div w:id="1829783869">
          <w:marLeft w:val="480"/>
          <w:marRight w:val="0"/>
          <w:marTop w:val="0"/>
          <w:marBottom w:val="0"/>
          <w:divBdr>
            <w:top w:val="none" w:sz="0" w:space="0" w:color="auto"/>
            <w:left w:val="none" w:sz="0" w:space="0" w:color="auto"/>
            <w:bottom w:val="none" w:sz="0" w:space="0" w:color="auto"/>
            <w:right w:val="none" w:sz="0" w:space="0" w:color="auto"/>
          </w:divBdr>
        </w:div>
        <w:div w:id="944771772">
          <w:marLeft w:val="480"/>
          <w:marRight w:val="0"/>
          <w:marTop w:val="0"/>
          <w:marBottom w:val="0"/>
          <w:divBdr>
            <w:top w:val="none" w:sz="0" w:space="0" w:color="auto"/>
            <w:left w:val="none" w:sz="0" w:space="0" w:color="auto"/>
            <w:bottom w:val="none" w:sz="0" w:space="0" w:color="auto"/>
            <w:right w:val="none" w:sz="0" w:space="0" w:color="auto"/>
          </w:divBdr>
        </w:div>
        <w:div w:id="1324165362">
          <w:marLeft w:val="480"/>
          <w:marRight w:val="0"/>
          <w:marTop w:val="0"/>
          <w:marBottom w:val="0"/>
          <w:divBdr>
            <w:top w:val="none" w:sz="0" w:space="0" w:color="auto"/>
            <w:left w:val="none" w:sz="0" w:space="0" w:color="auto"/>
            <w:bottom w:val="none" w:sz="0" w:space="0" w:color="auto"/>
            <w:right w:val="none" w:sz="0" w:space="0" w:color="auto"/>
          </w:divBdr>
        </w:div>
        <w:div w:id="1501893599">
          <w:marLeft w:val="480"/>
          <w:marRight w:val="0"/>
          <w:marTop w:val="0"/>
          <w:marBottom w:val="0"/>
          <w:divBdr>
            <w:top w:val="none" w:sz="0" w:space="0" w:color="auto"/>
            <w:left w:val="none" w:sz="0" w:space="0" w:color="auto"/>
            <w:bottom w:val="none" w:sz="0" w:space="0" w:color="auto"/>
            <w:right w:val="none" w:sz="0" w:space="0" w:color="auto"/>
          </w:divBdr>
        </w:div>
        <w:div w:id="1882204210">
          <w:marLeft w:val="480"/>
          <w:marRight w:val="0"/>
          <w:marTop w:val="0"/>
          <w:marBottom w:val="0"/>
          <w:divBdr>
            <w:top w:val="none" w:sz="0" w:space="0" w:color="auto"/>
            <w:left w:val="none" w:sz="0" w:space="0" w:color="auto"/>
            <w:bottom w:val="none" w:sz="0" w:space="0" w:color="auto"/>
            <w:right w:val="none" w:sz="0" w:space="0" w:color="auto"/>
          </w:divBdr>
        </w:div>
        <w:div w:id="299963288">
          <w:marLeft w:val="480"/>
          <w:marRight w:val="0"/>
          <w:marTop w:val="0"/>
          <w:marBottom w:val="0"/>
          <w:divBdr>
            <w:top w:val="none" w:sz="0" w:space="0" w:color="auto"/>
            <w:left w:val="none" w:sz="0" w:space="0" w:color="auto"/>
            <w:bottom w:val="none" w:sz="0" w:space="0" w:color="auto"/>
            <w:right w:val="none" w:sz="0" w:space="0" w:color="auto"/>
          </w:divBdr>
        </w:div>
        <w:div w:id="894240319">
          <w:marLeft w:val="480"/>
          <w:marRight w:val="0"/>
          <w:marTop w:val="0"/>
          <w:marBottom w:val="0"/>
          <w:divBdr>
            <w:top w:val="none" w:sz="0" w:space="0" w:color="auto"/>
            <w:left w:val="none" w:sz="0" w:space="0" w:color="auto"/>
            <w:bottom w:val="none" w:sz="0" w:space="0" w:color="auto"/>
            <w:right w:val="none" w:sz="0" w:space="0" w:color="auto"/>
          </w:divBdr>
        </w:div>
        <w:div w:id="779690920">
          <w:marLeft w:val="480"/>
          <w:marRight w:val="0"/>
          <w:marTop w:val="0"/>
          <w:marBottom w:val="0"/>
          <w:divBdr>
            <w:top w:val="none" w:sz="0" w:space="0" w:color="auto"/>
            <w:left w:val="none" w:sz="0" w:space="0" w:color="auto"/>
            <w:bottom w:val="none" w:sz="0" w:space="0" w:color="auto"/>
            <w:right w:val="none" w:sz="0" w:space="0" w:color="auto"/>
          </w:divBdr>
        </w:div>
        <w:div w:id="126433737">
          <w:marLeft w:val="480"/>
          <w:marRight w:val="0"/>
          <w:marTop w:val="0"/>
          <w:marBottom w:val="0"/>
          <w:divBdr>
            <w:top w:val="none" w:sz="0" w:space="0" w:color="auto"/>
            <w:left w:val="none" w:sz="0" w:space="0" w:color="auto"/>
            <w:bottom w:val="none" w:sz="0" w:space="0" w:color="auto"/>
            <w:right w:val="none" w:sz="0" w:space="0" w:color="auto"/>
          </w:divBdr>
        </w:div>
        <w:div w:id="1715814348">
          <w:marLeft w:val="480"/>
          <w:marRight w:val="0"/>
          <w:marTop w:val="0"/>
          <w:marBottom w:val="0"/>
          <w:divBdr>
            <w:top w:val="none" w:sz="0" w:space="0" w:color="auto"/>
            <w:left w:val="none" w:sz="0" w:space="0" w:color="auto"/>
            <w:bottom w:val="none" w:sz="0" w:space="0" w:color="auto"/>
            <w:right w:val="none" w:sz="0" w:space="0" w:color="auto"/>
          </w:divBdr>
        </w:div>
        <w:div w:id="216628446">
          <w:marLeft w:val="480"/>
          <w:marRight w:val="0"/>
          <w:marTop w:val="0"/>
          <w:marBottom w:val="0"/>
          <w:divBdr>
            <w:top w:val="none" w:sz="0" w:space="0" w:color="auto"/>
            <w:left w:val="none" w:sz="0" w:space="0" w:color="auto"/>
            <w:bottom w:val="none" w:sz="0" w:space="0" w:color="auto"/>
            <w:right w:val="none" w:sz="0" w:space="0" w:color="auto"/>
          </w:divBdr>
        </w:div>
        <w:div w:id="89588117">
          <w:marLeft w:val="480"/>
          <w:marRight w:val="0"/>
          <w:marTop w:val="0"/>
          <w:marBottom w:val="0"/>
          <w:divBdr>
            <w:top w:val="none" w:sz="0" w:space="0" w:color="auto"/>
            <w:left w:val="none" w:sz="0" w:space="0" w:color="auto"/>
            <w:bottom w:val="none" w:sz="0" w:space="0" w:color="auto"/>
            <w:right w:val="none" w:sz="0" w:space="0" w:color="auto"/>
          </w:divBdr>
        </w:div>
        <w:div w:id="1048533428">
          <w:marLeft w:val="480"/>
          <w:marRight w:val="0"/>
          <w:marTop w:val="0"/>
          <w:marBottom w:val="0"/>
          <w:divBdr>
            <w:top w:val="none" w:sz="0" w:space="0" w:color="auto"/>
            <w:left w:val="none" w:sz="0" w:space="0" w:color="auto"/>
            <w:bottom w:val="none" w:sz="0" w:space="0" w:color="auto"/>
            <w:right w:val="none" w:sz="0" w:space="0" w:color="auto"/>
          </w:divBdr>
        </w:div>
        <w:div w:id="1586650359">
          <w:marLeft w:val="480"/>
          <w:marRight w:val="0"/>
          <w:marTop w:val="0"/>
          <w:marBottom w:val="0"/>
          <w:divBdr>
            <w:top w:val="none" w:sz="0" w:space="0" w:color="auto"/>
            <w:left w:val="none" w:sz="0" w:space="0" w:color="auto"/>
            <w:bottom w:val="none" w:sz="0" w:space="0" w:color="auto"/>
            <w:right w:val="none" w:sz="0" w:space="0" w:color="auto"/>
          </w:divBdr>
        </w:div>
        <w:div w:id="283194991">
          <w:marLeft w:val="480"/>
          <w:marRight w:val="0"/>
          <w:marTop w:val="0"/>
          <w:marBottom w:val="0"/>
          <w:divBdr>
            <w:top w:val="none" w:sz="0" w:space="0" w:color="auto"/>
            <w:left w:val="none" w:sz="0" w:space="0" w:color="auto"/>
            <w:bottom w:val="none" w:sz="0" w:space="0" w:color="auto"/>
            <w:right w:val="none" w:sz="0" w:space="0" w:color="auto"/>
          </w:divBdr>
        </w:div>
        <w:div w:id="1501039122">
          <w:marLeft w:val="480"/>
          <w:marRight w:val="0"/>
          <w:marTop w:val="0"/>
          <w:marBottom w:val="0"/>
          <w:divBdr>
            <w:top w:val="none" w:sz="0" w:space="0" w:color="auto"/>
            <w:left w:val="none" w:sz="0" w:space="0" w:color="auto"/>
            <w:bottom w:val="none" w:sz="0" w:space="0" w:color="auto"/>
            <w:right w:val="none" w:sz="0" w:space="0" w:color="auto"/>
          </w:divBdr>
        </w:div>
        <w:div w:id="1730375321">
          <w:marLeft w:val="480"/>
          <w:marRight w:val="0"/>
          <w:marTop w:val="0"/>
          <w:marBottom w:val="0"/>
          <w:divBdr>
            <w:top w:val="none" w:sz="0" w:space="0" w:color="auto"/>
            <w:left w:val="none" w:sz="0" w:space="0" w:color="auto"/>
            <w:bottom w:val="none" w:sz="0" w:space="0" w:color="auto"/>
            <w:right w:val="none" w:sz="0" w:space="0" w:color="auto"/>
          </w:divBdr>
        </w:div>
        <w:div w:id="481973415">
          <w:marLeft w:val="480"/>
          <w:marRight w:val="0"/>
          <w:marTop w:val="0"/>
          <w:marBottom w:val="0"/>
          <w:divBdr>
            <w:top w:val="none" w:sz="0" w:space="0" w:color="auto"/>
            <w:left w:val="none" w:sz="0" w:space="0" w:color="auto"/>
            <w:bottom w:val="none" w:sz="0" w:space="0" w:color="auto"/>
            <w:right w:val="none" w:sz="0" w:space="0" w:color="auto"/>
          </w:divBdr>
        </w:div>
        <w:div w:id="777070631">
          <w:marLeft w:val="480"/>
          <w:marRight w:val="0"/>
          <w:marTop w:val="0"/>
          <w:marBottom w:val="0"/>
          <w:divBdr>
            <w:top w:val="none" w:sz="0" w:space="0" w:color="auto"/>
            <w:left w:val="none" w:sz="0" w:space="0" w:color="auto"/>
            <w:bottom w:val="none" w:sz="0" w:space="0" w:color="auto"/>
            <w:right w:val="none" w:sz="0" w:space="0" w:color="auto"/>
          </w:divBdr>
        </w:div>
        <w:div w:id="78841912">
          <w:marLeft w:val="480"/>
          <w:marRight w:val="0"/>
          <w:marTop w:val="0"/>
          <w:marBottom w:val="0"/>
          <w:divBdr>
            <w:top w:val="none" w:sz="0" w:space="0" w:color="auto"/>
            <w:left w:val="none" w:sz="0" w:space="0" w:color="auto"/>
            <w:bottom w:val="none" w:sz="0" w:space="0" w:color="auto"/>
            <w:right w:val="none" w:sz="0" w:space="0" w:color="auto"/>
          </w:divBdr>
        </w:div>
        <w:div w:id="1432974282">
          <w:marLeft w:val="480"/>
          <w:marRight w:val="0"/>
          <w:marTop w:val="0"/>
          <w:marBottom w:val="0"/>
          <w:divBdr>
            <w:top w:val="none" w:sz="0" w:space="0" w:color="auto"/>
            <w:left w:val="none" w:sz="0" w:space="0" w:color="auto"/>
            <w:bottom w:val="none" w:sz="0" w:space="0" w:color="auto"/>
            <w:right w:val="none" w:sz="0" w:space="0" w:color="auto"/>
          </w:divBdr>
        </w:div>
        <w:div w:id="1169368104">
          <w:marLeft w:val="480"/>
          <w:marRight w:val="0"/>
          <w:marTop w:val="0"/>
          <w:marBottom w:val="0"/>
          <w:divBdr>
            <w:top w:val="none" w:sz="0" w:space="0" w:color="auto"/>
            <w:left w:val="none" w:sz="0" w:space="0" w:color="auto"/>
            <w:bottom w:val="none" w:sz="0" w:space="0" w:color="auto"/>
            <w:right w:val="none" w:sz="0" w:space="0" w:color="auto"/>
          </w:divBdr>
        </w:div>
        <w:div w:id="802357515">
          <w:marLeft w:val="480"/>
          <w:marRight w:val="0"/>
          <w:marTop w:val="0"/>
          <w:marBottom w:val="0"/>
          <w:divBdr>
            <w:top w:val="none" w:sz="0" w:space="0" w:color="auto"/>
            <w:left w:val="none" w:sz="0" w:space="0" w:color="auto"/>
            <w:bottom w:val="none" w:sz="0" w:space="0" w:color="auto"/>
            <w:right w:val="none" w:sz="0" w:space="0" w:color="auto"/>
          </w:divBdr>
        </w:div>
        <w:div w:id="2112117976">
          <w:marLeft w:val="480"/>
          <w:marRight w:val="0"/>
          <w:marTop w:val="0"/>
          <w:marBottom w:val="0"/>
          <w:divBdr>
            <w:top w:val="none" w:sz="0" w:space="0" w:color="auto"/>
            <w:left w:val="none" w:sz="0" w:space="0" w:color="auto"/>
            <w:bottom w:val="none" w:sz="0" w:space="0" w:color="auto"/>
            <w:right w:val="none" w:sz="0" w:space="0" w:color="auto"/>
          </w:divBdr>
        </w:div>
        <w:div w:id="1904758704">
          <w:marLeft w:val="480"/>
          <w:marRight w:val="0"/>
          <w:marTop w:val="0"/>
          <w:marBottom w:val="0"/>
          <w:divBdr>
            <w:top w:val="none" w:sz="0" w:space="0" w:color="auto"/>
            <w:left w:val="none" w:sz="0" w:space="0" w:color="auto"/>
            <w:bottom w:val="none" w:sz="0" w:space="0" w:color="auto"/>
            <w:right w:val="none" w:sz="0" w:space="0" w:color="auto"/>
          </w:divBdr>
        </w:div>
        <w:div w:id="621959726">
          <w:marLeft w:val="480"/>
          <w:marRight w:val="0"/>
          <w:marTop w:val="0"/>
          <w:marBottom w:val="0"/>
          <w:divBdr>
            <w:top w:val="none" w:sz="0" w:space="0" w:color="auto"/>
            <w:left w:val="none" w:sz="0" w:space="0" w:color="auto"/>
            <w:bottom w:val="none" w:sz="0" w:space="0" w:color="auto"/>
            <w:right w:val="none" w:sz="0" w:space="0" w:color="auto"/>
          </w:divBdr>
        </w:div>
        <w:div w:id="1040017111">
          <w:marLeft w:val="480"/>
          <w:marRight w:val="0"/>
          <w:marTop w:val="0"/>
          <w:marBottom w:val="0"/>
          <w:divBdr>
            <w:top w:val="none" w:sz="0" w:space="0" w:color="auto"/>
            <w:left w:val="none" w:sz="0" w:space="0" w:color="auto"/>
            <w:bottom w:val="none" w:sz="0" w:space="0" w:color="auto"/>
            <w:right w:val="none" w:sz="0" w:space="0" w:color="auto"/>
          </w:divBdr>
        </w:div>
        <w:div w:id="1590387095">
          <w:marLeft w:val="480"/>
          <w:marRight w:val="0"/>
          <w:marTop w:val="0"/>
          <w:marBottom w:val="0"/>
          <w:divBdr>
            <w:top w:val="none" w:sz="0" w:space="0" w:color="auto"/>
            <w:left w:val="none" w:sz="0" w:space="0" w:color="auto"/>
            <w:bottom w:val="none" w:sz="0" w:space="0" w:color="auto"/>
            <w:right w:val="none" w:sz="0" w:space="0" w:color="auto"/>
          </w:divBdr>
        </w:div>
        <w:div w:id="180093110">
          <w:marLeft w:val="480"/>
          <w:marRight w:val="0"/>
          <w:marTop w:val="0"/>
          <w:marBottom w:val="0"/>
          <w:divBdr>
            <w:top w:val="none" w:sz="0" w:space="0" w:color="auto"/>
            <w:left w:val="none" w:sz="0" w:space="0" w:color="auto"/>
            <w:bottom w:val="none" w:sz="0" w:space="0" w:color="auto"/>
            <w:right w:val="none" w:sz="0" w:space="0" w:color="auto"/>
          </w:divBdr>
        </w:div>
        <w:div w:id="1545943610">
          <w:marLeft w:val="480"/>
          <w:marRight w:val="0"/>
          <w:marTop w:val="0"/>
          <w:marBottom w:val="0"/>
          <w:divBdr>
            <w:top w:val="none" w:sz="0" w:space="0" w:color="auto"/>
            <w:left w:val="none" w:sz="0" w:space="0" w:color="auto"/>
            <w:bottom w:val="none" w:sz="0" w:space="0" w:color="auto"/>
            <w:right w:val="none" w:sz="0" w:space="0" w:color="auto"/>
          </w:divBdr>
        </w:div>
        <w:div w:id="1550219222">
          <w:marLeft w:val="480"/>
          <w:marRight w:val="0"/>
          <w:marTop w:val="0"/>
          <w:marBottom w:val="0"/>
          <w:divBdr>
            <w:top w:val="none" w:sz="0" w:space="0" w:color="auto"/>
            <w:left w:val="none" w:sz="0" w:space="0" w:color="auto"/>
            <w:bottom w:val="none" w:sz="0" w:space="0" w:color="auto"/>
            <w:right w:val="none" w:sz="0" w:space="0" w:color="auto"/>
          </w:divBdr>
        </w:div>
        <w:div w:id="1814833961">
          <w:marLeft w:val="480"/>
          <w:marRight w:val="0"/>
          <w:marTop w:val="0"/>
          <w:marBottom w:val="0"/>
          <w:divBdr>
            <w:top w:val="none" w:sz="0" w:space="0" w:color="auto"/>
            <w:left w:val="none" w:sz="0" w:space="0" w:color="auto"/>
            <w:bottom w:val="none" w:sz="0" w:space="0" w:color="auto"/>
            <w:right w:val="none" w:sz="0" w:space="0" w:color="auto"/>
          </w:divBdr>
        </w:div>
        <w:div w:id="1555580844">
          <w:marLeft w:val="480"/>
          <w:marRight w:val="0"/>
          <w:marTop w:val="0"/>
          <w:marBottom w:val="0"/>
          <w:divBdr>
            <w:top w:val="none" w:sz="0" w:space="0" w:color="auto"/>
            <w:left w:val="none" w:sz="0" w:space="0" w:color="auto"/>
            <w:bottom w:val="none" w:sz="0" w:space="0" w:color="auto"/>
            <w:right w:val="none" w:sz="0" w:space="0" w:color="auto"/>
          </w:divBdr>
        </w:div>
        <w:div w:id="663899724">
          <w:marLeft w:val="480"/>
          <w:marRight w:val="0"/>
          <w:marTop w:val="0"/>
          <w:marBottom w:val="0"/>
          <w:divBdr>
            <w:top w:val="none" w:sz="0" w:space="0" w:color="auto"/>
            <w:left w:val="none" w:sz="0" w:space="0" w:color="auto"/>
            <w:bottom w:val="none" w:sz="0" w:space="0" w:color="auto"/>
            <w:right w:val="none" w:sz="0" w:space="0" w:color="auto"/>
          </w:divBdr>
        </w:div>
        <w:div w:id="1316684854">
          <w:marLeft w:val="480"/>
          <w:marRight w:val="0"/>
          <w:marTop w:val="0"/>
          <w:marBottom w:val="0"/>
          <w:divBdr>
            <w:top w:val="none" w:sz="0" w:space="0" w:color="auto"/>
            <w:left w:val="none" w:sz="0" w:space="0" w:color="auto"/>
            <w:bottom w:val="none" w:sz="0" w:space="0" w:color="auto"/>
            <w:right w:val="none" w:sz="0" w:space="0" w:color="auto"/>
          </w:divBdr>
        </w:div>
        <w:div w:id="324629924">
          <w:marLeft w:val="480"/>
          <w:marRight w:val="0"/>
          <w:marTop w:val="0"/>
          <w:marBottom w:val="0"/>
          <w:divBdr>
            <w:top w:val="none" w:sz="0" w:space="0" w:color="auto"/>
            <w:left w:val="none" w:sz="0" w:space="0" w:color="auto"/>
            <w:bottom w:val="none" w:sz="0" w:space="0" w:color="auto"/>
            <w:right w:val="none" w:sz="0" w:space="0" w:color="auto"/>
          </w:divBdr>
        </w:div>
        <w:div w:id="1326319737">
          <w:marLeft w:val="480"/>
          <w:marRight w:val="0"/>
          <w:marTop w:val="0"/>
          <w:marBottom w:val="0"/>
          <w:divBdr>
            <w:top w:val="none" w:sz="0" w:space="0" w:color="auto"/>
            <w:left w:val="none" w:sz="0" w:space="0" w:color="auto"/>
            <w:bottom w:val="none" w:sz="0" w:space="0" w:color="auto"/>
            <w:right w:val="none" w:sz="0" w:space="0" w:color="auto"/>
          </w:divBdr>
        </w:div>
        <w:div w:id="608663876">
          <w:marLeft w:val="480"/>
          <w:marRight w:val="0"/>
          <w:marTop w:val="0"/>
          <w:marBottom w:val="0"/>
          <w:divBdr>
            <w:top w:val="none" w:sz="0" w:space="0" w:color="auto"/>
            <w:left w:val="none" w:sz="0" w:space="0" w:color="auto"/>
            <w:bottom w:val="none" w:sz="0" w:space="0" w:color="auto"/>
            <w:right w:val="none" w:sz="0" w:space="0" w:color="auto"/>
          </w:divBdr>
        </w:div>
        <w:div w:id="1260332524">
          <w:marLeft w:val="480"/>
          <w:marRight w:val="0"/>
          <w:marTop w:val="0"/>
          <w:marBottom w:val="0"/>
          <w:divBdr>
            <w:top w:val="none" w:sz="0" w:space="0" w:color="auto"/>
            <w:left w:val="none" w:sz="0" w:space="0" w:color="auto"/>
            <w:bottom w:val="none" w:sz="0" w:space="0" w:color="auto"/>
            <w:right w:val="none" w:sz="0" w:space="0" w:color="auto"/>
          </w:divBdr>
        </w:div>
        <w:div w:id="1426730464">
          <w:marLeft w:val="480"/>
          <w:marRight w:val="0"/>
          <w:marTop w:val="0"/>
          <w:marBottom w:val="0"/>
          <w:divBdr>
            <w:top w:val="none" w:sz="0" w:space="0" w:color="auto"/>
            <w:left w:val="none" w:sz="0" w:space="0" w:color="auto"/>
            <w:bottom w:val="none" w:sz="0" w:space="0" w:color="auto"/>
            <w:right w:val="none" w:sz="0" w:space="0" w:color="auto"/>
          </w:divBdr>
        </w:div>
        <w:div w:id="246034413">
          <w:marLeft w:val="480"/>
          <w:marRight w:val="0"/>
          <w:marTop w:val="0"/>
          <w:marBottom w:val="0"/>
          <w:divBdr>
            <w:top w:val="none" w:sz="0" w:space="0" w:color="auto"/>
            <w:left w:val="none" w:sz="0" w:space="0" w:color="auto"/>
            <w:bottom w:val="none" w:sz="0" w:space="0" w:color="auto"/>
            <w:right w:val="none" w:sz="0" w:space="0" w:color="auto"/>
          </w:divBdr>
        </w:div>
        <w:div w:id="1020666406">
          <w:marLeft w:val="480"/>
          <w:marRight w:val="0"/>
          <w:marTop w:val="0"/>
          <w:marBottom w:val="0"/>
          <w:divBdr>
            <w:top w:val="none" w:sz="0" w:space="0" w:color="auto"/>
            <w:left w:val="none" w:sz="0" w:space="0" w:color="auto"/>
            <w:bottom w:val="none" w:sz="0" w:space="0" w:color="auto"/>
            <w:right w:val="none" w:sz="0" w:space="0" w:color="auto"/>
          </w:divBdr>
        </w:div>
        <w:div w:id="686642058">
          <w:marLeft w:val="480"/>
          <w:marRight w:val="0"/>
          <w:marTop w:val="0"/>
          <w:marBottom w:val="0"/>
          <w:divBdr>
            <w:top w:val="none" w:sz="0" w:space="0" w:color="auto"/>
            <w:left w:val="none" w:sz="0" w:space="0" w:color="auto"/>
            <w:bottom w:val="none" w:sz="0" w:space="0" w:color="auto"/>
            <w:right w:val="none" w:sz="0" w:space="0" w:color="auto"/>
          </w:divBdr>
        </w:div>
        <w:div w:id="2019234040">
          <w:marLeft w:val="480"/>
          <w:marRight w:val="0"/>
          <w:marTop w:val="0"/>
          <w:marBottom w:val="0"/>
          <w:divBdr>
            <w:top w:val="none" w:sz="0" w:space="0" w:color="auto"/>
            <w:left w:val="none" w:sz="0" w:space="0" w:color="auto"/>
            <w:bottom w:val="none" w:sz="0" w:space="0" w:color="auto"/>
            <w:right w:val="none" w:sz="0" w:space="0" w:color="auto"/>
          </w:divBdr>
        </w:div>
        <w:div w:id="2056543837">
          <w:marLeft w:val="480"/>
          <w:marRight w:val="0"/>
          <w:marTop w:val="0"/>
          <w:marBottom w:val="0"/>
          <w:divBdr>
            <w:top w:val="none" w:sz="0" w:space="0" w:color="auto"/>
            <w:left w:val="none" w:sz="0" w:space="0" w:color="auto"/>
            <w:bottom w:val="none" w:sz="0" w:space="0" w:color="auto"/>
            <w:right w:val="none" w:sz="0" w:space="0" w:color="auto"/>
          </w:divBdr>
        </w:div>
        <w:div w:id="702242971">
          <w:marLeft w:val="480"/>
          <w:marRight w:val="0"/>
          <w:marTop w:val="0"/>
          <w:marBottom w:val="0"/>
          <w:divBdr>
            <w:top w:val="none" w:sz="0" w:space="0" w:color="auto"/>
            <w:left w:val="none" w:sz="0" w:space="0" w:color="auto"/>
            <w:bottom w:val="none" w:sz="0" w:space="0" w:color="auto"/>
            <w:right w:val="none" w:sz="0" w:space="0" w:color="auto"/>
          </w:divBdr>
        </w:div>
      </w:divsChild>
    </w:div>
    <w:div w:id="761337924">
      <w:bodyDiv w:val="1"/>
      <w:marLeft w:val="0"/>
      <w:marRight w:val="0"/>
      <w:marTop w:val="0"/>
      <w:marBottom w:val="0"/>
      <w:divBdr>
        <w:top w:val="none" w:sz="0" w:space="0" w:color="auto"/>
        <w:left w:val="none" w:sz="0" w:space="0" w:color="auto"/>
        <w:bottom w:val="none" w:sz="0" w:space="0" w:color="auto"/>
        <w:right w:val="none" w:sz="0" w:space="0" w:color="auto"/>
      </w:divBdr>
    </w:div>
    <w:div w:id="761685894">
      <w:bodyDiv w:val="1"/>
      <w:marLeft w:val="0"/>
      <w:marRight w:val="0"/>
      <w:marTop w:val="0"/>
      <w:marBottom w:val="0"/>
      <w:divBdr>
        <w:top w:val="none" w:sz="0" w:space="0" w:color="auto"/>
        <w:left w:val="none" w:sz="0" w:space="0" w:color="auto"/>
        <w:bottom w:val="none" w:sz="0" w:space="0" w:color="auto"/>
        <w:right w:val="none" w:sz="0" w:space="0" w:color="auto"/>
      </w:divBdr>
    </w:div>
    <w:div w:id="762454172">
      <w:bodyDiv w:val="1"/>
      <w:marLeft w:val="0"/>
      <w:marRight w:val="0"/>
      <w:marTop w:val="0"/>
      <w:marBottom w:val="0"/>
      <w:divBdr>
        <w:top w:val="none" w:sz="0" w:space="0" w:color="auto"/>
        <w:left w:val="none" w:sz="0" w:space="0" w:color="auto"/>
        <w:bottom w:val="none" w:sz="0" w:space="0" w:color="auto"/>
        <w:right w:val="none" w:sz="0" w:space="0" w:color="auto"/>
      </w:divBdr>
    </w:div>
    <w:div w:id="763578366">
      <w:bodyDiv w:val="1"/>
      <w:marLeft w:val="0"/>
      <w:marRight w:val="0"/>
      <w:marTop w:val="0"/>
      <w:marBottom w:val="0"/>
      <w:divBdr>
        <w:top w:val="none" w:sz="0" w:space="0" w:color="auto"/>
        <w:left w:val="none" w:sz="0" w:space="0" w:color="auto"/>
        <w:bottom w:val="none" w:sz="0" w:space="0" w:color="auto"/>
        <w:right w:val="none" w:sz="0" w:space="0" w:color="auto"/>
      </w:divBdr>
      <w:divsChild>
        <w:div w:id="1305548450">
          <w:marLeft w:val="480"/>
          <w:marRight w:val="0"/>
          <w:marTop w:val="0"/>
          <w:marBottom w:val="0"/>
          <w:divBdr>
            <w:top w:val="none" w:sz="0" w:space="0" w:color="auto"/>
            <w:left w:val="none" w:sz="0" w:space="0" w:color="auto"/>
            <w:bottom w:val="none" w:sz="0" w:space="0" w:color="auto"/>
            <w:right w:val="none" w:sz="0" w:space="0" w:color="auto"/>
          </w:divBdr>
        </w:div>
        <w:div w:id="1701511262">
          <w:marLeft w:val="480"/>
          <w:marRight w:val="0"/>
          <w:marTop w:val="0"/>
          <w:marBottom w:val="0"/>
          <w:divBdr>
            <w:top w:val="none" w:sz="0" w:space="0" w:color="auto"/>
            <w:left w:val="none" w:sz="0" w:space="0" w:color="auto"/>
            <w:bottom w:val="none" w:sz="0" w:space="0" w:color="auto"/>
            <w:right w:val="none" w:sz="0" w:space="0" w:color="auto"/>
          </w:divBdr>
        </w:div>
        <w:div w:id="376781644">
          <w:marLeft w:val="480"/>
          <w:marRight w:val="0"/>
          <w:marTop w:val="0"/>
          <w:marBottom w:val="0"/>
          <w:divBdr>
            <w:top w:val="none" w:sz="0" w:space="0" w:color="auto"/>
            <w:left w:val="none" w:sz="0" w:space="0" w:color="auto"/>
            <w:bottom w:val="none" w:sz="0" w:space="0" w:color="auto"/>
            <w:right w:val="none" w:sz="0" w:space="0" w:color="auto"/>
          </w:divBdr>
        </w:div>
        <w:div w:id="1916086122">
          <w:marLeft w:val="480"/>
          <w:marRight w:val="0"/>
          <w:marTop w:val="0"/>
          <w:marBottom w:val="0"/>
          <w:divBdr>
            <w:top w:val="none" w:sz="0" w:space="0" w:color="auto"/>
            <w:left w:val="none" w:sz="0" w:space="0" w:color="auto"/>
            <w:bottom w:val="none" w:sz="0" w:space="0" w:color="auto"/>
            <w:right w:val="none" w:sz="0" w:space="0" w:color="auto"/>
          </w:divBdr>
        </w:div>
        <w:div w:id="600794420">
          <w:marLeft w:val="480"/>
          <w:marRight w:val="0"/>
          <w:marTop w:val="0"/>
          <w:marBottom w:val="0"/>
          <w:divBdr>
            <w:top w:val="none" w:sz="0" w:space="0" w:color="auto"/>
            <w:left w:val="none" w:sz="0" w:space="0" w:color="auto"/>
            <w:bottom w:val="none" w:sz="0" w:space="0" w:color="auto"/>
            <w:right w:val="none" w:sz="0" w:space="0" w:color="auto"/>
          </w:divBdr>
        </w:div>
        <w:div w:id="414061195">
          <w:marLeft w:val="480"/>
          <w:marRight w:val="0"/>
          <w:marTop w:val="0"/>
          <w:marBottom w:val="0"/>
          <w:divBdr>
            <w:top w:val="none" w:sz="0" w:space="0" w:color="auto"/>
            <w:left w:val="none" w:sz="0" w:space="0" w:color="auto"/>
            <w:bottom w:val="none" w:sz="0" w:space="0" w:color="auto"/>
            <w:right w:val="none" w:sz="0" w:space="0" w:color="auto"/>
          </w:divBdr>
        </w:div>
        <w:div w:id="1751344190">
          <w:marLeft w:val="480"/>
          <w:marRight w:val="0"/>
          <w:marTop w:val="0"/>
          <w:marBottom w:val="0"/>
          <w:divBdr>
            <w:top w:val="none" w:sz="0" w:space="0" w:color="auto"/>
            <w:left w:val="none" w:sz="0" w:space="0" w:color="auto"/>
            <w:bottom w:val="none" w:sz="0" w:space="0" w:color="auto"/>
            <w:right w:val="none" w:sz="0" w:space="0" w:color="auto"/>
          </w:divBdr>
        </w:div>
        <w:div w:id="1426339740">
          <w:marLeft w:val="480"/>
          <w:marRight w:val="0"/>
          <w:marTop w:val="0"/>
          <w:marBottom w:val="0"/>
          <w:divBdr>
            <w:top w:val="none" w:sz="0" w:space="0" w:color="auto"/>
            <w:left w:val="none" w:sz="0" w:space="0" w:color="auto"/>
            <w:bottom w:val="none" w:sz="0" w:space="0" w:color="auto"/>
            <w:right w:val="none" w:sz="0" w:space="0" w:color="auto"/>
          </w:divBdr>
        </w:div>
        <w:div w:id="1645157108">
          <w:marLeft w:val="480"/>
          <w:marRight w:val="0"/>
          <w:marTop w:val="0"/>
          <w:marBottom w:val="0"/>
          <w:divBdr>
            <w:top w:val="none" w:sz="0" w:space="0" w:color="auto"/>
            <w:left w:val="none" w:sz="0" w:space="0" w:color="auto"/>
            <w:bottom w:val="none" w:sz="0" w:space="0" w:color="auto"/>
            <w:right w:val="none" w:sz="0" w:space="0" w:color="auto"/>
          </w:divBdr>
        </w:div>
        <w:div w:id="271667736">
          <w:marLeft w:val="480"/>
          <w:marRight w:val="0"/>
          <w:marTop w:val="0"/>
          <w:marBottom w:val="0"/>
          <w:divBdr>
            <w:top w:val="none" w:sz="0" w:space="0" w:color="auto"/>
            <w:left w:val="none" w:sz="0" w:space="0" w:color="auto"/>
            <w:bottom w:val="none" w:sz="0" w:space="0" w:color="auto"/>
            <w:right w:val="none" w:sz="0" w:space="0" w:color="auto"/>
          </w:divBdr>
        </w:div>
        <w:div w:id="2088724286">
          <w:marLeft w:val="480"/>
          <w:marRight w:val="0"/>
          <w:marTop w:val="0"/>
          <w:marBottom w:val="0"/>
          <w:divBdr>
            <w:top w:val="none" w:sz="0" w:space="0" w:color="auto"/>
            <w:left w:val="none" w:sz="0" w:space="0" w:color="auto"/>
            <w:bottom w:val="none" w:sz="0" w:space="0" w:color="auto"/>
            <w:right w:val="none" w:sz="0" w:space="0" w:color="auto"/>
          </w:divBdr>
        </w:div>
        <w:div w:id="1683431818">
          <w:marLeft w:val="480"/>
          <w:marRight w:val="0"/>
          <w:marTop w:val="0"/>
          <w:marBottom w:val="0"/>
          <w:divBdr>
            <w:top w:val="none" w:sz="0" w:space="0" w:color="auto"/>
            <w:left w:val="none" w:sz="0" w:space="0" w:color="auto"/>
            <w:bottom w:val="none" w:sz="0" w:space="0" w:color="auto"/>
            <w:right w:val="none" w:sz="0" w:space="0" w:color="auto"/>
          </w:divBdr>
        </w:div>
        <w:div w:id="1008365557">
          <w:marLeft w:val="480"/>
          <w:marRight w:val="0"/>
          <w:marTop w:val="0"/>
          <w:marBottom w:val="0"/>
          <w:divBdr>
            <w:top w:val="none" w:sz="0" w:space="0" w:color="auto"/>
            <w:left w:val="none" w:sz="0" w:space="0" w:color="auto"/>
            <w:bottom w:val="none" w:sz="0" w:space="0" w:color="auto"/>
            <w:right w:val="none" w:sz="0" w:space="0" w:color="auto"/>
          </w:divBdr>
        </w:div>
        <w:div w:id="661158499">
          <w:marLeft w:val="480"/>
          <w:marRight w:val="0"/>
          <w:marTop w:val="0"/>
          <w:marBottom w:val="0"/>
          <w:divBdr>
            <w:top w:val="none" w:sz="0" w:space="0" w:color="auto"/>
            <w:left w:val="none" w:sz="0" w:space="0" w:color="auto"/>
            <w:bottom w:val="none" w:sz="0" w:space="0" w:color="auto"/>
            <w:right w:val="none" w:sz="0" w:space="0" w:color="auto"/>
          </w:divBdr>
        </w:div>
        <w:div w:id="1246110411">
          <w:marLeft w:val="480"/>
          <w:marRight w:val="0"/>
          <w:marTop w:val="0"/>
          <w:marBottom w:val="0"/>
          <w:divBdr>
            <w:top w:val="none" w:sz="0" w:space="0" w:color="auto"/>
            <w:left w:val="none" w:sz="0" w:space="0" w:color="auto"/>
            <w:bottom w:val="none" w:sz="0" w:space="0" w:color="auto"/>
            <w:right w:val="none" w:sz="0" w:space="0" w:color="auto"/>
          </w:divBdr>
        </w:div>
        <w:div w:id="1640304483">
          <w:marLeft w:val="480"/>
          <w:marRight w:val="0"/>
          <w:marTop w:val="0"/>
          <w:marBottom w:val="0"/>
          <w:divBdr>
            <w:top w:val="none" w:sz="0" w:space="0" w:color="auto"/>
            <w:left w:val="none" w:sz="0" w:space="0" w:color="auto"/>
            <w:bottom w:val="none" w:sz="0" w:space="0" w:color="auto"/>
            <w:right w:val="none" w:sz="0" w:space="0" w:color="auto"/>
          </w:divBdr>
        </w:div>
        <w:div w:id="1179808061">
          <w:marLeft w:val="480"/>
          <w:marRight w:val="0"/>
          <w:marTop w:val="0"/>
          <w:marBottom w:val="0"/>
          <w:divBdr>
            <w:top w:val="none" w:sz="0" w:space="0" w:color="auto"/>
            <w:left w:val="none" w:sz="0" w:space="0" w:color="auto"/>
            <w:bottom w:val="none" w:sz="0" w:space="0" w:color="auto"/>
            <w:right w:val="none" w:sz="0" w:space="0" w:color="auto"/>
          </w:divBdr>
        </w:div>
        <w:div w:id="1688214468">
          <w:marLeft w:val="480"/>
          <w:marRight w:val="0"/>
          <w:marTop w:val="0"/>
          <w:marBottom w:val="0"/>
          <w:divBdr>
            <w:top w:val="none" w:sz="0" w:space="0" w:color="auto"/>
            <w:left w:val="none" w:sz="0" w:space="0" w:color="auto"/>
            <w:bottom w:val="none" w:sz="0" w:space="0" w:color="auto"/>
            <w:right w:val="none" w:sz="0" w:space="0" w:color="auto"/>
          </w:divBdr>
        </w:div>
        <w:div w:id="1223564781">
          <w:marLeft w:val="480"/>
          <w:marRight w:val="0"/>
          <w:marTop w:val="0"/>
          <w:marBottom w:val="0"/>
          <w:divBdr>
            <w:top w:val="none" w:sz="0" w:space="0" w:color="auto"/>
            <w:left w:val="none" w:sz="0" w:space="0" w:color="auto"/>
            <w:bottom w:val="none" w:sz="0" w:space="0" w:color="auto"/>
            <w:right w:val="none" w:sz="0" w:space="0" w:color="auto"/>
          </w:divBdr>
        </w:div>
        <w:div w:id="234243766">
          <w:marLeft w:val="480"/>
          <w:marRight w:val="0"/>
          <w:marTop w:val="0"/>
          <w:marBottom w:val="0"/>
          <w:divBdr>
            <w:top w:val="none" w:sz="0" w:space="0" w:color="auto"/>
            <w:left w:val="none" w:sz="0" w:space="0" w:color="auto"/>
            <w:bottom w:val="none" w:sz="0" w:space="0" w:color="auto"/>
            <w:right w:val="none" w:sz="0" w:space="0" w:color="auto"/>
          </w:divBdr>
        </w:div>
        <w:div w:id="1394087342">
          <w:marLeft w:val="480"/>
          <w:marRight w:val="0"/>
          <w:marTop w:val="0"/>
          <w:marBottom w:val="0"/>
          <w:divBdr>
            <w:top w:val="none" w:sz="0" w:space="0" w:color="auto"/>
            <w:left w:val="none" w:sz="0" w:space="0" w:color="auto"/>
            <w:bottom w:val="none" w:sz="0" w:space="0" w:color="auto"/>
            <w:right w:val="none" w:sz="0" w:space="0" w:color="auto"/>
          </w:divBdr>
        </w:div>
        <w:div w:id="983660041">
          <w:marLeft w:val="480"/>
          <w:marRight w:val="0"/>
          <w:marTop w:val="0"/>
          <w:marBottom w:val="0"/>
          <w:divBdr>
            <w:top w:val="none" w:sz="0" w:space="0" w:color="auto"/>
            <w:left w:val="none" w:sz="0" w:space="0" w:color="auto"/>
            <w:bottom w:val="none" w:sz="0" w:space="0" w:color="auto"/>
            <w:right w:val="none" w:sz="0" w:space="0" w:color="auto"/>
          </w:divBdr>
        </w:div>
        <w:div w:id="1621186554">
          <w:marLeft w:val="480"/>
          <w:marRight w:val="0"/>
          <w:marTop w:val="0"/>
          <w:marBottom w:val="0"/>
          <w:divBdr>
            <w:top w:val="none" w:sz="0" w:space="0" w:color="auto"/>
            <w:left w:val="none" w:sz="0" w:space="0" w:color="auto"/>
            <w:bottom w:val="none" w:sz="0" w:space="0" w:color="auto"/>
            <w:right w:val="none" w:sz="0" w:space="0" w:color="auto"/>
          </w:divBdr>
        </w:div>
        <w:div w:id="880482983">
          <w:marLeft w:val="480"/>
          <w:marRight w:val="0"/>
          <w:marTop w:val="0"/>
          <w:marBottom w:val="0"/>
          <w:divBdr>
            <w:top w:val="none" w:sz="0" w:space="0" w:color="auto"/>
            <w:left w:val="none" w:sz="0" w:space="0" w:color="auto"/>
            <w:bottom w:val="none" w:sz="0" w:space="0" w:color="auto"/>
            <w:right w:val="none" w:sz="0" w:space="0" w:color="auto"/>
          </w:divBdr>
        </w:div>
        <w:div w:id="2142381548">
          <w:marLeft w:val="480"/>
          <w:marRight w:val="0"/>
          <w:marTop w:val="0"/>
          <w:marBottom w:val="0"/>
          <w:divBdr>
            <w:top w:val="none" w:sz="0" w:space="0" w:color="auto"/>
            <w:left w:val="none" w:sz="0" w:space="0" w:color="auto"/>
            <w:bottom w:val="none" w:sz="0" w:space="0" w:color="auto"/>
            <w:right w:val="none" w:sz="0" w:space="0" w:color="auto"/>
          </w:divBdr>
        </w:div>
        <w:div w:id="1952393878">
          <w:marLeft w:val="480"/>
          <w:marRight w:val="0"/>
          <w:marTop w:val="0"/>
          <w:marBottom w:val="0"/>
          <w:divBdr>
            <w:top w:val="none" w:sz="0" w:space="0" w:color="auto"/>
            <w:left w:val="none" w:sz="0" w:space="0" w:color="auto"/>
            <w:bottom w:val="none" w:sz="0" w:space="0" w:color="auto"/>
            <w:right w:val="none" w:sz="0" w:space="0" w:color="auto"/>
          </w:divBdr>
        </w:div>
        <w:div w:id="1179079315">
          <w:marLeft w:val="480"/>
          <w:marRight w:val="0"/>
          <w:marTop w:val="0"/>
          <w:marBottom w:val="0"/>
          <w:divBdr>
            <w:top w:val="none" w:sz="0" w:space="0" w:color="auto"/>
            <w:left w:val="none" w:sz="0" w:space="0" w:color="auto"/>
            <w:bottom w:val="none" w:sz="0" w:space="0" w:color="auto"/>
            <w:right w:val="none" w:sz="0" w:space="0" w:color="auto"/>
          </w:divBdr>
        </w:div>
        <w:div w:id="1700201089">
          <w:marLeft w:val="480"/>
          <w:marRight w:val="0"/>
          <w:marTop w:val="0"/>
          <w:marBottom w:val="0"/>
          <w:divBdr>
            <w:top w:val="none" w:sz="0" w:space="0" w:color="auto"/>
            <w:left w:val="none" w:sz="0" w:space="0" w:color="auto"/>
            <w:bottom w:val="none" w:sz="0" w:space="0" w:color="auto"/>
            <w:right w:val="none" w:sz="0" w:space="0" w:color="auto"/>
          </w:divBdr>
        </w:div>
        <w:div w:id="305864462">
          <w:marLeft w:val="480"/>
          <w:marRight w:val="0"/>
          <w:marTop w:val="0"/>
          <w:marBottom w:val="0"/>
          <w:divBdr>
            <w:top w:val="none" w:sz="0" w:space="0" w:color="auto"/>
            <w:left w:val="none" w:sz="0" w:space="0" w:color="auto"/>
            <w:bottom w:val="none" w:sz="0" w:space="0" w:color="auto"/>
            <w:right w:val="none" w:sz="0" w:space="0" w:color="auto"/>
          </w:divBdr>
        </w:div>
        <w:div w:id="1527134181">
          <w:marLeft w:val="480"/>
          <w:marRight w:val="0"/>
          <w:marTop w:val="0"/>
          <w:marBottom w:val="0"/>
          <w:divBdr>
            <w:top w:val="none" w:sz="0" w:space="0" w:color="auto"/>
            <w:left w:val="none" w:sz="0" w:space="0" w:color="auto"/>
            <w:bottom w:val="none" w:sz="0" w:space="0" w:color="auto"/>
            <w:right w:val="none" w:sz="0" w:space="0" w:color="auto"/>
          </w:divBdr>
        </w:div>
        <w:div w:id="1533614967">
          <w:marLeft w:val="480"/>
          <w:marRight w:val="0"/>
          <w:marTop w:val="0"/>
          <w:marBottom w:val="0"/>
          <w:divBdr>
            <w:top w:val="none" w:sz="0" w:space="0" w:color="auto"/>
            <w:left w:val="none" w:sz="0" w:space="0" w:color="auto"/>
            <w:bottom w:val="none" w:sz="0" w:space="0" w:color="auto"/>
            <w:right w:val="none" w:sz="0" w:space="0" w:color="auto"/>
          </w:divBdr>
        </w:div>
        <w:div w:id="985089643">
          <w:marLeft w:val="480"/>
          <w:marRight w:val="0"/>
          <w:marTop w:val="0"/>
          <w:marBottom w:val="0"/>
          <w:divBdr>
            <w:top w:val="none" w:sz="0" w:space="0" w:color="auto"/>
            <w:left w:val="none" w:sz="0" w:space="0" w:color="auto"/>
            <w:bottom w:val="none" w:sz="0" w:space="0" w:color="auto"/>
            <w:right w:val="none" w:sz="0" w:space="0" w:color="auto"/>
          </w:divBdr>
        </w:div>
        <w:div w:id="79909663">
          <w:marLeft w:val="480"/>
          <w:marRight w:val="0"/>
          <w:marTop w:val="0"/>
          <w:marBottom w:val="0"/>
          <w:divBdr>
            <w:top w:val="none" w:sz="0" w:space="0" w:color="auto"/>
            <w:left w:val="none" w:sz="0" w:space="0" w:color="auto"/>
            <w:bottom w:val="none" w:sz="0" w:space="0" w:color="auto"/>
            <w:right w:val="none" w:sz="0" w:space="0" w:color="auto"/>
          </w:divBdr>
        </w:div>
        <w:div w:id="1804541710">
          <w:marLeft w:val="480"/>
          <w:marRight w:val="0"/>
          <w:marTop w:val="0"/>
          <w:marBottom w:val="0"/>
          <w:divBdr>
            <w:top w:val="none" w:sz="0" w:space="0" w:color="auto"/>
            <w:left w:val="none" w:sz="0" w:space="0" w:color="auto"/>
            <w:bottom w:val="none" w:sz="0" w:space="0" w:color="auto"/>
            <w:right w:val="none" w:sz="0" w:space="0" w:color="auto"/>
          </w:divBdr>
        </w:div>
        <w:div w:id="1904757294">
          <w:marLeft w:val="480"/>
          <w:marRight w:val="0"/>
          <w:marTop w:val="0"/>
          <w:marBottom w:val="0"/>
          <w:divBdr>
            <w:top w:val="none" w:sz="0" w:space="0" w:color="auto"/>
            <w:left w:val="none" w:sz="0" w:space="0" w:color="auto"/>
            <w:bottom w:val="none" w:sz="0" w:space="0" w:color="auto"/>
            <w:right w:val="none" w:sz="0" w:space="0" w:color="auto"/>
          </w:divBdr>
        </w:div>
        <w:div w:id="1642811700">
          <w:marLeft w:val="480"/>
          <w:marRight w:val="0"/>
          <w:marTop w:val="0"/>
          <w:marBottom w:val="0"/>
          <w:divBdr>
            <w:top w:val="none" w:sz="0" w:space="0" w:color="auto"/>
            <w:left w:val="none" w:sz="0" w:space="0" w:color="auto"/>
            <w:bottom w:val="none" w:sz="0" w:space="0" w:color="auto"/>
            <w:right w:val="none" w:sz="0" w:space="0" w:color="auto"/>
          </w:divBdr>
        </w:div>
        <w:div w:id="1786269451">
          <w:marLeft w:val="480"/>
          <w:marRight w:val="0"/>
          <w:marTop w:val="0"/>
          <w:marBottom w:val="0"/>
          <w:divBdr>
            <w:top w:val="none" w:sz="0" w:space="0" w:color="auto"/>
            <w:left w:val="none" w:sz="0" w:space="0" w:color="auto"/>
            <w:bottom w:val="none" w:sz="0" w:space="0" w:color="auto"/>
            <w:right w:val="none" w:sz="0" w:space="0" w:color="auto"/>
          </w:divBdr>
        </w:div>
        <w:div w:id="2104954162">
          <w:marLeft w:val="480"/>
          <w:marRight w:val="0"/>
          <w:marTop w:val="0"/>
          <w:marBottom w:val="0"/>
          <w:divBdr>
            <w:top w:val="none" w:sz="0" w:space="0" w:color="auto"/>
            <w:left w:val="none" w:sz="0" w:space="0" w:color="auto"/>
            <w:bottom w:val="none" w:sz="0" w:space="0" w:color="auto"/>
            <w:right w:val="none" w:sz="0" w:space="0" w:color="auto"/>
          </w:divBdr>
        </w:div>
        <w:div w:id="994801882">
          <w:marLeft w:val="480"/>
          <w:marRight w:val="0"/>
          <w:marTop w:val="0"/>
          <w:marBottom w:val="0"/>
          <w:divBdr>
            <w:top w:val="none" w:sz="0" w:space="0" w:color="auto"/>
            <w:left w:val="none" w:sz="0" w:space="0" w:color="auto"/>
            <w:bottom w:val="none" w:sz="0" w:space="0" w:color="auto"/>
            <w:right w:val="none" w:sz="0" w:space="0" w:color="auto"/>
          </w:divBdr>
        </w:div>
        <w:div w:id="1918245981">
          <w:marLeft w:val="480"/>
          <w:marRight w:val="0"/>
          <w:marTop w:val="0"/>
          <w:marBottom w:val="0"/>
          <w:divBdr>
            <w:top w:val="none" w:sz="0" w:space="0" w:color="auto"/>
            <w:left w:val="none" w:sz="0" w:space="0" w:color="auto"/>
            <w:bottom w:val="none" w:sz="0" w:space="0" w:color="auto"/>
            <w:right w:val="none" w:sz="0" w:space="0" w:color="auto"/>
          </w:divBdr>
        </w:div>
        <w:div w:id="422263749">
          <w:marLeft w:val="480"/>
          <w:marRight w:val="0"/>
          <w:marTop w:val="0"/>
          <w:marBottom w:val="0"/>
          <w:divBdr>
            <w:top w:val="none" w:sz="0" w:space="0" w:color="auto"/>
            <w:left w:val="none" w:sz="0" w:space="0" w:color="auto"/>
            <w:bottom w:val="none" w:sz="0" w:space="0" w:color="auto"/>
            <w:right w:val="none" w:sz="0" w:space="0" w:color="auto"/>
          </w:divBdr>
        </w:div>
        <w:div w:id="341276678">
          <w:marLeft w:val="480"/>
          <w:marRight w:val="0"/>
          <w:marTop w:val="0"/>
          <w:marBottom w:val="0"/>
          <w:divBdr>
            <w:top w:val="none" w:sz="0" w:space="0" w:color="auto"/>
            <w:left w:val="none" w:sz="0" w:space="0" w:color="auto"/>
            <w:bottom w:val="none" w:sz="0" w:space="0" w:color="auto"/>
            <w:right w:val="none" w:sz="0" w:space="0" w:color="auto"/>
          </w:divBdr>
        </w:div>
        <w:div w:id="869336638">
          <w:marLeft w:val="480"/>
          <w:marRight w:val="0"/>
          <w:marTop w:val="0"/>
          <w:marBottom w:val="0"/>
          <w:divBdr>
            <w:top w:val="none" w:sz="0" w:space="0" w:color="auto"/>
            <w:left w:val="none" w:sz="0" w:space="0" w:color="auto"/>
            <w:bottom w:val="none" w:sz="0" w:space="0" w:color="auto"/>
            <w:right w:val="none" w:sz="0" w:space="0" w:color="auto"/>
          </w:divBdr>
        </w:div>
        <w:div w:id="275140848">
          <w:marLeft w:val="480"/>
          <w:marRight w:val="0"/>
          <w:marTop w:val="0"/>
          <w:marBottom w:val="0"/>
          <w:divBdr>
            <w:top w:val="none" w:sz="0" w:space="0" w:color="auto"/>
            <w:left w:val="none" w:sz="0" w:space="0" w:color="auto"/>
            <w:bottom w:val="none" w:sz="0" w:space="0" w:color="auto"/>
            <w:right w:val="none" w:sz="0" w:space="0" w:color="auto"/>
          </w:divBdr>
        </w:div>
        <w:div w:id="526064347">
          <w:marLeft w:val="480"/>
          <w:marRight w:val="0"/>
          <w:marTop w:val="0"/>
          <w:marBottom w:val="0"/>
          <w:divBdr>
            <w:top w:val="none" w:sz="0" w:space="0" w:color="auto"/>
            <w:left w:val="none" w:sz="0" w:space="0" w:color="auto"/>
            <w:bottom w:val="none" w:sz="0" w:space="0" w:color="auto"/>
            <w:right w:val="none" w:sz="0" w:space="0" w:color="auto"/>
          </w:divBdr>
        </w:div>
        <w:div w:id="1178036869">
          <w:marLeft w:val="480"/>
          <w:marRight w:val="0"/>
          <w:marTop w:val="0"/>
          <w:marBottom w:val="0"/>
          <w:divBdr>
            <w:top w:val="none" w:sz="0" w:space="0" w:color="auto"/>
            <w:left w:val="none" w:sz="0" w:space="0" w:color="auto"/>
            <w:bottom w:val="none" w:sz="0" w:space="0" w:color="auto"/>
            <w:right w:val="none" w:sz="0" w:space="0" w:color="auto"/>
          </w:divBdr>
        </w:div>
        <w:div w:id="661737286">
          <w:marLeft w:val="480"/>
          <w:marRight w:val="0"/>
          <w:marTop w:val="0"/>
          <w:marBottom w:val="0"/>
          <w:divBdr>
            <w:top w:val="none" w:sz="0" w:space="0" w:color="auto"/>
            <w:left w:val="none" w:sz="0" w:space="0" w:color="auto"/>
            <w:bottom w:val="none" w:sz="0" w:space="0" w:color="auto"/>
            <w:right w:val="none" w:sz="0" w:space="0" w:color="auto"/>
          </w:divBdr>
        </w:div>
        <w:div w:id="1479960797">
          <w:marLeft w:val="480"/>
          <w:marRight w:val="0"/>
          <w:marTop w:val="0"/>
          <w:marBottom w:val="0"/>
          <w:divBdr>
            <w:top w:val="none" w:sz="0" w:space="0" w:color="auto"/>
            <w:left w:val="none" w:sz="0" w:space="0" w:color="auto"/>
            <w:bottom w:val="none" w:sz="0" w:space="0" w:color="auto"/>
            <w:right w:val="none" w:sz="0" w:space="0" w:color="auto"/>
          </w:divBdr>
        </w:div>
        <w:div w:id="132408536">
          <w:marLeft w:val="480"/>
          <w:marRight w:val="0"/>
          <w:marTop w:val="0"/>
          <w:marBottom w:val="0"/>
          <w:divBdr>
            <w:top w:val="none" w:sz="0" w:space="0" w:color="auto"/>
            <w:left w:val="none" w:sz="0" w:space="0" w:color="auto"/>
            <w:bottom w:val="none" w:sz="0" w:space="0" w:color="auto"/>
            <w:right w:val="none" w:sz="0" w:space="0" w:color="auto"/>
          </w:divBdr>
        </w:div>
        <w:div w:id="1699159833">
          <w:marLeft w:val="480"/>
          <w:marRight w:val="0"/>
          <w:marTop w:val="0"/>
          <w:marBottom w:val="0"/>
          <w:divBdr>
            <w:top w:val="none" w:sz="0" w:space="0" w:color="auto"/>
            <w:left w:val="none" w:sz="0" w:space="0" w:color="auto"/>
            <w:bottom w:val="none" w:sz="0" w:space="0" w:color="auto"/>
            <w:right w:val="none" w:sz="0" w:space="0" w:color="auto"/>
          </w:divBdr>
        </w:div>
        <w:div w:id="397630451">
          <w:marLeft w:val="480"/>
          <w:marRight w:val="0"/>
          <w:marTop w:val="0"/>
          <w:marBottom w:val="0"/>
          <w:divBdr>
            <w:top w:val="none" w:sz="0" w:space="0" w:color="auto"/>
            <w:left w:val="none" w:sz="0" w:space="0" w:color="auto"/>
            <w:bottom w:val="none" w:sz="0" w:space="0" w:color="auto"/>
            <w:right w:val="none" w:sz="0" w:space="0" w:color="auto"/>
          </w:divBdr>
        </w:div>
        <w:div w:id="500852792">
          <w:marLeft w:val="480"/>
          <w:marRight w:val="0"/>
          <w:marTop w:val="0"/>
          <w:marBottom w:val="0"/>
          <w:divBdr>
            <w:top w:val="none" w:sz="0" w:space="0" w:color="auto"/>
            <w:left w:val="none" w:sz="0" w:space="0" w:color="auto"/>
            <w:bottom w:val="none" w:sz="0" w:space="0" w:color="auto"/>
            <w:right w:val="none" w:sz="0" w:space="0" w:color="auto"/>
          </w:divBdr>
        </w:div>
        <w:div w:id="1125541149">
          <w:marLeft w:val="480"/>
          <w:marRight w:val="0"/>
          <w:marTop w:val="0"/>
          <w:marBottom w:val="0"/>
          <w:divBdr>
            <w:top w:val="none" w:sz="0" w:space="0" w:color="auto"/>
            <w:left w:val="none" w:sz="0" w:space="0" w:color="auto"/>
            <w:bottom w:val="none" w:sz="0" w:space="0" w:color="auto"/>
            <w:right w:val="none" w:sz="0" w:space="0" w:color="auto"/>
          </w:divBdr>
        </w:div>
        <w:div w:id="1098257244">
          <w:marLeft w:val="480"/>
          <w:marRight w:val="0"/>
          <w:marTop w:val="0"/>
          <w:marBottom w:val="0"/>
          <w:divBdr>
            <w:top w:val="none" w:sz="0" w:space="0" w:color="auto"/>
            <w:left w:val="none" w:sz="0" w:space="0" w:color="auto"/>
            <w:bottom w:val="none" w:sz="0" w:space="0" w:color="auto"/>
            <w:right w:val="none" w:sz="0" w:space="0" w:color="auto"/>
          </w:divBdr>
        </w:div>
        <w:div w:id="1221790530">
          <w:marLeft w:val="480"/>
          <w:marRight w:val="0"/>
          <w:marTop w:val="0"/>
          <w:marBottom w:val="0"/>
          <w:divBdr>
            <w:top w:val="none" w:sz="0" w:space="0" w:color="auto"/>
            <w:left w:val="none" w:sz="0" w:space="0" w:color="auto"/>
            <w:bottom w:val="none" w:sz="0" w:space="0" w:color="auto"/>
            <w:right w:val="none" w:sz="0" w:space="0" w:color="auto"/>
          </w:divBdr>
        </w:div>
        <w:div w:id="1852521850">
          <w:marLeft w:val="480"/>
          <w:marRight w:val="0"/>
          <w:marTop w:val="0"/>
          <w:marBottom w:val="0"/>
          <w:divBdr>
            <w:top w:val="none" w:sz="0" w:space="0" w:color="auto"/>
            <w:left w:val="none" w:sz="0" w:space="0" w:color="auto"/>
            <w:bottom w:val="none" w:sz="0" w:space="0" w:color="auto"/>
            <w:right w:val="none" w:sz="0" w:space="0" w:color="auto"/>
          </w:divBdr>
        </w:div>
        <w:div w:id="507133350">
          <w:marLeft w:val="480"/>
          <w:marRight w:val="0"/>
          <w:marTop w:val="0"/>
          <w:marBottom w:val="0"/>
          <w:divBdr>
            <w:top w:val="none" w:sz="0" w:space="0" w:color="auto"/>
            <w:left w:val="none" w:sz="0" w:space="0" w:color="auto"/>
            <w:bottom w:val="none" w:sz="0" w:space="0" w:color="auto"/>
            <w:right w:val="none" w:sz="0" w:space="0" w:color="auto"/>
          </w:divBdr>
        </w:div>
        <w:div w:id="332995760">
          <w:marLeft w:val="480"/>
          <w:marRight w:val="0"/>
          <w:marTop w:val="0"/>
          <w:marBottom w:val="0"/>
          <w:divBdr>
            <w:top w:val="none" w:sz="0" w:space="0" w:color="auto"/>
            <w:left w:val="none" w:sz="0" w:space="0" w:color="auto"/>
            <w:bottom w:val="none" w:sz="0" w:space="0" w:color="auto"/>
            <w:right w:val="none" w:sz="0" w:space="0" w:color="auto"/>
          </w:divBdr>
        </w:div>
        <w:div w:id="292518836">
          <w:marLeft w:val="480"/>
          <w:marRight w:val="0"/>
          <w:marTop w:val="0"/>
          <w:marBottom w:val="0"/>
          <w:divBdr>
            <w:top w:val="none" w:sz="0" w:space="0" w:color="auto"/>
            <w:left w:val="none" w:sz="0" w:space="0" w:color="auto"/>
            <w:bottom w:val="none" w:sz="0" w:space="0" w:color="auto"/>
            <w:right w:val="none" w:sz="0" w:space="0" w:color="auto"/>
          </w:divBdr>
        </w:div>
        <w:div w:id="1373001269">
          <w:marLeft w:val="480"/>
          <w:marRight w:val="0"/>
          <w:marTop w:val="0"/>
          <w:marBottom w:val="0"/>
          <w:divBdr>
            <w:top w:val="none" w:sz="0" w:space="0" w:color="auto"/>
            <w:left w:val="none" w:sz="0" w:space="0" w:color="auto"/>
            <w:bottom w:val="none" w:sz="0" w:space="0" w:color="auto"/>
            <w:right w:val="none" w:sz="0" w:space="0" w:color="auto"/>
          </w:divBdr>
        </w:div>
        <w:div w:id="1151561979">
          <w:marLeft w:val="480"/>
          <w:marRight w:val="0"/>
          <w:marTop w:val="0"/>
          <w:marBottom w:val="0"/>
          <w:divBdr>
            <w:top w:val="none" w:sz="0" w:space="0" w:color="auto"/>
            <w:left w:val="none" w:sz="0" w:space="0" w:color="auto"/>
            <w:bottom w:val="none" w:sz="0" w:space="0" w:color="auto"/>
            <w:right w:val="none" w:sz="0" w:space="0" w:color="auto"/>
          </w:divBdr>
        </w:div>
        <w:div w:id="1771470204">
          <w:marLeft w:val="480"/>
          <w:marRight w:val="0"/>
          <w:marTop w:val="0"/>
          <w:marBottom w:val="0"/>
          <w:divBdr>
            <w:top w:val="none" w:sz="0" w:space="0" w:color="auto"/>
            <w:left w:val="none" w:sz="0" w:space="0" w:color="auto"/>
            <w:bottom w:val="none" w:sz="0" w:space="0" w:color="auto"/>
            <w:right w:val="none" w:sz="0" w:space="0" w:color="auto"/>
          </w:divBdr>
        </w:div>
      </w:divsChild>
    </w:div>
    <w:div w:id="764110008">
      <w:bodyDiv w:val="1"/>
      <w:marLeft w:val="0"/>
      <w:marRight w:val="0"/>
      <w:marTop w:val="0"/>
      <w:marBottom w:val="0"/>
      <w:divBdr>
        <w:top w:val="none" w:sz="0" w:space="0" w:color="auto"/>
        <w:left w:val="none" w:sz="0" w:space="0" w:color="auto"/>
        <w:bottom w:val="none" w:sz="0" w:space="0" w:color="auto"/>
        <w:right w:val="none" w:sz="0" w:space="0" w:color="auto"/>
      </w:divBdr>
    </w:div>
    <w:div w:id="765034167">
      <w:bodyDiv w:val="1"/>
      <w:marLeft w:val="0"/>
      <w:marRight w:val="0"/>
      <w:marTop w:val="0"/>
      <w:marBottom w:val="0"/>
      <w:divBdr>
        <w:top w:val="none" w:sz="0" w:space="0" w:color="auto"/>
        <w:left w:val="none" w:sz="0" w:space="0" w:color="auto"/>
        <w:bottom w:val="none" w:sz="0" w:space="0" w:color="auto"/>
        <w:right w:val="none" w:sz="0" w:space="0" w:color="auto"/>
      </w:divBdr>
    </w:div>
    <w:div w:id="765149707">
      <w:bodyDiv w:val="1"/>
      <w:marLeft w:val="0"/>
      <w:marRight w:val="0"/>
      <w:marTop w:val="0"/>
      <w:marBottom w:val="0"/>
      <w:divBdr>
        <w:top w:val="none" w:sz="0" w:space="0" w:color="auto"/>
        <w:left w:val="none" w:sz="0" w:space="0" w:color="auto"/>
        <w:bottom w:val="none" w:sz="0" w:space="0" w:color="auto"/>
        <w:right w:val="none" w:sz="0" w:space="0" w:color="auto"/>
      </w:divBdr>
    </w:div>
    <w:div w:id="765269161">
      <w:bodyDiv w:val="1"/>
      <w:marLeft w:val="0"/>
      <w:marRight w:val="0"/>
      <w:marTop w:val="0"/>
      <w:marBottom w:val="0"/>
      <w:divBdr>
        <w:top w:val="none" w:sz="0" w:space="0" w:color="auto"/>
        <w:left w:val="none" w:sz="0" w:space="0" w:color="auto"/>
        <w:bottom w:val="none" w:sz="0" w:space="0" w:color="auto"/>
        <w:right w:val="none" w:sz="0" w:space="0" w:color="auto"/>
      </w:divBdr>
    </w:div>
    <w:div w:id="766074169">
      <w:bodyDiv w:val="1"/>
      <w:marLeft w:val="0"/>
      <w:marRight w:val="0"/>
      <w:marTop w:val="0"/>
      <w:marBottom w:val="0"/>
      <w:divBdr>
        <w:top w:val="none" w:sz="0" w:space="0" w:color="auto"/>
        <w:left w:val="none" w:sz="0" w:space="0" w:color="auto"/>
        <w:bottom w:val="none" w:sz="0" w:space="0" w:color="auto"/>
        <w:right w:val="none" w:sz="0" w:space="0" w:color="auto"/>
      </w:divBdr>
      <w:divsChild>
        <w:div w:id="1950618337">
          <w:marLeft w:val="640"/>
          <w:marRight w:val="0"/>
          <w:marTop w:val="0"/>
          <w:marBottom w:val="0"/>
          <w:divBdr>
            <w:top w:val="none" w:sz="0" w:space="0" w:color="auto"/>
            <w:left w:val="none" w:sz="0" w:space="0" w:color="auto"/>
            <w:bottom w:val="none" w:sz="0" w:space="0" w:color="auto"/>
            <w:right w:val="none" w:sz="0" w:space="0" w:color="auto"/>
          </w:divBdr>
        </w:div>
        <w:div w:id="1303927875">
          <w:marLeft w:val="640"/>
          <w:marRight w:val="0"/>
          <w:marTop w:val="0"/>
          <w:marBottom w:val="0"/>
          <w:divBdr>
            <w:top w:val="none" w:sz="0" w:space="0" w:color="auto"/>
            <w:left w:val="none" w:sz="0" w:space="0" w:color="auto"/>
            <w:bottom w:val="none" w:sz="0" w:space="0" w:color="auto"/>
            <w:right w:val="none" w:sz="0" w:space="0" w:color="auto"/>
          </w:divBdr>
        </w:div>
        <w:div w:id="196357665">
          <w:marLeft w:val="640"/>
          <w:marRight w:val="0"/>
          <w:marTop w:val="0"/>
          <w:marBottom w:val="0"/>
          <w:divBdr>
            <w:top w:val="none" w:sz="0" w:space="0" w:color="auto"/>
            <w:left w:val="none" w:sz="0" w:space="0" w:color="auto"/>
            <w:bottom w:val="none" w:sz="0" w:space="0" w:color="auto"/>
            <w:right w:val="none" w:sz="0" w:space="0" w:color="auto"/>
          </w:divBdr>
        </w:div>
        <w:div w:id="1099832961">
          <w:marLeft w:val="640"/>
          <w:marRight w:val="0"/>
          <w:marTop w:val="0"/>
          <w:marBottom w:val="0"/>
          <w:divBdr>
            <w:top w:val="none" w:sz="0" w:space="0" w:color="auto"/>
            <w:left w:val="none" w:sz="0" w:space="0" w:color="auto"/>
            <w:bottom w:val="none" w:sz="0" w:space="0" w:color="auto"/>
            <w:right w:val="none" w:sz="0" w:space="0" w:color="auto"/>
          </w:divBdr>
        </w:div>
        <w:div w:id="1024595179">
          <w:marLeft w:val="640"/>
          <w:marRight w:val="0"/>
          <w:marTop w:val="0"/>
          <w:marBottom w:val="0"/>
          <w:divBdr>
            <w:top w:val="none" w:sz="0" w:space="0" w:color="auto"/>
            <w:left w:val="none" w:sz="0" w:space="0" w:color="auto"/>
            <w:bottom w:val="none" w:sz="0" w:space="0" w:color="auto"/>
            <w:right w:val="none" w:sz="0" w:space="0" w:color="auto"/>
          </w:divBdr>
        </w:div>
        <w:div w:id="105003513">
          <w:marLeft w:val="640"/>
          <w:marRight w:val="0"/>
          <w:marTop w:val="0"/>
          <w:marBottom w:val="0"/>
          <w:divBdr>
            <w:top w:val="none" w:sz="0" w:space="0" w:color="auto"/>
            <w:left w:val="none" w:sz="0" w:space="0" w:color="auto"/>
            <w:bottom w:val="none" w:sz="0" w:space="0" w:color="auto"/>
            <w:right w:val="none" w:sz="0" w:space="0" w:color="auto"/>
          </w:divBdr>
        </w:div>
        <w:div w:id="512576901">
          <w:marLeft w:val="640"/>
          <w:marRight w:val="0"/>
          <w:marTop w:val="0"/>
          <w:marBottom w:val="0"/>
          <w:divBdr>
            <w:top w:val="none" w:sz="0" w:space="0" w:color="auto"/>
            <w:left w:val="none" w:sz="0" w:space="0" w:color="auto"/>
            <w:bottom w:val="none" w:sz="0" w:space="0" w:color="auto"/>
            <w:right w:val="none" w:sz="0" w:space="0" w:color="auto"/>
          </w:divBdr>
        </w:div>
        <w:div w:id="2116900438">
          <w:marLeft w:val="640"/>
          <w:marRight w:val="0"/>
          <w:marTop w:val="0"/>
          <w:marBottom w:val="0"/>
          <w:divBdr>
            <w:top w:val="none" w:sz="0" w:space="0" w:color="auto"/>
            <w:left w:val="none" w:sz="0" w:space="0" w:color="auto"/>
            <w:bottom w:val="none" w:sz="0" w:space="0" w:color="auto"/>
            <w:right w:val="none" w:sz="0" w:space="0" w:color="auto"/>
          </w:divBdr>
        </w:div>
        <w:div w:id="1258714871">
          <w:marLeft w:val="640"/>
          <w:marRight w:val="0"/>
          <w:marTop w:val="0"/>
          <w:marBottom w:val="0"/>
          <w:divBdr>
            <w:top w:val="none" w:sz="0" w:space="0" w:color="auto"/>
            <w:left w:val="none" w:sz="0" w:space="0" w:color="auto"/>
            <w:bottom w:val="none" w:sz="0" w:space="0" w:color="auto"/>
            <w:right w:val="none" w:sz="0" w:space="0" w:color="auto"/>
          </w:divBdr>
        </w:div>
        <w:div w:id="217521126">
          <w:marLeft w:val="640"/>
          <w:marRight w:val="0"/>
          <w:marTop w:val="0"/>
          <w:marBottom w:val="0"/>
          <w:divBdr>
            <w:top w:val="none" w:sz="0" w:space="0" w:color="auto"/>
            <w:left w:val="none" w:sz="0" w:space="0" w:color="auto"/>
            <w:bottom w:val="none" w:sz="0" w:space="0" w:color="auto"/>
            <w:right w:val="none" w:sz="0" w:space="0" w:color="auto"/>
          </w:divBdr>
        </w:div>
        <w:div w:id="1685479653">
          <w:marLeft w:val="640"/>
          <w:marRight w:val="0"/>
          <w:marTop w:val="0"/>
          <w:marBottom w:val="0"/>
          <w:divBdr>
            <w:top w:val="none" w:sz="0" w:space="0" w:color="auto"/>
            <w:left w:val="none" w:sz="0" w:space="0" w:color="auto"/>
            <w:bottom w:val="none" w:sz="0" w:space="0" w:color="auto"/>
            <w:right w:val="none" w:sz="0" w:space="0" w:color="auto"/>
          </w:divBdr>
        </w:div>
        <w:div w:id="1132363178">
          <w:marLeft w:val="640"/>
          <w:marRight w:val="0"/>
          <w:marTop w:val="0"/>
          <w:marBottom w:val="0"/>
          <w:divBdr>
            <w:top w:val="none" w:sz="0" w:space="0" w:color="auto"/>
            <w:left w:val="none" w:sz="0" w:space="0" w:color="auto"/>
            <w:bottom w:val="none" w:sz="0" w:space="0" w:color="auto"/>
            <w:right w:val="none" w:sz="0" w:space="0" w:color="auto"/>
          </w:divBdr>
        </w:div>
        <w:div w:id="339695688">
          <w:marLeft w:val="640"/>
          <w:marRight w:val="0"/>
          <w:marTop w:val="0"/>
          <w:marBottom w:val="0"/>
          <w:divBdr>
            <w:top w:val="none" w:sz="0" w:space="0" w:color="auto"/>
            <w:left w:val="none" w:sz="0" w:space="0" w:color="auto"/>
            <w:bottom w:val="none" w:sz="0" w:space="0" w:color="auto"/>
            <w:right w:val="none" w:sz="0" w:space="0" w:color="auto"/>
          </w:divBdr>
        </w:div>
        <w:div w:id="1882476726">
          <w:marLeft w:val="640"/>
          <w:marRight w:val="0"/>
          <w:marTop w:val="0"/>
          <w:marBottom w:val="0"/>
          <w:divBdr>
            <w:top w:val="none" w:sz="0" w:space="0" w:color="auto"/>
            <w:left w:val="none" w:sz="0" w:space="0" w:color="auto"/>
            <w:bottom w:val="none" w:sz="0" w:space="0" w:color="auto"/>
            <w:right w:val="none" w:sz="0" w:space="0" w:color="auto"/>
          </w:divBdr>
        </w:div>
        <w:div w:id="123500965">
          <w:marLeft w:val="640"/>
          <w:marRight w:val="0"/>
          <w:marTop w:val="0"/>
          <w:marBottom w:val="0"/>
          <w:divBdr>
            <w:top w:val="none" w:sz="0" w:space="0" w:color="auto"/>
            <w:left w:val="none" w:sz="0" w:space="0" w:color="auto"/>
            <w:bottom w:val="none" w:sz="0" w:space="0" w:color="auto"/>
            <w:right w:val="none" w:sz="0" w:space="0" w:color="auto"/>
          </w:divBdr>
        </w:div>
        <w:div w:id="1579711622">
          <w:marLeft w:val="640"/>
          <w:marRight w:val="0"/>
          <w:marTop w:val="0"/>
          <w:marBottom w:val="0"/>
          <w:divBdr>
            <w:top w:val="none" w:sz="0" w:space="0" w:color="auto"/>
            <w:left w:val="none" w:sz="0" w:space="0" w:color="auto"/>
            <w:bottom w:val="none" w:sz="0" w:space="0" w:color="auto"/>
            <w:right w:val="none" w:sz="0" w:space="0" w:color="auto"/>
          </w:divBdr>
        </w:div>
        <w:div w:id="1506283359">
          <w:marLeft w:val="640"/>
          <w:marRight w:val="0"/>
          <w:marTop w:val="0"/>
          <w:marBottom w:val="0"/>
          <w:divBdr>
            <w:top w:val="none" w:sz="0" w:space="0" w:color="auto"/>
            <w:left w:val="none" w:sz="0" w:space="0" w:color="auto"/>
            <w:bottom w:val="none" w:sz="0" w:space="0" w:color="auto"/>
            <w:right w:val="none" w:sz="0" w:space="0" w:color="auto"/>
          </w:divBdr>
        </w:div>
        <w:div w:id="875703275">
          <w:marLeft w:val="640"/>
          <w:marRight w:val="0"/>
          <w:marTop w:val="0"/>
          <w:marBottom w:val="0"/>
          <w:divBdr>
            <w:top w:val="none" w:sz="0" w:space="0" w:color="auto"/>
            <w:left w:val="none" w:sz="0" w:space="0" w:color="auto"/>
            <w:bottom w:val="none" w:sz="0" w:space="0" w:color="auto"/>
            <w:right w:val="none" w:sz="0" w:space="0" w:color="auto"/>
          </w:divBdr>
        </w:div>
        <w:div w:id="1700665370">
          <w:marLeft w:val="640"/>
          <w:marRight w:val="0"/>
          <w:marTop w:val="0"/>
          <w:marBottom w:val="0"/>
          <w:divBdr>
            <w:top w:val="none" w:sz="0" w:space="0" w:color="auto"/>
            <w:left w:val="none" w:sz="0" w:space="0" w:color="auto"/>
            <w:bottom w:val="none" w:sz="0" w:space="0" w:color="auto"/>
            <w:right w:val="none" w:sz="0" w:space="0" w:color="auto"/>
          </w:divBdr>
        </w:div>
        <w:div w:id="615984758">
          <w:marLeft w:val="640"/>
          <w:marRight w:val="0"/>
          <w:marTop w:val="0"/>
          <w:marBottom w:val="0"/>
          <w:divBdr>
            <w:top w:val="none" w:sz="0" w:space="0" w:color="auto"/>
            <w:left w:val="none" w:sz="0" w:space="0" w:color="auto"/>
            <w:bottom w:val="none" w:sz="0" w:space="0" w:color="auto"/>
            <w:right w:val="none" w:sz="0" w:space="0" w:color="auto"/>
          </w:divBdr>
        </w:div>
        <w:div w:id="2034380070">
          <w:marLeft w:val="640"/>
          <w:marRight w:val="0"/>
          <w:marTop w:val="0"/>
          <w:marBottom w:val="0"/>
          <w:divBdr>
            <w:top w:val="none" w:sz="0" w:space="0" w:color="auto"/>
            <w:left w:val="none" w:sz="0" w:space="0" w:color="auto"/>
            <w:bottom w:val="none" w:sz="0" w:space="0" w:color="auto"/>
            <w:right w:val="none" w:sz="0" w:space="0" w:color="auto"/>
          </w:divBdr>
        </w:div>
        <w:div w:id="789544835">
          <w:marLeft w:val="640"/>
          <w:marRight w:val="0"/>
          <w:marTop w:val="0"/>
          <w:marBottom w:val="0"/>
          <w:divBdr>
            <w:top w:val="none" w:sz="0" w:space="0" w:color="auto"/>
            <w:left w:val="none" w:sz="0" w:space="0" w:color="auto"/>
            <w:bottom w:val="none" w:sz="0" w:space="0" w:color="auto"/>
            <w:right w:val="none" w:sz="0" w:space="0" w:color="auto"/>
          </w:divBdr>
        </w:div>
        <w:div w:id="1834637638">
          <w:marLeft w:val="640"/>
          <w:marRight w:val="0"/>
          <w:marTop w:val="0"/>
          <w:marBottom w:val="0"/>
          <w:divBdr>
            <w:top w:val="none" w:sz="0" w:space="0" w:color="auto"/>
            <w:left w:val="none" w:sz="0" w:space="0" w:color="auto"/>
            <w:bottom w:val="none" w:sz="0" w:space="0" w:color="auto"/>
            <w:right w:val="none" w:sz="0" w:space="0" w:color="auto"/>
          </w:divBdr>
        </w:div>
        <w:div w:id="2027362124">
          <w:marLeft w:val="640"/>
          <w:marRight w:val="0"/>
          <w:marTop w:val="0"/>
          <w:marBottom w:val="0"/>
          <w:divBdr>
            <w:top w:val="none" w:sz="0" w:space="0" w:color="auto"/>
            <w:left w:val="none" w:sz="0" w:space="0" w:color="auto"/>
            <w:bottom w:val="none" w:sz="0" w:space="0" w:color="auto"/>
            <w:right w:val="none" w:sz="0" w:space="0" w:color="auto"/>
          </w:divBdr>
        </w:div>
        <w:div w:id="978220640">
          <w:marLeft w:val="640"/>
          <w:marRight w:val="0"/>
          <w:marTop w:val="0"/>
          <w:marBottom w:val="0"/>
          <w:divBdr>
            <w:top w:val="none" w:sz="0" w:space="0" w:color="auto"/>
            <w:left w:val="none" w:sz="0" w:space="0" w:color="auto"/>
            <w:bottom w:val="none" w:sz="0" w:space="0" w:color="auto"/>
            <w:right w:val="none" w:sz="0" w:space="0" w:color="auto"/>
          </w:divBdr>
        </w:div>
        <w:div w:id="1898085748">
          <w:marLeft w:val="640"/>
          <w:marRight w:val="0"/>
          <w:marTop w:val="0"/>
          <w:marBottom w:val="0"/>
          <w:divBdr>
            <w:top w:val="none" w:sz="0" w:space="0" w:color="auto"/>
            <w:left w:val="none" w:sz="0" w:space="0" w:color="auto"/>
            <w:bottom w:val="none" w:sz="0" w:space="0" w:color="auto"/>
            <w:right w:val="none" w:sz="0" w:space="0" w:color="auto"/>
          </w:divBdr>
        </w:div>
        <w:div w:id="9648459">
          <w:marLeft w:val="640"/>
          <w:marRight w:val="0"/>
          <w:marTop w:val="0"/>
          <w:marBottom w:val="0"/>
          <w:divBdr>
            <w:top w:val="none" w:sz="0" w:space="0" w:color="auto"/>
            <w:left w:val="none" w:sz="0" w:space="0" w:color="auto"/>
            <w:bottom w:val="none" w:sz="0" w:space="0" w:color="auto"/>
            <w:right w:val="none" w:sz="0" w:space="0" w:color="auto"/>
          </w:divBdr>
        </w:div>
        <w:div w:id="2025087473">
          <w:marLeft w:val="640"/>
          <w:marRight w:val="0"/>
          <w:marTop w:val="0"/>
          <w:marBottom w:val="0"/>
          <w:divBdr>
            <w:top w:val="none" w:sz="0" w:space="0" w:color="auto"/>
            <w:left w:val="none" w:sz="0" w:space="0" w:color="auto"/>
            <w:bottom w:val="none" w:sz="0" w:space="0" w:color="auto"/>
            <w:right w:val="none" w:sz="0" w:space="0" w:color="auto"/>
          </w:divBdr>
        </w:div>
        <w:div w:id="2019890248">
          <w:marLeft w:val="640"/>
          <w:marRight w:val="0"/>
          <w:marTop w:val="0"/>
          <w:marBottom w:val="0"/>
          <w:divBdr>
            <w:top w:val="none" w:sz="0" w:space="0" w:color="auto"/>
            <w:left w:val="none" w:sz="0" w:space="0" w:color="auto"/>
            <w:bottom w:val="none" w:sz="0" w:space="0" w:color="auto"/>
            <w:right w:val="none" w:sz="0" w:space="0" w:color="auto"/>
          </w:divBdr>
        </w:div>
        <w:div w:id="184565005">
          <w:marLeft w:val="640"/>
          <w:marRight w:val="0"/>
          <w:marTop w:val="0"/>
          <w:marBottom w:val="0"/>
          <w:divBdr>
            <w:top w:val="none" w:sz="0" w:space="0" w:color="auto"/>
            <w:left w:val="none" w:sz="0" w:space="0" w:color="auto"/>
            <w:bottom w:val="none" w:sz="0" w:space="0" w:color="auto"/>
            <w:right w:val="none" w:sz="0" w:space="0" w:color="auto"/>
          </w:divBdr>
        </w:div>
        <w:div w:id="1021858656">
          <w:marLeft w:val="640"/>
          <w:marRight w:val="0"/>
          <w:marTop w:val="0"/>
          <w:marBottom w:val="0"/>
          <w:divBdr>
            <w:top w:val="none" w:sz="0" w:space="0" w:color="auto"/>
            <w:left w:val="none" w:sz="0" w:space="0" w:color="auto"/>
            <w:bottom w:val="none" w:sz="0" w:space="0" w:color="auto"/>
            <w:right w:val="none" w:sz="0" w:space="0" w:color="auto"/>
          </w:divBdr>
        </w:div>
        <w:div w:id="457794538">
          <w:marLeft w:val="640"/>
          <w:marRight w:val="0"/>
          <w:marTop w:val="0"/>
          <w:marBottom w:val="0"/>
          <w:divBdr>
            <w:top w:val="none" w:sz="0" w:space="0" w:color="auto"/>
            <w:left w:val="none" w:sz="0" w:space="0" w:color="auto"/>
            <w:bottom w:val="none" w:sz="0" w:space="0" w:color="auto"/>
            <w:right w:val="none" w:sz="0" w:space="0" w:color="auto"/>
          </w:divBdr>
        </w:div>
        <w:div w:id="877015427">
          <w:marLeft w:val="640"/>
          <w:marRight w:val="0"/>
          <w:marTop w:val="0"/>
          <w:marBottom w:val="0"/>
          <w:divBdr>
            <w:top w:val="none" w:sz="0" w:space="0" w:color="auto"/>
            <w:left w:val="none" w:sz="0" w:space="0" w:color="auto"/>
            <w:bottom w:val="none" w:sz="0" w:space="0" w:color="auto"/>
            <w:right w:val="none" w:sz="0" w:space="0" w:color="auto"/>
          </w:divBdr>
        </w:div>
        <w:div w:id="171798165">
          <w:marLeft w:val="640"/>
          <w:marRight w:val="0"/>
          <w:marTop w:val="0"/>
          <w:marBottom w:val="0"/>
          <w:divBdr>
            <w:top w:val="none" w:sz="0" w:space="0" w:color="auto"/>
            <w:left w:val="none" w:sz="0" w:space="0" w:color="auto"/>
            <w:bottom w:val="none" w:sz="0" w:space="0" w:color="auto"/>
            <w:right w:val="none" w:sz="0" w:space="0" w:color="auto"/>
          </w:divBdr>
        </w:div>
        <w:div w:id="1654988725">
          <w:marLeft w:val="640"/>
          <w:marRight w:val="0"/>
          <w:marTop w:val="0"/>
          <w:marBottom w:val="0"/>
          <w:divBdr>
            <w:top w:val="none" w:sz="0" w:space="0" w:color="auto"/>
            <w:left w:val="none" w:sz="0" w:space="0" w:color="auto"/>
            <w:bottom w:val="none" w:sz="0" w:space="0" w:color="auto"/>
            <w:right w:val="none" w:sz="0" w:space="0" w:color="auto"/>
          </w:divBdr>
        </w:div>
        <w:div w:id="1687439207">
          <w:marLeft w:val="640"/>
          <w:marRight w:val="0"/>
          <w:marTop w:val="0"/>
          <w:marBottom w:val="0"/>
          <w:divBdr>
            <w:top w:val="none" w:sz="0" w:space="0" w:color="auto"/>
            <w:left w:val="none" w:sz="0" w:space="0" w:color="auto"/>
            <w:bottom w:val="none" w:sz="0" w:space="0" w:color="auto"/>
            <w:right w:val="none" w:sz="0" w:space="0" w:color="auto"/>
          </w:divBdr>
        </w:div>
        <w:div w:id="1465847405">
          <w:marLeft w:val="640"/>
          <w:marRight w:val="0"/>
          <w:marTop w:val="0"/>
          <w:marBottom w:val="0"/>
          <w:divBdr>
            <w:top w:val="none" w:sz="0" w:space="0" w:color="auto"/>
            <w:left w:val="none" w:sz="0" w:space="0" w:color="auto"/>
            <w:bottom w:val="none" w:sz="0" w:space="0" w:color="auto"/>
            <w:right w:val="none" w:sz="0" w:space="0" w:color="auto"/>
          </w:divBdr>
        </w:div>
        <w:div w:id="1888645720">
          <w:marLeft w:val="640"/>
          <w:marRight w:val="0"/>
          <w:marTop w:val="0"/>
          <w:marBottom w:val="0"/>
          <w:divBdr>
            <w:top w:val="none" w:sz="0" w:space="0" w:color="auto"/>
            <w:left w:val="none" w:sz="0" w:space="0" w:color="auto"/>
            <w:bottom w:val="none" w:sz="0" w:space="0" w:color="auto"/>
            <w:right w:val="none" w:sz="0" w:space="0" w:color="auto"/>
          </w:divBdr>
        </w:div>
        <w:div w:id="987707309">
          <w:marLeft w:val="640"/>
          <w:marRight w:val="0"/>
          <w:marTop w:val="0"/>
          <w:marBottom w:val="0"/>
          <w:divBdr>
            <w:top w:val="none" w:sz="0" w:space="0" w:color="auto"/>
            <w:left w:val="none" w:sz="0" w:space="0" w:color="auto"/>
            <w:bottom w:val="none" w:sz="0" w:space="0" w:color="auto"/>
            <w:right w:val="none" w:sz="0" w:space="0" w:color="auto"/>
          </w:divBdr>
        </w:div>
        <w:div w:id="1970741437">
          <w:marLeft w:val="640"/>
          <w:marRight w:val="0"/>
          <w:marTop w:val="0"/>
          <w:marBottom w:val="0"/>
          <w:divBdr>
            <w:top w:val="none" w:sz="0" w:space="0" w:color="auto"/>
            <w:left w:val="none" w:sz="0" w:space="0" w:color="auto"/>
            <w:bottom w:val="none" w:sz="0" w:space="0" w:color="auto"/>
            <w:right w:val="none" w:sz="0" w:space="0" w:color="auto"/>
          </w:divBdr>
        </w:div>
        <w:div w:id="1927415734">
          <w:marLeft w:val="640"/>
          <w:marRight w:val="0"/>
          <w:marTop w:val="0"/>
          <w:marBottom w:val="0"/>
          <w:divBdr>
            <w:top w:val="none" w:sz="0" w:space="0" w:color="auto"/>
            <w:left w:val="none" w:sz="0" w:space="0" w:color="auto"/>
            <w:bottom w:val="none" w:sz="0" w:space="0" w:color="auto"/>
            <w:right w:val="none" w:sz="0" w:space="0" w:color="auto"/>
          </w:divBdr>
        </w:div>
        <w:div w:id="1720669771">
          <w:marLeft w:val="640"/>
          <w:marRight w:val="0"/>
          <w:marTop w:val="0"/>
          <w:marBottom w:val="0"/>
          <w:divBdr>
            <w:top w:val="none" w:sz="0" w:space="0" w:color="auto"/>
            <w:left w:val="none" w:sz="0" w:space="0" w:color="auto"/>
            <w:bottom w:val="none" w:sz="0" w:space="0" w:color="auto"/>
            <w:right w:val="none" w:sz="0" w:space="0" w:color="auto"/>
          </w:divBdr>
        </w:div>
        <w:div w:id="241840609">
          <w:marLeft w:val="640"/>
          <w:marRight w:val="0"/>
          <w:marTop w:val="0"/>
          <w:marBottom w:val="0"/>
          <w:divBdr>
            <w:top w:val="none" w:sz="0" w:space="0" w:color="auto"/>
            <w:left w:val="none" w:sz="0" w:space="0" w:color="auto"/>
            <w:bottom w:val="none" w:sz="0" w:space="0" w:color="auto"/>
            <w:right w:val="none" w:sz="0" w:space="0" w:color="auto"/>
          </w:divBdr>
        </w:div>
        <w:div w:id="248396076">
          <w:marLeft w:val="640"/>
          <w:marRight w:val="0"/>
          <w:marTop w:val="0"/>
          <w:marBottom w:val="0"/>
          <w:divBdr>
            <w:top w:val="none" w:sz="0" w:space="0" w:color="auto"/>
            <w:left w:val="none" w:sz="0" w:space="0" w:color="auto"/>
            <w:bottom w:val="none" w:sz="0" w:space="0" w:color="auto"/>
            <w:right w:val="none" w:sz="0" w:space="0" w:color="auto"/>
          </w:divBdr>
        </w:div>
        <w:div w:id="1991863563">
          <w:marLeft w:val="640"/>
          <w:marRight w:val="0"/>
          <w:marTop w:val="0"/>
          <w:marBottom w:val="0"/>
          <w:divBdr>
            <w:top w:val="none" w:sz="0" w:space="0" w:color="auto"/>
            <w:left w:val="none" w:sz="0" w:space="0" w:color="auto"/>
            <w:bottom w:val="none" w:sz="0" w:space="0" w:color="auto"/>
            <w:right w:val="none" w:sz="0" w:space="0" w:color="auto"/>
          </w:divBdr>
        </w:div>
        <w:div w:id="1495030982">
          <w:marLeft w:val="640"/>
          <w:marRight w:val="0"/>
          <w:marTop w:val="0"/>
          <w:marBottom w:val="0"/>
          <w:divBdr>
            <w:top w:val="none" w:sz="0" w:space="0" w:color="auto"/>
            <w:left w:val="none" w:sz="0" w:space="0" w:color="auto"/>
            <w:bottom w:val="none" w:sz="0" w:space="0" w:color="auto"/>
            <w:right w:val="none" w:sz="0" w:space="0" w:color="auto"/>
          </w:divBdr>
        </w:div>
        <w:div w:id="1317151527">
          <w:marLeft w:val="640"/>
          <w:marRight w:val="0"/>
          <w:marTop w:val="0"/>
          <w:marBottom w:val="0"/>
          <w:divBdr>
            <w:top w:val="none" w:sz="0" w:space="0" w:color="auto"/>
            <w:left w:val="none" w:sz="0" w:space="0" w:color="auto"/>
            <w:bottom w:val="none" w:sz="0" w:space="0" w:color="auto"/>
            <w:right w:val="none" w:sz="0" w:space="0" w:color="auto"/>
          </w:divBdr>
        </w:div>
        <w:div w:id="502361359">
          <w:marLeft w:val="640"/>
          <w:marRight w:val="0"/>
          <w:marTop w:val="0"/>
          <w:marBottom w:val="0"/>
          <w:divBdr>
            <w:top w:val="none" w:sz="0" w:space="0" w:color="auto"/>
            <w:left w:val="none" w:sz="0" w:space="0" w:color="auto"/>
            <w:bottom w:val="none" w:sz="0" w:space="0" w:color="auto"/>
            <w:right w:val="none" w:sz="0" w:space="0" w:color="auto"/>
          </w:divBdr>
        </w:div>
        <w:div w:id="328219562">
          <w:marLeft w:val="640"/>
          <w:marRight w:val="0"/>
          <w:marTop w:val="0"/>
          <w:marBottom w:val="0"/>
          <w:divBdr>
            <w:top w:val="none" w:sz="0" w:space="0" w:color="auto"/>
            <w:left w:val="none" w:sz="0" w:space="0" w:color="auto"/>
            <w:bottom w:val="none" w:sz="0" w:space="0" w:color="auto"/>
            <w:right w:val="none" w:sz="0" w:space="0" w:color="auto"/>
          </w:divBdr>
        </w:div>
        <w:div w:id="122239523">
          <w:marLeft w:val="640"/>
          <w:marRight w:val="0"/>
          <w:marTop w:val="0"/>
          <w:marBottom w:val="0"/>
          <w:divBdr>
            <w:top w:val="none" w:sz="0" w:space="0" w:color="auto"/>
            <w:left w:val="none" w:sz="0" w:space="0" w:color="auto"/>
            <w:bottom w:val="none" w:sz="0" w:space="0" w:color="auto"/>
            <w:right w:val="none" w:sz="0" w:space="0" w:color="auto"/>
          </w:divBdr>
        </w:div>
        <w:div w:id="1487431626">
          <w:marLeft w:val="640"/>
          <w:marRight w:val="0"/>
          <w:marTop w:val="0"/>
          <w:marBottom w:val="0"/>
          <w:divBdr>
            <w:top w:val="none" w:sz="0" w:space="0" w:color="auto"/>
            <w:left w:val="none" w:sz="0" w:space="0" w:color="auto"/>
            <w:bottom w:val="none" w:sz="0" w:space="0" w:color="auto"/>
            <w:right w:val="none" w:sz="0" w:space="0" w:color="auto"/>
          </w:divBdr>
        </w:div>
        <w:div w:id="1761365639">
          <w:marLeft w:val="640"/>
          <w:marRight w:val="0"/>
          <w:marTop w:val="0"/>
          <w:marBottom w:val="0"/>
          <w:divBdr>
            <w:top w:val="none" w:sz="0" w:space="0" w:color="auto"/>
            <w:left w:val="none" w:sz="0" w:space="0" w:color="auto"/>
            <w:bottom w:val="none" w:sz="0" w:space="0" w:color="auto"/>
            <w:right w:val="none" w:sz="0" w:space="0" w:color="auto"/>
          </w:divBdr>
        </w:div>
        <w:div w:id="602541443">
          <w:marLeft w:val="640"/>
          <w:marRight w:val="0"/>
          <w:marTop w:val="0"/>
          <w:marBottom w:val="0"/>
          <w:divBdr>
            <w:top w:val="none" w:sz="0" w:space="0" w:color="auto"/>
            <w:left w:val="none" w:sz="0" w:space="0" w:color="auto"/>
            <w:bottom w:val="none" w:sz="0" w:space="0" w:color="auto"/>
            <w:right w:val="none" w:sz="0" w:space="0" w:color="auto"/>
          </w:divBdr>
        </w:div>
        <w:div w:id="1852648569">
          <w:marLeft w:val="640"/>
          <w:marRight w:val="0"/>
          <w:marTop w:val="0"/>
          <w:marBottom w:val="0"/>
          <w:divBdr>
            <w:top w:val="none" w:sz="0" w:space="0" w:color="auto"/>
            <w:left w:val="none" w:sz="0" w:space="0" w:color="auto"/>
            <w:bottom w:val="none" w:sz="0" w:space="0" w:color="auto"/>
            <w:right w:val="none" w:sz="0" w:space="0" w:color="auto"/>
          </w:divBdr>
        </w:div>
        <w:div w:id="962659983">
          <w:marLeft w:val="640"/>
          <w:marRight w:val="0"/>
          <w:marTop w:val="0"/>
          <w:marBottom w:val="0"/>
          <w:divBdr>
            <w:top w:val="none" w:sz="0" w:space="0" w:color="auto"/>
            <w:left w:val="none" w:sz="0" w:space="0" w:color="auto"/>
            <w:bottom w:val="none" w:sz="0" w:space="0" w:color="auto"/>
            <w:right w:val="none" w:sz="0" w:space="0" w:color="auto"/>
          </w:divBdr>
        </w:div>
        <w:div w:id="830414154">
          <w:marLeft w:val="640"/>
          <w:marRight w:val="0"/>
          <w:marTop w:val="0"/>
          <w:marBottom w:val="0"/>
          <w:divBdr>
            <w:top w:val="none" w:sz="0" w:space="0" w:color="auto"/>
            <w:left w:val="none" w:sz="0" w:space="0" w:color="auto"/>
            <w:bottom w:val="none" w:sz="0" w:space="0" w:color="auto"/>
            <w:right w:val="none" w:sz="0" w:space="0" w:color="auto"/>
          </w:divBdr>
        </w:div>
        <w:div w:id="674112547">
          <w:marLeft w:val="640"/>
          <w:marRight w:val="0"/>
          <w:marTop w:val="0"/>
          <w:marBottom w:val="0"/>
          <w:divBdr>
            <w:top w:val="none" w:sz="0" w:space="0" w:color="auto"/>
            <w:left w:val="none" w:sz="0" w:space="0" w:color="auto"/>
            <w:bottom w:val="none" w:sz="0" w:space="0" w:color="auto"/>
            <w:right w:val="none" w:sz="0" w:space="0" w:color="auto"/>
          </w:divBdr>
        </w:div>
        <w:div w:id="1577547387">
          <w:marLeft w:val="640"/>
          <w:marRight w:val="0"/>
          <w:marTop w:val="0"/>
          <w:marBottom w:val="0"/>
          <w:divBdr>
            <w:top w:val="none" w:sz="0" w:space="0" w:color="auto"/>
            <w:left w:val="none" w:sz="0" w:space="0" w:color="auto"/>
            <w:bottom w:val="none" w:sz="0" w:space="0" w:color="auto"/>
            <w:right w:val="none" w:sz="0" w:space="0" w:color="auto"/>
          </w:divBdr>
        </w:div>
        <w:div w:id="1938826466">
          <w:marLeft w:val="640"/>
          <w:marRight w:val="0"/>
          <w:marTop w:val="0"/>
          <w:marBottom w:val="0"/>
          <w:divBdr>
            <w:top w:val="none" w:sz="0" w:space="0" w:color="auto"/>
            <w:left w:val="none" w:sz="0" w:space="0" w:color="auto"/>
            <w:bottom w:val="none" w:sz="0" w:space="0" w:color="auto"/>
            <w:right w:val="none" w:sz="0" w:space="0" w:color="auto"/>
          </w:divBdr>
        </w:div>
        <w:div w:id="2018266432">
          <w:marLeft w:val="640"/>
          <w:marRight w:val="0"/>
          <w:marTop w:val="0"/>
          <w:marBottom w:val="0"/>
          <w:divBdr>
            <w:top w:val="none" w:sz="0" w:space="0" w:color="auto"/>
            <w:left w:val="none" w:sz="0" w:space="0" w:color="auto"/>
            <w:bottom w:val="none" w:sz="0" w:space="0" w:color="auto"/>
            <w:right w:val="none" w:sz="0" w:space="0" w:color="auto"/>
          </w:divBdr>
        </w:div>
        <w:div w:id="1045521663">
          <w:marLeft w:val="640"/>
          <w:marRight w:val="0"/>
          <w:marTop w:val="0"/>
          <w:marBottom w:val="0"/>
          <w:divBdr>
            <w:top w:val="none" w:sz="0" w:space="0" w:color="auto"/>
            <w:left w:val="none" w:sz="0" w:space="0" w:color="auto"/>
            <w:bottom w:val="none" w:sz="0" w:space="0" w:color="auto"/>
            <w:right w:val="none" w:sz="0" w:space="0" w:color="auto"/>
          </w:divBdr>
        </w:div>
        <w:div w:id="635254418">
          <w:marLeft w:val="640"/>
          <w:marRight w:val="0"/>
          <w:marTop w:val="0"/>
          <w:marBottom w:val="0"/>
          <w:divBdr>
            <w:top w:val="none" w:sz="0" w:space="0" w:color="auto"/>
            <w:left w:val="none" w:sz="0" w:space="0" w:color="auto"/>
            <w:bottom w:val="none" w:sz="0" w:space="0" w:color="auto"/>
            <w:right w:val="none" w:sz="0" w:space="0" w:color="auto"/>
          </w:divBdr>
        </w:div>
        <w:div w:id="529493878">
          <w:marLeft w:val="640"/>
          <w:marRight w:val="0"/>
          <w:marTop w:val="0"/>
          <w:marBottom w:val="0"/>
          <w:divBdr>
            <w:top w:val="none" w:sz="0" w:space="0" w:color="auto"/>
            <w:left w:val="none" w:sz="0" w:space="0" w:color="auto"/>
            <w:bottom w:val="none" w:sz="0" w:space="0" w:color="auto"/>
            <w:right w:val="none" w:sz="0" w:space="0" w:color="auto"/>
          </w:divBdr>
        </w:div>
        <w:div w:id="564920969">
          <w:marLeft w:val="640"/>
          <w:marRight w:val="0"/>
          <w:marTop w:val="0"/>
          <w:marBottom w:val="0"/>
          <w:divBdr>
            <w:top w:val="none" w:sz="0" w:space="0" w:color="auto"/>
            <w:left w:val="none" w:sz="0" w:space="0" w:color="auto"/>
            <w:bottom w:val="none" w:sz="0" w:space="0" w:color="auto"/>
            <w:right w:val="none" w:sz="0" w:space="0" w:color="auto"/>
          </w:divBdr>
        </w:div>
        <w:div w:id="1368796304">
          <w:marLeft w:val="640"/>
          <w:marRight w:val="0"/>
          <w:marTop w:val="0"/>
          <w:marBottom w:val="0"/>
          <w:divBdr>
            <w:top w:val="none" w:sz="0" w:space="0" w:color="auto"/>
            <w:left w:val="none" w:sz="0" w:space="0" w:color="auto"/>
            <w:bottom w:val="none" w:sz="0" w:space="0" w:color="auto"/>
            <w:right w:val="none" w:sz="0" w:space="0" w:color="auto"/>
          </w:divBdr>
        </w:div>
      </w:divsChild>
    </w:div>
    <w:div w:id="769813059">
      <w:bodyDiv w:val="1"/>
      <w:marLeft w:val="0"/>
      <w:marRight w:val="0"/>
      <w:marTop w:val="0"/>
      <w:marBottom w:val="0"/>
      <w:divBdr>
        <w:top w:val="none" w:sz="0" w:space="0" w:color="auto"/>
        <w:left w:val="none" w:sz="0" w:space="0" w:color="auto"/>
        <w:bottom w:val="none" w:sz="0" w:space="0" w:color="auto"/>
        <w:right w:val="none" w:sz="0" w:space="0" w:color="auto"/>
      </w:divBdr>
    </w:div>
    <w:div w:id="770706342">
      <w:bodyDiv w:val="1"/>
      <w:marLeft w:val="0"/>
      <w:marRight w:val="0"/>
      <w:marTop w:val="0"/>
      <w:marBottom w:val="0"/>
      <w:divBdr>
        <w:top w:val="none" w:sz="0" w:space="0" w:color="auto"/>
        <w:left w:val="none" w:sz="0" w:space="0" w:color="auto"/>
        <w:bottom w:val="none" w:sz="0" w:space="0" w:color="auto"/>
        <w:right w:val="none" w:sz="0" w:space="0" w:color="auto"/>
      </w:divBdr>
    </w:div>
    <w:div w:id="773551097">
      <w:bodyDiv w:val="1"/>
      <w:marLeft w:val="0"/>
      <w:marRight w:val="0"/>
      <w:marTop w:val="0"/>
      <w:marBottom w:val="0"/>
      <w:divBdr>
        <w:top w:val="none" w:sz="0" w:space="0" w:color="auto"/>
        <w:left w:val="none" w:sz="0" w:space="0" w:color="auto"/>
        <w:bottom w:val="none" w:sz="0" w:space="0" w:color="auto"/>
        <w:right w:val="none" w:sz="0" w:space="0" w:color="auto"/>
      </w:divBdr>
    </w:div>
    <w:div w:id="774440148">
      <w:bodyDiv w:val="1"/>
      <w:marLeft w:val="0"/>
      <w:marRight w:val="0"/>
      <w:marTop w:val="0"/>
      <w:marBottom w:val="0"/>
      <w:divBdr>
        <w:top w:val="none" w:sz="0" w:space="0" w:color="auto"/>
        <w:left w:val="none" w:sz="0" w:space="0" w:color="auto"/>
        <w:bottom w:val="none" w:sz="0" w:space="0" w:color="auto"/>
        <w:right w:val="none" w:sz="0" w:space="0" w:color="auto"/>
      </w:divBdr>
    </w:div>
    <w:div w:id="776755680">
      <w:bodyDiv w:val="1"/>
      <w:marLeft w:val="0"/>
      <w:marRight w:val="0"/>
      <w:marTop w:val="0"/>
      <w:marBottom w:val="0"/>
      <w:divBdr>
        <w:top w:val="none" w:sz="0" w:space="0" w:color="auto"/>
        <w:left w:val="none" w:sz="0" w:space="0" w:color="auto"/>
        <w:bottom w:val="none" w:sz="0" w:space="0" w:color="auto"/>
        <w:right w:val="none" w:sz="0" w:space="0" w:color="auto"/>
      </w:divBdr>
    </w:div>
    <w:div w:id="778136336">
      <w:bodyDiv w:val="1"/>
      <w:marLeft w:val="0"/>
      <w:marRight w:val="0"/>
      <w:marTop w:val="0"/>
      <w:marBottom w:val="0"/>
      <w:divBdr>
        <w:top w:val="none" w:sz="0" w:space="0" w:color="auto"/>
        <w:left w:val="none" w:sz="0" w:space="0" w:color="auto"/>
        <w:bottom w:val="none" w:sz="0" w:space="0" w:color="auto"/>
        <w:right w:val="none" w:sz="0" w:space="0" w:color="auto"/>
      </w:divBdr>
    </w:div>
    <w:div w:id="778378878">
      <w:bodyDiv w:val="1"/>
      <w:marLeft w:val="0"/>
      <w:marRight w:val="0"/>
      <w:marTop w:val="0"/>
      <w:marBottom w:val="0"/>
      <w:divBdr>
        <w:top w:val="none" w:sz="0" w:space="0" w:color="auto"/>
        <w:left w:val="none" w:sz="0" w:space="0" w:color="auto"/>
        <w:bottom w:val="none" w:sz="0" w:space="0" w:color="auto"/>
        <w:right w:val="none" w:sz="0" w:space="0" w:color="auto"/>
      </w:divBdr>
    </w:div>
    <w:div w:id="778794444">
      <w:bodyDiv w:val="1"/>
      <w:marLeft w:val="0"/>
      <w:marRight w:val="0"/>
      <w:marTop w:val="0"/>
      <w:marBottom w:val="0"/>
      <w:divBdr>
        <w:top w:val="none" w:sz="0" w:space="0" w:color="auto"/>
        <w:left w:val="none" w:sz="0" w:space="0" w:color="auto"/>
        <w:bottom w:val="none" w:sz="0" w:space="0" w:color="auto"/>
        <w:right w:val="none" w:sz="0" w:space="0" w:color="auto"/>
      </w:divBdr>
    </w:div>
    <w:div w:id="780875772">
      <w:bodyDiv w:val="1"/>
      <w:marLeft w:val="0"/>
      <w:marRight w:val="0"/>
      <w:marTop w:val="0"/>
      <w:marBottom w:val="0"/>
      <w:divBdr>
        <w:top w:val="none" w:sz="0" w:space="0" w:color="auto"/>
        <w:left w:val="none" w:sz="0" w:space="0" w:color="auto"/>
        <w:bottom w:val="none" w:sz="0" w:space="0" w:color="auto"/>
        <w:right w:val="none" w:sz="0" w:space="0" w:color="auto"/>
      </w:divBdr>
    </w:div>
    <w:div w:id="783040160">
      <w:bodyDiv w:val="1"/>
      <w:marLeft w:val="0"/>
      <w:marRight w:val="0"/>
      <w:marTop w:val="0"/>
      <w:marBottom w:val="0"/>
      <w:divBdr>
        <w:top w:val="none" w:sz="0" w:space="0" w:color="auto"/>
        <w:left w:val="none" w:sz="0" w:space="0" w:color="auto"/>
        <w:bottom w:val="none" w:sz="0" w:space="0" w:color="auto"/>
        <w:right w:val="none" w:sz="0" w:space="0" w:color="auto"/>
      </w:divBdr>
    </w:div>
    <w:div w:id="783840857">
      <w:bodyDiv w:val="1"/>
      <w:marLeft w:val="0"/>
      <w:marRight w:val="0"/>
      <w:marTop w:val="0"/>
      <w:marBottom w:val="0"/>
      <w:divBdr>
        <w:top w:val="none" w:sz="0" w:space="0" w:color="auto"/>
        <w:left w:val="none" w:sz="0" w:space="0" w:color="auto"/>
        <w:bottom w:val="none" w:sz="0" w:space="0" w:color="auto"/>
        <w:right w:val="none" w:sz="0" w:space="0" w:color="auto"/>
      </w:divBdr>
    </w:div>
    <w:div w:id="787242313">
      <w:bodyDiv w:val="1"/>
      <w:marLeft w:val="0"/>
      <w:marRight w:val="0"/>
      <w:marTop w:val="0"/>
      <w:marBottom w:val="0"/>
      <w:divBdr>
        <w:top w:val="none" w:sz="0" w:space="0" w:color="auto"/>
        <w:left w:val="none" w:sz="0" w:space="0" w:color="auto"/>
        <w:bottom w:val="none" w:sz="0" w:space="0" w:color="auto"/>
        <w:right w:val="none" w:sz="0" w:space="0" w:color="auto"/>
      </w:divBdr>
    </w:div>
    <w:div w:id="788092168">
      <w:bodyDiv w:val="1"/>
      <w:marLeft w:val="0"/>
      <w:marRight w:val="0"/>
      <w:marTop w:val="0"/>
      <w:marBottom w:val="0"/>
      <w:divBdr>
        <w:top w:val="none" w:sz="0" w:space="0" w:color="auto"/>
        <w:left w:val="none" w:sz="0" w:space="0" w:color="auto"/>
        <w:bottom w:val="none" w:sz="0" w:space="0" w:color="auto"/>
        <w:right w:val="none" w:sz="0" w:space="0" w:color="auto"/>
      </w:divBdr>
    </w:div>
    <w:div w:id="789278372">
      <w:bodyDiv w:val="1"/>
      <w:marLeft w:val="0"/>
      <w:marRight w:val="0"/>
      <w:marTop w:val="0"/>
      <w:marBottom w:val="0"/>
      <w:divBdr>
        <w:top w:val="none" w:sz="0" w:space="0" w:color="auto"/>
        <w:left w:val="none" w:sz="0" w:space="0" w:color="auto"/>
        <w:bottom w:val="none" w:sz="0" w:space="0" w:color="auto"/>
        <w:right w:val="none" w:sz="0" w:space="0" w:color="auto"/>
      </w:divBdr>
    </w:div>
    <w:div w:id="790979580">
      <w:bodyDiv w:val="1"/>
      <w:marLeft w:val="0"/>
      <w:marRight w:val="0"/>
      <w:marTop w:val="0"/>
      <w:marBottom w:val="0"/>
      <w:divBdr>
        <w:top w:val="none" w:sz="0" w:space="0" w:color="auto"/>
        <w:left w:val="none" w:sz="0" w:space="0" w:color="auto"/>
        <w:bottom w:val="none" w:sz="0" w:space="0" w:color="auto"/>
        <w:right w:val="none" w:sz="0" w:space="0" w:color="auto"/>
      </w:divBdr>
    </w:div>
    <w:div w:id="792943431">
      <w:bodyDiv w:val="1"/>
      <w:marLeft w:val="0"/>
      <w:marRight w:val="0"/>
      <w:marTop w:val="0"/>
      <w:marBottom w:val="0"/>
      <w:divBdr>
        <w:top w:val="none" w:sz="0" w:space="0" w:color="auto"/>
        <w:left w:val="none" w:sz="0" w:space="0" w:color="auto"/>
        <w:bottom w:val="none" w:sz="0" w:space="0" w:color="auto"/>
        <w:right w:val="none" w:sz="0" w:space="0" w:color="auto"/>
      </w:divBdr>
    </w:div>
    <w:div w:id="794181969">
      <w:bodyDiv w:val="1"/>
      <w:marLeft w:val="0"/>
      <w:marRight w:val="0"/>
      <w:marTop w:val="0"/>
      <w:marBottom w:val="0"/>
      <w:divBdr>
        <w:top w:val="none" w:sz="0" w:space="0" w:color="auto"/>
        <w:left w:val="none" w:sz="0" w:space="0" w:color="auto"/>
        <w:bottom w:val="none" w:sz="0" w:space="0" w:color="auto"/>
        <w:right w:val="none" w:sz="0" w:space="0" w:color="auto"/>
      </w:divBdr>
    </w:div>
    <w:div w:id="795679200">
      <w:bodyDiv w:val="1"/>
      <w:marLeft w:val="0"/>
      <w:marRight w:val="0"/>
      <w:marTop w:val="0"/>
      <w:marBottom w:val="0"/>
      <w:divBdr>
        <w:top w:val="none" w:sz="0" w:space="0" w:color="auto"/>
        <w:left w:val="none" w:sz="0" w:space="0" w:color="auto"/>
        <w:bottom w:val="none" w:sz="0" w:space="0" w:color="auto"/>
        <w:right w:val="none" w:sz="0" w:space="0" w:color="auto"/>
      </w:divBdr>
    </w:div>
    <w:div w:id="800852857">
      <w:bodyDiv w:val="1"/>
      <w:marLeft w:val="0"/>
      <w:marRight w:val="0"/>
      <w:marTop w:val="0"/>
      <w:marBottom w:val="0"/>
      <w:divBdr>
        <w:top w:val="none" w:sz="0" w:space="0" w:color="auto"/>
        <w:left w:val="none" w:sz="0" w:space="0" w:color="auto"/>
        <w:bottom w:val="none" w:sz="0" w:space="0" w:color="auto"/>
        <w:right w:val="none" w:sz="0" w:space="0" w:color="auto"/>
      </w:divBdr>
    </w:div>
    <w:div w:id="802581495">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245542">
      <w:bodyDiv w:val="1"/>
      <w:marLeft w:val="0"/>
      <w:marRight w:val="0"/>
      <w:marTop w:val="0"/>
      <w:marBottom w:val="0"/>
      <w:divBdr>
        <w:top w:val="none" w:sz="0" w:space="0" w:color="auto"/>
        <w:left w:val="none" w:sz="0" w:space="0" w:color="auto"/>
        <w:bottom w:val="none" w:sz="0" w:space="0" w:color="auto"/>
        <w:right w:val="none" w:sz="0" w:space="0" w:color="auto"/>
      </w:divBdr>
    </w:div>
    <w:div w:id="806166508">
      <w:bodyDiv w:val="1"/>
      <w:marLeft w:val="0"/>
      <w:marRight w:val="0"/>
      <w:marTop w:val="0"/>
      <w:marBottom w:val="0"/>
      <w:divBdr>
        <w:top w:val="none" w:sz="0" w:space="0" w:color="auto"/>
        <w:left w:val="none" w:sz="0" w:space="0" w:color="auto"/>
        <w:bottom w:val="none" w:sz="0" w:space="0" w:color="auto"/>
        <w:right w:val="none" w:sz="0" w:space="0" w:color="auto"/>
      </w:divBdr>
    </w:div>
    <w:div w:id="813983229">
      <w:bodyDiv w:val="1"/>
      <w:marLeft w:val="0"/>
      <w:marRight w:val="0"/>
      <w:marTop w:val="0"/>
      <w:marBottom w:val="0"/>
      <w:divBdr>
        <w:top w:val="none" w:sz="0" w:space="0" w:color="auto"/>
        <w:left w:val="none" w:sz="0" w:space="0" w:color="auto"/>
        <w:bottom w:val="none" w:sz="0" w:space="0" w:color="auto"/>
        <w:right w:val="none" w:sz="0" w:space="0" w:color="auto"/>
      </w:divBdr>
    </w:div>
    <w:div w:id="814493667">
      <w:bodyDiv w:val="1"/>
      <w:marLeft w:val="0"/>
      <w:marRight w:val="0"/>
      <w:marTop w:val="0"/>
      <w:marBottom w:val="0"/>
      <w:divBdr>
        <w:top w:val="none" w:sz="0" w:space="0" w:color="auto"/>
        <w:left w:val="none" w:sz="0" w:space="0" w:color="auto"/>
        <w:bottom w:val="none" w:sz="0" w:space="0" w:color="auto"/>
        <w:right w:val="none" w:sz="0" w:space="0" w:color="auto"/>
      </w:divBdr>
    </w:div>
    <w:div w:id="816336103">
      <w:bodyDiv w:val="1"/>
      <w:marLeft w:val="0"/>
      <w:marRight w:val="0"/>
      <w:marTop w:val="0"/>
      <w:marBottom w:val="0"/>
      <w:divBdr>
        <w:top w:val="none" w:sz="0" w:space="0" w:color="auto"/>
        <w:left w:val="none" w:sz="0" w:space="0" w:color="auto"/>
        <w:bottom w:val="none" w:sz="0" w:space="0" w:color="auto"/>
        <w:right w:val="none" w:sz="0" w:space="0" w:color="auto"/>
      </w:divBdr>
    </w:div>
    <w:div w:id="816411885">
      <w:bodyDiv w:val="1"/>
      <w:marLeft w:val="0"/>
      <w:marRight w:val="0"/>
      <w:marTop w:val="0"/>
      <w:marBottom w:val="0"/>
      <w:divBdr>
        <w:top w:val="none" w:sz="0" w:space="0" w:color="auto"/>
        <w:left w:val="none" w:sz="0" w:space="0" w:color="auto"/>
        <w:bottom w:val="none" w:sz="0" w:space="0" w:color="auto"/>
        <w:right w:val="none" w:sz="0" w:space="0" w:color="auto"/>
      </w:divBdr>
      <w:divsChild>
        <w:div w:id="1591960797">
          <w:marLeft w:val="480"/>
          <w:marRight w:val="0"/>
          <w:marTop w:val="0"/>
          <w:marBottom w:val="0"/>
          <w:divBdr>
            <w:top w:val="none" w:sz="0" w:space="0" w:color="auto"/>
            <w:left w:val="none" w:sz="0" w:space="0" w:color="auto"/>
            <w:bottom w:val="none" w:sz="0" w:space="0" w:color="auto"/>
            <w:right w:val="none" w:sz="0" w:space="0" w:color="auto"/>
          </w:divBdr>
        </w:div>
        <w:div w:id="147211586">
          <w:marLeft w:val="480"/>
          <w:marRight w:val="0"/>
          <w:marTop w:val="0"/>
          <w:marBottom w:val="0"/>
          <w:divBdr>
            <w:top w:val="none" w:sz="0" w:space="0" w:color="auto"/>
            <w:left w:val="none" w:sz="0" w:space="0" w:color="auto"/>
            <w:bottom w:val="none" w:sz="0" w:space="0" w:color="auto"/>
            <w:right w:val="none" w:sz="0" w:space="0" w:color="auto"/>
          </w:divBdr>
        </w:div>
        <w:div w:id="2141609120">
          <w:marLeft w:val="480"/>
          <w:marRight w:val="0"/>
          <w:marTop w:val="0"/>
          <w:marBottom w:val="0"/>
          <w:divBdr>
            <w:top w:val="none" w:sz="0" w:space="0" w:color="auto"/>
            <w:left w:val="none" w:sz="0" w:space="0" w:color="auto"/>
            <w:bottom w:val="none" w:sz="0" w:space="0" w:color="auto"/>
            <w:right w:val="none" w:sz="0" w:space="0" w:color="auto"/>
          </w:divBdr>
        </w:div>
        <w:div w:id="444232308">
          <w:marLeft w:val="480"/>
          <w:marRight w:val="0"/>
          <w:marTop w:val="0"/>
          <w:marBottom w:val="0"/>
          <w:divBdr>
            <w:top w:val="none" w:sz="0" w:space="0" w:color="auto"/>
            <w:left w:val="none" w:sz="0" w:space="0" w:color="auto"/>
            <w:bottom w:val="none" w:sz="0" w:space="0" w:color="auto"/>
            <w:right w:val="none" w:sz="0" w:space="0" w:color="auto"/>
          </w:divBdr>
        </w:div>
        <w:div w:id="2074042938">
          <w:marLeft w:val="480"/>
          <w:marRight w:val="0"/>
          <w:marTop w:val="0"/>
          <w:marBottom w:val="0"/>
          <w:divBdr>
            <w:top w:val="none" w:sz="0" w:space="0" w:color="auto"/>
            <w:left w:val="none" w:sz="0" w:space="0" w:color="auto"/>
            <w:bottom w:val="none" w:sz="0" w:space="0" w:color="auto"/>
            <w:right w:val="none" w:sz="0" w:space="0" w:color="auto"/>
          </w:divBdr>
        </w:div>
        <w:div w:id="1603612316">
          <w:marLeft w:val="480"/>
          <w:marRight w:val="0"/>
          <w:marTop w:val="0"/>
          <w:marBottom w:val="0"/>
          <w:divBdr>
            <w:top w:val="none" w:sz="0" w:space="0" w:color="auto"/>
            <w:left w:val="none" w:sz="0" w:space="0" w:color="auto"/>
            <w:bottom w:val="none" w:sz="0" w:space="0" w:color="auto"/>
            <w:right w:val="none" w:sz="0" w:space="0" w:color="auto"/>
          </w:divBdr>
        </w:div>
        <w:div w:id="486895179">
          <w:marLeft w:val="480"/>
          <w:marRight w:val="0"/>
          <w:marTop w:val="0"/>
          <w:marBottom w:val="0"/>
          <w:divBdr>
            <w:top w:val="none" w:sz="0" w:space="0" w:color="auto"/>
            <w:left w:val="none" w:sz="0" w:space="0" w:color="auto"/>
            <w:bottom w:val="none" w:sz="0" w:space="0" w:color="auto"/>
            <w:right w:val="none" w:sz="0" w:space="0" w:color="auto"/>
          </w:divBdr>
        </w:div>
        <w:div w:id="1261446706">
          <w:marLeft w:val="480"/>
          <w:marRight w:val="0"/>
          <w:marTop w:val="0"/>
          <w:marBottom w:val="0"/>
          <w:divBdr>
            <w:top w:val="none" w:sz="0" w:space="0" w:color="auto"/>
            <w:left w:val="none" w:sz="0" w:space="0" w:color="auto"/>
            <w:bottom w:val="none" w:sz="0" w:space="0" w:color="auto"/>
            <w:right w:val="none" w:sz="0" w:space="0" w:color="auto"/>
          </w:divBdr>
        </w:div>
        <w:div w:id="1766264724">
          <w:marLeft w:val="480"/>
          <w:marRight w:val="0"/>
          <w:marTop w:val="0"/>
          <w:marBottom w:val="0"/>
          <w:divBdr>
            <w:top w:val="none" w:sz="0" w:space="0" w:color="auto"/>
            <w:left w:val="none" w:sz="0" w:space="0" w:color="auto"/>
            <w:bottom w:val="none" w:sz="0" w:space="0" w:color="auto"/>
            <w:right w:val="none" w:sz="0" w:space="0" w:color="auto"/>
          </w:divBdr>
        </w:div>
        <w:div w:id="485320772">
          <w:marLeft w:val="480"/>
          <w:marRight w:val="0"/>
          <w:marTop w:val="0"/>
          <w:marBottom w:val="0"/>
          <w:divBdr>
            <w:top w:val="none" w:sz="0" w:space="0" w:color="auto"/>
            <w:left w:val="none" w:sz="0" w:space="0" w:color="auto"/>
            <w:bottom w:val="none" w:sz="0" w:space="0" w:color="auto"/>
            <w:right w:val="none" w:sz="0" w:space="0" w:color="auto"/>
          </w:divBdr>
        </w:div>
        <w:div w:id="395010676">
          <w:marLeft w:val="480"/>
          <w:marRight w:val="0"/>
          <w:marTop w:val="0"/>
          <w:marBottom w:val="0"/>
          <w:divBdr>
            <w:top w:val="none" w:sz="0" w:space="0" w:color="auto"/>
            <w:left w:val="none" w:sz="0" w:space="0" w:color="auto"/>
            <w:bottom w:val="none" w:sz="0" w:space="0" w:color="auto"/>
            <w:right w:val="none" w:sz="0" w:space="0" w:color="auto"/>
          </w:divBdr>
        </w:div>
        <w:div w:id="837500631">
          <w:marLeft w:val="480"/>
          <w:marRight w:val="0"/>
          <w:marTop w:val="0"/>
          <w:marBottom w:val="0"/>
          <w:divBdr>
            <w:top w:val="none" w:sz="0" w:space="0" w:color="auto"/>
            <w:left w:val="none" w:sz="0" w:space="0" w:color="auto"/>
            <w:bottom w:val="none" w:sz="0" w:space="0" w:color="auto"/>
            <w:right w:val="none" w:sz="0" w:space="0" w:color="auto"/>
          </w:divBdr>
        </w:div>
        <w:div w:id="1537161753">
          <w:marLeft w:val="480"/>
          <w:marRight w:val="0"/>
          <w:marTop w:val="0"/>
          <w:marBottom w:val="0"/>
          <w:divBdr>
            <w:top w:val="none" w:sz="0" w:space="0" w:color="auto"/>
            <w:left w:val="none" w:sz="0" w:space="0" w:color="auto"/>
            <w:bottom w:val="none" w:sz="0" w:space="0" w:color="auto"/>
            <w:right w:val="none" w:sz="0" w:space="0" w:color="auto"/>
          </w:divBdr>
        </w:div>
        <w:div w:id="1603412306">
          <w:marLeft w:val="480"/>
          <w:marRight w:val="0"/>
          <w:marTop w:val="0"/>
          <w:marBottom w:val="0"/>
          <w:divBdr>
            <w:top w:val="none" w:sz="0" w:space="0" w:color="auto"/>
            <w:left w:val="none" w:sz="0" w:space="0" w:color="auto"/>
            <w:bottom w:val="none" w:sz="0" w:space="0" w:color="auto"/>
            <w:right w:val="none" w:sz="0" w:space="0" w:color="auto"/>
          </w:divBdr>
        </w:div>
        <w:div w:id="1318847688">
          <w:marLeft w:val="480"/>
          <w:marRight w:val="0"/>
          <w:marTop w:val="0"/>
          <w:marBottom w:val="0"/>
          <w:divBdr>
            <w:top w:val="none" w:sz="0" w:space="0" w:color="auto"/>
            <w:left w:val="none" w:sz="0" w:space="0" w:color="auto"/>
            <w:bottom w:val="none" w:sz="0" w:space="0" w:color="auto"/>
            <w:right w:val="none" w:sz="0" w:space="0" w:color="auto"/>
          </w:divBdr>
        </w:div>
        <w:div w:id="2125952292">
          <w:marLeft w:val="480"/>
          <w:marRight w:val="0"/>
          <w:marTop w:val="0"/>
          <w:marBottom w:val="0"/>
          <w:divBdr>
            <w:top w:val="none" w:sz="0" w:space="0" w:color="auto"/>
            <w:left w:val="none" w:sz="0" w:space="0" w:color="auto"/>
            <w:bottom w:val="none" w:sz="0" w:space="0" w:color="auto"/>
            <w:right w:val="none" w:sz="0" w:space="0" w:color="auto"/>
          </w:divBdr>
        </w:div>
        <w:div w:id="145711187">
          <w:marLeft w:val="480"/>
          <w:marRight w:val="0"/>
          <w:marTop w:val="0"/>
          <w:marBottom w:val="0"/>
          <w:divBdr>
            <w:top w:val="none" w:sz="0" w:space="0" w:color="auto"/>
            <w:left w:val="none" w:sz="0" w:space="0" w:color="auto"/>
            <w:bottom w:val="none" w:sz="0" w:space="0" w:color="auto"/>
            <w:right w:val="none" w:sz="0" w:space="0" w:color="auto"/>
          </w:divBdr>
        </w:div>
        <w:div w:id="90012438">
          <w:marLeft w:val="480"/>
          <w:marRight w:val="0"/>
          <w:marTop w:val="0"/>
          <w:marBottom w:val="0"/>
          <w:divBdr>
            <w:top w:val="none" w:sz="0" w:space="0" w:color="auto"/>
            <w:left w:val="none" w:sz="0" w:space="0" w:color="auto"/>
            <w:bottom w:val="none" w:sz="0" w:space="0" w:color="auto"/>
            <w:right w:val="none" w:sz="0" w:space="0" w:color="auto"/>
          </w:divBdr>
        </w:div>
        <w:div w:id="428545908">
          <w:marLeft w:val="480"/>
          <w:marRight w:val="0"/>
          <w:marTop w:val="0"/>
          <w:marBottom w:val="0"/>
          <w:divBdr>
            <w:top w:val="none" w:sz="0" w:space="0" w:color="auto"/>
            <w:left w:val="none" w:sz="0" w:space="0" w:color="auto"/>
            <w:bottom w:val="none" w:sz="0" w:space="0" w:color="auto"/>
            <w:right w:val="none" w:sz="0" w:space="0" w:color="auto"/>
          </w:divBdr>
        </w:div>
        <w:div w:id="1412660265">
          <w:marLeft w:val="480"/>
          <w:marRight w:val="0"/>
          <w:marTop w:val="0"/>
          <w:marBottom w:val="0"/>
          <w:divBdr>
            <w:top w:val="none" w:sz="0" w:space="0" w:color="auto"/>
            <w:left w:val="none" w:sz="0" w:space="0" w:color="auto"/>
            <w:bottom w:val="none" w:sz="0" w:space="0" w:color="auto"/>
            <w:right w:val="none" w:sz="0" w:space="0" w:color="auto"/>
          </w:divBdr>
        </w:div>
        <w:div w:id="1376663918">
          <w:marLeft w:val="480"/>
          <w:marRight w:val="0"/>
          <w:marTop w:val="0"/>
          <w:marBottom w:val="0"/>
          <w:divBdr>
            <w:top w:val="none" w:sz="0" w:space="0" w:color="auto"/>
            <w:left w:val="none" w:sz="0" w:space="0" w:color="auto"/>
            <w:bottom w:val="none" w:sz="0" w:space="0" w:color="auto"/>
            <w:right w:val="none" w:sz="0" w:space="0" w:color="auto"/>
          </w:divBdr>
        </w:div>
        <w:div w:id="1509174013">
          <w:marLeft w:val="480"/>
          <w:marRight w:val="0"/>
          <w:marTop w:val="0"/>
          <w:marBottom w:val="0"/>
          <w:divBdr>
            <w:top w:val="none" w:sz="0" w:space="0" w:color="auto"/>
            <w:left w:val="none" w:sz="0" w:space="0" w:color="auto"/>
            <w:bottom w:val="none" w:sz="0" w:space="0" w:color="auto"/>
            <w:right w:val="none" w:sz="0" w:space="0" w:color="auto"/>
          </w:divBdr>
        </w:div>
        <w:div w:id="1356268396">
          <w:marLeft w:val="480"/>
          <w:marRight w:val="0"/>
          <w:marTop w:val="0"/>
          <w:marBottom w:val="0"/>
          <w:divBdr>
            <w:top w:val="none" w:sz="0" w:space="0" w:color="auto"/>
            <w:left w:val="none" w:sz="0" w:space="0" w:color="auto"/>
            <w:bottom w:val="none" w:sz="0" w:space="0" w:color="auto"/>
            <w:right w:val="none" w:sz="0" w:space="0" w:color="auto"/>
          </w:divBdr>
        </w:div>
        <w:div w:id="1306547697">
          <w:marLeft w:val="480"/>
          <w:marRight w:val="0"/>
          <w:marTop w:val="0"/>
          <w:marBottom w:val="0"/>
          <w:divBdr>
            <w:top w:val="none" w:sz="0" w:space="0" w:color="auto"/>
            <w:left w:val="none" w:sz="0" w:space="0" w:color="auto"/>
            <w:bottom w:val="none" w:sz="0" w:space="0" w:color="auto"/>
            <w:right w:val="none" w:sz="0" w:space="0" w:color="auto"/>
          </w:divBdr>
        </w:div>
        <w:div w:id="446124697">
          <w:marLeft w:val="480"/>
          <w:marRight w:val="0"/>
          <w:marTop w:val="0"/>
          <w:marBottom w:val="0"/>
          <w:divBdr>
            <w:top w:val="none" w:sz="0" w:space="0" w:color="auto"/>
            <w:left w:val="none" w:sz="0" w:space="0" w:color="auto"/>
            <w:bottom w:val="none" w:sz="0" w:space="0" w:color="auto"/>
            <w:right w:val="none" w:sz="0" w:space="0" w:color="auto"/>
          </w:divBdr>
        </w:div>
        <w:div w:id="1489440281">
          <w:marLeft w:val="480"/>
          <w:marRight w:val="0"/>
          <w:marTop w:val="0"/>
          <w:marBottom w:val="0"/>
          <w:divBdr>
            <w:top w:val="none" w:sz="0" w:space="0" w:color="auto"/>
            <w:left w:val="none" w:sz="0" w:space="0" w:color="auto"/>
            <w:bottom w:val="none" w:sz="0" w:space="0" w:color="auto"/>
            <w:right w:val="none" w:sz="0" w:space="0" w:color="auto"/>
          </w:divBdr>
        </w:div>
        <w:div w:id="1503931522">
          <w:marLeft w:val="480"/>
          <w:marRight w:val="0"/>
          <w:marTop w:val="0"/>
          <w:marBottom w:val="0"/>
          <w:divBdr>
            <w:top w:val="none" w:sz="0" w:space="0" w:color="auto"/>
            <w:left w:val="none" w:sz="0" w:space="0" w:color="auto"/>
            <w:bottom w:val="none" w:sz="0" w:space="0" w:color="auto"/>
            <w:right w:val="none" w:sz="0" w:space="0" w:color="auto"/>
          </w:divBdr>
        </w:div>
        <w:div w:id="2087070669">
          <w:marLeft w:val="480"/>
          <w:marRight w:val="0"/>
          <w:marTop w:val="0"/>
          <w:marBottom w:val="0"/>
          <w:divBdr>
            <w:top w:val="none" w:sz="0" w:space="0" w:color="auto"/>
            <w:left w:val="none" w:sz="0" w:space="0" w:color="auto"/>
            <w:bottom w:val="none" w:sz="0" w:space="0" w:color="auto"/>
            <w:right w:val="none" w:sz="0" w:space="0" w:color="auto"/>
          </w:divBdr>
        </w:div>
        <w:div w:id="1504278049">
          <w:marLeft w:val="480"/>
          <w:marRight w:val="0"/>
          <w:marTop w:val="0"/>
          <w:marBottom w:val="0"/>
          <w:divBdr>
            <w:top w:val="none" w:sz="0" w:space="0" w:color="auto"/>
            <w:left w:val="none" w:sz="0" w:space="0" w:color="auto"/>
            <w:bottom w:val="none" w:sz="0" w:space="0" w:color="auto"/>
            <w:right w:val="none" w:sz="0" w:space="0" w:color="auto"/>
          </w:divBdr>
        </w:div>
        <w:div w:id="1823305485">
          <w:marLeft w:val="480"/>
          <w:marRight w:val="0"/>
          <w:marTop w:val="0"/>
          <w:marBottom w:val="0"/>
          <w:divBdr>
            <w:top w:val="none" w:sz="0" w:space="0" w:color="auto"/>
            <w:left w:val="none" w:sz="0" w:space="0" w:color="auto"/>
            <w:bottom w:val="none" w:sz="0" w:space="0" w:color="auto"/>
            <w:right w:val="none" w:sz="0" w:space="0" w:color="auto"/>
          </w:divBdr>
        </w:div>
        <w:div w:id="1610433663">
          <w:marLeft w:val="480"/>
          <w:marRight w:val="0"/>
          <w:marTop w:val="0"/>
          <w:marBottom w:val="0"/>
          <w:divBdr>
            <w:top w:val="none" w:sz="0" w:space="0" w:color="auto"/>
            <w:left w:val="none" w:sz="0" w:space="0" w:color="auto"/>
            <w:bottom w:val="none" w:sz="0" w:space="0" w:color="auto"/>
            <w:right w:val="none" w:sz="0" w:space="0" w:color="auto"/>
          </w:divBdr>
        </w:div>
        <w:div w:id="1665204818">
          <w:marLeft w:val="480"/>
          <w:marRight w:val="0"/>
          <w:marTop w:val="0"/>
          <w:marBottom w:val="0"/>
          <w:divBdr>
            <w:top w:val="none" w:sz="0" w:space="0" w:color="auto"/>
            <w:left w:val="none" w:sz="0" w:space="0" w:color="auto"/>
            <w:bottom w:val="none" w:sz="0" w:space="0" w:color="auto"/>
            <w:right w:val="none" w:sz="0" w:space="0" w:color="auto"/>
          </w:divBdr>
        </w:div>
        <w:div w:id="105083032">
          <w:marLeft w:val="480"/>
          <w:marRight w:val="0"/>
          <w:marTop w:val="0"/>
          <w:marBottom w:val="0"/>
          <w:divBdr>
            <w:top w:val="none" w:sz="0" w:space="0" w:color="auto"/>
            <w:left w:val="none" w:sz="0" w:space="0" w:color="auto"/>
            <w:bottom w:val="none" w:sz="0" w:space="0" w:color="auto"/>
            <w:right w:val="none" w:sz="0" w:space="0" w:color="auto"/>
          </w:divBdr>
        </w:div>
        <w:div w:id="716123196">
          <w:marLeft w:val="480"/>
          <w:marRight w:val="0"/>
          <w:marTop w:val="0"/>
          <w:marBottom w:val="0"/>
          <w:divBdr>
            <w:top w:val="none" w:sz="0" w:space="0" w:color="auto"/>
            <w:left w:val="none" w:sz="0" w:space="0" w:color="auto"/>
            <w:bottom w:val="none" w:sz="0" w:space="0" w:color="auto"/>
            <w:right w:val="none" w:sz="0" w:space="0" w:color="auto"/>
          </w:divBdr>
        </w:div>
        <w:div w:id="67046345">
          <w:marLeft w:val="480"/>
          <w:marRight w:val="0"/>
          <w:marTop w:val="0"/>
          <w:marBottom w:val="0"/>
          <w:divBdr>
            <w:top w:val="none" w:sz="0" w:space="0" w:color="auto"/>
            <w:left w:val="none" w:sz="0" w:space="0" w:color="auto"/>
            <w:bottom w:val="none" w:sz="0" w:space="0" w:color="auto"/>
            <w:right w:val="none" w:sz="0" w:space="0" w:color="auto"/>
          </w:divBdr>
        </w:div>
        <w:div w:id="540829038">
          <w:marLeft w:val="480"/>
          <w:marRight w:val="0"/>
          <w:marTop w:val="0"/>
          <w:marBottom w:val="0"/>
          <w:divBdr>
            <w:top w:val="none" w:sz="0" w:space="0" w:color="auto"/>
            <w:left w:val="none" w:sz="0" w:space="0" w:color="auto"/>
            <w:bottom w:val="none" w:sz="0" w:space="0" w:color="auto"/>
            <w:right w:val="none" w:sz="0" w:space="0" w:color="auto"/>
          </w:divBdr>
        </w:div>
        <w:div w:id="1600867903">
          <w:marLeft w:val="480"/>
          <w:marRight w:val="0"/>
          <w:marTop w:val="0"/>
          <w:marBottom w:val="0"/>
          <w:divBdr>
            <w:top w:val="none" w:sz="0" w:space="0" w:color="auto"/>
            <w:left w:val="none" w:sz="0" w:space="0" w:color="auto"/>
            <w:bottom w:val="none" w:sz="0" w:space="0" w:color="auto"/>
            <w:right w:val="none" w:sz="0" w:space="0" w:color="auto"/>
          </w:divBdr>
        </w:div>
        <w:div w:id="2000033373">
          <w:marLeft w:val="480"/>
          <w:marRight w:val="0"/>
          <w:marTop w:val="0"/>
          <w:marBottom w:val="0"/>
          <w:divBdr>
            <w:top w:val="none" w:sz="0" w:space="0" w:color="auto"/>
            <w:left w:val="none" w:sz="0" w:space="0" w:color="auto"/>
            <w:bottom w:val="none" w:sz="0" w:space="0" w:color="auto"/>
            <w:right w:val="none" w:sz="0" w:space="0" w:color="auto"/>
          </w:divBdr>
        </w:div>
        <w:div w:id="2061708748">
          <w:marLeft w:val="480"/>
          <w:marRight w:val="0"/>
          <w:marTop w:val="0"/>
          <w:marBottom w:val="0"/>
          <w:divBdr>
            <w:top w:val="none" w:sz="0" w:space="0" w:color="auto"/>
            <w:left w:val="none" w:sz="0" w:space="0" w:color="auto"/>
            <w:bottom w:val="none" w:sz="0" w:space="0" w:color="auto"/>
            <w:right w:val="none" w:sz="0" w:space="0" w:color="auto"/>
          </w:divBdr>
        </w:div>
        <w:div w:id="2044864241">
          <w:marLeft w:val="480"/>
          <w:marRight w:val="0"/>
          <w:marTop w:val="0"/>
          <w:marBottom w:val="0"/>
          <w:divBdr>
            <w:top w:val="none" w:sz="0" w:space="0" w:color="auto"/>
            <w:left w:val="none" w:sz="0" w:space="0" w:color="auto"/>
            <w:bottom w:val="none" w:sz="0" w:space="0" w:color="auto"/>
            <w:right w:val="none" w:sz="0" w:space="0" w:color="auto"/>
          </w:divBdr>
        </w:div>
        <w:div w:id="21371453">
          <w:marLeft w:val="480"/>
          <w:marRight w:val="0"/>
          <w:marTop w:val="0"/>
          <w:marBottom w:val="0"/>
          <w:divBdr>
            <w:top w:val="none" w:sz="0" w:space="0" w:color="auto"/>
            <w:left w:val="none" w:sz="0" w:space="0" w:color="auto"/>
            <w:bottom w:val="none" w:sz="0" w:space="0" w:color="auto"/>
            <w:right w:val="none" w:sz="0" w:space="0" w:color="auto"/>
          </w:divBdr>
        </w:div>
        <w:div w:id="643313780">
          <w:marLeft w:val="480"/>
          <w:marRight w:val="0"/>
          <w:marTop w:val="0"/>
          <w:marBottom w:val="0"/>
          <w:divBdr>
            <w:top w:val="none" w:sz="0" w:space="0" w:color="auto"/>
            <w:left w:val="none" w:sz="0" w:space="0" w:color="auto"/>
            <w:bottom w:val="none" w:sz="0" w:space="0" w:color="auto"/>
            <w:right w:val="none" w:sz="0" w:space="0" w:color="auto"/>
          </w:divBdr>
        </w:div>
        <w:div w:id="1556774401">
          <w:marLeft w:val="480"/>
          <w:marRight w:val="0"/>
          <w:marTop w:val="0"/>
          <w:marBottom w:val="0"/>
          <w:divBdr>
            <w:top w:val="none" w:sz="0" w:space="0" w:color="auto"/>
            <w:left w:val="none" w:sz="0" w:space="0" w:color="auto"/>
            <w:bottom w:val="none" w:sz="0" w:space="0" w:color="auto"/>
            <w:right w:val="none" w:sz="0" w:space="0" w:color="auto"/>
          </w:divBdr>
        </w:div>
        <w:div w:id="703211711">
          <w:marLeft w:val="480"/>
          <w:marRight w:val="0"/>
          <w:marTop w:val="0"/>
          <w:marBottom w:val="0"/>
          <w:divBdr>
            <w:top w:val="none" w:sz="0" w:space="0" w:color="auto"/>
            <w:left w:val="none" w:sz="0" w:space="0" w:color="auto"/>
            <w:bottom w:val="none" w:sz="0" w:space="0" w:color="auto"/>
            <w:right w:val="none" w:sz="0" w:space="0" w:color="auto"/>
          </w:divBdr>
        </w:div>
        <w:div w:id="748774393">
          <w:marLeft w:val="480"/>
          <w:marRight w:val="0"/>
          <w:marTop w:val="0"/>
          <w:marBottom w:val="0"/>
          <w:divBdr>
            <w:top w:val="none" w:sz="0" w:space="0" w:color="auto"/>
            <w:left w:val="none" w:sz="0" w:space="0" w:color="auto"/>
            <w:bottom w:val="none" w:sz="0" w:space="0" w:color="auto"/>
            <w:right w:val="none" w:sz="0" w:space="0" w:color="auto"/>
          </w:divBdr>
        </w:div>
        <w:div w:id="1955478165">
          <w:marLeft w:val="480"/>
          <w:marRight w:val="0"/>
          <w:marTop w:val="0"/>
          <w:marBottom w:val="0"/>
          <w:divBdr>
            <w:top w:val="none" w:sz="0" w:space="0" w:color="auto"/>
            <w:left w:val="none" w:sz="0" w:space="0" w:color="auto"/>
            <w:bottom w:val="none" w:sz="0" w:space="0" w:color="auto"/>
            <w:right w:val="none" w:sz="0" w:space="0" w:color="auto"/>
          </w:divBdr>
        </w:div>
        <w:div w:id="1879201062">
          <w:marLeft w:val="480"/>
          <w:marRight w:val="0"/>
          <w:marTop w:val="0"/>
          <w:marBottom w:val="0"/>
          <w:divBdr>
            <w:top w:val="none" w:sz="0" w:space="0" w:color="auto"/>
            <w:left w:val="none" w:sz="0" w:space="0" w:color="auto"/>
            <w:bottom w:val="none" w:sz="0" w:space="0" w:color="auto"/>
            <w:right w:val="none" w:sz="0" w:space="0" w:color="auto"/>
          </w:divBdr>
        </w:div>
        <w:div w:id="979841538">
          <w:marLeft w:val="480"/>
          <w:marRight w:val="0"/>
          <w:marTop w:val="0"/>
          <w:marBottom w:val="0"/>
          <w:divBdr>
            <w:top w:val="none" w:sz="0" w:space="0" w:color="auto"/>
            <w:left w:val="none" w:sz="0" w:space="0" w:color="auto"/>
            <w:bottom w:val="none" w:sz="0" w:space="0" w:color="auto"/>
            <w:right w:val="none" w:sz="0" w:space="0" w:color="auto"/>
          </w:divBdr>
        </w:div>
        <w:div w:id="457073049">
          <w:marLeft w:val="480"/>
          <w:marRight w:val="0"/>
          <w:marTop w:val="0"/>
          <w:marBottom w:val="0"/>
          <w:divBdr>
            <w:top w:val="none" w:sz="0" w:space="0" w:color="auto"/>
            <w:left w:val="none" w:sz="0" w:space="0" w:color="auto"/>
            <w:bottom w:val="none" w:sz="0" w:space="0" w:color="auto"/>
            <w:right w:val="none" w:sz="0" w:space="0" w:color="auto"/>
          </w:divBdr>
        </w:div>
        <w:div w:id="1651208832">
          <w:marLeft w:val="480"/>
          <w:marRight w:val="0"/>
          <w:marTop w:val="0"/>
          <w:marBottom w:val="0"/>
          <w:divBdr>
            <w:top w:val="none" w:sz="0" w:space="0" w:color="auto"/>
            <w:left w:val="none" w:sz="0" w:space="0" w:color="auto"/>
            <w:bottom w:val="none" w:sz="0" w:space="0" w:color="auto"/>
            <w:right w:val="none" w:sz="0" w:space="0" w:color="auto"/>
          </w:divBdr>
        </w:div>
        <w:div w:id="1114440810">
          <w:marLeft w:val="480"/>
          <w:marRight w:val="0"/>
          <w:marTop w:val="0"/>
          <w:marBottom w:val="0"/>
          <w:divBdr>
            <w:top w:val="none" w:sz="0" w:space="0" w:color="auto"/>
            <w:left w:val="none" w:sz="0" w:space="0" w:color="auto"/>
            <w:bottom w:val="none" w:sz="0" w:space="0" w:color="auto"/>
            <w:right w:val="none" w:sz="0" w:space="0" w:color="auto"/>
          </w:divBdr>
        </w:div>
        <w:div w:id="1656639291">
          <w:marLeft w:val="480"/>
          <w:marRight w:val="0"/>
          <w:marTop w:val="0"/>
          <w:marBottom w:val="0"/>
          <w:divBdr>
            <w:top w:val="none" w:sz="0" w:space="0" w:color="auto"/>
            <w:left w:val="none" w:sz="0" w:space="0" w:color="auto"/>
            <w:bottom w:val="none" w:sz="0" w:space="0" w:color="auto"/>
            <w:right w:val="none" w:sz="0" w:space="0" w:color="auto"/>
          </w:divBdr>
        </w:div>
        <w:div w:id="433480673">
          <w:marLeft w:val="480"/>
          <w:marRight w:val="0"/>
          <w:marTop w:val="0"/>
          <w:marBottom w:val="0"/>
          <w:divBdr>
            <w:top w:val="none" w:sz="0" w:space="0" w:color="auto"/>
            <w:left w:val="none" w:sz="0" w:space="0" w:color="auto"/>
            <w:bottom w:val="none" w:sz="0" w:space="0" w:color="auto"/>
            <w:right w:val="none" w:sz="0" w:space="0" w:color="auto"/>
          </w:divBdr>
        </w:div>
        <w:div w:id="1638413614">
          <w:marLeft w:val="480"/>
          <w:marRight w:val="0"/>
          <w:marTop w:val="0"/>
          <w:marBottom w:val="0"/>
          <w:divBdr>
            <w:top w:val="none" w:sz="0" w:space="0" w:color="auto"/>
            <w:left w:val="none" w:sz="0" w:space="0" w:color="auto"/>
            <w:bottom w:val="none" w:sz="0" w:space="0" w:color="auto"/>
            <w:right w:val="none" w:sz="0" w:space="0" w:color="auto"/>
          </w:divBdr>
        </w:div>
        <w:div w:id="1081680199">
          <w:marLeft w:val="480"/>
          <w:marRight w:val="0"/>
          <w:marTop w:val="0"/>
          <w:marBottom w:val="0"/>
          <w:divBdr>
            <w:top w:val="none" w:sz="0" w:space="0" w:color="auto"/>
            <w:left w:val="none" w:sz="0" w:space="0" w:color="auto"/>
            <w:bottom w:val="none" w:sz="0" w:space="0" w:color="auto"/>
            <w:right w:val="none" w:sz="0" w:space="0" w:color="auto"/>
          </w:divBdr>
        </w:div>
        <w:div w:id="894395455">
          <w:marLeft w:val="480"/>
          <w:marRight w:val="0"/>
          <w:marTop w:val="0"/>
          <w:marBottom w:val="0"/>
          <w:divBdr>
            <w:top w:val="none" w:sz="0" w:space="0" w:color="auto"/>
            <w:left w:val="none" w:sz="0" w:space="0" w:color="auto"/>
            <w:bottom w:val="none" w:sz="0" w:space="0" w:color="auto"/>
            <w:right w:val="none" w:sz="0" w:space="0" w:color="auto"/>
          </w:divBdr>
        </w:div>
        <w:div w:id="1513757738">
          <w:marLeft w:val="480"/>
          <w:marRight w:val="0"/>
          <w:marTop w:val="0"/>
          <w:marBottom w:val="0"/>
          <w:divBdr>
            <w:top w:val="none" w:sz="0" w:space="0" w:color="auto"/>
            <w:left w:val="none" w:sz="0" w:space="0" w:color="auto"/>
            <w:bottom w:val="none" w:sz="0" w:space="0" w:color="auto"/>
            <w:right w:val="none" w:sz="0" w:space="0" w:color="auto"/>
          </w:divBdr>
        </w:div>
        <w:div w:id="1998603863">
          <w:marLeft w:val="480"/>
          <w:marRight w:val="0"/>
          <w:marTop w:val="0"/>
          <w:marBottom w:val="0"/>
          <w:divBdr>
            <w:top w:val="none" w:sz="0" w:space="0" w:color="auto"/>
            <w:left w:val="none" w:sz="0" w:space="0" w:color="auto"/>
            <w:bottom w:val="none" w:sz="0" w:space="0" w:color="auto"/>
            <w:right w:val="none" w:sz="0" w:space="0" w:color="auto"/>
          </w:divBdr>
        </w:div>
        <w:div w:id="660279060">
          <w:marLeft w:val="480"/>
          <w:marRight w:val="0"/>
          <w:marTop w:val="0"/>
          <w:marBottom w:val="0"/>
          <w:divBdr>
            <w:top w:val="none" w:sz="0" w:space="0" w:color="auto"/>
            <w:left w:val="none" w:sz="0" w:space="0" w:color="auto"/>
            <w:bottom w:val="none" w:sz="0" w:space="0" w:color="auto"/>
            <w:right w:val="none" w:sz="0" w:space="0" w:color="auto"/>
          </w:divBdr>
        </w:div>
        <w:div w:id="130370253">
          <w:marLeft w:val="480"/>
          <w:marRight w:val="0"/>
          <w:marTop w:val="0"/>
          <w:marBottom w:val="0"/>
          <w:divBdr>
            <w:top w:val="none" w:sz="0" w:space="0" w:color="auto"/>
            <w:left w:val="none" w:sz="0" w:space="0" w:color="auto"/>
            <w:bottom w:val="none" w:sz="0" w:space="0" w:color="auto"/>
            <w:right w:val="none" w:sz="0" w:space="0" w:color="auto"/>
          </w:divBdr>
        </w:div>
      </w:divsChild>
    </w:div>
    <w:div w:id="817574887">
      <w:bodyDiv w:val="1"/>
      <w:marLeft w:val="0"/>
      <w:marRight w:val="0"/>
      <w:marTop w:val="0"/>
      <w:marBottom w:val="0"/>
      <w:divBdr>
        <w:top w:val="none" w:sz="0" w:space="0" w:color="auto"/>
        <w:left w:val="none" w:sz="0" w:space="0" w:color="auto"/>
        <w:bottom w:val="none" w:sz="0" w:space="0" w:color="auto"/>
        <w:right w:val="none" w:sz="0" w:space="0" w:color="auto"/>
      </w:divBdr>
    </w:div>
    <w:div w:id="817724151">
      <w:bodyDiv w:val="1"/>
      <w:marLeft w:val="0"/>
      <w:marRight w:val="0"/>
      <w:marTop w:val="0"/>
      <w:marBottom w:val="0"/>
      <w:divBdr>
        <w:top w:val="none" w:sz="0" w:space="0" w:color="auto"/>
        <w:left w:val="none" w:sz="0" w:space="0" w:color="auto"/>
        <w:bottom w:val="none" w:sz="0" w:space="0" w:color="auto"/>
        <w:right w:val="none" w:sz="0" w:space="0" w:color="auto"/>
      </w:divBdr>
    </w:div>
    <w:div w:id="819423187">
      <w:bodyDiv w:val="1"/>
      <w:marLeft w:val="0"/>
      <w:marRight w:val="0"/>
      <w:marTop w:val="0"/>
      <w:marBottom w:val="0"/>
      <w:divBdr>
        <w:top w:val="none" w:sz="0" w:space="0" w:color="auto"/>
        <w:left w:val="none" w:sz="0" w:space="0" w:color="auto"/>
        <w:bottom w:val="none" w:sz="0" w:space="0" w:color="auto"/>
        <w:right w:val="none" w:sz="0" w:space="0" w:color="auto"/>
      </w:divBdr>
      <w:divsChild>
        <w:div w:id="921255813">
          <w:marLeft w:val="640"/>
          <w:marRight w:val="0"/>
          <w:marTop w:val="0"/>
          <w:marBottom w:val="0"/>
          <w:divBdr>
            <w:top w:val="none" w:sz="0" w:space="0" w:color="auto"/>
            <w:left w:val="none" w:sz="0" w:space="0" w:color="auto"/>
            <w:bottom w:val="none" w:sz="0" w:space="0" w:color="auto"/>
            <w:right w:val="none" w:sz="0" w:space="0" w:color="auto"/>
          </w:divBdr>
        </w:div>
        <w:div w:id="1783068714">
          <w:marLeft w:val="640"/>
          <w:marRight w:val="0"/>
          <w:marTop w:val="0"/>
          <w:marBottom w:val="0"/>
          <w:divBdr>
            <w:top w:val="none" w:sz="0" w:space="0" w:color="auto"/>
            <w:left w:val="none" w:sz="0" w:space="0" w:color="auto"/>
            <w:bottom w:val="none" w:sz="0" w:space="0" w:color="auto"/>
            <w:right w:val="none" w:sz="0" w:space="0" w:color="auto"/>
          </w:divBdr>
        </w:div>
        <w:div w:id="72317629">
          <w:marLeft w:val="640"/>
          <w:marRight w:val="0"/>
          <w:marTop w:val="0"/>
          <w:marBottom w:val="0"/>
          <w:divBdr>
            <w:top w:val="none" w:sz="0" w:space="0" w:color="auto"/>
            <w:left w:val="none" w:sz="0" w:space="0" w:color="auto"/>
            <w:bottom w:val="none" w:sz="0" w:space="0" w:color="auto"/>
            <w:right w:val="none" w:sz="0" w:space="0" w:color="auto"/>
          </w:divBdr>
        </w:div>
        <w:div w:id="1657496670">
          <w:marLeft w:val="640"/>
          <w:marRight w:val="0"/>
          <w:marTop w:val="0"/>
          <w:marBottom w:val="0"/>
          <w:divBdr>
            <w:top w:val="none" w:sz="0" w:space="0" w:color="auto"/>
            <w:left w:val="none" w:sz="0" w:space="0" w:color="auto"/>
            <w:bottom w:val="none" w:sz="0" w:space="0" w:color="auto"/>
            <w:right w:val="none" w:sz="0" w:space="0" w:color="auto"/>
          </w:divBdr>
        </w:div>
        <w:div w:id="431166292">
          <w:marLeft w:val="640"/>
          <w:marRight w:val="0"/>
          <w:marTop w:val="0"/>
          <w:marBottom w:val="0"/>
          <w:divBdr>
            <w:top w:val="none" w:sz="0" w:space="0" w:color="auto"/>
            <w:left w:val="none" w:sz="0" w:space="0" w:color="auto"/>
            <w:bottom w:val="none" w:sz="0" w:space="0" w:color="auto"/>
            <w:right w:val="none" w:sz="0" w:space="0" w:color="auto"/>
          </w:divBdr>
        </w:div>
        <w:div w:id="79714604">
          <w:marLeft w:val="640"/>
          <w:marRight w:val="0"/>
          <w:marTop w:val="0"/>
          <w:marBottom w:val="0"/>
          <w:divBdr>
            <w:top w:val="none" w:sz="0" w:space="0" w:color="auto"/>
            <w:left w:val="none" w:sz="0" w:space="0" w:color="auto"/>
            <w:bottom w:val="none" w:sz="0" w:space="0" w:color="auto"/>
            <w:right w:val="none" w:sz="0" w:space="0" w:color="auto"/>
          </w:divBdr>
        </w:div>
        <w:div w:id="2131313312">
          <w:marLeft w:val="640"/>
          <w:marRight w:val="0"/>
          <w:marTop w:val="0"/>
          <w:marBottom w:val="0"/>
          <w:divBdr>
            <w:top w:val="none" w:sz="0" w:space="0" w:color="auto"/>
            <w:left w:val="none" w:sz="0" w:space="0" w:color="auto"/>
            <w:bottom w:val="none" w:sz="0" w:space="0" w:color="auto"/>
            <w:right w:val="none" w:sz="0" w:space="0" w:color="auto"/>
          </w:divBdr>
        </w:div>
        <w:div w:id="565262114">
          <w:marLeft w:val="640"/>
          <w:marRight w:val="0"/>
          <w:marTop w:val="0"/>
          <w:marBottom w:val="0"/>
          <w:divBdr>
            <w:top w:val="none" w:sz="0" w:space="0" w:color="auto"/>
            <w:left w:val="none" w:sz="0" w:space="0" w:color="auto"/>
            <w:bottom w:val="none" w:sz="0" w:space="0" w:color="auto"/>
            <w:right w:val="none" w:sz="0" w:space="0" w:color="auto"/>
          </w:divBdr>
        </w:div>
        <w:div w:id="797844608">
          <w:marLeft w:val="640"/>
          <w:marRight w:val="0"/>
          <w:marTop w:val="0"/>
          <w:marBottom w:val="0"/>
          <w:divBdr>
            <w:top w:val="none" w:sz="0" w:space="0" w:color="auto"/>
            <w:left w:val="none" w:sz="0" w:space="0" w:color="auto"/>
            <w:bottom w:val="none" w:sz="0" w:space="0" w:color="auto"/>
            <w:right w:val="none" w:sz="0" w:space="0" w:color="auto"/>
          </w:divBdr>
        </w:div>
        <w:div w:id="1463844213">
          <w:marLeft w:val="640"/>
          <w:marRight w:val="0"/>
          <w:marTop w:val="0"/>
          <w:marBottom w:val="0"/>
          <w:divBdr>
            <w:top w:val="none" w:sz="0" w:space="0" w:color="auto"/>
            <w:left w:val="none" w:sz="0" w:space="0" w:color="auto"/>
            <w:bottom w:val="none" w:sz="0" w:space="0" w:color="auto"/>
            <w:right w:val="none" w:sz="0" w:space="0" w:color="auto"/>
          </w:divBdr>
        </w:div>
        <w:div w:id="678241609">
          <w:marLeft w:val="640"/>
          <w:marRight w:val="0"/>
          <w:marTop w:val="0"/>
          <w:marBottom w:val="0"/>
          <w:divBdr>
            <w:top w:val="none" w:sz="0" w:space="0" w:color="auto"/>
            <w:left w:val="none" w:sz="0" w:space="0" w:color="auto"/>
            <w:bottom w:val="none" w:sz="0" w:space="0" w:color="auto"/>
            <w:right w:val="none" w:sz="0" w:space="0" w:color="auto"/>
          </w:divBdr>
        </w:div>
        <w:div w:id="1850682630">
          <w:marLeft w:val="640"/>
          <w:marRight w:val="0"/>
          <w:marTop w:val="0"/>
          <w:marBottom w:val="0"/>
          <w:divBdr>
            <w:top w:val="none" w:sz="0" w:space="0" w:color="auto"/>
            <w:left w:val="none" w:sz="0" w:space="0" w:color="auto"/>
            <w:bottom w:val="none" w:sz="0" w:space="0" w:color="auto"/>
            <w:right w:val="none" w:sz="0" w:space="0" w:color="auto"/>
          </w:divBdr>
        </w:div>
        <w:div w:id="1661813927">
          <w:marLeft w:val="640"/>
          <w:marRight w:val="0"/>
          <w:marTop w:val="0"/>
          <w:marBottom w:val="0"/>
          <w:divBdr>
            <w:top w:val="none" w:sz="0" w:space="0" w:color="auto"/>
            <w:left w:val="none" w:sz="0" w:space="0" w:color="auto"/>
            <w:bottom w:val="none" w:sz="0" w:space="0" w:color="auto"/>
            <w:right w:val="none" w:sz="0" w:space="0" w:color="auto"/>
          </w:divBdr>
        </w:div>
        <w:div w:id="1561287515">
          <w:marLeft w:val="640"/>
          <w:marRight w:val="0"/>
          <w:marTop w:val="0"/>
          <w:marBottom w:val="0"/>
          <w:divBdr>
            <w:top w:val="none" w:sz="0" w:space="0" w:color="auto"/>
            <w:left w:val="none" w:sz="0" w:space="0" w:color="auto"/>
            <w:bottom w:val="none" w:sz="0" w:space="0" w:color="auto"/>
            <w:right w:val="none" w:sz="0" w:space="0" w:color="auto"/>
          </w:divBdr>
        </w:div>
        <w:div w:id="1586257973">
          <w:marLeft w:val="640"/>
          <w:marRight w:val="0"/>
          <w:marTop w:val="0"/>
          <w:marBottom w:val="0"/>
          <w:divBdr>
            <w:top w:val="none" w:sz="0" w:space="0" w:color="auto"/>
            <w:left w:val="none" w:sz="0" w:space="0" w:color="auto"/>
            <w:bottom w:val="none" w:sz="0" w:space="0" w:color="auto"/>
            <w:right w:val="none" w:sz="0" w:space="0" w:color="auto"/>
          </w:divBdr>
        </w:div>
        <w:div w:id="2065836600">
          <w:marLeft w:val="640"/>
          <w:marRight w:val="0"/>
          <w:marTop w:val="0"/>
          <w:marBottom w:val="0"/>
          <w:divBdr>
            <w:top w:val="none" w:sz="0" w:space="0" w:color="auto"/>
            <w:left w:val="none" w:sz="0" w:space="0" w:color="auto"/>
            <w:bottom w:val="none" w:sz="0" w:space="0" w:color="auto"/>
            <w:right w:val="none" w:sz="0" w:space="0" w:color="auto"/>
          </w:divBdr>
        </w:div>
        <w:div w:id="777676671">
          <w:marLeft w:val="640"/>
          <w:marRight w:val="0"/>
          <w:marTop w:val="0"/>
          <w:marBottom w:val="0"/>
          <w:divBdr>
            <w:top w:val="none" w:sz="0" w:space="0" w:color="auto"/>
            <w:left w:val="none" w:sz="0" w:space="0" w:color="auto"/>
            <w:bottom w:val="none" w:sz="0" w:space="0" w:color="auto"/>
            <w:right w:val="none" w:sz="0" w:space="0" w:color="auto"/>
          </w:divBdr>
        </w:div>
        <w:div w:id="354813775">
          <w:marLeft w:val="640"/>
          <w:marRight w:val="0"/>
          <w:marTop w:val="0"/>
          <w:marBottom w:val="0"/>
          <w:divBdr>
            <w:top w:val="none" w:sz="0" w:space="0" w:color="auto"/>
            <w:left w:val="none" w:sz="0" w:space="0" w:color="auto"/>
            <w:bottom w:val="none" w:sz="0" w:space="0" w:color="auto"/>
            <w:right w:val="none" w:sz="0" w:space="0" w:color="auto"/>
          </w:divBdr>
        </w:div>
        <w:div w:id="2089039969">
          <w:marLeft w:val="640"/>
          <w:marRight w:val="0"/>
          <w:marTop w:val="0"/>
          <w:marBottom w:val="0"/>
          <w:divBdr>
            <w:top w:val="none" w:sz="0" w:space="0" w:color="auto"/>
            <w:left w:val="none" w:sz="0" w:space="0" w:color="auto"/>
            <w:bottom w:val="none" w:sz="0" w:space="0" w:color="auto"/>
            <w:right w:val="none" w:sz="0" w:space="0" w:color="auto"/>
          </w:divBdr>
        </w:div>
        <w:div w:id="2002388759">
          <w:marLeft w:val="640"/>
          <w:marRight w:val="0"/>
          <w:marTop w:val="0"/>
          <w:marBottom w:val="0"/>
          <w:divBdr>
            <w:top w:val="none" w:sz="0" w:space="0" w:color="auto"/>
            <w:left w:val="none" w:sz="0" w:space="0" w:color="auto"/>
            <w:bottom w:val="none" w:sz="0" w:space="0" w:color="auto"/>
            <w:right w:val="none" w:sz="0" w:space="0" w:color="auto"/>
          </w:divBdr>
        </w:div>
        <w:div w:id="33622812">
          <w:marLeft w:val="640"/>
          <w:marRight w:val="0"/>
          <w:marTop w:val="0"/>
          <w:marBottom w:val="0"/>
          <w:divBdr>
            <w:top w:val="none" w:sz="0" w:space="0" w:color="auto"/>
            <w:left w:val="none" w:sz="0" w:space="0" w:color="auto"/>
            <w:bottom w:val="none" w:sz="0" w:space="0" w:color="auto"/>
            <w:right w:val="none" w:sz="0" w:space="0" w:color="auto"/>
          </w:divBdr>
        </w:div>
        <w:div w:id="950477499">
          <w:marLeft w:val="640"/>
          <w:marRight w:val="0"/>
          <w:marTop w:val="0"/>
          <w:marBottom w:val="0"/>
          <w:divBdr>
            <w:top w:val="none" w:sz="0" w:space="0" w:color="auto"/>
            <w:left w:val="none" w:sz="0" w:space="0" w:color="auto"/>
            <w:bottom w:val="none" w:sz="0" w:space="0" w:color="auto"/>
            <w:right w:val="none" w:sz="0" w:space="0" w:color="auto"/>
          </w:divBdr>
        </w:div>
        <w:div w:id="1962954197">
          <w:marLeft w:val="640"/>
          <w:marRight w:val="0"/>
          <w:marTop w:val="0"/>
          <w:marBottom w:val="0"/>
          <w:divBdr>
            <w:top w:val="none" w:sz="0" w:space="0" w:color="auto"/>
            <w:left w:val="none" w:sz="0" w:space="0" w:color="auto"/>
            <w:bottom w:val="none" w:sz="0" w:space="0" w:color="auto"/>
            <w:right w:val="none" w:sz="0" w:space="0" w:color="auto"/>
          </w:divBdr>
        </w:div>
        <w:div w:id="1959602110">
          <w:marLeft w:val="640"/>
          <w:marRight w:val="0"/>
          <w:marTop w:val="0"/>
          <w:marBottom w:val="0"/>
          <w:divBdr>
            <w:top w:val="none" w:sz="0" w:space="0" w:color="auto"/>
            <w:left w:val="none" w:sz="0" w:space="0" w:color="auto"/>
            <w:bottom w:val="none" w:sz="0" w:space="0" w:color="auto"/>
            <w:right w:val="none" w:sz="0" w:space="0" w:color="auto"/>
          </w:divBdr>
        </w:div>
        <w:div w:id="817961843">
          <w:marLeft w:val="640"/>
          <w:marRight w:val="0"/>
          <w:marTop w:val="0"/>
          <w:marBottom w:val="0"/>
          <w:divBdr>
            <w:top w:val="none" w:sz="0" w:space="0" w:color="auto"/>
            <w:left w:val="none" w:sz="0" w:space="0" w:color="auto"/>
            <w:bottom w:val="none" w:sz="0" w:space="0" w:color="auto"/>
            <w:right w:val="none" w:sz="0" w:space="0" w:color="auto"/>
          </w:divBdr>
        </w:div>
        <w:div w:id="621231893">
          <w:marLeft w:val="640"/>
          <w:marRight w:val="0"/>
          <w:marTop w:val="0"/>
          <w:marBottom w:val="0"/>
          <w:divBdr>
            <w:top w:val="none" w:sz="0" w:space="0" w:color="auto"/>
            <w:left w:val="none" w:sz="0" w:space="0" w:color="auto"/>
            <w:bottom w:val="none" w:sz="0" w:space="0" w:color="auto"/>
            <w:right w:val="none" w:sz="0" w:space="0" w:color="auto"/>
          </w:divBdr>
        </w:div>
        <w:div w:id="573046793">
          <w:marLeft w:val="640"/>
          <w:marRight w:val="0"/>
          <w:marTop w:val="0"/>
          <w:marBottom w:val="0"/>
          <w:divBdr>
            <w:top w:val="none" w:sz="0" w:space="0" w:color="auto"/>
            <w:left w:val="none" w:sz="0" w:space="0" w:color="auto"/>
            <w:bottom w:val="none" w:sz="0" w:space="0" w:color="auto"/>
            <w:right w:val="none" w:sz="0" w:space="0" w:color="auto"/>
          </w:divBdr>
        </w:div>
        <w:div w:id="1430735973">
          <w:marLeft w:val="640"/>
          <w:marRight w:val="0"/>
          <w:marTop w:val="0"/>
          <w:marBottom w:val="0"/>
          <w:divBdr>
            <w:top w:val="none" w:sz="0" w:space="0" w:color="auto"/>
            <w:left w:val="none" w:sz="0" w:space="0" w:color="auto"/>
            <w:bottom w:val="none" w:sz="0" w:space="0" w:color="auto"/>
            <w:right w:val="none" w:sz="0" w:space="0" w:color="auto"/>
          </w:divBdr>
        </w:div>
        <w:div w:id="1404720342">
          <w:marLeft w:val="640"/>
          <w:marRight w:val="0"/>
          <w:marTop w:val="0"/>
          <w:marBottom w:val="0"/>
          <w:divBdr>
            <w:top w:val="none" w:sz="0" w:space="0" w:color="auto"/>
            <w:left w:val="none" w:sz="0" w:space="0" w:color="auto"/>
            <w:bottom w:val="none" w:sz="0" w:space="0" w:color="auto"/>
            <w:right w:val="none" w:sz="0" w:space="0" w:color="auto"/>
          </w:divBdr>
        </w:div>
        <w:div w:id="877401278">
          <w:marLeft w:val="640"/>
          <w:marRight w:val="0"/>
          <w:marTop w:val="0"/>
          <w:marBottom w:val="0"/>
          <w:divBdr>
            <w:top w:val="none" w:sz="0" w:space="0" w:color="auto"/>
            <w:left w:val="none" w:sz="0" w:space="0" w:color="auto"/>
            <w:bottom w:val="none" w:sz="0" w:space="0" w:color="auto"/>
            <w:right w:val="none" w:sz="0" w:space="0" w:color="auto"/>
          </w:divBdr>
        </w:div>
        <w:div w:id="1247112828">
          <w:marLeft w:val="640"/>
          <w:marRight w:val="0"/>
          <w:marTop w:val="0"/>
          <w:marBottom w:val="0"/>
          <w:divBdr>
            <w:top w:val="none" w:sz="0" w:space="0" w:color="auto"/>
            <w:left w:val="none" w:sz="0" w:space="0" w:color="auto"/>
            <w:bottom w:val="none" w:sz="0" w:space="0" w:color="auto"/>
            <w:right w:val="none" w:sz="0" w:space="0" w:color="auto"/>
          </w:divBdr>
        </w:div>
        <w:div w:id="993026501">
          <w:marLeft w:val="640"/>
          <w:marRight w:val="0"/>
          <w:marTop w:val="0"/>
          <w:marBottom w:val="0"/>
          <w:divBdr>
            <w:top w:val="none" w:sz="0" w:space="0" w:color="auto"/>
            <w:left w:val="none" w:sz="0" w:space="0" w:color="auto"/>
            <w:bottom w:val="none" w:sz="0" w:space="0" w:color="auto"/>
            <w:right w:val="none" w:sz="0" w:space="0" w:color="auto"/>
          </w:divBdr>
        </w:div>
        <w:div w:id="1726442256">
          <w:marLeft w:val="640"/>
          <w:marRight w:val="0"/>
          <w:marTop w:val="0"/>
          <w:marBottom w:val="0"/>
          <w:divBdr>
            <w:top w:val="none" w:sz="0" w:space="0" w:color="auto"/>
            <w:left w:val="none" w:sz="0" w:space="0" w:color="auto"/>
            <w:bottom w:val="none" w:sz="0" w:space="0" w:color="auto"/>
            <w:right w:val="none" w:sz="0" w:space="0" w:color="auto"/>
          </w:divBdr>
        </w:div>
        <w:div w:id="1880580432">
          <w:marLeft w:val="640"/>
          <w:marRight w:val="0"/>
          <w:marTop w:val="0"/>
          <w:marBottom w:val="0"/>
          <w:divBdr>
            <w:top w:val="none" w:sz="0" w:space="0" w:color="auto"/>
            <w:left w:val="none" w:sz="0" w:space="0" w:color="auto"/>
            <w:bottom w:val="none" w:sz="0" w:space="0" w:color="auto"/>
            <w:right w:val="none" w:sz="0" w:space="0" w:color="auto"/>
          </w:divBdr>
        </w:div>
        <w:div w:id="1484467307">
          <w:marLeft w:val="640"/>
          <w:marRight w:val="0"/>
          <w:marTop w:val="0"/>
          <w:marBottom w:val="0"/>
          <w:divBdr>
            <w:top w:val="none" w:sz="0" w:space="0" w:color="auto"/>
            <w:left w:val="none" w:sz="0" w:space="0" w:color="auto"/>
            <w:bottom w:val="none" w:sz="0" w:space="0" w:color="auto"/>
            <w:right w:val="none" w:sz="0" w:space="0" w:color="auto"/>
          </w:divBdr>
        </w:div>
        <w:div w:id="139468977">
          <w:marLeft w:val="640"/>
          <w:marRight w:val="0"/>
          <w:marTop w:val="0"/>
          <w:marBottom w:val="0"/>
          <w:divBdr>
            <w:top w:val="none" w:sz="0" w:space="0" w:color="auto"/>
            <w:left w:val="none" w:sz="0" w:space="0" w:color="auto"/>
            <w:bottom w:val="none" w:sz="0" w:space="0" w:color="auto"/>
            <w:right w:val="none" w:sz="0" w:space="0" w:color="auto"/>
          </w:divBdr>
        </w:div>
        <w:div w:id="654187214">
          <w:marLeft w:val="640"/>
          <w:marRight w:val="0"/>
          <w:marTop w:val="0"/>
          <w:marBottom w:val="0"/>
          <w:divBdr>
            <w:top w:val="none" w:sz="0" w:space="0" w:color="auto"/>
            <w:left w:val="none" w:sz="0" w:space="0" w:color="auto"/>
            <w:bottom w:val="none" w:sz="0" w:space="0" w:color="auto"/>
            <w:right w:val="none" w:sz="0" w:space="0" w:color="auto"/>
          </w:divBdr>
        </w:div>
        <w:div w:id="1889104624">
          <w:marLeft w:val="640"/>
          <w:marRight w:val="0"/>
          <w:marTop w:val="0"/>
          <w:marBottom w:val="0"/>
          <w:divBdr>
            <w:top w:val="none" w:sz="0" w:space="0" w:color="auto"/>
            <w:left w:val="none" w:sz="0" w:space="0" w:color="auto"/>
            <w:bottom w:val="none" w:sz="0" w:space="0" w:color="auto"/>
            <w:right w:val="none" w:sz="0" w:space="0" w:color="auto"/>
          </w:divBdr>
        </w:div>
        <w:div w:id="58749441">
          <w:marLeft w:val="640"/>
          <w:marRight w:val="0"/>
          <w:marTop w:val="0"/>
          <w:marBottom w:val="0"/>
          <w:divBdr>
            <w:top w:val="none" w:sz="0" w:space="0" w:color="auto"/>
            <w:left w:val="none" w:sz="0" w:space="0" w:color="auto"/>
            <w:bottom w:val="none" w:sz="0" w:space="0" w:color="auto"/>
            <w:right w:val="none" w:sz="0" w:space="0" w:color="auto"/>
          </w:divBdr>
        </w:div>
        <w:div w:id="1180504550">
          <w:marLeft w:val="640"/>
          <w:marRight w:val="0"/>
          <w:marTop w:val="0"/>
          <w:marBottom w:val="0"/>
          <w:divBdr>
            <w:top w:val="none" w:sz="0" w:space="0" w:color="auto"/>
            <w:left w:val="none" w:sz="0" w:space="0" w:color="auto"/>
            <w:bottom w:val="none" w:sz="0" w:space="0" w:color="auto"/>
            <w:right w:val="none" w:sz="0" w:space="0" w:color="auto"/>
          </w:divBdr>
        </w:div>
        <w:div w:id="725494934">
          <w:marLeft w:val="640"/>
          <w:marRight w:val="0"/>
          <w:marTop w:val="0"/>
          <w:marBottom w:val="0"/>
          <w:divBdr>
            <w:top w:val="none" w:sz="0" w:space="0" w:color="auto"/>
            <w:left w:val="none" w:sz="0" w:space="0" w:color="auto"/>
            <w:bottom w:val="none" w:sz="0" w:space="0" w:color="auto"/>
            <w:right w:val="none" w:sz="0" w:space="0" w:color="auto"/>
          </w:divBdr>
        </w:div>
        <w:div w:id="5595693">
          <w:marLeft w:val="640"/>
          <w:marRight w:val="0"/>
          <w:marTop w:val="0"/>
          <w:marBottom w:val="0"/>
          <w:divBdr>
            <w:top w:val="none" w:sz="0" w:space="0" w:color="auto"/>
            <w:left w:val="none" w:sz="0" w:space="0" w:color="auto"/>
            <w:bottom w:val="none" w:sz="0" w:space="0" w:color="auto"/>
            <w:right w:val="none" w:sz="0" w:space="0" w:color="auto"/>
          </w:divBdr>
        </w:div>
        <w:div w:id="279074999">
          <w:marLeft w:val="640"/>
          <w:marRight w:val="0"/>
          <w:marTop w:val="0"/>
          <w:marBottom w:val="0"/>
          <w:divBdr>
            <w:top w:val="none" w:sz="0" w:space="0" w:color="auto"/>
            <w:left w:val="none" w:sz="0" w:space="0" w:color="auto"/>
            <w:bottom w:val="none" w:sz="0" w:space="0" w:color="auto"/>
            <w:right w:val="none" w:sz="0" w:space="0" w:color="auto"/>
          </w:divBdr>
        </w:div>
        <w:div w:id="120151880">
          <w:marLeft w:val="640"/>
          <w:marRight w:val="0"/>
          <w:marTop w:val="0"/>
          <w:marBottom w:val="0"/>
          <w:divBdr>
            <w:top w:val="none" w:sz="0" w:space="0" w:color="auto"/>
            <w:left w:val="none" w:sz="0" w:space="0" w:color="auto"/>
            <w:bottom w:val="none" w:sz="0" w:space="0" w:color="auto"/>
            <w:right w:val="none" w:sz="0" w:space="0" w:color="auto"/>
          </w:divBdr>
        </w:div>
        <w:div w:id="1879584028">
          <w:marLeft w:val="640"/>
          <w:marRight w:val="0"/>
          <w:marTop w:val="0"/>
          <w:marBottom w:val="0"/>
          <w:divBdr>
            <w:top w:val="none" w:sz="0" w:space="0" w:color="auto"/>
            <w:left w:val="none" w:sz="0" w:space="0" w:color="auto"/>
            <w:bottom w:val="none" w:sz="0" w:space="0" w:color="auto"/>
            <w:right w:val="none" w:sz="0" w:space="0" w:color="auto"/>
          </w:divBdr>
        </w:div>
        <w:div w:id="285964947">
          <w:marLeft w:val="640"/>
          <w:marRight w:val="0"/>
          <w:marTop w:val="0"/>
          <w:marBottom w:val="0"/>
          <w:divBdr>
            <w:top w:val="none" w:sz="0" w:space="0" w:color="auto"/>
            <w:left w:val="none" w:sz="0" w:space="0" w:color="auto"/>
            <w:bottom w:val="none" w:sz="0" w:space="0" w:color="auto"/>
            <w:right w:val="none" w:sz="0" w:space="0" w:color="auto"/>
          </w:divBdr>
        </w:div>
        <w:div w:id="2047560553">
          <w:marLeft w:val="640"/>
          <w:marRight w:val="0"/>
          <w:marTop w:val="0"/>
          <w:marBottom w:val="0"/>
          <w:divBdr>
            <w:top w:val="none" w:sz="0" w:space="0" w:color="auto"/>
            <w:left w:val="none" w:sz="0" w:space="0" w:color="auto"/>
            <w:bottom w:val="none" w:sz="0" w:space="0" w:color="auto"/>
            <w:right w:val="none" w:sz="0" w:space="0" w:color="auto"/>
          </w:divBdr>
        </w:div>
        <w:div w:id="165174408">
          <w:marLeft w:val="640"/>
          <w:marRight w:val="0"/>
          <w:marTop w:val="0"/>
          <w:marBottom w:val="0"/>
          <w:divBdr>
            <w:top w:val="none" w:sz="0" w:space="0" w:color="auto"/>
            <w:left w:val="none" w:sz="0" w:space="0" w:color="auto"/>
            <w:bottom w:val="none" w:sz="0" w:space="0" w:color="auto"/>
            <w:right w:val="none" w:sz="0" w:space="0" w:color="auto"/>
          </w:divBdr>
        </w:div>
        <w:div w:id="1983998039">
          <w:marLeft w:val="640"/>
          <w:marRight w:val="0"/>
          <w:marTop w:val="0"/>
          <w:marBottom w:val="0"/>
          <w:divBdr>
            <w:top w:val="none" w:sz="0" w:space="0" w:color="auto"/>
            <w:left w:val="none" w:sz="0" w:space="0" w:color="auto"/>
            <w:bottom w:val="none" w:sz="0" w:space="0" w:color="auto"/>
            <w:right w:val="none" w:sz="0" w:space="0" w:color="auto"/>
          </w:divBdr>
        </w:div>
        <w:div w:id="2088336034">
          <w:marLeft w:val="640"/>
          <w:marRight w:val="0"/>
          <w:marTop w:val="0"/>
          <w:marBottom w:val="0"/>
          <w:divBdr>
            <w:top w:val="none" w:sz="0" w:space="0" w:color="auto"/>
            <w:left w:val="none" w:sz="0" w:space="0" w:color="auto"/>
            <w:bottom w:val="none" w:sz="0" w:space="0" w:color="auto"/>
            <w:right w:val="none" w:sz="0" w:space="0" w:color="auto"/>
          </w:divBdr>
        </w:div>
        <w:div w:id="1401749712">
          <w:marLeft w:val="640"/>
          <w:marRight w:val="0"/>
          <w:marTop w:val="0"/>
          <w:marBottom w:val="0"/>
          <w:divBdr>
            <w:top w:val="none" w:sz="0" w:space="0" w:color="auto"/>
            <w:left w:val="none" w:sz="0" w:space="0" w:color="auto"/>
            <w:bottom w:val="none" w:sz="0" w:space="0" w:color="auto"/>
            <w:right w:val="none" w:sz="0" w:space="0" w:color="auto"/>
          </w:divBdr>
        </w:div>
        <w:div w:id="1036736365">
          <w:marLeft w:val="640"/>
          <w:marRight w:val="0"/>
          <w:marTop w:val="0"/>
          <w:marBottom w:val="0"/>
          <w:divBdr>
            <w:top w:val="none" w:sz="0" w:space="0" w:color="auto"/>
            <w:left w:val="none" w:sz="0" w:space="0" w:color="auto"/>
            <w:bottom w:val="none" w:sz="0" w:space="0" w:color="auto"/>
            <w:right w:val="none" w:sz="0" w:space="0" w:color="auto"/>
          </w:divBdr>
        </w:div>
        <w:div w:id="36052571">
          <w:marLeft w:val="640"/>
          <w:marRight w:val="0"/>
          <w:marTop w:val="0"/>
          <w:marBottom w:val="0"/>
          <w:divBdr>
            <w:top w:val="none" w:sz="0" w:space="0" w:color="auto"/>
            <w:left w:val="none" w:sz="0" w:space="0" w:color="auto"/>
            <w:bottom w:val="none" w:sz="0" w:space="0" w:color="auto"/>
            <w:right w:val="none" w:sz="0" w:space="0" w:color="auto"/>
          </w:divBdr>
        </w:div>
        <w:div w:id="236524106">
          <w:marLeft w:val="640"/>
          <w:marRight w:val="0"/>
          <w:marTop w:val="0"/>
          <w:marBottom w:val="0"/>
          <w:divBdr>
            <w:top w:val="none" w:sz="0" w:space="0" w:color="auto"/>
            <w:left w:val="none" w:sz="0" w:space="0" w:color="auto"/>
            <w:bottom w:val="none" w:sz="0" w:space="0" w:color="auto"/>
            <w:right w:val="none" w:sz="0" w:space="0" w:color="auto"/>
          </w:divBdr>
        </w:div>
        <w:div w:id="458298930">
          <w:marLeft w:val="640"/>
          <w:marRight w:val="0"/>
          <w:marTop w:val="0"/>
          <w:marBottom w:val="0"/>
          <w:divBdr>
            <w:top w:val="none" w:sz="0" w:space="0" w:color="auto"/>
            <w:left w:val="none" w:sz="0" w:space="0" w:color="auto"/>
            <w:bottom w:val="none" w:sz="0" w:space="0" w:color="auto"/>
            <w:right w:val="none" w:sz="0" w:space="0" w:color="auto"/>
          </w:divBdr>
        </w:div>
        <w:div w:id="490145120">
          <w:marLeft w:val="640"/>
          <w:marRight w:val="0"/>
          <w:marTop w:val="0"/>
          <w:marBottom w:val="0"/>
          <w:divBdr>
            <w:top w:val="none" w:sz="0" w:space="0" w:color="auto"/>
            <w:left w:val="none" w:sz="0" w:space="0" w:color="auto"/>
            <w:bottom w:val="none" w:sz="0" w:space="0" w:color="auto"/>
            <w:right w:val="none" w:sz="0" w:space="0" w:color="auto"/>
          </w:divBdr>
        </w:div>
        <w:div w:id="1014503391">
          <w:marLeft w:val="640"/>
          <w:marRight w:val="0"/>
          <w:marTop w:val="0"/>
          <w:marBottom w:val="0"/>
          <w:divBdr>
            <w:top w:val="none" w:sz="0" w:space="0" w:color="auto"/>
            <w:left w:val="none" w:sz="0" w:space="0" w:color="auto"/>
            <w:bottom w:val="none" w:sz="0" w:space="0" w:color="auto"/>
            <w:right w:val="none" w:sz="0" w:space="0" w:color="auto"/>
          </w:divBdr>
        </w:div>
        <w:div w:id="1577587729">
          <w:marLeft w:val="640"/>
          <w:marRight w:val="0"/>
          <w:marTop w:val="0"/>
          <w:marBottom w:val="0"/>
          <w:divBdr>
            <w:top w:val="none" w:sz="0" w:space="0" w:color="auto"/>
            <w:left w:val="none" w:sz="0" w:space="0" w:color="auto"/>
            <w:bottom w:val="none" w:sz="0" w:space="0" w:color="auto"/>
            <w:right w:val="none" w:sz="0" w:space="0" w:color="auto"/>
          </w:divBdr>
        </w:div>
        <w:div w:id="1583753012">
          <w:marLeft w:val="640"/>
          <w:marRight w:val="0"/>
          <w:marTop w:val="0"/>
          <w:marBottom w:val="0"/>
          <w:divBdr>
            <w:top w:val="none" w:sz="0" w:space="0" w:color="auto"/>
            <w:left w:val="none" w:sz="0" w:space="0" w:color="auto"/>
            <w:bottom w:val="none" w:sz="0" w:space="0" w:color="auto"/>
            <w:right w:val="none" w:sz="0" w:space="0" w:color="auto"/>
          </w:divBdr>
        </w:div>
        <w:div w:id="2011642118">
          <w:marLeft w:val="640"/>
          <w:marRight w:val="0"/>
          <w:marTop w:val="0"/>
          <w:marBottom w:val="0"/>
          <w:divBdr>
            <w:top w:val="none" w:sz="0" w:space="0" w:color="auto"/>
            <w:left w:val="none" w:sz="0" w:space="0" w:color="auto"/>
            <w:bottom w:val="none" w:sz="0" w:space="0" w:color="auto"/>
            <w:right w:val="none" w:sz="0" w:space="0" w:color="auto"/>
          </w:divBdr>
        </w:div>
        <w:div w:id="756052491">
          <w:marLeft w:val="640"/>
          <w:marRight w:val="0"/>
          <w:marTop w:val="0"/>
          <w:marBottom w:val="0"/>
          <w:divBdr>
            <w:top w:val="none" w:sz="0" w:space="0" w:color="auto"/>
            <w:left w:val="none" w:sz="0" w:space="0" w:color="auto"/>
            <w:bottom w:val="none" w:sz="0" w:space="0" w:color="auto"/>
            <w:right w:val="none" w:sz="0" w:space="0" w:color="auto"/>
          </w:divBdr>
        </w:div>
        <w:div w:id="1163592845">
          <w:marLeft w:val="640"/>
          <w:marRight w:val="0"/>
          <w:marTop w:val="0"/>
          <w:marBottom w:val="0"/>
          <w:divBdr>
            <w:top w:val="none" w:sz="0" w:space="0" w:color="auto"/>
            <w:left w:val="none" w:sz="0" w:space="0" w:color="auto"/>
            <w:bottom w:val="none" w:sz="0" w:space="0" w:color="auto"/>
            <w:right w:val="none" w:sz="0" w:space="0" w:color="auto"/>
          </w:divBdr>
        </w:div>
        <w:div w:id="572005749">
          <w:marLeft w:val="640"/>
          <w:marRight w:val="0"/>
          <w:marTop w:val="0"/>
          <w:marBottom w:val="0"/>
          <w:divBdr>
            <w:top w:val="none" w:sz="0" w:space="0" w:color="auto"/>
            <w:left w:val="none" w:sz="0" w:space="0" w:color="auto"/>
            <w:bottom w:val="none" w:sz="0" w:space="0" w:color="auto"/>
            <w:right w:val="none" w:sz="0" w:space="0" w:color="auto"/>
          </w:divBdr>
        </w:div>
        <w:div w:id="358237343">
          <w:marLeft w:val="640"/>
          <w:marRight w:val="0"/>
          <w:marTop w:val="0"/>
          <w:marBottom w:val="0"/>
          <w:divBdr>
            <w:top w:val="none" w:sz="0" w:space="0" w:color="auto"/>
            <w:left w:val="none" w:sz="0" w:space="0" w:color="auto"/>
            <w:bottom w:val="none" w:sz="0" w:space="0" w:color="auto"/>
            <w:right w:val="none" w:sz="0" w:space="0" w:color="auto"/>
          </w:divBdr>
        </w:div>
      </w:divsChild>
    </w:div>
    <w:div w:id="820073508">
      <w:bodyDiv w:val="1"/>
      <w:marLeft w:val="0"/>
      <w:marRight w:val="0"/>
      <w:marTop w:val="0"/>
      <w:marBottom w:val="0"/>
      <w:divBdr>
        <w:top w:val="none" w:sz="0" w:space="0" w:color="auto"/>
        <w:left w:val="none" w:sz="0" w:space="0" w:color="auto"/>
        <w:bottom w:val="none" w:sz="0" w:space="0" w:color="auto"/>
        <w:right w:val="none" w:sz="0" w:space="0" w:color="auto"/>
      </w:divBdr>
    </w:div>
    <w:div w:id="822697917">
      <w:bodyDiv w:val="1"/>
      <w:marLeft w:val="0"/>
      <w:marRight w:val="0"/>
      <w:marTop w:val="0"/>
      <w:marBottom w:val="0"/>
      <w:divBdr>
        <w:top w:val="none" w:sz="0" w:space="0" w:color="auto"/>
        <w:left w:val="none" w:sz="0" w:space="0" w:color="auto"/>
        <w:bottom w:val="none" w:sz="0" w:space="0" w:color="auto"/>
        <w:right w:val="none" w:sz="0" w:space="0" w:color="auto"/>
      </w:divBdr>
    </w:div>
    <w:div w:id="823933321">
      <w:bodyDiv w:val="1"/>
      <w:marLeft w:val="0"/>
      <w:marRight w:val="0"/>
      <w:marTop w:val="0"/>
      <w:marBottom w:val="0"/>
      <w:divBdr>
        <w:top w:val="none" w:sz="0" w:space="0" w:color="auto"/>
        <w:left w:val="none" w:sz="0" w:space="0" w:color="auto"/>
        <w:bottom w:val="none" w:sz="0" w:space="0" w:color="auto"/>
        <w:right w:val="none" w:sz="0" w:space="0" w:color="auto"/>
      </w:divBdr>
      <w:divsChild>
        <w:div w:id="1080835687">
          <w:marLeft w:val="640"/>
          <w:marRight w:val="0"/>
          <w:marTop w:val="0"/>
          <w:marBottom w:val="0"/>
          <w:divBdr>
            <w:top w:val="none" w:sz="0" w:space="0" w:color="auto"/>
            <w:left w:val="none" w:sz="0" w:space="0" w:color="auto"/>
            <w:bottom w:val="none" w:sz="0" w:space="0" w:color="auto"/>
            <w:right w:val="none" w:sz="0" w:space="0" w:color="auto"/>
          </w:divBdr>
        </w:div>
        <w:div w:id="114253630">
          <w:marLeft w:val="640"/>
          <w:marRight w:val="0"/>
          <w:marTop w:val="0"/>
          <w:marBottom w:val="0"/>
          <w:divBdr>
            <w:top w:val="none" w:sz="0" w:space="0" w:color="auto"/>
            <w:left w:val="none" w:sz="0" w:space="0" w:color="auto"/>
            <w:bottom w:val="none" w:sz="0" w:space="0" w:color="auto"/>
            <w:right w:val="none" w:sz="0" w:space="0" w:color="auto"/>
          </w:divBdr>
        </w:div>
        <w:div w:id="1744638928">
          <w:marLeft w:val="640"/>
          <w:marRight w:val="0"/>
          <w:marTop w:val="0"/>
          <w:marBottom w:val="0"/>
          <w:divBdr>
            <w:top w:val="none" w:sz="0" w:space="0" w:color="auto"/>
            <w:left w:val="none" w:sz="0" w:space="0" w:color="auto"/>
            <w:bottom w:val="none" w:sz="0" w:space="0" w:color="auto"/>
            <w:right w:val="none" w:sz="0" w:space="0" w:color="auto"/>
          </w:divBdr>
        </w:div>
        <w:div w:id="378628697">
          <w:marLeft w:val="640"/>
          <w:marRight w:val="0"/>
          <w:marTop w:val="0"/>
          <w:marBottom w:val="0"/>
          <w:divBdr>
            <w:top w:val="none" w:sz="0" w:space="0" w:color="auto"/>
            <w:left w:val="none" w:sz="0" w:space="0" w:color="auto"/>
            <w:bottom w:val="none" w:sz="0" w:space="0" w:color="auto"/>
            <w:right w:val="none" w:sz="0" w:space="0" w:color="auto"/>
          </w:divBdr>
        </w:div>
        <w:div w:id="2075665606">
          <w:marLeft w:val="640"/>
          <w:marRight w:val="0"/>
          <w:marTop w:val="0"/>
          <w:marBottom w:val="0"/>
          <w:divBdr>
            <w:top w:val="none" w:sz="0" w:space="0" w:color="auto"/>
            <w:left w:val="none" w:sz="0" w:space="0" w:color="auto"/>
            <w:bottom w:val="none" w:sz="0" w:space="0" w:color="auto"/>
            <w:right w:val="none" w:sz="0" w:space="0" w:color="auto"/>
          </w:divBdr>
        </w:div>
        <w:div w:id="1593928562">
          <w:marLeft w:val="640"/>
          <w:marRight w:val="0"/>
          <w:marTop w:val="0"/>
          <w:marBottom w:val="0"/>
          <w:divBdr>
            <w:top w:val="none" w:sz="0" w:space="0" w:color="auto"/>
            <w:left w:val="none" w:sz="0" w:space="0" w:color="auto"/>
            <w:bottom w:val="none" w:sz="0" w:space="0" w:color="auto"/>
            <w:right w:val="none" w:sz="0" w:space="0" w:color="auto"/>
          </w:divBdr>
        </w:div>
        <w:div w:id="633753235">
          <w:marLeft w:val="640"/>
          <w:marRight w:val="0"/>
          <w:marTop w:val="0"/>
          <w:marBottom w:val="0"/>
          <w:divBdr>
            <w:top w:val="none" w:sz="0" w:space="0" w:color="auto"/>
            <w:left w:val="none" w:sz="0" w:space="0" w:color="auto"/>
            <w:bottom w:val="none" w:sz="0" w:space="0" w:color="auto"/>
            <w:right w:val="none" w:sz="0" w:space="0" w:color="auto"/>
          </w:divBdr>
        </w:div>
        <w:div w:id="1819615876">
          <w:marLeft w:val="640"/>
          <w:marRight w:val="0"/>
          <w:marTop w:val="0"/>
          <w:marBottom w:val="0"/>
          <w:divBdr>
            <w:top w:val="none" w:sz="0" w:space="0" w:color="auto"/>
            <w:left w:val="none" w:sz="0" w:space="0" w:color="auto"/>
            <w:bottom w:val="none" w:sz="0" w:space="0" w:color="auto"/>
            <w:right w:val="none" w:sz="0" w:space="0" w:color="auto"/>
          </w:divBdr>
        </w:div>
        <w:div w:id="706104725">
          <w:marLeft w:val="640"/>
          <w:marRight w:val="0"/>
          <w:marTop w:val="0"/>
          <w:marBottom w:val="0"/>
          <w:divBdr>
            <w:top w:val="none" w:sz="0" w:space="0" w:color="auto"/>
            <w:left w:val="none" w:sz="0" w:space="0" w:color="auto"/>
            <w:bottom w:val="none" w:sz="0" w:space="0" w:color="auto"/>
            <w:right w:val="none" w:sz="0" w:space="0" w:color="auto"/>
          </w:divBdr>
        </w:div>
        <w:div w:id="1724791621">
          <w:marLeft w:val="640"/>
          <w:marRight w:val="0"/>
          <w:marTop w:val="0"/>
          <w:marBottom w:val="0"/>
          <w:divBdr>
            <w:top w:val="none" w:sz="0" w:space="0" w:color="auto"/>
            <w:left w:val="none" w:sz="0" w:space="0" w:color="auto"/>
            <w:bottom w:val="none" w:sz="0" w:space="0" w:color="auto"/>
            <w:right w:val="none" w:sz="0" w:space="0" w:color="auto"/>
          </w:divBdr>
        </w:div>
        <w:div w:id="1372877022">
          <w:marLeft w:val="640"/>
          <w:marRight w:val="0"/>
          <w:marTop w:val="0"/>
          <w:marBottom w:val="0"/>
          <w:divBdr>
            <w:top w:val="none" w:sz="0" w:space="0" w:color="auto"/>
            <w:left w:val="none" w:sz="0" w:space="0" w:color="auto"/>
            <w:bottom w:val="none" w:sz="0" w:space="0" w:color="auto"/>
            <w:right w:val="none" w:sz="0" w:space="0" w:color="auto"/>
          </w:divBdr>
        </w:div>
        <w:div w:id="294145101">
          <w:marLeft w:val="640"/>
          <w:marRight w:val="0"/>
          <w:marTop w:val="0"/>
          <w:marBottom w:val="0"/>
          <w:divBdr>
            <w:top w:val="none" w:sz="0" w:space="0" w:color="auto"/>
            <w:left w:val="none" w:sz="0" w:space="0" w:color="auto"/>
            <w:bottom w:val="none" w:sz="0" w:space="0" w:color="auto"/>
            <w:right w:val="none" w:sz="0" w:space="0" w:color="auto"/>
          </w:divBdr>
        </w:div>
        <w:div w:id="964579689">
          <w:marLeft w:val="640"/>
          <w:marRight w:val="0"/>
          <w:marTop w:val="0"/>
          <w:marBottom w:val="0"/>
          <w:divBdr>
            <w:top w:val="none" w:sz="0" w:space="0" w:color="auto"/>
            <w:left w:val="none" w:sz="0" w:space="0" w:color="auto"/>
            <w:bottom w:val="none" w:sz="0" w:space="0" w:color="auto"/>
            <w:right w:val="none" w:sz="0" w:space="0" w:color="auto"/>
          </w:divBdr>
        </w:div>
        <w:div w:id="1327977749">
          <w:marLeft w:val="640"/>
          <w:marRight w:val="0"/>
          <w:marTop w:val="0"/>
          <w:marBottom w:val="0"/>
          <w:divBdr>
            <w:top w:val="none" w:sz="0" w:space="0" w:color="auto"/>
            <w:left w:val="none" w:sz="0" w:space="0" w:color="auto"/>
            <w:bottom w:val="none" w:sz="0" w:space="0" w:color="auto"/>
            <w:right w:val="none" w:sz="0" w:space="0" w:color="auto"/>
          </w:divBdr>
        </w:div>
        <w:div w:id="701826930">
          <w:marLeft w:val="640"/>
          <w:marRight w:val="0"/>
          <w:marTop w:val="0"/>
          <w:marBottom w:val="0"/>
          <w:divBdr>
            <w:top w:val="none" w:sz="0" w:space="0" w:color="auto"/>
            <w:left w:val="none" w:sz="0" w:space="0" w:color="auto"/>
            <w:bottom w:val="none" w:sz="0" w:space="0" w:color="auto"/>
            <w:right w:val="none" w:sz="0" w:space="0" w:color="auto"/>
          </w:divBdr>
        </w:div>
        <w:div w:id="402527369">
          <w:marLeft w:val="640"/>
          <w:marRight w:val="0"/>
          <w:marTop w:val="0"/>
          <w:marBottom w:val="0"/>
          <w:divBdr>
            <w:top w:val="none" w:sz="0" w:space="0" w:color="auto"/>
            <w:left w:val="none" w:sz="0" w:space="0" w:color="auto"/>
            <w:bottom w:val="none" w:sz="0" w:space="0" w:color="auto"/>
            <w:right w:val="none" w:sz="0" w:space="0" w:color="auto"/>
          </w:divBdr>
        </w:div>
        <w:div w:id="1314411167">
          <w:marLeft w:val="640"/>
          <w:marRight w:val="0"/>
          <w:marTop w:val="0"/>
          <w:marBottom w:val="0"/>
          <w:divBdr>
            <w:top w:val="none" w:sz="0" w:space="0" w:color="auto"/>
            <w:left w:val="none" w:sz="0" w:space="0" w:color="auto"/>
            <w:bottom w:val="none" w:sz="0" w:space="0" w:color="auto"/>
            <w:right w:val="none" w:sz="0" w:space="0" w:color="auto"/>
          </w:divBdr>
        </w:div>
        <w:div w:id="852065983">
          <w:marLeft w:val="640"/>
          <w:marRight w:val="0"/>
          <w:marTop w:val="0"/>
          <w:marBottom w:val="0"/>
          <w:divBdr>
            <w:top w:val="none" w:sz="0" w:space="0" w:color="auto"/>
            <w:left w:val="none" w:sz="0" w:space="0" w:color="auto"/>
            <w:bottom w:val="none" w:sz="0" w:space="0" w:color="auto"/>
            <w:right w:val="none" w:sz="0" w:space="0" w:color="auto"/>
          </w:divBdr>
        </w:div>
        <w:div w:id="488983612">
          <w:marLeft w:val="640"/>
          <w:marRight w:val="0"/>
          <w:marTop w:val="0"/>
          <w:marBottom w:val="0"/>
          <w:divBdr>
            <w:top w:val="none" w:sz="0" w:space="0" w:color="auto"/>
            <w:left w:val="none" w:sz="0" w:space="0" w:color="auto"/>
            <w:bottom w:val="none" w:sz="0" w:space="0" w:color="auto"/>
            <w:right w:val="none" w:sz="0" w:space="0" w:color="auto"/>
          </w:divBdr>
        </w:div>
        <w:div w:id="793406178">
          <w:marLeft w:val="640"/>
          <w:marRight w:val="0"/>
          <w:marTop w:val="0"/>
          <w:marBottom w:val="0"/>
          <w:divBdr>
            <w:top w:val="none" w:sz="0" w:space="0" w:color="auto"/>
            <w:left w:val="none" w:sz="0" w:space="0" w:color="auto"/>
            <w:bottom w:val="none" w:sz="0" w:space="0" w:color="auto"/>
            <w:right w:val="none" w:sz="0" w:space="0" w:color="auto"/>
          </w:divBdr>
        </w:div>
        <w:div w:id="318845395">
          <w:marLeft w:val="640"/>
          <w:marRight w:val="0"/>
          <w:marTop w:val="0"/>
          <w:marBottom w:val="0"/>
          <w:divBdr>
            <w:top w:val="none" w:sz="0" w:space="0" w:color="auto"/>
            <w:left w:val="none" w:sz="0" w:space="0" w:color="auto"/>
            <w:bottom w:val="none" w:sz="0" w:space="0" w:color="auto"/>
            <w:right w:val="none" w:sz="0" w:space="0" w:color="auto"/>
          </w:divBdr>
        </w:div>
        <w:div w:id="2026326791">
          <w:marLeft w:val="640"/>
          <w:marRight w:val="0"/>
          <w:marTop w:val="0"/>
          <w:marBottom w:val="0"/>
          <w:divBdr>
            <w:top w:val="none" w:sz="0" w:space="0" w:color="auto"/>
            <w:left w:val="none" w:sz="0" w:space="0" w:color="auto"/>
            <w:bottom w:val="none" w:sz="0" w:space="0" w:color="auto"/>
            <w:right w:val="none" w:sz="0" w:space="0" w:color="auto"/>
          </w:divBdr>
        </w:div>
        <w:div w:id="1577086930">
          <w:marLeft w:val="640"/>
          <w:marRight w:val="0"/>
          <w:marTop w:val="0"/>
          <w:marBottom w:val="0"/>
          <w:divBdr>
            <w:top w:val="none" w:sz="0" w:space="0" w:color="auto"/>
            <w:left w:val="none" w:sz="0" w:space="0" w:color="auto"/>
            <w:bottom w:val="none" w:sz="0" w:space="0" w:color="auto"/>
            <w:right w:val="none" w:sz="0" w:space="0" w:color="auto"/>
          </w:divBdr>
        </w:div>
        <w:div w:id="2005434183">
          <w:marLeft w:val="640"/>
          <w:marRight w:val="0"/>
          <w:marTop w:val="0"/>
          <w:marBottom w:val="0"/>
          <w:divBdr>
            <w:top w:val="none" w:sz="0" w:space="0" w:color="auto"/>
            <w:left w:val="none" w:sz="0" w:space="0" w:color="auto"/>
            <w:bottom w:val="none" w:sz="0" w:space="0" w:color="auto"/>
            <w:right w:val="none" w:sz="0" w:space="0" w:color="auto"/>
          </w:divBdr>
        </w:div>
        <w:div w:id="2141217604">
          <w:marLeft w:val="640"/>
          <w:marRight w:val="0"/>
          <w:marTop w:val="0"/>
          <w:marBottom w:val="0"/>
          <w:divBdr>
            <w:top w:val="none" w:sz="0" w:space="0" w:color="auto"/>
            <w:left w:val="none" w:sz="0" w:space="0" w:color="auto"/>
            <w:bottom w:val="none" w:sz="0" w:space="0" w:color="auto"/>
            <w:right w:val="none" w:sz="0" w:space="0" w:color="auto"/>
          </w:divBdr>
        </w:div>
        <w:div w:id="1239748959">
          <w:marLeft w:val="640"/>
          <w:marRight w:val="0"/>
          <w:marTop w:val="0"/>
          <w:marBottom w:val="0"/>
          <w:divBdr>
            <w:top w:val="none" w:sz="0" w:space="0" w:color="auto"/>
            <w:left w:val="none" w:sz="0" w:space="0" w:color="auto"/>
            <w:bottom w:val="none" w:sz="0" w:space="0" w:color="auto"/>
            <w:right w:val="none" w:sz="0" w:space="0" w:color="auto"/>
          </w:divBdr>
        </w:div>
        <w:div w:id="1933079726">
          <w:marLeft w:val="640"/>
          <w:marRight w:val="0"/>
          <w:marTop w:val="0"/>
          <w:marBottom w:val="0"/>
          <w:divBdr>
            <w:top w:val="none" w:sz="0" w:space="0" w:color="auto"/>
            <w:left w:val="none" w:sz="0" w:space="0" w:color="auto"/>
            <w:bottom w:val="none" w:sz="0" w:space="0" w:color="auto"/>
            <w:right w:val="none" w:sz="0" w:space="0" w:color="auto"/>
          </w:divBdr>
        </w:div>
        <w:div w:id="1508591376">
          <w:marLeft w:val="640"/>
          <w:marRight w:val="0"/>
          <w:marTop w:val="0"/>
          <w:marBottom w:val="0"/>
          <w:divBdr>
            <w:top w:val="none" w:sz="0" w:space="0" w:color="auto"/>
            <w:left w:val="none" w:sz="0" w:space="0" w:color="auto"/>
            <w:bottom w:val="none" w:sz="0" w:space="0" w:color="auto"/>
            <w:right w:val="none" w:sz="0" w:space="0" w:color="auto"/>
          </w:divBdr>
        </w:div>
        <w:div w:id="1426417549">
          <w:marLeft w:val="640"/>
          <w:marRight w:val="0"/>
          <w:marTop w:val="0"/>
          <w:marBottom w:val="0"/>
          <w:divBdr>
            <w:top w:val="none" w:sz="0" w:space="0" w:color="auto"/>
            <w:left w:val="none" w:sz="0" w:space="0" w:color="auto"/>
            <w:bottom w:val="none" w:sz="0" w:space="0" w:color="auto"/>
            <w:right w:val="none" w:sz="0" w:space="0" w:color="auto"/>
          </w:divBdr>
        </w:div>
        <w:div w:id="684288004">
          <w:marLeft w:val="640"/>
          <w:marRight w:val="0"/>
          <w:marTop w:val="0"/>
          <w:marBottom w:val="0"/>
          <w:divBdr>
            <w:top w:val="none" w:sz="0" w:space="0" w:color="auto"/>
            <w:left w:val="none" w:sz="0" w:space="0" w:color="auto"/>
            <w:bottom w:val="none" w:sz="0" w:space="0" w:color="auto"/>
            <w:right w:val="none" w:sz="0" w:space="0" w:color="auto"/>
          </w:divBdr>
        </w:div>
        <w:div w:id="1973248160">
          <w:marLeft w:val="640"/>
          <w:marRight w:val="0"/>
          <w:marTop w:val="0"/>
          <w:marBottom w:val="0"/>
          <w:divBdr>
            <w:top w:val="none" w:sz="0" w:space="0" w:color="auto"/>
            <w:left w:val="none" w:sz="0" w:space="0" w:color="auto"/>
            <w:bottom w:val="none" w:sz="0" w:space="0" w:color="auto"/>
            <w:right w:val="none" w:sz="0" w:space="0" w:color="auto"/>
          </w:divBdr>
        </w:div>
        <w:div w:id="2046178083">
          <w:marLeft w:val="640"/>
          <w:marRight w:val="0"/>
          <w:marTop w:val="0"/>
          <w:marBottom w:val="0"/>
          <w:divBdr>
            <w:top w:val="none" w:sz="0" w:space="0" w:color="auto"/>
            <w:left w:val="none" w:sz="0" w:space="0" w:color="auto"/>
            <w:bottom w:val="none" w:sz="0" w:space="0" w:color="auto"/>
            <w:right w:val="none" w:sz="0" w:space="0" w:color="auto"/>
          </w:divBdr>
        </w:div>
        <w:div w:id="1869175475">
          <w:marLeft w:val="640"/>
          <w:marRight w:val="0"/>
          <w:marTop w:val="0"/>
          <w:marBottom w:val="0"/>
          <w:divBdr>
            <w:top w:val="none" w:sz="0" w:space="0" w:color="auto"/>
            <w:left w:val="none" w:sz="0" w:space="0" w:color="auto"/>
            <w:bottom w:val="none" w:sz="0" w:space="0" w:color="auto"/>
            <w:right w:val="none" w:sz="0" w:space="0" w:color="auto"/>
          </w:divBdr>
        </w:div>
        <w:div w:id="971986494">
          <w:marLeft w:val="640"/>
          <w:marRight w:val="0"/>
          <w:marTop w:val="0"/>
          <w:marBottom w:val="0"/>
          <w:divBdr>
            <w:top w:val="none" w:sz="0" w:space="0" w:color="auto"/>
            <w:left w:val="none" w:sz="0" w:space="0" w:color="auto"/>
            <w:bottom w:val="none" w:sz="0" w:space="0" w:color="auto"/>
            <w:right w:val="none" w:sz="0" w:space="0" w:color="auto"/>
          </w:divBdr>
        </w:div>
        <w:div w:id="821310014">
          <w:marLeft w:val="640"/>
          <w:marRight w:val="0"/>
          <w:marTop w:val="0"/>
          <w:marBottom w:val="0"/>
          <w:divBdr>
            <w:top w:val="none" w:sz="0" w:space="0" w:color="auto"/>
            <w:left w:val="none" w:sz="0" w:space="0" w:color="auto"/>
            <w:bottom w:val="none" w:sz="0" w:space="0" w:color="auto"/>
            <w:right w:val="none" w:sz="0" w:space="0" w:color="auto"/>
          </w:divBdr>
        </w:div>
        <w:div w:id="463546432">
          <w:marLeft w:val="640"/>
          <w:marRight w:val="0"/>
          <w:marTop w:val="0"/>
          <w:marBottom w:val="0"/>
          <w:divBdr>
            <w:top w:val="none" w:sz="0" w:space="0" w:color="auto"/>
            <w:left w:val="none" w:sz="0" w:space="0" w:color="auto"/>
            <w:bottom w:val="none" w:sz="0" w:space="0" w:color="auto"/>
            <w:right w:val="none" w:sz="0" w:space="0" w:color="auto"/>
          </w:divBdr>
        </w:div>
        <w:div w:id="884559376">
          <w:marLeft w:val="640"/>
          <w:marRight w:val="0"/>
          <w:marTop w:val="0"/>
          <w:marBottom w:val="0"/>
          <w:divBdr>
            <w:top w:val="none" w:sz="0" w:space="0" w:color="auto"/>
            <w:left w:val="none" w:sz="0" w:space="0" w:color="auto"/>
            <w:bottom w:val="none" w:sz="0" w:space="0" w:color="auto"/>
            <w:right w:val="none" w:sz="0" w:space="0" w:color="auto"/>
          </w:divBdr>
        </w:div>
        <w:div w:id="1523667200">
          <w:marLeft w:val="640"/>
          <w:marRight w:val="0"/>
          <w:marTop w:val="0"/>
          <w:marBottom w:val="0"/>
          <w:divBdr>
            <w:top w:val="none" w:sz="0" w:space="0" w:color="auto"/>
            <w:left w:val="none" w:sz="0" w:space="0" w:color="auto"/>
            <w:bottom w:val="none" w:sz="0" w:space="0" w:color="auto"/>
            <w:right w:val="none" w:sz="0" w:space="0" w:color="auto"/>
          </w:divBdr>
        </w:div>
        <w:div w:id="234821901">
          <w:marLeft w:val="640"/>
          <w:marRight w:val="0"/>
          <w:marTop w:val="0"/>
          <w:marBottom w:val="0"/>
          <w:divBdr>
            <w:top w:val="none" w:sz="0" w:space="0" w:color="auto"/>
            <w:left w:val="none" w:sz="0" w:space="0" w:color="auto"/>
            <w:bottom w:val="none" w:sz="0" w:space="0" w:color="auto"/>
            <w:right w:val="none" w:sz="0" w:space="0" w:color="auto"/>
          </w:divBdr>
        </w:div>
        <w:div w:id="101920062">
          <w:marLeft w:val="640"/>
          <w:marRight w:val="0"/>
          <w:marTop w:val="0"/>
          <w:marBottom w:val="0"/>
          <w:divBdr>
            <w:top w:val="none" w:sz="0" w:space="0" w:color="auto"/>
            <w:left w:val="none" w:sz="0" w:space="0" w:color="auto"/>
            <w:bottom w:val="none" w:sz="0" w:space="0" w:color="auto"/>
            <w:right w:val="none" w:sz="0" w:space="0" w:color="auto"/>
          </w:divBdr>
        </w:div>
        <w:div w:id="1044987059">
          <w:marLeft w:val="640"/>
          <w:marRight w:val="0"/>
          <w:marTop w:val="0"/>
          <w:marBottom w:val="0"/>
          <w:divBdr>
            <w:top w:val="none" w:sz="0" w:space="0" w:color="auto"/>
            <w:left w:val="none" w:sz="0" w:space="0" w:color="auto"/>
            <w:bottom w:val="none" w:sz="0" w:space="0" w:color="auto"/>
            <w:right w:val="none" w:sz="0" w:space="0" w:color="auto"/>
          </w:divBdr>
        </w:div>
        <w:div w:id="1068382322">
          <w:marLeft w:val="640"/>
          <w:marRight w:val="0"/>
          <w:marTop w:val="0"/>
          <w:marBottom w:val="0"/>
          <w:divBdr>
            <w:top w:val="none" w:sz="0" w:space="0" w:color="auto"/>
            <w:left w:val="none" w:sz="0" w:space="0" w:color="auto"/>
            <w:bottom w:val="none" w:sz="0" w:space="0" w:color="auto"/>
            <w:right w:val="none" w:sz="0" w:space="0" w:color="auto"/>
          </w:divBdr>
        </w:div>
        <w:div w:id="317465035">
          <w:marLeft w:val="640"/>
          <w:marRight w:val="0"/>
          <w:marTop w:val="0"/>
          <w:marBottom w:val="0"/>
          <w:divBdr>
            <w:top w:val="none" w:sz="0" w:space="0" w:color="auto"/>
            <w:left w:val="none" w:sz="0" w:space="0" w:color="auto"/>
            <w:bottom w:val="none" w:sz="0" w:space="0" w:color="auto"/>
            <w:right w:val="none" w:sz="0" w:space="0" w:color="auto"/>
          </w:divBdr>
        </w:div>
        <w:div w:id="49770193">
          <w:marLeft w:val="640"/>
          <w:marRight w:val="0"/>
          <w:marTop w:val="0"/>
          <w:marBottom w:val="0"/>
          <w:divBdr>
            <w:top w:val="none" w:sz="0" w:space="0" w:color="auto"/>
            <w:left w:val="none" w:sz="0" w:space="0" w:color="auto"/>
            <w:bottom w:val="none" w:sz="0" w:space="0" w:color="auto"/>
            <w:right w:val="none" w:sz="0" w:space="0" w:color="auto"/>
          </w:divBdr>
        </w:div>
        <w:div w:id="1826820922">
          <w:marLeft w:val="640"/>
          <w:marRight w:val="0"/>
          <w:marTop w:val="0"/>
          <w:marBottom w:val="0"/>
          <w:divBdr>
            <w:top w:val="none" w:sz="0" w:space="0" w:color="auto"/>
            <w:left w:val="none" w:sz="0" w:space="0" w:color="auto"/>
            <w:bottom w:val="none" w:sz="0" w:space="0" w:color="auto"/>
            <w:right w:val="none" w:sz="0" w:space="0" w:color="auto"/>
          </w:divBdr>
        </w:div>
        <w:div w:id="919488982">
          <w:marLeft w:val="640"/>
          <w:marRight w:val="0"/>
          <w:marTop w:val="0"/>
          <w:marBottom w:val="0"/>
          <w:divBdr>
            <w:top w:val="none" w:sz="0" w:space="0" w:color="auto"/>
            <w:left w:val="none" w:sz="0" w:space="0" w:color="auto"/>
            <w:bottom w:val="none" w:sz="0" w:space="0" w:color="auto"/>
            <w:right w:val="none" w:sz="0" w:space="0" w:color="auto"/>
          </w:divBdr>
        </w:div>
        <w:div w:id="997538035">
          <w:marLeft w:val="640"/>
          <w:marRight w:val="0"/>
          <w:marTop w:val="0"/>
          <w:marBottom w:val="0"/>
          <w:divBdr>
            <w:top w:val="none" w:sz="0" w:space="0" w:color="auto"/>
            <w:left w:val="none" w:sz="0" w:space="0" w:color="auto"/>
            <w:bottom w:val="none" w:sz="0" w:space="0" w:color="auto"/>
            <w:right w:val="none" w:sz="0" w:space="0" w:color="auto"/>
          </w:divBdr>
        </w:div>
        <w:div w:id="1580560697">
          <w:marLeft w:val="640"/>
          <w:marRight w:val="0"/>
          <w:marTop w:val="0"/>
          <w:marBottom w:val="0"/>
          <w:divBdr>
            <w:top w:val="none" w:sz="0" w:space="0" w:color="auto"/>
            <w:left w:val="none" w:sz="0" w:space="0" w:color="auto"/>
            <w:bottom w:val="none" w:sz="0" w:space="0" w:color="auto"/>
            <w:right w:val="none" w:sz="0" w:space="0" w:color="auto"/>
          </w:divBdr>
        </w:div>
        <w:div w:id="1130319991">
          <w:marLeft w:val="640"/>
          <w:marRight w:val="0"/>
          <w:marTop w:val="0"/>
          <w:marBottom w:val="0"/>
          <w:divBdr>
            <w:top w:val="none" w:sz="0" w:space="0" w:color="auto"/>
            <w:left w:val="none" w:sz="0" w:space="0" w:color="auto"/>
            <w:bottom w:val="none" w:sz="0" w:space="0" w:color="auto"/>
            <w:right w:val="none" w:sz="0" w:space="0" w:color="auto"/>
          </w:divBdr>
        </w:div>
        <w:div w:id="120421612">
          <w:marLeft w:val="640"/>
          <w:marRight w:val="0"/>
          <w:marTop w:val="0"/>
          <w:marBottom w:val="0"/>
          <w:divBdr>
            <w:top w:val="none" w:sz="0" w:space="0" w:color="auto"/>
            <w:left w:val="none" w:sz="0" w:space="0" w:color="auto"/>
            <w:bottom w:val="none" w:sz="0" w:space="0" w:color="auto"/>
            <w:right w:val="none" w:sz="0" w:space="0" w:color="auto"/>
          </w:divBdr>
        </w:div>
        <w:div w:id="82073838">
          <w:marLeft w:val="640"/>
          <w:marRight w:val="0"/>
          <w:marTop w:val="0"/>
          <w:marBottom w:val="0"/>
          <w:divBdr>
            <w:top w:val="none" w:sz="0" w:space="0" w:color="auto"/>
            <w:left w:val="none" w:sz="0" w:space="0" w:color="auto"/>
            <w:bottom w:val="none" w:sz="0" w:space="0" w:color="auto"/>
            <w:right w:val="none" w:sz="0" w:space="0" w:color="auto"/>
          </w:divBdr>
        </w:div>
        <w:div w:id="1186167125">
          <w:marLeft w:val="640"/>
          <w:marRight w:val="0"/>
          <w:marTop w:val="0"/>
          <w:marBottom w:val="0"/>
          <w:divBdr>
            <w:top w:val="none" w:sz="0" w:space="0" w:color="auto"/>
            <w:left w:val="none" w:sz="0" w:space="0" w:color="auto"/>
            <w:bottom w:val="none" w:sz="0" w:space="0" w:color="auto"/>
            <w:right w:val="none" w:sz="0" w:space="0" w:color="auto"/>
          </w:divBdr>
        </w:div>
        <w:div w:id="1857381666">
          <w:marLeft w:val="640"/>
          <w:marRight w:val="0"/>
          <w:marTop w:val="0"/>
          <w:marBottom w:val="0"/>
          <w:divBdr>
            <w:top w:val="none" w:sz="0" w:space="0" w:color="auto"/>
            <w:left w:val="none" w:sz="0" w:space="0" w:color="auto"/>
            <w:bottom w:val="none" w:sz="0" w:space="0" w:color="auto"/>
            <w:right w:val="none" w:sz="0" w:space="0" w:color="auto"/>
          </w:divBdr>
        </w:div>
        <w:div w:id="1975329897">
          <w:marLeft w:val="640"/>
          <w:marRight w:val="0"/>
          <w:marTop w:val="0"/>
          <w:marBottom w:val="0"/>
          <w:divBdr>
            <w:top w:val="none" w:sz="0" w:space="0" w:color="auto"/>
            <w:left w:val="none" w:sz="0" w:space="0" w:color="auto"/>
            <w:bottom w:val="none" w:sz="0" w:space="0" w:color="auto"/>
            <w:right w:val="none" w:sz="0" w:space="0" w:color="auto"/>
          </w:divBdr>
        </w:div>
        <w:div w:id="1624456716">
          <w:marLeft w:val="640"/>
          <w:marRight w:val="0"/>
          <w:marTop w:val="0"/>
          <w:marBottom w:val="0"/>
          <w:divBdr>
            <w:top w:val="none" w:sz="0" w:space="0" w:color="auto"/>
            <w:left w:val="none" w:sz="0" w:space="0" w:color="auto"/>
            <w:bottom w:val="none" w:sz="0" w:space="0" w:color="auto"/>
            <w:right w:val="none" w:sz="0" w:space="0" w:color="auto"/>
          </w:divBdr>
        </w:div>
        <w:div w:id="1510756601">
          <w:marLeft w:val="640"/>
          <w:marRight w:val="0"/>
          <w:marTop w:val="0"/>
          <w:marBottom w:val="0"/>
          <w:divBdr>
            <w:top w:val="none" w:sz="0" w:space="0" w:color="auto"/>
            <w:left w:val="none" w:sz="0" w:space="0" w:color="auto"/>
            <w:bottom w:val="none" w:sz="0" w:space="0" w:color="auto"/>
            <w:right w:val="none" w:sz="0" w:space="0" w:color="auto"/>
          </w:divBdr>
        </w:div>
        <w:div w:id="324819246">
          <w:marLeft w:val="640"/>
          <w:marRight w:val="0"/>
          <w:marTop w:val="0"/>
          <w:marBottom w:val="0"/>
          <w:divBdr>
            <w:top w:val="none" w:sz="0" w:space="0" w:color="auto"/>
            <w:left w:val="none" w:sz="0" w:space="0" w:color="auto"/>
            <w:bottom w:val="none" w:sz="0" w:space="0" w:color="auto"/>
            <w:right w:val="none" w:sz="0" w:space="0" w:color="auto"/>
          </w:divBdr>
        </w:div>
        <w:div w:id="1788040186">
          <w:marLeft w:val="640"/>
          <w:marRight w:val="0"/>
          <w:marTop w:val="0"/>
          <w:marBottom w:val="0"/>
          <w:divBdr>
            <w:top w:val="none" w:sz="0" w:space="0" w:color="auto"/>
            <w:left w:val="none" w:sz="0" w:space="0" w:color="auto"/>
            <w:bottom w:val="none" w:sz="0" w:space="0" w:color="auto"/>
            <w:right w:val="none" w:sz="0" w:space="0" w:color="auto"/>
          </w:divBdr>
        </w:div>
        <w:div w:id="804153612">
          <w:marLeft w:val="640"/>
          <w:marRight w:val="0"/>
          <w:marTop w:val="0"/>
          <w:marBottom w:val="0"/>
          <w:divBdr>
            <w:top w:val="none" w:sz="0" w:space="0" w:color="auto"/>
            <w:left w:val="none" w:sz="0" w:space="0" w:color="auto"/>
            <w:bottom w:val="none" w:sz="0" w:space="0" w:color="auto"/>
            <w:right w:val="none" w:sz="0" w:space="0" w:color="auto"/>
          </w:divBdr>
        </w:div>
        <w:div w:id="640771302">
          <w:marLeft w:val="640"/>
          <w:marRight w:val="0"/>
          <w:marTop w:val="0"/>
          <w:marBottom w:val="0"/>
          <w:divBdr>
            <w:top w:val="none" w:sz="0" w:space="0" w:color="auto"/>
            <w:left w:val="none" w:sz="0" w:space="0" w:color="auto"/>
            <w:bottom w:val="none" w:sz="0" w:space="0" w:color="auto"/>
            <w:right w:val="none" w:sz="0" w:space="0" w:color="auto"/>
          </w:divBdr>
        </w:div>
        <w:div w:id="1832060635">
          <w:marLeft w:val="640"/>
          <w:marRight w:val="0"/>
          <w:marTop w:val="0"/>
          <w:marBottom w:val="0"/>
          <w:divBdr>
            <w:top w:val="none" w:sz="0" w:space="0" w:color="auto"/>
            <w:left w:val="none" w:sz="0" w:space="0" w:color="auto"/>
            <w:bottom w:val="none" w:sz="0" w:space="0" w:color="auto"/>
            <w:right w:val="none" w:sz="0" w:space="0" w:color="auto"/>
          </w:divBdr>
        </w:div>
        <w:div w:id="157309889">
          <w:marLeft w:val="640"/>
          <w:marRight w:val="0"/>
          <w:marTop w:val="0"/>
          <w:marBottom w:val="0"/>
          <w:divBdr>
            <w:top w:val="none" w:sz="0" w:space="0" w:color="auto"/>
            <w:left w:val="none" w:sz="0" w:space="0" w:color="auto"/>
            <w:bottom w:val="none" w:sz="0" w:space="0" w:color="auto"/>
            <w:right w:val="none" w:sz="0" w:space="0" w:color="auto"/>
          </w:divBdr>
        </w:div>
        <w:div w:id="749694784">
          <w:marLeft w:val="640"/>
          <w:marRight w:val="0"/>
          <w:marTop w:val="0"/>
          <w:marBottom w:val="0"/>
          <w:divBdr>
            <w:top w:val="none" w:sz="0" w:space="0" w:color="auto"/>
            <w:left w:val="none" w:sz="0" w:space="0" w:color="auto"/>
            <w:bottom w:val="none" w:sz="0" w:space="0" w:color="auto"/>
            <w:right w:val="none" w:sz="0" w:space="0" w:color="auto"/>
          </w:divBdr>
        </w:div>
        <w:div w:id="489180469">
          <w:marLeft w:val="640"/>
          <w:marRight w:val="0"/>
          <w:marTop w:val="0"/>
          <w:marBottom w:val="0"/>
          <w:divBdr>
            <w:top w:val="none" w:sz="0" w:space="0" w:color="auto"/>
            <w:left w:val="none" w:sz="0" w:space="0" w:color="auto"/>
            <w:bottom w:val="none" w:sz="0" w:space="0" w:color="auto"/>
            <w:right w:val="none" w:sz="0" w:space="0" w:color="auto"/>
          </w:divBdr>
        </w:div>
        <w:div w:id="437796204">
          <w:marLeft w:val="640"/>
          <w:marRight w:val="0"/>
          <w:marTop w:val="0"/>
          <w:marBottom w:val="0"/>
          <w:divBdr>
            <w:top w:val="none" w:sz="0" w:space="0" w:color="auto"/>
            <w:left w:val="none" w:sz="0" w:space="0" w:color="auto"/>
            <w:bottom w:val="none" w:sz="0" w:space="0" w:color="auto"/>
            <w:right w:val="none" w:sz="0" w:space="0" w:color="auto"/>
          </w:divBdr>
        </w:div>
        <w:div w:id="61222443">
          <w:marLeft w:val="640"/>
          <w:marRight w:val="0"/>
          <w:marTop w:val="0"/>
          <w:marBottom w:val="0"/>
          <w:divBdr>
            <w:top w:val="none" w:sz="0" w:space="0" w:color="auto"/>
            <w:left w:val="none" w:sz="0" w:space="0" w:color="auto"/>
            <w:bottom w:val="none" w:sz="0" w:space="0" w:color="auto"/>
            <w:right w:val="none" w:sz="0" w:space="0" w:color="auto"/>
          </w:divBdr>
        </w:div>
      </w:divsChild>
    </w:div>
    <w:div w:id="826481550">
      <w:bodyDiv w:val="1"/>
      <w:marLeft w:val="0"/>
      <w:marRight w:val="0"/>
      <w:marTop w:val="0"/>
      <w:marBottom w:val="0"/>
      <w:divBdr>
        <w:top w:val="none" w:sz="0" w:space="0" w:color="auto"/>
        <w:left w:val="none" w:sz="0" w:space="0" w:color="auto"/>
        <w:bottom w:val="none" w:sz="0" w:space="0" w:color="auto"/>
        <w:right w:val="none" w:sz="0" w:space="0" w:color="auto"/>
      </w:divBdr>
    </w:div>
    <w:div w:id="826900032">
      <w:bodyDiv w:val="1"/>
      <w:marLeft w:val="0"/>
      <w:marRight w:val="0"/>
      <w:marTop w:val="0"/>
      <w:marBottom w:val="0"/>
      <w:divBdr>
        <w:top w:val="none" w:sz="0" w:space="0" w:color="auto"/>
        <w:left w:val="none" w:sz="0" w:space="0" w:color="auto"/>
        <w:bottom w:val="none" w:sz="0" w:space="0" w:color="auto"/>
        <w:right w:val="none" w:sz="0" w:space="0" w:color="auto"/>
      </w:divBdr>
    </w:div>
    <w:div w:id="831288857">
      <w:bodyDiv w:val="1"/>
      <w:marLeft w:val="0"/>
      <w:marRight w:val="0"/>
      <w:marTop w:val="0"/>
      <w:marBottom w:val="0"/>
      <w:divBdr>
        <w:top w:val="none" w:sz="0" w:space="0" w:color="auto"/>
        <w:left w:val="none" w:sz="0" w:space="0" w:color="auto"/>
        <w:bottom w:val="none" w:sz="0" w:space="0" w:color="auto"/>
        <w:right w:val="none" w:sz="0" w:space="0" w:color="auto"/>
      </w:divBdr>
    </w:div>
    <w:div w:id="832181415">
      <w:bodyDiv w:val="1"/>
      <w:marLeft w:val="0"/>
      <w:marRight w:val="0"/>
      <w:marTop w:val="0"/>
      <w:marBottom w:val="0"/>
      <w:divBdr>
        <w:top w:val="none" w:sz="0" w:space="0" w:color="auto"/>
        <w:left w:val="none" w:sz="0" w:space="0" w:color="auto"/>
        <w:bottom w:val="none" w:sz="0" w:space="0" w:color="auto"/>
        <w:right w:val="none" w:sz="0" w:space="0" w:color="auto"/>
      </w:divBdr>
      <w:divsChild>
        <w:div w:id="13653236">
          <w:marLeft w:val="480"/>
          <w:marRight w:val="0"/>
          <w:marTop w:val="0"/>
          <w:marBottom w:val="0"/>
          <w:divBdr>
            <w:top w:val="none" w:sz="0" w:space="0" w:color="auto"/>
            <w:left w:val="none" w:sz="0" w:space="0" w:color="auto"/>
            <w:bottom w:val="none" w:sz="0" w:space="0" w:color="auto"/>
            <w:right w:val="none" w:sz="0" w:space="0" w:color="auto"/>
          </w:divBdr>
        </w:div>
        <w:div w:id="1009332058">
          <w:marLeft w:val="480"/>
          <w:marRight w:val="0"/>
          <w:marTop w:val="0"/>
          <w:marBottom w:val="0"/>
          <w:divBdr>
            <w:top w:val="none" w:sz="0" w:space="0" w:color="auto"/>
            <w:left w:val="none" w:sz="0" w:space="0" w:color="auto"/>
            <w:bottom w:val="none" w:sz="0" w:space="0" w:color="auto"/>
            <w:right w:val="none" w:sz="0" w:space="0" w:color="auto"/>
          </w:divBdr>
        </w:div>
        <w:div w:id="918296148">
          <w:marLeft w:val="480"/>
          <w:marRight w:val="0"/>
          <w:marTop w:val="0"/>
          <w:marBottom w:val="0"/>
          <w:divBdr>
            <w:top w:val="none" w:sz="0" w:space="0" w:color="auto"/>
            <w:left w:val="none" w:sz="0" w:space="0" w:color="auto"/>
            <w:bottom w:val="none" w:sz="0" w:space="0" w:color="auto"/>
            <w:right w:val="none" w:sz="0" w:space="0" w:color="auto"/>
          </w:divBdr>
        </w:div>
        <w:div w:id="849217866">
          <w:marLeft w:val="480"/>
          <w:marRight w:val="0"/>
          <w:marTop w:val="0"/>
          <w:marBottom w:val="0"/>
          <w:divBdr>
            <w:top w:val="none" w:sz="0" w:space="0" w:color="auto"/>
            <w:left w:val="none" w:sz="0" w:space="0" w:color="auto"/>
            <w:bottom w:val="none" w:sz="0" w:space="0" w:color="auto"/>
            <w:right w:val="none" w:sz="0" w:space="0" w:color="auto"/>
          </w:divBdr>
        </w:div>
        <w:div w:id="1405183196">
          <w:marLeft w:val="480"/>
          <w:marRight w:val="0"/>
          <w:marTop w:val="0"/>
          <w:marBottom w:val="0"/>
          <w:divBdr>
            <w:top w:val="none" w:sz="0" w:space="0" w:color="auto"/>
            <w:left w:val="none" w:sz="0" w:space="0" w:color="auto"/>
            <w:bottom w:val="none" w:sz="0" w:space="0" w:color="auto"/>
            <w:right w:val="none" w:sz="0" w:space="0" w:color="auto"/>
          </w:divBdr>
        </w:div>
        <w:div w:id="40792636">
          <w:marLeft w:val="480"/>
          <w:marRight w:val="0"/>
          <w:marTop w:val="0"/>
          <w:marBottom w:val="0"/>
          <w:divBdr>
            <w:top w:val="none" w:sz="0" w:space="0" w:color="auto"/>
            <w:left w:val="none" w:sz="0" w:space="0" w:color="auto"/>
            <w:bottom w:val="none" w:sz="0" w:space="0" w:color="auto"/>
            <w:right w:val="none" w:sz="0" w:space="0" w:color="auto"/>
          </w:divBdr>
        </w:div>
        <w:div w:id="110247043">
          <w:marLeft w:val="480"/>
          <w:marRight w:val="0"/>
          <w:marTop w:val="0"/>
          <w:marBottom w:val="0"/>
          <w:divBdr>
            <w:top w:val="none" w:sz="0" w:space="0" w:color="auto"/>
            <w:left w:val="none" w:sz="0" w:space="0" w:color="auto"/>
            <w:bottom w:val="none" w:sz="0" w:space="0" w:color="auto"/>
            <w:right w:val="none" w:sz="0" w:space="0" w:color="auto"/>
          </w:divBdr>
        </w:div>
        <w:div w:id="2131776462">
          <w:marLeft w:val="480"/>
          <w:marRight w:val="0"/>
          <w:marTop w:val="0"/>
          <w:marBottom w:val="0"/>
          <w:divBdr>
            <w:top w:val="none" w:sz="0" w:space="0" w:color="auto"/>
            <w:left w:val="none" w:sz="0" w:space="0" w:color="auto"/>
            <w:bottom w:val="none" w:sz="0" w:space="0" w:color="auto"/>
            <w:right w:val="none" w:sz="0" w:space="0" w:color="auto"/>
          </w:divBdr>
        </w:div>
        <w:div w:id="694233480">
          <w:marLeft w:val="480"/>
          <w:marRight w:val="0"/>
          <w:marTop w:val="0"/>
          <w:marBottom w:val="0"/>
          <w:divBdr>
            <w:top w:val="none" w:sz="0" w:space="0" w:color="auto"/>
            <w:left w:val="none" w:sz="0" w:space="0" w:color="auto"/>
            <w:bottom w:val="none" w:sz="0" w:space="0" w:color="auto"/>
            <w:right w:val="none" w:sz="0" w:space="0" w:color="auto"/>
          </w:divBdr>
        </w:div>
        <w:div w:id="1698383880">
          <w:marLeft w:val="480"/>
          <w:marRight w:val="0"/>
          <w:marTop w:val="0"/>
          <w:marBottom w:val="0"/>
          <w:divBdr>
            <w:top w:val="none" w:sz="0" w:space="0" w:color="auto"/>
            <w:left w:val="none" w:sz="0" w:space="0" w:color="auto"/>
            <w:bottom w:val="none" w:sz="0" w:space="0" w:color="auto"/>
            <w:right w:val="none" w:sz="0" w:space="0" w:color="auto"/>
          </w:divBdr>
        </w:div>
        <w:div w:id="1758286310">
          <w:marLeft w:val="480"/>
          <w:marRight w:val="0"/>
          <w:marTop w:val="0"/>
          <w:marBottom w:val="0"/>
          <w:divBdr>
            <w:top w:val="none" w:sz="0" w:space="0" w:color="auto"/>
            <w:left w:val="none" w:sz="0" w:space="0" w:color="auto"/>
            <w:bottom w:val="none" w:sz="0" w:space="0" w:color="auto"/>
            <w:right w:val="none" w:sz="0" w:space="0" w:color="auto"/>
          </w:divBdr>
        </w:div>
        <w:div w:id="37560353">
          <w:marLeft w:val="480"/>
          <w:marRight w:val="0"/>
          <w:marTop w:val="0"/>
          <w:marBottom w:val="0"/>
          <w:divBdr>
            <w:top w:val="none" w:sz="0" w:space="0" w:color="auto"/>
            <w:left w:val="none" w:sz="0" w:space="0" w:color="auto"/>
            <w:bottom w:val="none" w:sz="0" w:space="0" w:color="auto"/>
            <w:right w:val="none" w:sz="0" w:space="0" w:color="auto"/>
          </w:divBdr>
        </w:div>
        <w:div w:id="782069291">
          <w:marLeft w:val="480"/>
          <w:marRight w:val="0"/>
          <w:marTop w:val="0"/>
          <w:marBottom w:val="0"/>
          <w:divBdr>
            <w:top w:val="none" w:sz="0" w:space="0" w:color="auto"/>
            <w:left w:val="none" w:sz="0" w:space="0" w:color="auto"/>
            <w:bottom w:val="none" w:sz="0" w:space="0" w:color="auto"/>
            <w:right w:val="none" w:sz="0" w:space="0" w:color="auto"/>
          </w:divBdr>
        </w:div>
        <w:div w:id="291401100">
          <w:marLeft w:val="480"/>
          <w:marRight w:val="0"/>
          <w:marTop w:val="0"/>
          <w:marBottom w:val="0"/>
          <w:divBdr>
            <w:top w:val="none" w:sz="0" w:space="0" w:color="auto"/>
            <w:left w:val="none" w:sz="0" w:space="0" w:color="auto"/>
            <w:bottom w:val="none" w:sz="0" w:space="0" w:color="auto"/>
            <w:right w:val="none" w:sz="0" w:space="0" w:color="auto"/>
          </w:divBdr>
        </w:div>
        <w:div w:id="1336297823">
          <w:marLeft w:val="480"/>
          <w:marRight w:val="0"/>
          <w:marTop w:val="0"/>
          <w:marBottom w:val="0"/>
          <w:divBdr>
            <w:top w:val="none" w:sz="0" w:space="0" w:color="auto"/>
            <w:left w:val="none" w:sz="0" w:space="0" w:color="auto"/>
            <w:bottom w:val="none" w:sz="0" w:space="0" w:color="auto"/>
            <w:right w:val="none" w:sz="0" w:space="0" w:color="auto"/>
          </w:divBdr>
        </w:div>
        <w:div w:id="1846477819">
          <w:marLeft w:val="480"/>
          <w:marRight w:val="0"/>
          <w:marTop w:val="0"/>
          <w:marBottom w:val="0"/>
          <w:divBdr>
            <w:top w:val="none" w:sz="0" w:space="0" w:color="auto"/>
            <w:left w:val="none" w:sz="0" w:space="0" w:color="auto"/>
            <w:bottom w:val="none" w:sz="0" w:space="0" w:color="auto"/>
            <w:right w:val="none" w:sz="0" w:space="0" w:color="auto"/>
          </w:divBdr>
        </w:div>
        <w:div w:id="1128940234">
          <w:marLeft w:val="480"/>
          <w:marRight w:val="0"/>
          <w:marTop w:val="0"/>
          <w:marBottom w:val="0"/>
          <w:divBdr>
            <w:top w:val="none" w:sz="0" w:space="0" w:color="auto"/>
            <w:left w:val="none" w:sz="0" w:space="0" w:color="auto"/>
            <w:bottom w:val="none" w:sz="0" w:space="0" w:color="auto"/>
            <w:right w:val="none" w:sz="0" w:space="0" w:color="auto"/>
          </w:divBdr>
        </w:div>
        <w:div w:id="1422918932">
          <w:marLeft w:val="480"/>
          <w:marRight w:val="0"/>
          <w:marTop w:val="0"/>
          <w:marBottom w:val="0"/>
          <w:divBdr>
            <w:top w:val="none" w:sz="0" w:space="0" w:color="auto"/>
            <w:left w:val="none" w:sz="0" w:space="0" w:color="auto"/>
            <w:bottom w:val="none" w:sz="0" w:space="0" w:color="auto"/>
            <w:right w:val="none" w:sz="0" w:space="0" w:color="auto"/>
          </w:divBdr>
        </w:div>
        <w:div w:id="1279025538">
          <w:marLeft w:val="480"/>
          <w:marRight w:val="0"/>
          <w:marTop w:val="0"/>
          <w:marBottom w:val="0"/>
          <w:divBdr>
            <w:top w:val="none" w:sz="0" w:space="0" w:color="auto"/>
            <w:left w:val="none" w:sz="0" w:space="0" w:color="auto"/>
            <w:bottom w:val="none" w:sz="0" w:space="0" w:color="auto"/>
            <w:right w:val="none" w:sz="0" w:space="0" w:color="auto"/>
          </w:divBdr>
        </w:div>
        <w:div w:id="1782141929">
          <w:marLeft w:val="480"/>
          <w:marRight w:val="0"/>
          <w:marTop w:val="0"/>
          <w:marBottom w:val="0"/>
          <w:divBdr>
            <w:top w:val="none" w:sz="0" w:space="0" w:color="auto"/>
            <w:left w:val="none" w:sz="0" w:space="0" w:color="auto"/>
            <w:bottom w:val="none" w:sz="0" w:space="0" w:color="auto"/>
            <w:right w:val="none" w:sz="0" w:space="0" w:color="auto"/>
          </w:divBdr>
        </w:div>
        <w:div w:id="833453736">
          <w:marLeft w:val="480"/>
          <w:marRight w:val="0"/>
          <w:marTop w:val="0"/>
          <w:marBottom w:val="0"/>
          <w:divBdr>
            <w:top w:val="none" w:sz="0" w:space="0" w:color="auto"/>
            <w:left w:val="none" w:sz="0" w:space="0" w:color="auto"/>
            <w:bottom w:val="none" w:sz="0" w:space="0" w:color="auto"/>
            <w:right w:val="none" w:sz="0" w:space="0" w:color="auto"/>
          </w:divBdr>
        </w:div>
        <w:div w:id="776870465">
          <w:marLeft w:val="480"/>
          <w:marRight w:val="0"/>
          <w:marTop w:val="0"/>
          <w:marBottom w:val="0"/>
          <w:divBdr>
            <w:top w:val="none" w:sz="0" w:space="0" w:color="auto"/>
            <w:left w:val="none" w:sz="0" w:space="0" w:color="auto"/>
            <w:bottom w:val="none" w:sz="0" w:space="0" w:color="auto"/>
            <w:right w:val="none" w:sz="0" w:space="0" w:color="auto"/>
          </w:divBdr>
        </w:div>
        <w:div w:id="775758708">
          <w:marLeft w:val="480"/>
          <w:marRight w:val="0"/>
          <w:marTop w:val="0"/>
          <w:marBottom w:val="0"/>
          <w:divBdr>
            <w:top w:val="none" w:sz="0" w:space="0" w:color="auto"/>
            <w:left w:val="none" w:sz="0" w:space="0" w:color="auto"/>
            <w:bottom w:val="none" w:sz="0" w:space="0" w:color="auto"/>
            <w:right w:val="none" w:sz="0" w:space="0" w:color="auto"/>
          </w:divBdr>
        </w:div>
        <w:div w:id="1020619530">
          <w:marLeft w:val="480"/>
          <w:marRight w:val="0"/>
          <w:marTop w:val="0"/>
          <w:marBottom w:val="0"/>
          <w:divBdr>
            <w:top w:val="none" w:sz="0" w:space="0" w:color="auto"/>
            <w:left w:val="none" w:sz="0" w:space="0" w:color="auto"/>
            <w:bottom w:val="none" w:sz="0" w:space="0" w:color="auto"/>
            <w:right w:val="none" w:sz="0" w:space="0" w:color="auto"/>
          </w:divBdr>
        </w:div>
        <w:div w:id="2027977039">
          <w:marLeft w:val="480"/>
          <w:marRight w:val="0"/>
          <w:marTop w:val="0"/>
          <w:marBottom w:val="0"/>
          <w:divBdr>
            <w:top w:val="none" w:sz="0" w:space="0" w:color="auto"/>
            <w:left w:val="none" w:sz="0" w:space="0" w:color="auto"/>
            <w:bottom w:val="none" w:sz="0" w:space="0" w:color="auto"/>
            <w:right w:val="none" w:sz="0" w:space="0" w:color="auto"/>
          </w:divBdr>
        </w:div>
        <w:div w:id="2135757856">
          <w:marLeft w:val="480"/>
          <w:marRight w:val="0"/>
          <w:marTop w:val="0"/>
          <w:marBottom w:val="0"/>
          <w:divBdr>
            <w:top w:val="none" w:sz="0" w:space="0" w:color="auto"/>
            <w:left w:val="none" w:sz="0" w:space="0" w:color="auto"/>
            <w:bottom w:val="none" w:sz="0" w:space="0" w:color="auto"/>
            <w:right w:val="none" w:sz="0" w:space="0" w:color="auto"/>
          </w:divBdr>
        </w:div>
        <w:div w:id="592863126">
          <w:marLeft w:val="480"/>
          <w:marRight w:val="0"/>
          <w:marTop w:val="0"/>
          <w:marBottom w:val="0"/>
          <w:divBdr>
            <w:top w:val="none" w:sz="0" w:space="0" w:color="auto"/>
            <w:left w:val="none" w:sz="0" w:space="0" w:color="auto"/>
            <w:bottom w:val="none" w:sz="0" w:space="0" w:color="auto"/>
            <w:right w:val="none" w:sz="0" w:space="0" w:color="auto"/>
          </w:divBdr>
        </w:div>
        <w:div w:id="640383064">
          <w:marLeft w:val="480"/>
          <w:marRight w:val="0"/>
          <w:marTop w:val="0"/>
          <w:marBottom w:val="0"/>
          <w:divBdr>
            <w:top w:val="none" w:sz="0" w:space="0" w:color="auto"/>
            <w:left w:val="none" w:sz="0" w:space="0" w:color="auto"/>
            <w:bottom w:val="none" w:sz="0" w:space="0" w:color="auto"/>
            <w:right w:val="none" w:sz="0" w:space="0" w:color="auto"/>
          </w:divBdr>
        </w:div>
        <w:div w:id="1826122409">
          <w:marLeft w:val="480"/>
          <w:marRight w:val="0"/>
          <w:marTop w:val="0"/>
          <w:marBottom w:val="0"/>
          <w:divBdr>
            <w:top w:val="none" w:sz="0" w:space="0" w:color="auto"/>
            <w:left w:val="none" w:sz="0" w:space="0" w:color="auto"/>
            <w:bottom w:val="none" w:sz="0" w:space="0" w:color="auto"/>
            <w:right w:val="none" w:sz="0" w:space="0" w:color="auto"/>
          </w:divBdr>
        </w:div>
        <w:div w:id="2107916550">
          <w:marLeft w:val="480"/>
          <w:marRight w:val="0"/>
          <w:marTop w:val="0"/>
          <w:marBottom w:val="0"/>
          <w:divBdr>
            <w:top w:val="none" w:sz="0" w:space="0" w:color="auto"/>
            <w:left w:val="none" w:sz="0" w:space="0" w:color="auto"/>
            <w:bottom w:val="none" w:sz="0" w:space="0" w:color="auto"/>
            <w:right w:val="none" w:sz="0" w:space="0" w:color="auto"/>
          </w:divBdr>
        </w:div>
        <w:div w:id="724842018">
          <w:marLeft w:val="480"/>
          <w:marRight w:val="0"/>
          <w:marTop w:val="0"/>
          <w:marBottom w:val="0"/>
          <w:divBdr>
            <w:top w:val="none" w:sz="0" w:space="0" w:color="auto"/>
            <w:left w:val="none" w:sz="0" w:space="0" w:color="auto"/>
            <w:bottom w:val="none" w:sz="0" w:space="0" w:color="auto"/>
            <w:right w:val="none" w:sz="0" w:space="0" w:color="auto"/>
          </w:divBdr>
        </w:div>
        <w:div w:id="1281499230">
          <w:marLeft w:val="480"/>
          <w:marRight w:val="0"/>
          <w:marTop w:val="0"/>
          <w:marBottom w:val="0"/>
          <w:divBdr>
            <w:top w:val="none" w:sz="0" w:space="0" w:color="auto"/>
            <w:left w:val="none" w:sz="0" w:space="0" w:color="auto"/>
            <w:bottom w:val="none" w:sz="0" w:space="0" w:color="auto"/>
            <w:right w:val="none" w:sz="0" w:space="0" w:color="auto"/>
          </w:divBdr>
        </w:div>
        <w:div w:id="1471753511">
          <w:marLeft w:val="480"/>
          <w:marRight w:val="0"/>
          <w:marTop w:val="0"/>
          <w:marBottom w:val="0"/>
          <w:divBdr>
            <w:top w:val="none" w:sz="0" w:space="0" w:color="auto"/>
            <w:left w:val="none" w:sz="0" w:space="0" w:color="auto"/>
            <w:bottom w:val="none" w:sz="0" w:space="0" w:color="auto"/>
            <w:right w:val="none" w:sz="0" w:space="0" w:color="auto"/>
          </w:divBdr>
        </w:div>
        <w:div w:id="902909588">
          <w:marLeft w:val="480"/>
          <w:marRight w:val="0"/>
          <w:marTop w:val="0"/>
          <w:marBottom w:val="0"/>
          <w:divBdr>
            <w:top w:val="none" w:sz="0" w:space="0" w:color="auto"/>
            <w:left w:val="none" w:sz="0" w:space="0" w:color="auto"/>
            <w:bottom w:val="none" w:sz="0" w:space="0" w:color="auto"/>
            <w:right w:val="none" w:sz="0" w:space="0" w:color="auto"/>
          </w:divBdr>
        </w:div>
        <w:div w:id="825363643">
          <w:marLeft w:val="480"/>
          <w:marRight w:val="0"/>
          <w:marTop w:val="0"/>
          <w:marBottom w:val="0"/>
          <w:divBdr>
            <w:top w:val="none" w:sz="0" w:space="0" w:color="auto"/>
            <w:left w:val="none" w:sz="0" w:space="0" w:color="auto"/>
            <w:bottom w:val="none" w:sz="0" w:space="0" w:color="auto"/>
            <w:right w:val="none" w:sz="0" w:space="0" w:color="auto"/>
          </w:divBdr>
        </w:div>
        <w:div w:id="1821458003">
          <w:marLeft w:val="480"/>
          <w:marRight w:val="0"/>
          <w:marTop w:val="0"/>
          <w:marBottom w:val="0"/>
          <w:divBdr>
            <w:top w:val="none" w:sz="0" w:space="0" w:color="auto"/>
            <w:left w:val="none" w:sz="0" w:space="0" w:color="auto"/>
            <w:bottom w:val="none" w:sz="0" w:space="0" w:color="auto"/>
            <w:right w:val="none" w:sz="0" w:space="0" w:color="auto"/>
          </w:divBdr>
        </w:div>
        <w:div w:id="426772785">
          <w:marLeft w:val="480"/>
          <w:marRight w:val="0"/>
          <w:marTop w:val="0"/>
          <w:marBottom w:val="0"/>
          <w:divBdr>
            <w:top w:val="none" w:sz="0" w:space="0" w:color="auto"/>
            <w:left w:val="none" w:sz="0" w:space="0" w:color="auto"/>
            <w:bottom w:val="none" w:sz="0" w:space="0" w:color="auto"/>
            <w:right w:val="none" w:sz="0" w:space="0" w:color="auto"/>
          </w:divBdr>
        </w:div>
        <w:div w:id="598804582">
          <w:marLeft w:val="480"/>
          <w:marRight w:val="0"/>
          <w:marTop w:val="0"/>
          <w:marBottom w:val="0"/>
          <w:divBdr>
            <w:top w:val="none" w:sz="0" w:space="0" w:color="auto"/>
            <w:left w:val="none" w:sz="0" w:space="0" w:color="auto"/>
            <w:bottom w:val="none" w:sz="0" w:space="0" w:color="auto"/>
            <w:right w:val="none" w:sz="0" w:space="0" w:color="auto"/>
          </w:divBdr>
        </w:div>
        <w:div w:id="1317341946">
          <w:marLeft w:val="480"/>
          <w:marRight w:val="0"/>
          <w:marTop w:val="0"/>
          <w:marBottom w:val="0"/>
          <w:divBdr>
            <w:top w:val="none" w:sz="0" w:space="0" w:color="auto"/>
            <w:left w:val="none" w:sz="0" w:space="0" w:color="auto"/>
            <w:bottom w:val="none" w:sz="0" w:space="0" w:color="auto"/>
            <w:right w:val="none" w:sz="0" w:space="0" w:color="auto"/>
          </w:divBdr>
        </w:div>
        <w:div w:id="539319816">
          <w:marLeft w:val="480"/>
          <w:marRight w:val="0"/>
          <w:marTop w:val="0"/>
          <w:marBottom w:val="0"/>
          <w:divBdr>
            <w:top w:val="none" w:sz="0" w:space="0" w:color="auto"/>
            <w:left w:val="none" w:sz="0" w:space="0" w:color="auto"/>
            <w:bottom w:val="none" w:sz="0" w:space="0" w:color="auto"/>
            <w:right w:val="none" w:sz="0" w:space="0" w:color="auto"/>
          </w:divBdr>
        </w:div>
        <w:div w:id="1996954677">
          <w:marLeft w:val="480"/>
          <w:marRight w:val="0"/>
          <w:marTop w:val="0"/>
          <w:marBottom w:val="0"/>
          <w:divBdr>
            <w:top w:val="none" w:sz="0" w:space="0" w:color="auto"/>
            <w:left w:val="none" w:sz="0" w:space="0" w:color="auto"/>
            <w:bottom w:val="none" w:sz="0" w:space="0" w:color="auto"/>
            <w:right w:val="none" w:sz="0" w:space="0" w:color="auto"/>
          </w:divBdr>
        </w:div>
        <w:div w:id="551114361">
          <w:marLeft w:val="480"/>
          <w:marRight w:val="0"/>
          <w:marTop w:val="0"/>
          <w:marBottom w:val="0"/>
          <w:divBdr>
            <w:top w:val="none" w:sz="0" w:space="0" w:color="auto"/>
            <w:left w:val="none" w:sz="0" w:space="0" w:color="auto"/>
            <w:bottom w:val="none" w:sz="0" w:space="0" w:color="auto"/>
            <w:right w:val="none" w:sz="0" w:space="0" w:color="auto"/>
          </w:divBdr>
        </w:div>
        <w:div w:id="1869567611">
          <w:marLeft w:val="480"/>
          <w:marRight w:val="0"/>
          <w:marTop w:val="0"/>
          <w:marBottom w:val="0"/>
          <w:divBdr>
            <w:top w:val="none" w:sz="0" w:space="0" w:color="auto"/>
            <w:left w:val="none" w:sz="0" w:space="0" w:color="auto"/>
            <w:bottom w:val="none" w:sz="0" w:space="0" w:color="auto"/>
            <w:right w:val="none" w:sz="0" w:space="0" w:color="auto"/>
          </w:divBdr>
        </w:div>
        <w:div w:id="1095906606">
          <w:marLeft w:val="480"/>
          <w:marRight w:val="0"/>
          <w:marTop w:val="0"/>
          <w:marBottom w:val="0"/>
          <w:divBdr>
            <w:top w:val="none" w:sz="0" w:space="0" w:color="auto"/>
            <w:left w:val="none" w:sz="0" w:space="0" w:color="auto"/>
            <w:bottom w:val="none" w:sz="0" w:space="0" w:color="auto"/>
            <w:right w:val="none" w:sz="0" w:space="0" w:color="auto"/>
          </w:divBdr>
        </w:div>
        <w:div w:id="1335761571">
          <w:marLeft w:val="480"/>
          <w:marRight w:val="0"/>
          <w:marTop w:val="0"/>
          <w:marBottom w:val="0"/>
          <w:divBdr>
            <w:top w:val="none" w:sz="0" w:space="0" w:color="auto"/>
            <w:left w:val="none" w:sz="0" w:space="0" w:color="auto"/>
            <w:bottom w:val="none" w:sz="0" w:space="0" w:color="auto"/>
            <w:right w:val="none" w:sz="0" w:space="0" w:color="auto"/>
          </w:divBdr>
        </w:div>
        <w:div w:id="2050913937">
          <w:marLeft w:val="480"/>
          <w:marRight w:val="0"/>
          <w:marTop w:val="0"/>
          <w:marBottom w:val="0"/>
          <w:divBdr>
            <w:top w:val="none" w:sz="0" w:space="0" w:color="auto"/>
            <w:left w:val="none" w:sz="0" w:space="0" w:color="auto"/>
            <w:bottom w:val="none" w:sz="0" w:space="0" w:color="auto"/>
            <w:right w:val="none" w:sz="0" w:space="0" w:color="auto"/>
          </w:divBdr>
        </w:div>
        <w:div w:id="1276254530">
          <w:marLeft w:val="480"/>
          <w:marRight w:val="0"/>
          <w:marTop w:val="0"/>
          <w:marBottom w:val="0"/>
          <w:divBdr>
            <w:top w:val="none" w:sz="0" w:space="0" w:color="auto"/>
            <w:left w:val="none" w:sz="0" w:space="0" w:color="auto"/>
            <w:bottom w:val="none" w:sz="0" w:space="0" w:color="auto"/>
            <w:right w:val="none" w:sz="0" w:space="0" w:color="auto"/>
          </w:divBdr>
        </w:div>
        <w:div w:id="378285553">
          <w:marLeft w:val="480"/>
          <w:marRight w:val="0"/>
          <w:marTop w:val="0"/>
          <w:marBottom w:val="0"/>
          <w:divBdr>
            <w:top w:val="none" w:sz="0" w:space="0" w:color="auto"/>
            <w:left w:val="none" w:sz="0" w:space="0" w:color="auto"/>
            <w:bottom w:val="none" w:sz="0" w:space="0" w:color="auto"/>
            <w:right w:val="none" w:sz="0" w:space="0" w:color="auto"/>
          </w:divBdr>
        </w:div>
        <w:div w:id="488206114">
          <w:marLeft w:val="480"/>
          <w:marRight w:val="0"/>
          <w:marTop w:val="0"/>
          <w:marBottom w:val="0"/>
          <w:divBdr>
            <w:top w:val="none" w:sz="0" w:space="0" w:color="auto"/>
            <w:left w:val="none" w:sz="0" w:space="0" w:color="auto"/>
            <w:bottom w:val="none" w:sz="0" w:space="0" w:color="auto"/>
            <w:right w:val="none" w:sz="0" w:space="0" w:color="auto"/>
          </w:divBdr>
        </w:div>
        <w:div w:id="328604103">
          <w:marLeft w:val="480"/>
          <w:marRight w:val="0"/>
          <w:marTop w:val="0"/>
          <w:marBottom w:val="0"/>
          <w:divBdr>
            <w:top w:val="none" w:sz="0" w:space="0" w:color="auto"/>
            <w:left w:val="none" w:sz="0" w:space="0" w:color="auto"/>
            <w:bottom w:val="none" w:sz="0" w:space="0" w:color="auto"/>
            <w:right w:val="none" w:sz="0" w:space="0" w:color="auto"/>
          </w:divBdr>
        </w:div>
        <w:div w:id="1986619159">
          <w:marLeft w:val="480"/>
          <w:marRight w:val="0"/>
          <w:marTop w:val="0"/>
          <w:marBottom w:val="0"/>
          <w:divBdr>
            <w:top w:val="none" w:sz="0" w:space="0" w:color="auto"/>
            <w:left w:val="none" w:sz="0" w:space="0" w:color="auto"/>
            <w:bottom w:val="none" w:sz="0" w:space="0" w:color="auto"/>
            <w:right w:val="none" w:sz="0" w:space="0" w:color="auto"/>
          </w:divBdr>
        </w:div>
        <w:div w:id="135614411">
          <w:marLeft w:val="480"/>
          <w:marRight w:val="0"/>
          <w:marTop w:val="0"/>
          <w:marBottom w:val="0"/>
          <w:divBdr>
            <w:top w:val="none" w:sz="0" w:space="0" w:color="auto"/>
            <w:left w:val="none" w:sz="0" w:space="0" w:color="auto"/>
            <w:bottom w:val="none" w:sz="0" w:space="0" w:color="auto"/>
            <w:right w:val="none" w:sz="0" w:space="0" w:color="auto"/>
          </w:divBdr>
        </w:div>
        <w:div w:id="1087967479">
          <w:marLeft w:val="480"/>
          <w:marRight w:val="0"/>
          <w:marTop w:val="0"/>
          <w:marBottom w:val="0"/>
          <w:divBdr>
            <w:top w:val="none" w:sz="0" w:space="0" w:color="auto"/>
            <w:left w:val="none" w:sz="0" w:space="0" w:color="auto"/>
            <w:bottom w:val="none" w:sz="0" w:space="0" w:color="auto"/>
            <w:right w:val="none" w:sz="0" w:space="0" w:color="auto"/>
          </w:divBdr>
        </w:div>
        <w:div w:id="1525903571">
          <w:marLeft w:val="480"/>
          <w:marRight w:val="0"/>
          <w:marTop w:val="0"/>
          <w:marBottom w:val="0"/>
          <w:divBdr>
            <w:top w:val="none" w:sz="0" w:space="0" w:color="auto"/>
            <w:left w:val="none" w:sz="0" w:space="0" w:color="auto"/>
            <w:bottom w:val="none" w:sz="0" w:space="0" w:color="auto"/>
            <w:right w:val="none" w:sz="0" w:space="0" w:color="auto"/>
          </w:divBdr>
        </w:div>
        <w:div w:id="1872645424">
          <w:marLeft w:val="480"/>
          <w:marRight w:val="0"/>
          <w:marTop w:val="0"/>
          <w:marBottom w:val="0"/>
          <w:divBdr>
            <w:top w:val="none" w:sz="0" w:space="0" w:color="auto"/>
            <w:left w:val="none" w:sz="0" w:space="0" w:color="auto"/>
            <w:bottom w:val="none" w:sz="0" w:space="0" w:color="auto"/>
            <w:right w:val="none" w:sz="0" w:space="0" w:color="auto"/>
          </w:divBdr>
        </w:div>
        <w:div w:id="1306423594">
          <w:marLeft w:val="480"/>
          <w:marRight w:val="0"/>
          <w:marTop w:val="0"/>
          <w:marBottom w:val="0"/>
          <w:divBdr>
            <w:top w:val="none" w:sz="0" w:space="0" w:color="auto"/>
            <w:left w:val="none" w:sz="0" w:space="0" w:color="auto"/>
            <w:bottom w:val="none" w:sz="0" w:space="0" w:color="auto"/>
            <w:right w:val="none" w:sz="0" w:space="0" w:color="auto"/>
          </w:divBdr>
        </w:div>
        <w:div w:id="2096785031">
          <w:marLeft w:val="480"/>
          <w:marRight w:val="0"/>
          <w:marTop w:val="0"/>
          <w:marBottom w:val="0"/>
          <w:divBdr>
            <w:top w:val="none" w:sz="0" w:space="0" w:color="auto"/>
            <w:left w:val="none" w:sz="0" w:space="0" w:color="auto"/>
            <w:bottom w:val="none" w:sz="0" w:space="0" w:color="auto"/>
            <w:right w:val="none" w:sz="0" w:space="0" w:color="auto"/>
          </w:divBdr>
        </w:div>
        <w:div w:id="1843927857">
          <w:marLeft w:val="480"/>
          <w:marRight w:val="0"/>
          <w:marTop w:val="0"/>
          <w:marBottom w:val="0"/>
          <w:divBdr>
            <w:top w:val="none" w:sz="0" w:space="0" w:color="auto"/>
            <w:left w:val="none" w:sz="0" w:space="0" w:color="auto"/>
            <w:bottom w:val="none" w:sz="0" w:space="0" w:color="auto"/>
            <w:right w:val="none" w:sz="0" w:space="0" w:color="auto"/>
          </w:divBdr>
        </w:div>
        <w:div w:id="1165437259">
          <w:marLeft w:val="480"/>
          <w:marRight w:val="0"/>
          <w:marTop w:val="0"/>
          <w:marBottom w:val="0"/>
          <w:divBdr>
            <w:top w:val="none" w:sz="0" w:space="0" w:color="auto"/>
            <w:left w:val="none" w:sz="0" w:space="0" w:color="auto"/>
            <w:bottom w:val="none" w:sz="0" w:space="0" w:color="auto"/>
            <w:right w:val="none" w:sz="0" w:space="0" w:color="auto"/>
          </w:divBdr>
        </w:div>
        <w:div w:id="878470657">
          <w:marLeft w:val="480"/>
          <w:marRight w:val="0"/>
          <w:marTop w:val="0"/>
          <w:marBottom w:val="0"/>
          <w:divBdr>
            <w:top w:val="none" w:sz="0" w:space="0" w:color="auto"/>
            <w:left w:val="none" w:sz="0" w:space="0" w:color="auto"/>
            <w:bottom w:val="none" w:sz="0" w:space="0" w:color="auto"/>
            <w:right w:val="none" w:sz="0" w:space="0" w:color="auto"/>
          </w:divBdr>
        </w:div>
        <w:div w:id="1725829257">
          <w:marLeft w:val="480"/>
          <w:marRight w:val="0"/>
          <w:marTop w:val="0"/>
          <w:marBottom w:val="0"/>
          <w:divBdr>
            <w:top w:val="none" w:sz="0" w:space="0" w:color="auto"/>
            <w:left w:val="none" w:sz="0" w:space="0" w:color="auto"/>
            <w:bottom w:val="none" w:sz="0" w:space="0" w:color="auto"/>
            <w:right w:val="none" w:sz="0" w:space="0" w:color="auto"/>
          </w:divBdr>
        </w:div>
        <w:div w:id="1392000739">
          <w:marLeft w:val="480"/>
          <w:marRight w:val="0"/>
          <w:marTop w:val="0"/>
          <w:marBottom w:val="0"/>
          <w:divBdr>
            <w:top w:val="none" w:sz="0" w:space="0" w:color="auto"/>
            <w:left w:val="none" w:sz="0" w:space="0" w:color="auto"/>
            <w:bottom w:val="none" w:sz="0" w:space="0" w:color="auto"/>
            <w:right w:val="none" w:sz="0" w:space="0" w:color="auto"/>
          </w:divBdr>
        </w:div>
        <w:div w:id="616988096">
          <w:marLeft w:val="480"/>
          <w:marRight w:val="0"/>
          <w:marTop w:val="0"/>
          <w:marBottom w:val="0"/>
          <w:divBdr>
            <w:top w:val="none" w:sz="0" w:space="0" w:color="auto"/>
            <w:left w:val="none" w:sz="0" w:space="0" w:color="auto"/>
            <w:bottom w:val="none" w:sz="0" w:space="0" w:color="auto"/>
            <w:right w:val="none" w:sz="0" w:space="0" w:color="auto"/>
          </w:divBdr>
        </w:div>
        <w:div w:id="1551989520">
          <w:marLeft w:val="480"/>
          <w:marRight w:val="0"/>
          <w:marTop w:val="0"/>
          <w:marBottom w:val="0"/>
          <w:divBdr>
            <w:top w:val="none" w:sz="0" w:space="0" w:color="auto"/>
            <w:left w:val="none" w:sz="0" w:space="0" w:color="auto"/>
            <w:bottom w:val="none" w:sz="0" w:space="0" w:color="auto"/>
            <w:right w:val="none" w:sz="0" w:space="0" w:color="auto"/>
          </w:divBdr>
        </w:div>
        <w:div w:id="1057969211">
          <w:marLeft w:val="480"/>
          <w:marRight w:val="0"/>
          <w:marTop w:val="0"/>
          <w:marBottom w:val="0"/>
          <w:divBdr>
            <w:top w:val="none" w:sz="0" w:space="0" w:color="auto"/>
            <w:left w:val="none" w:sz="0" w:space="0" w:color="auto"/>
            <w:bottom w:val="none" w:sz="0" w:space="0" w:color="auto"/>
            <w:right w:val="none" w:sz="0" w:space="0" w:color="auto"/>
          </w:divBdr>
        </w:div>
        <w:div w:id="1886991024">
          <w:marLeft w:val="480"/>
          <w:marRight w:val="0"/>
          <w:marTop w:val="0"/>
          <w:marBottom w:val="0"/>
          <w:divBdr>
            <w:top w:val="none" w:sz="0" w:space="0" w:color="auto"/>
            <w:left w:val="none" w:sz="0" w:space="0" w:color="auto"/>
            <w:bottom w:val="none" w:sz="0" w:space="0" w:color="auto"/>
            <w:right w:val="none" w:sz="0" w:space="0" w:color="auto"/>
          </w:divBdr>
        </w:div>
        <w:div w:id="562448420">
          <w:marLeft w:val="480"/>
          <w:marRight w:val="0"/>
          <w:marTop w:val="0"/>
          <w:marBottom w:val="0"/>
          <w:divBdr>
            <w:top w:val="none" w:sz="0" w:space="0" w:color="auto"/>
            <w:left w:val="none" w:sz="0" w:space="0" w:color="auto"/>
            <w:bottom w:val="none" w:sz="0" w:space="0" w:color="auto"/>
            <w:right w:val="none" w:sz="0" w:space="0" w:color="auto"/>
          </w:divBdr>
        </w:div>
        <w:div w:id="729572183">
          <w:marLeft w:val="480"/>
          <w:marRight w:val="0"/>
          <w:marTop w:val="0"/>
          <w:marBottom w:val="0"/>
          <w:divBdr>
            <w:top w:val="none" w:sz="0" w:space="0" w:color="auto"/>
            <w:left w:val="none" w:sz="0" w:space="0" w:color="auto"/>
            <w:bottom w:val="none" w:sz="0" w:space="0" w:color="auto"/>
            <w:right w:val="none" w:sz="0" w:space="0" w:color="auto"/>
          </w:divBdr>
        </w:div>
      </w:divsChild>
    </w:div>
    <w:div w:id="832724712">
      <w:bodyDiv w:val="1"/>
      <w:marLeft w:val="0"/>
      <w:marRight w:val="0"/>
      <w:marTop w:val="0"/>
      <w:marBottom w:val="0"/>
      <w:divBdr>
        <w:top w:val="none" w:sz="0" w:space="0" w:color="auto"/>
        <w:left w:val="none" w:sz="0" w:space="0" w:color="auto"/>
        <w:bottom w:val="none" w:sz="0" w:space="0" w:color="auto"/>
        <w:right w:val="none" w:sz="0" w:space="0" w:color="auto"/>
      </w:divBdr>
    </w:div>
    <w:div w:id="833953888">
      <w:bodyDiv w:val="1"/>
      <w:marLeft w:val="0"/>
      <w:marRight w:val="0"/>
      <w:marTop w:val="0"/>
      <w:marBottom w:val="0"/>
      <w:divBdr>
        <w:top w:val="none" w:sz="0" w:space="0" w:color="auto"/>
        <w:left w:val="none" w:sz="0" w:space="0" w:color="auto"/>
        <w:bottom w:val="none" w:sz="0" w:space="0" w:color="auto"/>
        <w:right w:val="none" w:sz="0" w:space="0" w:color="auto"/>
      </w:divBdr>
    </w:div>
    <w:div w:id="834495707">
      <w:bodyDiv w:val="1"/>
      <w:marLeft w:val="0"/>
      <w:marRight w:val="0"/>
      <w:marTop w:val="0"/>
      <w:marBottom w:val="0"/>
      <w:divBdr>
        <w:top w:val="none" w:sz="0" w:space="0" w:color="auto"/>
        <w:left w:val="none" w:sz="0" w:space="0" w:color="auto"/>
        <w:bottom w:val="none" w:sz="0" w:space="0" w:color="auto"/>
        <w:right w:val="none" w:sz="0" w:space="0" w:color="auto"/>
      </w:divBdr>
    </w:div>
    <w:div w:id="835072378">
      <w:bodyDiv w:val="1"/>
      <w:marLeft w:val="0"/>
      <w:marRight w:val="0"/>
      <w:marTop w:val="0"/>
      <w:marBottom w:val="0"/>
      <w:divBdr>
        <w:top w:val="none" w:sz="0" w:space="0" w:color="auto"/>
        <w:left w:val="none" w:sz="0" w:space="0" w:color="auto"/>
        <w:bottom w:val="none" w:sz="0" w:space="0" w:color="auto"/>
        <w:right w:val="none" w:sz="0" w:space="0" w:color="auto"/>
      </w:divBdr>
    </w:div>
    <w:div w:id="837161587">
      <w:bodyDiv w:val="1"/>
      <w:marLeft w:val="0"/>
      <w:marRight w:val="0"/>
      <w:marTop w:val="0"/>
      <w:marBottom w:val="0"/>
      <w:divBdr>
        <w:top w:val="none" w:sz="0" w:space="0" w:color="auto"/>
        <w:left w:val="none" w:sz="0" w:space="0" w:color="auto"/>
        <w:bottom w:val="none" w:sz="0" w:space="0" w:color="auto"/>
        <w:right w:val="none" w:sz="0" w:space="0" w:color="auto"/>
      </w:divBdr>
    </w:div>
    <w:div w:id="838538301">
      <w:bodyDiv w:val="1"/>
      <w:marLeft w:val="0"/>
      <w:marRight w:val="0"/>
      <w:marTop w:val="0"/>
      <w:marBottom w:val="0"/>
      <w:divBdr>
        <w:top w:val="none" w:sz="0" w:space="0" w:color="auto"/>
        <w:left w:val="none" w:sz="0" w:space="0" w:color="auto"/>
        <w:bottom w:val="none" w:sz="0" w:space="0" w:color="auto"/>
        <w:right w:val="none" w:sz="0" w:space="0" w:color="auto"/>
      </w:divBdr>
    </w:div>
    <w:div w:id="839200377">
      <w:bodyDiv w:val="1"/>
      <w:marLeft w:val="0"/>
      <w:marRight w:val="0"/>
      <w:marTop w:val="0"/>
      <w:marBottom w:val="0"/>
      <w:divBdr>
        <w:top w:val="none" w:sz="0" w:space="0" w:color="auto"/>
        <w:left w:val="none" w:sz="0" w:space="0" w:color="auto"/>
        <w:bottom w:val="none" w:sz="0" w:space="0" w:color="auto"/>
        <w:right w:val="none" w:sz="0" w:space="0" w:color="auto"/>
      </w:divBdr>
      <w:divsChild>
        <w:div w:id="552815111">
          <w:marLeft w:val="640"/>
          <w:marRight w:val="0"/>
          <w:marTop w:val="0"/>
          <w:marBottom w:val="0"/>
          <w:divBdr>
            <w:top w:val="none" w:sz="0" w:space="0" w:color="auto"/>
            <w:left w:val="none" w:sz="0" w:space="0" w:color="auto"/>
            <w:bottom w:val="none" w:sz="0" w:space="0" w:color="auto"/>
            <w:right w:val="none" w:sz="0" w:space="0" w:color="auto"/>
          </w:divBdr>
        </w:div>
        <w:div w:id="188879766">
          <w:marLeft w:val="640"/>
          <w:marRight w:val="0"/>
          <w:marTop w:val="0"/>
          <w:marBottom w:val="0"/>
          <w:divBdr>
            <w:top w:val="none" w:sz="0" w:space="0" w:color="auto"/>
            <w:left w:val="none" w:sz="0" w:space="0" w:color="auto"/>
            <w:bottom w:val="none" w:sz="0" w:space="0" w:color="auto"/>
            <w:right w:val="none" w:sz="0" w:space="0" w:color="auto"/>
          </w:divBdr>
        </w:div>
        <w:div w:id="1924609554">
          <w:marLeft w:val="640"/>
          <w:marRight w:val="0"/>
          <w:marTop w:val="0"/>
          <w:marBottom w:val="0"/>
          <w:divBdr>
            <w:top w:val="none" w:sz="0" w:space="0" w:color="auto"/>
            <w:left w:val="none" w:sz="0" w:space="0" w:color="auto"/>
            <w:bottom w:val="none" w:sz="0" w:space="0" w:color="auto"/>
            <w:right w:val="none" w:sz="0" w:space="0" w:color="auto"/>
          </w:divBdr>
        </w:div>
        <w:div w:id="1971352800">
          <w:marLeft w:val="640"/>
          <w:marRight w:val="0"/>
          <w:marTop w:val="0"/>
          <w:marBottom w:val="0"/>
          <w:divBdr>
            <w:top w:val="none" w:sz="0" w:space="0" w:color="auto"/>
            <w:left w:val="none" w:sz="0" w:space="0" w:color="auto"/>
            <w:bottom w:val="none" w:sz="0" w:space="0" w:color="auto"/>
            <w:right w:val="none" w:sz="0" w:space="0" w:color="auto"/>
          </w:divBdr>
        </w:div>
        <w:div w:id="1740833566">
          <w:marLeft w:val="640"/>
          <w:marRight w:val="0"/>
          <w:marTop w:val="0"/>
          <w:marBottom w:val="0"/>
          <w:divBdr>
            <w:top w:val="none" w:sz="0" w:space="0" w:color="auto"/>
            <w:left w:val="none" w:sz="0" w:space="0" w:color="auto"/>
            <w:bottom w:val="none" w:sz="0" w:space="0" w:color="auto"/>
            <w:right w:val="none" w:sz="0" w:space="0" w:color="auto"/>
          </w:divBdr>
        </w:div>
        <w:div w:id="787503676">
          <w:marLeft w:val="640"/>
          <w:marRight w:val="0"/>
          <w:marTop w:val="0"/>
          <w:marBottom w:val="0"/>
          <w:divBdr>
            <w:top w:val="none" w:sz="0" w:space="0" w:color="auto"/>
            <w:left w:val="none" w:sz="0" w:space="0" w:color="auto"/>
            <w:bottom w:val="none" w:sz="0" w:space="0" w:color="auto"/>
            <w:right w:val="none" w:sz="0" w:space="0" w:color="auto"/>
          </w:divBdr>
        </w:div>
        <w:div w:id="1458913256">
          <w:marLeft w:val="640"/>
          <w:marRight w:val="0"/>
          <w:marTop w:val="0"/>
          <w:marBottom w:val="0"/>
          <w:divBdr>
            <w:top w:val="none" w:sz="0" w:space="0" w:color="auto"/>
            <w:left w:val="none" w:sz="0" w:space="0" w:color="auto"/>
            <w:bottom w:val="none" w:sz="0" w:space="0" w:color="auto"/>
            <w:right w:val="none" w:sz="0" w:space="0" w:color="auto"/>
          </w:divBdr>
        </w:div>
        <w:div w:id="1032073938">
          <w:marLeft w:val="640"/>
          <w:marRight w:val="0"/>
          <w:marTop w:val="0"/>
          <w:marBottom w:val="0"/>
          <w:divBdr>
            <w:top w:val="none" w:sz="0" w:space="0" w:color="auto"/>
            <w:left w:val="none" w:sz="0" w:space="0" w:color="auto"/>
            <w:bottom w:val="none" w:sz="0" w:space="0" w:color="auto"/>
            <w:right w:val="none" w:sz="0" w:space="0" w:color="auto"/>
          </w:divBdr>
        </w:div>
        <w:div w:id="880214330">
          <w:marLeft w:val="640"/>
          <w:marRight w:val="0"/>
          <w:marTop w:val="0"/>
          <w:marBottom w:val="0"/>
          <w:divBdr>
            <w:top w:val="none" w:sz="0" w:space="0" w:color="auto"/>
            <w:left w:val="none" w:sz="0" w:space="0" w:color="auto"/>
            <w:bottom w:val="none" w:sz="0" w:space="0" w:color="auto"/>
            <w:right w:val="none" w:sz="0" w:space="0" w:color="auto"/>
          </w:divBdr>
        </w:div>
        <w:div w:id="401677212">
          <w:marLeft w:val="640"/>
          <w:marRight w:val="0"/>
          <w:marTop w:val="0"/>
          <w:marBottom w:val="0"/>
          <w:divBdr>
            <w:top w:val="none" w:sz="0" w:space="0" w:color="auto"/>
            <w:left w:val="none" w:sz="0" w:space="0" w:color="auto"/>
            <w:bottom w:val="none" w:sz="0" w:space="0" w:color="auto"/>
            <w:right w:val="none" w:sz="0" w:space="0" w:color="auto"/>
          </w:divBdr>
        </w:div>
        <w:div w:id="886800292">
          <w:marLeft w:val="640"/>
          <w:marRight w:val="0"/>
          <w:marTop w:val="0"/>
          <w:marBottom w:val="0"/>
          <w:divBdr>
            <w:top w:val="none" w:sz="0" w:space="0" w:color="auto"/>
            <w:left w:val="none" w:sz="0" w:space="0" w:color="auto"/>
            <w:bottom w:val="none" w:sz="0" w:space="0" w:color="auto"/>
            <w:right w:val="none" w:sz="0" w:space="0" w:color="auto"/>
          </w:divBdr>
        </w:div>
        <w:div w:id="1968662336">
          <w:marLeft w:val="640"/>
          <w:marRight w:val="0"/>
          <w:marTop w:val="0"/>
          <w:marBottom w:val="0"/>
          <w:divBdr>
            <w:top w:val="none" w:sz="0" w:space="0" w:color="auto"/>
            <w:left w:val="none" w:sz="0" w:space="0" w:color="auto"/>
            <w:bottom w:val="none" w:sz="0" w:space="0" w:color="auto"/>
            <w:right w:val="none" w:sz="0" w:space="0" w:color="auto"/>
          </w:divBdr>
        </w:div>
        <w:div w:id="604535494">
          <w:marLeft w:val="640"/>
          <w:marRight w:val="0"/>
          <w:marTop w:val="0"/>
          <w:marBottom w:val="0"/>
          <w:divBdr>
            <w:top w:val="none" w:sz="0" w:space="0" w:color="auto"/>
            <w:left w:val="none" w:sz="0" w:space="0" w:color="auto"/>
            <w:bottom w:val="none" w:sz="0" w:space="0" w:color="auto"/>
            <w:right w:val="none" w:sz="0" w:space="0" w:color="auto"/>
          </w:divBdr>
        </w:div>
        <w:div w:id="648443007">
          <w:marLeft w:val="640"/>
          <w:marRight w:val="0"/>
          <w:marTop w:val="0"/>
          <w:marBottom w:val="0"/>
          <w:divBdr>
            <w:top w:val="none" w:sz="0" w:space="0" w:color="auto"/>
            <w:left w:val="none" w:sz="0" w:space="0" w:color="auto"/>
            <w:bottom w:val="none" w:sz="0" w:space="0" w:color="auto"/>
            <w:right w:val="none" w:sz="0" w:space="0" w:color="auto"/>
          </w:divBdr>
        </w:div>
        <w:div w:id="1139375613">
          <w:marLeft w:val="640"/>
          <w:marRight w:val="0"/>
          <w:marTop w:val="0"/>
          <w:marBottom w:val="0"/>
          <w:divBdr>
            <w:top w:val="none" w:sz="0" w:space="0" w:color="auto"/>
            <w:left w:val="none" w:sz="0" w:space="0" w:color="auto"/>
            <w:bottom w:val="none" w:sz="0" w:space="0" w:color="auto"/>
            <w:right w:val="none" w:sz="0" w:space="0" w:color="auto"/>
          </w:divBdr>
        </w:div>
        <w:div w:id="244732262">
          <w:marLeft w:val="640"/>
          <w:marRight w:val="0"/>
          <w:marTop w:val="0"/>
          <w:marBottom w:val="0"/>
          <w:divBdr>
            <w:top w:val="none" w:sz="0" w:space="0" w:color="auto"/>
            <w:left w:val="none" w:sz="0" w:space="0" w:color="auto"/>
            <w:bottom w:val="none" w:sz="0" w:space="0" w:color="auto"/>
            <w:right w:val="none" w:sz="0" w:space="0" w:color="auto"/>
          </w:divBdr>
        </w:div>
        <w:div w:id="1696881401">
          <w:marLeft w:val="640"/>
          <w:marRight w:val="0"/>
          <w:marTop w:val="0"/>
          <w:marBottom w:val="0"/>
          <w:divBdr>
            <w:top w:val="none" w:sz="0" w:space="0" w:color="auto"/>
            <w:left w:val="none" w:sz="0" w:space="0" w:color="auto"/>
            <w:bottom w:val="none" w:sz="0" w:space="0" w:color="auto"/>
            <w:right w:val="none" w:sz="0" w:space="0" w:color="auto"/>
          </w:divBdr>
        </w:div>
        <w:div w:id="318272653">
          <w:marLeft w:val="640"/>
          <w:marRight w:val="0"/>
          <w:marTop w:val="0"/>
          <w:marBottom w:val="0"/>
          <w:divBdr>
            <w:top w:val="none" w:sz="0" w:space="0" w:color="auto"/>
            <w:left w:val="none" w:sz="0" w:space="0" w:color="auto"/>
            <w:bottom w:val="none" w:sz="0" w:space="0" w:color="auto"/>
            <w:right w:val="none" w:sz="0" w:space="0" w:color="auto"/>
          </w:divBdr>
        </w:div>
        <w:div w:id="1641106680">
          <w:marLeft w:val="640"/>
          <w:marRight w:val="0"/>
          <w:marTop w:val="0"/>
          <w:marBottom w:val="0"/>
          <w:divBdr>
            <w:top w:val="none" w:sz="0" w:space="0" w:color="auto"/>
            <w:left w:val="none" w:sz="0" w:space="0" w:color="auto"/>
            <w:bottom w:val="none" w:sz="0" w:space="0" w:color="auto"/>
            <w:right w:val="none" w:sz="0" w:space="0" w:color="auto"/>
          </w:divBdr>
        </w:div>
        <w:div w:id="1884559798">
          <w:marLeft w:val="640"/>
          <w:marRight w:val="0"/>
          <w:marTop w:val="0"/>
          <w:marBottom w:val="0"/>
          <w:divBdr>
            <w:top w:val="none" w:sz="0" w:space="0" w:color="auto"/>
            <w:left w:val="none" w:sz="0" w:space="0" w:color="auto"/>
            <w:bottom w:val="none" w:sz="0" w:space="0" w:color="auto"/>
            <w:right w:val="none" w:sz="0" w:space="0" w:color="auto"/>
          </w:divBdr>
        </w:div>
        <w:div w:id="1833251516">
          <w:marLeft w:val="640"/>
          <w:marRight w:val="0"/>
          <w:marTop w:val="0"/>
          <w:marBottom w:val="0"/>
          <w:divBdr>
            <w:top w:val="none" w:sz="0" w:space="0" w:color="auto"/>
            <w:left w:val="none" w:sz="0" w:space="0" w:color="auto"/>
            <w:bottom w:val="none" w:sz="0" w:space="0" w:color="auto"/>
            <w:right w:val="none" w:sz="0" w:space="0" w:color="auto"/>
          </w:divBdr>
        </w:div>
        <w:div w:id="1835802989">
          <w:marLeft w:val="640"/>
          <w:marRight w:val="0"/>
          <w:marTop w:val="0"/>
          <w:marBottom w:val="0"/>
          <w:divBdr>
            <w:top w:val="none" w:sz="0" w:space="0" w:color="auto"/>
            <w:left w:val="none" w:sz="0" w:space="0" w:color="auto"/>
            <w:bottom w:val="none" w:sz="0" w:space="0" w:color="auto"/>
            <w:right w:val="none" w:sz="0" w:space="0" w:color="auto"/>
          </w:divBdr>
        </w:div>
        <w:div w:id="1480728568">
          <w:marLeft w:val="640"/>
          <w:marRight w:val="0"/>
          <w:marTop w:val="0"/>
          <w:marBottom w:val="0"/>
          <w:divBdr>
            <w:top w:val="none" w:sz="0" w:space="0" w:color="auto"/>
            <w:left w:val="none" w:sz="0" w:space="0" w:color="auto"/>
            <w:bottom w:val="none" w:sz="0" w:space="0" w:color="auto"/>
            <w:right w:val="none" w:sz="0" w:space="0" w:color="auto"/>
          </w:divBdr>
        </w:div>
        <w:div w:id="21564082">
          <w:marLeft w:val="640"/>
          <w:marRight w:val="0"/>
          <w:marTop w:val="0"/>
          <w:marBottom w:val="0"/>
          <w:divBdr>
            <w:top w:val="none" w:sz="0" w:space="0" w:color="auto"/>
            <w:left w:val="none" w:sz="0" w:space="0" w:color="auto"/>
            <w:bottom w:val="none" w:sz="0" w:space="0" w:color="auto"/>
            <w:right w:val="none" w:sz="0" w:space="0" w:color="auto"/>
          </w:divBdr>
        </w:div>
        <w:div w:id="1242905167">
          <w:marLeft w:val="640"/>
          <w:marRight w:val="0"/>
          <w:marTop w:val="0"/>
          <w:marBottom w:val="0"/>
          <w:divBdr>
            <w:top w:val="none" w:sz="0" w:space="0" w:color="auto"/>
            <w:left w:val="none" w:sz="0" w:space="0" w:color="auto"/>
            <w:bottom w:val="none" w:sz="0" w:space="0" w:color="auto"/>
            <w:right w:val="none" w:sz="0" w:space="0" w:color="auto"/>
          </w:divBdr>
        </w:div>
        <w:div w:id="2020351070">
          <w:marLeft w:val="640"/>
          <w:marRight w:val="0"/>
          <w:marTop w:val="0"/>
          <w:marBottom w:val="0"/>
          <w:divBdr>
            <w:top w:val="none" w:sz="0" w:space="0" w:color="auto"/>
            <w:left w:val="none" w:sz="0" w:space="0" w:color="auto"/>
            <w:bottom w:val="none" w:sz="0" w:space="0" w:color="auto"/>
            <w:right w:val="none" w:sz="0" w:space="0" w:color="auto"/>
          </w:divBdr>
        </w:div>
        <w:div w:id="1409880887">
          <w:marLeft w:val="640"/>
          <w:marRight w:val="0"/>
          <w:marTop w:val="0"/>
          <w:marBottom w:val="0"/>
          <w:divBdr>
            <w:top w:val="none" w:sz="0" w:space="0" w:color="auto"/>
            <w:left w:val="none" w:sz="0" w:space="0" w:color="auto"/>
            <w:bottom w:val="none" w:sz="0" w:space="0" w:color="auto"/>
            <w:right w:val="none" w:sz="0" w:space="0" w:color="auto"/>
          </w:divBdr>
        </w:div>
        <w:div w:id="809052119">
          <w:marLeft w:val="640"/>
          <w:marRight w:val="0"/>
          <w:marTop w:val="0"/>
          <w:marBottom w:val="0"/>
          <w:divBdr>
            <w:top w:val="none" w:sz="0" w:space="0" w:color="auto"/>
            <w:left w:val="none" w:sz="0" w:space="0" w:color="auto"/>
            <w:bottom w:val="none" w:sz="0" w:space="0" w:color="auto"/>
            <w:right w:val="none" w:sz="0" w:space="0" w:color="auto"/>
          </w:divBdr>
        </w:div>
        <w:div w:id="1892837374">
          <w:marLeft w:val="640"/>
          <w:marRight w:val="0"/>
          <w:marTop w:val="0"/>
          <w:marBottom w:val="0"/>
          <w:divBdr>
            <w:top w:val="none" w:sz="0" w:space="0" w:color="auto"/>
            <w:left w:val="none" w:sz="0" w:space="0" w:color="auto"/>
            <w:bottom w:val="none" w:sz="0" w:space="0" w:color="auto"/>
            <w:right w:val="none" w:sz="0" w:space="0" w:color="auto"/>
          </w:divBdr>
        </w:div>
        <w:div w:id="382142042">
          <w:marLeft w:val="640"/>
          <w:marRight w:val="0"/>
          <w:marTop w:val="0"/>
          <w:marBottom w:val="0"/>
          <w:divBdr>
            <w:top w:val="none" w:sz="0" w:space="0" w:color="auto"/>
            <w:left w:val="none" w:sz="0" w:space="0" w:color="auto"/>
            <w:bottom w:val="none" w:sz="0" w:space="0" w:color="auto"/>
            <w:right w:val="none" w:sz="0" w:space="0" w:color="auto"/>
          </w:divBdr>
        </w:div>
        <w:div w:id="643898663">
          <w:marLeft w:val="640"/>
          <w:marRight w:val="0"/>
          <w:marTop w:val="0"/>
          <w:marBottom w:val="0"/>
          <w:divBdr>
            <w:top w:val="none" w:sz="0" w:space="0" w:color="auto"/>
            <w:left w:val="none" w:sz="0" w:space="0" w:color="auto"/>
            <w:bottom w:val="none" w:sz="0" w:space="0" w:color="auto"/>
            <w:right w:val="none" w:sz="0" w:space="0" w:color="auto"/>
          </w:divBdr>
        </w:div>
        <w:div w:id="50347762">
          <w:marLeft w:val="640"/>
          <w:marRight w:val="0"/>
          <w:marTop w:val="0"/>
          <w:marBottom w:val="0"/>
          <w:divBdr>
            <w:top w:val="none" w:sz="0" w:space="0" w:color="auto"/>
            <w:left w:val="none" w:sz="0" w:space="0" w:color="auto"/>
            <w:bottom w:val="none" w:sz="0" w:space="0" w:color="auto"/>
            <w:right w:val="none" w:sz="0" w:space="0" w:color="auto"/>
          </w:divBdr>
        </w:div>
        <w:div w:id="1825730780">
          <w:marLeft w:val="640"/>
          <w:marRight w:val="0"/>
          <w:marTop w:val="0"/>
          <w:marBottom w:val="0"/>
          <w:divBdr>
            <w:top w:val="none" w:sz="0" w:space="0" w:color="auto"/>
            <w:left w:val="none" w:sz="0" w:space="0" w:color="auto"/>
            <w:bottom w:val="none" w:sz="0" w:space="0" w:color="auto"/>
            <w:right w:val="none" w:sz="0" w:space="0" w:color="auto"/>
          </w:divBdr>
        </w:div>
        <w:div w:id="1424766937">
          <w:marLeft w:val="640"/>
          <w:marRight w:val="0"/>
          <w:marTop w:val="0"/>
          <w:marBottom w:val="0"/>
          <w:divBdr>
            <w:top w:val="none" w:sz="0" w:space="0" w:color="auto"/>
            <w:left w:val="none" w:sz="0" w:space="0" w:color="auto"/>
            <w:bottom w:val="none" w:sz="0" w:space="0" w:color="auto"/>
            <w:right w:val="none" w:sz="0" w:space="0" w:color="auto"/>
          </w:divBdr>
        </w:div>
        <w:div w:id="455761311">
          <w:marLeft w:val="640"/>
          <w:marRight w:val="0"/>
          <w:marTop w:val="0"/>
          <w:marBottom w:val="0"/>
          <w:divBdr>
            <w:top w:val="none" w:sz="0" w:space="0" w:color="auto"/>
            <w:left w:val="none" w:sz="0" w:space="0" w:color="auto"/>
            <w:bottom w:val="none" w:sz="0" w:space="0" w:color="auto"/>
            <w:right w:val="none" w:sz="0" w:space="0" w:color="auto"/>
          </w:divBdr>
        </w:div>
        <w:div w:id="1356231936">
          <w:marLeft w:val="640"/>
          <w:marRight w:val="0"/>
          <w:marTop w:val="0"/>
          <w:marBottom w:val="0"/>
          <w:divBdr>
            <w:top w:val="none" w:sz="0" w:space="0" w:color="auto"/>
            <w:left w:val="none" w:sz="0" w:space="0" w:color="auto"/>
            <w:bottom w:val="none" w:sz="0" w:space="0" w:color="auto"/>
            <w:right w:val="none" w:sz="0" w:space="0" w:color="auto"/>
          </w:divBdr>
        </w:div>
        <w:div w:id="620575260">
          <w:marLeft w:val="640"/>
          <w:marRight w:val="0"/>
          <w:marTop w:val="0"/>
          <w:marBottom w:val="0"/>
          <w:divBdr>
            <w:top w:val="none" w:sz="0" w:space="0" w:color="auto"/>
            <w:left w:val="none" w:sz="0" w:space="0" w:color="auto"/>
            <w:bottom w:val="none" w:sz="0" w:space="0" w:color="auto"/>
            <w:right w:val="none" w:sz="0" w:space="0" w:color="auto"/>
          </w:divBdr>
        </w:div>
        <w:div w:id="1385057956">
          <w:marLeft w:val="640"/>
          <w:marRight w:val="0"/>
          <w:marTop w:val="0"/>
          <w:marBottom w:val="0"/>
          <w:divBdr>
            <w:top w:val="none" w:sz="0" w:space="0" w:color="auto"/>
            <w:left w:val="none" w:sz="0" w:space="0" w:color="auto"/>
            <w:bottom w:val="none" w:sz="0" w:space="0" w:color="auto"/>
            <w:right w:val="none" w:sz="0" w:space="0" w:color="auto"/>
          </w:divBdr>
        </w:div>
        <w:div w:id="470681408">
          <w:marLeft w:val="640"/>
          <w:marRight w:val="0"/>
          <w:marTop w:val="0"/>
          <w:marBottom w:val="0"/>
          <w:divBdr>
            <w:top w:val="none" w:sz="0" w:space="0" w:color="auto"/>
            <w:left w:val="none" w:sz="0" w:space="0" w:color="auto"/>
            <w:bottom w:val="none" w:sz="0" w:space="0" w:color="auto"/>
            <w:right w:val="none" w:sz="0" w:space="0" w:color="auto"/>
          </w:divBdr>
        </w:div>
        <w:div w:id="986057781">
          <w:marLeft w:val="640"/>
          <w:marRight w:val="0"/>
          <w:marTop w:val="0"/>
          <w:marBottom w:val="0"/>
          <w:divBdr>
            <w:top w:val="none" w:sz="0" w:space="0" w:color="auto"/>
            <w:left w:val="none" w:sz="0" w:space="0" w:color="auto"/>
            <w:bottom w:val="none" w:sz="0" w:space="0" w:color="auto"/>
            <w:right w:val="none" w:sz="0" w:space="0" w:color="auto"/>
          </w:divBdr>
        </w:div>
        <w:div w:id="1526019179">
          <w:marLeft w:val="640"/>
          <w:marRight w:val="0"/>
          <w:marTop w:val="0"/>
          <w:marBottom w:val="0"/>
          <w:divBdr>
            <w:top w:val="none" w:sz="0" w:space="0" w:color="auto"/>
            <w:left w:val="none" w:sz="0" w:space="0" w:color="auto"/>
            <w:bottom w:val="none" w:sz="0" w:space="0" w:color="auto"/>
            <w:right w:val="none" w:sz="0" w:space="0" w:color="auto"/>
          </w:divBdr>
        </w:div>
        <w:div w:id="1982999417">
          <w:marLeft w:val="640"/>
          <w:marRight w:val="0"/>
          <w:marTop w:val="0"/>
          <w:marBottom w:val="0"/>
          <w:divBdr>
            <w:top w:val="none" w:sz="0" w:space="0" w:color="auto"/>
            <w:left w:val="none" w:sz="0" w:space="0" w:color="auto"/>
            <w:bottom w:val="none" w:sz="0" w:space="0" w:color="auto"/>
            <w:right w:val="none" w:sz="0" w:space="0" w:color="auto"/>
          </w:divBdr>
        </w:div>
        <w:div w:id="1513647599">
          <w:marLeft w:val="640"/>
          <w:marRight w:val="0"/>
          <w:marTop w:val="0"/>
          <w:marBottom w:val="0"/>
          <w:divBdr>
            <w:top w:val="none" w:sz="0" w:space="0" w:color="auto"/>
            <w:left w:val="none" w:sz="0" w:space="0" w:color="auto"/>
            <w:bottom w:val="none" w:sz="0" w:space="0" w:color="auto"/>
            <w:right w:val="none" w:sz="0" w:space="0" w:color="auto"/>
          </w:divBdr>
        </w:div>
        <w:div w:id="175116236">
          <w:marLeft w:val="640"/>
          <w:marRight w:val="0"/>
          <w:marTop w:val="0"/>
          <w:marBottom w:val="0"/>
          <w:divBdr>
            <w:top w:val="none" w:sz="0" w:space="0" w:color="auto"/>
            <w:left w:val="none" w:sz="0" w:space="0" w:color="auto"/>
            <w:bottom w:val="none" w:sz="0" w:space="0" w:color="auto"/>
            <w:right w:val="none" w:sz="0" w:space="0" w:color="auto"/>
          </w:divBdr>
        </w:div>
        <w:div w:id="438718449">
          <w:marLeft w:val="640"/>
          <w:marRight w:val="0"/>
          <w:marTop w:val="0"/>
          <w:marBottom w:val="0"/>
          <w:divBdr>
            <w:top w:val="none" w:sz="0" w:space="0" w:color="auto"/>
            <w:left w:val="none" w:sz="0" w:space="0" w:color="auto"/>
            <w:bottom w:val="none" w:sz="0" w:space="0" w:color="auto"/>
            <w:right w:val="none" w:sz="0" w:space="0" w:color="auto"/>
          </w:divBdr>
        </w:div>
        <w:div w:id="1661036598">
          <w:marLeft w:val="640"/>
          <w:marRight w:val="0"/>
          <w:marTop w:val="0"/>
          <w:marBottom w:val="0"/>
          <w:divBdr>
            <w:top w:val="none" w:sz="0" w:space="0" w:color="auto"/>
            <w:left w:val="none" w:sz="0" w:space="0" w:color="auto"/>
            <w:bottom w:val="none" w:sz="0" w:space="0" w:color="auto"/>
            <w:right w:val="none" w:sz="0" w:space="0" w:color="auto"/>
          </w:divBdr>
        </w:div>
        <w:div w:id="395203108">
          <w:marLeft w:val="640"/>
          <w:marRight w:val="0"/>
          <w:marTop w:val="0"/>
          <w:marBottom w:val="0"/>
          <w:divBdr>
            <w:top w:val="none" w:sz="0" w:space="0" w:color="auto"/>
            <w:left w:val="none" w:sz="0" w:space="0" w:color="auto"/>
            <w:bottom w:val="none" w:sz="0" w:space="0" w:color="auto"/>
            <w:right w:val="none" w:sz="0" w:space="0" w:color="auto"/>
          </w:divBdr>
        </w:div>
        <w:div w:id="1295136674">
          <w:marLeft w:val="640"/>
          <w:marRight w:val="0"/>
          <w:marTop w:val="0"/>
          <w:marBottom w:val="0"/>
          <w:divBdr>
            <w:top w:val="none" w:sz="0" w:space="0" w:color="auto"/>
            <w:left w:val="none" w:sz="0" w:space="0" w:color="auto"/>
            <w:bottom w:val="none" w:sz="0" w:space="0" w:color="auto"/>
            <w:right w:val="none" w:sz="0" w:space="0" w:color="auto"/>
          </w:divBdr>
        </w:div>
        <w:div w:id="1492989369">
          <w:marLeft w:val="640"/>
          <w:marRight w:val="0"/>
          <w:marTop w:val="0"/>
          <w:marBottom w:val="0"/>
          <w:divBdr>
            <w:top w:val="none" w:sz="0" w:space="0" w:color="auto"/>
            <w:left w:val="none" w:sz="0" w:space="0" w:color="auto"/>
            <w:bottom w:val="none" w:sz="0" w:space="0" w:color="auto"/>
            <w:right w:val="none" w:sz="0" w:space="0" w:color="auto"/>
          </w:divBdr>
        </w:div>
        <w:div w:id="441191282">
          <w:marLeft w:val="640"/>
          <w:marRight w:val="0"/>
          <w:marTop w:val="0"/>
          <w:marBottom w:val="0"/>
          <w:divBdr>
            <w:top w:val="none" w:sz="0" w:space="0" w:color="auto"/>
            <w:left w:val="none" w:sz="0" w:space="0" w:color="auto"/>
            <w:bottom w:val="none" w:sz="0" w:space="0" w:color="auto"/>
            <w:right w:val="none" w:sz="0" w:space="0" w:color="auto"/>
          </w:divBdr>
        </w:div>
        <w:div w:id="312948138">
          <w:marLeft w:val="640"/>
          <w:marRight w:val="0"/>
          <w:marTop w:val="0"/>
          <w:marBottom w:val="0"/>
          <w:divBdr>
            <w:top w:val="none" w:sz="0" w:space="0" w:color="auto"/>
            <w:left w:val="none" w:sz="0" w:space="0" w:color="auto"/>
            <w:bottom w:val="none" w:sz="0" w:space="0" w:color="auto"/>
            <w:right w:val="none" w:sz="0" w:space="0" w:color="auto"/>
          </w:divBdr>
        </w:div>
        <w:div w:id="1588804981">
          <w:marLeft w:val="640"/>
          <w:marRight w:val="0"/>
          <w:marTop w:val="0"/>
          <w:marBottom w:val="0"/>
          <w:divBdr>
            <w:top w:val="none" w:sz="0" w:space="0" w:color="auto"/>
            <w:left w:val="none" w:sz="0" w:space="0" w:color="auto"/>
            <w:bottom w:val="none" w:sz="0" w:space="0" w:color="auto"/>
            <w:right w:val="none" w:sz="0" w:space="0" w:color="auto"/>
          </w:divBdr>
        </w:div>
        <w:div w:id="1452237219">
          <w:marLeft w:val="640"/>
          <w:marRight w:val="0"/>
          <w:marTop w:val="0"/>
          <w:marBottom w:val="0"/>
          <w:divBdr>
            <w:top w:val="none" w:sz="0" w:space="0" w:color="auto"/>
            <w:left w:val="none" w:sz="0" w:space="0" w:color="auto"/>
            <w:bottom w:val="none" w:sz="0" w:space="0" w:color="auto"/>
            <w:right w:val="none" w:sz="0" w:space="0" w:color="auto"/>
          </w:divBdr>
        </w:div>
        <w:div w:id="1011107329">
          <w:marLeft w:val="640"/>
          <w:marRight w:val="0"/>
          <w:marTop w:val="0"/>
          <w:marBottom w:val="0"/>
          <w:divBdr>
            <w:top w:val="none" w:sz="0" w:space="0" w:color="auto"/>
            <w:left w:val="none" w:sz="0" w:space="0" w:color="auto"/>
            <w:bottom w:val="none" w:sz="0" w:space="0" w:color="auto"/>
            <w:right w:val="none" w:sz="0" w:space="0" w:color="auto"/>
          </w:divBdr>
        </w:div>
        <w:div w:id="538206560">
          <w:marLeft w:val="640"/>
          <w:marRight w:val="0"/>
          <w:marTop w:val="0"/>
          <w:marBottom w:val="0"/>
          <w:divBdr>
            <w:top w:val="none" w:sz="0" w:space="0" w:color="auto"/>
            <w:left w:val="none" w:sz="0" w:space="0" w:color="auto"/>
            <w:bottom w:val="none" w:sz="0" w:space="0" w:color="auto"/>
            <w:right w:val="none" w:sz="0" w:space="0" w:color="auto"/>
          </w:divBdr>
        </w:div>
        <w:div w:id="1141849467">
          <w:marLeft w:val="640"/>
          <w:marRight w:val="0"/>
          <w:marTop w:val="0"/>
          <w:marBottom w:val="0"/>
          <w:divBdr>
            <w:top w:val="none" w:sz="0" w:space="0" w:color="auto"/>
            <w:left w:val="none" w:sz="0" w:space="0" w:color="auto"/>
            <w:bottom w:val="none" w:sz="0" w:space="0" w:color="auto"/>
            <w:right w:val="none" w:sz="0" w:space="0" w:color="auto"/>
          </w:divBdr>
        </w:div>
        <w:div w:id="849297905">
          <w:marLeft w:val="640"/>
          <w:marRight w:val="0"/>
          <w:marTop w:val="0"/>
          <w:marBottom w:val="0"/>
          <w:divBdr>
            <w:top w:val="none" w:sz="0" w:space="0" w:color="auto"/>
            <w:left w:val="none" w:sz="0" w:space="0" w:color="auto"/>
            <w:bottom w:val="none" w:sz="0" w:space="0" w:color="auto"/>
            <w:right w:val="none" w:sz="0" w:space="0" w:color="auto"/>
          </w:divBdr>
        </w:div>
        <w:div w:id="1720089339">
          <w:marLeft w:val="640"/>
          <w:marRight w:val="0"/>
          <w:marTop w:val="0"/>
          <w:marBottom w:val="0"/>
          <w:divBdr>
            <w:top w:val="none" w:sz="0" w:space="0" w:color="auto"/>
            <w:left w:val="none" w:sz="0" w:space="0" w:color="auto"/>
            <w:bottom w:val="none" w:sz="0" w:space="0" w:color="auto"/>
            <w:right w:val="none" w:sz="0" w:space="0" w:color="auto"/>
          </w:divBdr>
        </w:div>
        <w:div w:id="313536558">
          <w:marLeft w:val="640"/>
          <w:marRight w:val="0"/>
          <w:marTop w:val="0"/>
          <w:marBottom w:val="0"/>
          <w:divBdr>
            <w:top w:val="none" w:sz="0" w:space="0" w:color="auto"/>
            <w:left w:val="none" w:sz="0" w:space="0" w:color="auto"/>
            <w:bottom w:val="none" w:sz="0" w:space="0" w:color="auto"/>
            <w:right w:val="none" w:sz="0" w:space="0" w:color="auto"/>
          </w:divBdr>
        </w:div>
        <w:div w:id="1708531743">
          <w:marLeft w:val="640"/>
          <w:marRight w:val="0"/>
          <w:marTop w:val="0"/>
          <w:marBottom w:val="0"/>
          <w:divBdr>
            <w:top w:val="none" w:sz="0" w:space="0" w:color="auto"/>
            <w:left w:val="none" w:sz="0" w:space="0" w:color="auto"/>
            <w:bottom w:val="none" w:sz="0" w:space="0" w:color="auto"/>
            <w:right w:val="none" w:sz="0" w:space="0" w:color="auto"/>
          </w:divBdr>
        </w:div>
        <w:div w:id="1620836385">
          <w:marLeft w:val="640"/>
          <w:marRight w:val="0"/>
          <w:marTop w:val="0"/>
          <w:marBottom w:val="0"/>
          <w:divBdr>
            <w:top w:val="none" w:sz="0" w:space="0" w:color="auto"/>
            <w:left w:val="none" w:sz="0" w:space="0" w:color="auto"/>
            <w:bottom w:val="none" w:sz="0" w:space="0" w:color="auto"/>
            <w:right w:val="none" w:sz="0" w:space="0" w:color="auto"/>
          </w:divBdr>
        </w:div>
        <w:div w:id="1834832954">
          <w:marLeft w:val="640"/>
          <w:marRight w:val="0"/>
          <w:marTop w:val="0"/>
          <w:marBottom w:val="0"/>
          <w:divBdr>
            <w:top w:val="none" w:sz="0" w:space="0" w:color="auto"/>
            <w:left w:val="none" w:sz="0" w:space="0" w:color="auto"/>
            <w:bottom w:val="none" w:sz="0" w:space="0" w:color="auto"/>
            <w:right w:val="none" w:sz="0" w:space="0" w:color="auto"/>
          </w:divBdr>
        </w:div>
        <w:div w:id="1766802201">
          <w:marLeft w:val="640"/>
          <w:marRight w:val="0"/>
          <w:marTop w:val="0"/>
          <w:marBottom w:val="0"/>
          <w:divBdr>
            <w:top w:val="none" w:sz="0" w:space="0" w:color="auto"/>
            <w:left w:val="none" w:sz="0" w:space="0" w:color="auto"/>
            <w:bottom w:val="none" w:sz="0" w:space="0" w:color="auto"/>
            <w:right w:val="none" w:sz="0" w:space="0" w:color="auto"/>
          </w:divBdr>
        </w:div>
        <w:div w:id="920716325">
          <w:marLeft w:val="640"/>
          <w:marRight w:val="0"/>
          <w:marTop w:val="0"/>
          <w:marBottom w:val="0"/>
          <w:divBdr>
            <w:top w:val="none" w:sz="0" w:space="0" w:color="auto"/>
            <w:left w:val="none" w:sz="0" w:space="0" w:color="auto"/>
            <w:bottom w:val="none" w:sz="0" w:space="0" w:color="auto"/>
            <w:right w:val="none" w:sz="0" w:space="0" w:color="auto"/>
          </w:divBdr>
        </w:div>
        <w:div w:id="2143306364">
          <w:marLeft w:val="640"/>
          <w:marRight w:val="0"/>
          <w:marTop w:val="0"/>
          <w:marBottom w:val="0"/>
          <w:divBdr>
            <w:top w:val="none" w:sz="0" w:space="0" w:color="auto"/>
            <w:left w:val="none" w:sz="0" w:space="0" w:color="auto"/>
            <w:bottom w:val="none" w:sz="0" w:space="0" w:color="auto"/>
            <w:right w:val="none" w:sz="0" w:space="0" w:color="auto"/>
          </w:divBdr>
        </w:div>
      </w:divsChild>
    </w:div>
    <w:div w:id="839661438">
      <w:bodyDiv w:val="1"/>
      <w:marLeft w:val="0"/>
      <w:marRight w:val="0"/>
      <w:marTop w:val="0"/>
      <w:marBottom w:val="0"/>
      <w:divBdr>
        <w:top w:val="none" w:sz="0" w:space="0" w:color="auto"/>
        <w:left w:val="none" w:sz="0" w:space="0" w:color="auto"/>
        <w:bottom w:val="none" w:sz="0" w:space="0" w:color="auto"/>
        <w:right w:val="none" w:sz="0" w:space="0" w:color="auto"/>
      </w:divBdr>
    </w:div>
    <w:div w:id="842472020">
      <w:bodyDiv w:val="1"/>
      <w:marLeft w:val="0"/>
      <w:marRight w:val="0"/>
      <w:marTop w:val="0"/>
      <w:marBottom w:val="0"/>
      <w:divBdr>
        <w:top w:val="none" w:sz="0" w:space="0" w:color="auto"/>
        <w:left w:val="none" w:sz="0" w:space="0" w:color="auto"/>
        <w:bottom w:val="none" w:sz="0" w:space="0" w:color="auto"/>
        <w:right w:val="none" w:sz="0" w:space="0" w:color="auto"/>
      </w:divBdr>
    </w:div>
    <w:div w:id="843208551">
      <w:bodyDiv w:val="1"/>
      <w:marLeft w:val="0"/>
      <w:marRight w:val="0"/>
      <w:marTop w:val="0"/>
      <w:marBottom w:val="0"/>
      <w:divBdr>
        <w:top w:val="none" w:sz="0" w:space="0" w:color="auto"/>
        <w:left w:val="none" w:sz="0" w:space="0" w:color="auto"/>
        <w:bottom w:val="none" w:sz="0" w:space="0" w:color="auto"/>
        <w:right w:val="none" w:sz="0" w:space="0" w:color="auto"/>
      </w:divBdr>
    </w:div>
    <w:div w:id="845248036">
      <w:bodyDiv w:val="1"/>
      <w:marLeft w:val="0"/>
      <w:marRight w:val="0"/>
      <w:marTop w:val="0"/>
      <w:marBottom w:val="0"/>
      <w:divBdr>
        <w:top w:val="none" w:sz="0" w:space="0" w:color="auto"/>
        <w:left w:val="none" w:sz="0" w:space="0" w:color="auto"/>
        <w:bottom w:val="none" w:sz="0" w:space="0" w:color="auto"/>
        <w:right w:val="none" w:sz="0" w:space="0" w:color="auto"/>
      </w:divBdr>
    </w:div>
    <w:div w:id="851065083">
      <w:bodyDiv w:val="1"/>
      <w:marLeft w:val="0"/>
      <w:marRight w:val="0"/>
      <w:marTop w:val="0"/>
      <w:marBottom w:val="0"/>
      <w:divBdr>
        <w:top w:val="none" w:sz="0" w:space="0" w:color="auto"/>
        <w:left w:val="none" w:sz="0" w:space="0" w:color="auto"/>
        <w:bottom w:val="none" w:sz="0" w:space="0" w:color="auto"/>
        <w:right w:val="none" w:sz="0" w:space="0" w:color="auto"/>
      </w:divBdr>
    </w:div>
    <w:div w:id="852916329">
      <w:bodyDiv w:val="1"/>
      <w:marLeft w:val="0"/>
      <w:marRight w:val="0"/>
      <w:marTop w:val="0"/>
      <w:marBottom w:val="0"/>
      <w:divBdr>
        <w:top w:val="none" w:sz="0" w:space="0" w:color="auto"/>
        <w:left w:val="none" w:sz="0" w:space="0" w:color="auto"/>
        <w:bottom w:val="none" w:sz="0" w:space="0" w:color="auto"/>
        <w:right w:val="none" w:sz="0" w:space="0" w:color="auto"/>
      </w:divBdr>
    </w:div>
    <w:div w:id="853227219">
      <w:bodyDiv w:val="1"/>
      <w:marLeft w:val="0"/>
      <w:marRight w:val="0"/>
      <w:marTop w:val="0"/>
      <w:marBottom w:val="0"/>
      <w:divBdr>
        <w:top w:val="none" w:sz="0" w:space="0" w:color="auto"/>
        <w:left w:val="none" w:sz="0" w:space="0" w:color="auto"/>
        <w:bottom w:val="none" w:sz="0" w:space="0" w:color="auto"/>
        <w:right w:val="none" w:sz="0" w:space="0" w:color="auto"/>
      </w:divBdr>
    </w:div>
    <w:div w:id="854805628">
      <w:bodyDiv w:val="1"/>
      <w:marLeft w:val="0"/>
      <w:marRight w:val="0"/>
      <w:marTop w:val="0"/>
      <w:marBottom w:val="0"/>
      <w:divBdr>
        <w:top w:val="none" w:sz="0" w:space="0" w:color="auto"/>
        <w:left w:val="none" w:sz="0" w:space="0" w:color="auto"/>
        <w:bottom w:val="none" w:sz="0" w:space="0" w:color="auto"/>
        <w:right w:val="none" w:sz="0" w:space="0" w:color="auto"/>
      </w:divBdr>
    </w:div>
    <w:div w:id="856430137">
      <w:bodyDiv w:val="1"/>
      <w:marLeft w:val="0"/>
      <w:marRight w:val="0"/>
      <w:marTop w:val="0"/>
      <w:marBottom w:val="0"/>
      <w:divBdr>
        <w:top w:val="none" w:sz="0" w:space="0" w:color="auto"/>
        <w:left w:val="none" w:sz="0" w:space="0" w:color="auto"/>
        <w:bottom w:val="none" w:sz="0" w:space="0" w:color="auto"/>
        <w:right w:val="none" w:sz="0" w:space="0" w:color="auto"/>
      </w:divBdr>
    </w:div>
    <w:div w:id="861627800">
      <w:bodyDiv w:val="1"/>
      <w:marLeft w:val="0"/>
      <w:marRight w:val="0"/>
      <w:marTop w:val="0"/>
      <w:marBottom w:val="0"/>
      <w:divBdr>
        <w:top w:val="none" w:sz="0" w:space="0" w:color="auto"/>
        <w:left w:val="none" w:sz="0" w:space="0" w:color="auto"/>
        <w:bottom w:val="none" w:sz="0" w:space="0" w:color="auto"/>
        <w:right w:val="none" w:sz="0" w:space="0" w:color="auto"/>
      </w:divBdr>
    </w:div>
    <w:div w:id="863906376">
      <w:bodyDiv w:val="1"/>
      <w:marLeft w:val="0"/>
      <w:marRight w:val="0"/>
      <w:marTop w:val="0"/>
      <w:marBottom w:val="0"/>
      <w:divBdr>
        <w:top w:val="none" w:sz="0" w:space="0" w:color="auto"/>
        <w:left w:val="none" w:sz="0" w:space="0" w:color="auto"/>
        <w:bottom w:val="none" w:sz="0" w:space="0" w:color="auto"/>
        <w:right w:val="none" w:sz="0" w:space="0" w:color="auto"/>
      </w:divBdr>
    </w:div>
    <w:div w:id="866025095">
      <w:bodyDiv w:val="1"/>
      <w:marLeft w:val="0"/>
      <w:marRight w:val="0"/>
      <w:marTop w:val="0"/>
      <w:marBottom w:val="0"/>
      <w:divBdr>
        <w:top w:val="none" w:sz="0" w:space="0" w:color="auto"/>
        <w:left w:val="none" w:sz="0" w:space="0" w:color="auto"/>
        <w:bottom w:val="none" w:sz="0" w:space="0" w:color="auto"/>
        <w:right w:val="none" w:sz="0" w:space="0" w:color="auto"/>
      </w:divBdr>
    </w:div>
    <w:div w:id="867524665">
      <w:bodyDiv w:val="1"/>
      <w:marLeft w:val="0"/>
      <w:marRight w:val="0"/>
      <w:marTop w:val="0"/>
      <w:marBottom w:val="0"/>
      <w:divBdr>
        <w:top w:val="none" w:sz="0" w:space="0" w:color="auto"/>
        <w:left w:val="none" w:sz="0" w:space="0" w:color="auto"/>
        <w:bottom w:val="none" w:sz="0" w:space="0" w:color="auto"/>
        <w:right w:val="none" w:sz="0" w:space="0" w:color="auto"/>
      </w:divBdr>
    </w:div>
    <w:div w:id="867763206">
      <w:bodyDiv w:val="1"/>
      <w:marLeft w:val="0"/>
      <w:marRight w:val="0"/>
      <w:marTop w:val="0"/>
      <w:marBottom w:val="0"/>
      <w:divBdr>
        <w:top w:val="none" w:sz="0" w:space="0" w:color="auto"/>
        <w:left w:val="none" w:sz="0" w:space="0" w:color="auto"/>
        <w:bottom w:val="none" w:sz="0" w:space="0" w:color="auto"/>
        <w:right w:val="none" w:sz="0" w:space="0" w:color="auto"/>
      </w:divBdr>
    </w:div>
    <w:div w:id="868686414">
      <w:bodyDiv w:val="1"/>
      <w:marLeft w:val="0"/>
      <w:marRight w:val="0"/>
      <w:marTop w:val="0"/>
      <w:marBottom w:val="0"/>
      <w:divBdr>
        <w:top w:val="none" w:sz="0" w:space="0" w:color="auto"/>
        <w:left w:val="none" w:sz="0" w:space="0" w:color="auto"/>
        <w:bottom w:val="none" w:sz="0" w:space="0" w:color="auto"/>
        <w:right w:val="none" w:sz="0" w:space="0" w:color="auto"/>
      </w:divBdr>
      <w:divsChild>
        <w:div w:id="749039293">
          <w:marLeft w:val="480"/>
          <w:marRight w:val="0"/>
          <w:marTop w:val="0"/>
          <w:marBottom w:val="0"/>
          <w:divBdr>
            <w:top w:val="none" w:sz="0" w:space="0" w:color="auto"/>
            <w:left w:val="none" w:sz="0" w:space="0" w:color="auto"/>
            <w:bottom w:val="none" w:sz="0" w:space="0" w:color="auto"/>
            <w:right w:val="none" w:sz="0" w:space="0" w:color="auto"/>
          </w:divBdr>
        </w:div>
        <w:div w:id="1758166029">
          <w:marLeft w:val="480"/>
          <w:marRight w:val="0"/>
          <w:marTop w:val="0"/>
          <w:marBottom w:val="0"/>
          <w:divBdr>
            <w:top w:val="none" w:sz="0" w:space="0" w:color="auto"/>
            <w:left w:val="none" w:sz="0" w:space="0" w:color="auto"/>
            <w:bottom w:val="none" w:sz="0" w:space="0" w:color="auto"/>
            <w:right w:val="none" w:sz="0" w:space="0" w:color="auto"/>
          </w:divBdr>
        </w:div>
        <w:div w:id="1032077248">
          <w:marLeft w:val="480"/>
          <w:marRight w:val="0"/>
          <w:marTop w:val="0"/>
          <w:marBottom w:val="0"/>
          <w:divBdr>
            <w:top w:val="none" w:sz="0" w:space="0" w:color="auto"/>
            <w:left w:val="none" w:sz="0" w:space="0" w:color="auto"/>
            <w:bottom w:val="none" w:sz="0" w:space="0" w:color="auto"/>
            <w:right w:val="none" w:sz="0" w:space="0" w:color="auto"/>
          </w:divBdr>
        </w:div>
        <w:div w:id="1171718491">
          <w:marLeft w:val="480"/>
          <w:marRight w:val="0"/>
          <w:marTop w:val="0"/>
          <w:marBottom w:val="0"/>
          <w:divBdr>
            <w:top w:val="none" w:sz="0" w:space="0" w:color="auto"/>
            <w:left w:val="none" w:sz="0" w:space="0" w:color="auto"/>
            <w:bottom w:val="none" w:sz="0" w:space="0" w:color="auto"/>
            <w:right w:val="none" w:sz="0" w:space="0" w:color="auto"/>
          </w:divBdr>
        </w:div>
        <w:div w:id="103817326">
          <w:marLeft w:val="480"/>
          <w:marRight w:val="0"/>
          <w:marTop w:val="0"/>
          <w:marBottom w:val="0"/>
          <w:divBdr>
            <w:top w:val="none" w:sz="0" w:space="0" w:color="auto"/>
            <w:left w:val="none" w:sz="0" w:space="0" w:color="auto"/>
            <w:bottom w:val="none" w:sz="0" w:space="0" w:color="auto"/>
            <w:right w:val="none" w:sz="0" w:space="0" w:color="auto"/>
          </w:divBdr>
        </w:div>
        <w:div w:id="1059205440">
          <w:marLeft w:val="480"/>
          <w:marRight w:val="0"/>
          <w:marTop w:val="0"/>
          <w:marBottom w:val="0"/>
          <w:divBdr>
            <w:top w:val="none" w:sz="0" w:space="0" w:color="auto"/>
            <w:left w:val="none" w:sz="0" w:space="0" w:color="auto"/>
            <w:bottom w:val="none" w:sz="0" w:space="0" w:color="auto"/>
            <w:right w:val="none" w:sz="0" w:space="0" w:color="auto"/>
          </w:divBdr>
        </w:div>
        <w:div w:id="2018849287">
          <w:marLeft w:val="480"/>
          <w:marRight w:val="0"/>
          <w:marTop w:val="0"/>
          <w:marBottom w:val="0"/>
          <w:divBdr>
            <w:top w:val="none" w:sz="0" w:space="0" w:color="auto"/>
            <w:left w:val="none" w:sz="0" w:space="0" w:color="auto"/>
            <w:bottom w:val="none" w:sz="0" w:space="0" w:color="auto"/>
            <w:right w:val="none" w:sz="0" w:space="0" w:color="auto"/>
          </w:divBdr>
        </w:div>
        <w:div w:id="1490945655">
          <w:marLeft w:val="480"/>
          <w:marRight w:val="0"/>
          <w:marTop w:val="0"/>
          <w:marBottom w:val="0"/>
          <w:divBdr>
            <w:top w:val="none" w:sz="0" w:space="0" w:color="auto"/>
            <w:left w:val="none" w:sz="0" w:space="0" w:color="auto"/>
            <w:bottom w:val="none" w:sz="0" w:space="0" w:color="auto"/>
            <w:right w:val="none" w:sz="0" w:space="0" w:color="auto"/>
          </w:divBdr>
        </w:div>
        <w:div w:id="318510067">
          <w:marLeft w:val="480"/>
          <w:marRight w:val="0"/>
          <w:marTop w:val="0"/>
          <w:marBottom w:val="0"/>
          <w:divBdr>
            <w:top w:val="none" w:sz="0" w:space="0" w:color="auto"/>
            <w:left w:val="none" w:sz="0" w:space="0" w:color="auto"/>
            <w:bottom w:val="none" w:sz="0" w:space="0" w:color="auto"/>
            <w:right w:val="none" w:sz="0" w:space="0" w:color="auto"/>
          </w:divBdr>
        </w:div>
        <w:div w:id="1811551152">
          <w:marLeft w:val="480"/>
          <w:marRight w:val="0"/>
          <w:marTop w:val="0"/>
          <w:marBottom w:val="0"/>
          <w:divBdr>
            <w:top w:val="none" w:sz="0" w:space="0" w:color="auto"/>
            <w:left w:val="none" w:sz="0" w:space="0" w:color="auto"/>
            <w:bottom w:val="none" w:sz="0" w:space="0" w:color="auto"/>
            <w:right w:val="none" w:sz="0" w:space="0" w:color="auto"/>
          </w:divBdr>
        </w:div>
        <w:div w:id="1570576071">
          <w:marLeft w:val="480"/>
          <w:marRight w:val="0"/>
          <w:marTop w:val="0"/>
          <w:marBottom w:val="0"/>
          <w:divBdr>
            <w:top w:val="none" w:sz="0" w:space="0" w:color="auto"/>
            <w:left w:val="none" w:sz="0" w:space="0" w:color="auto"/>
            <w:bottom w:val="none" w:sz="0" w:space="0" w:color="auto"/>
            <w:right w:val="none" w:sz="0" w:space="0" w:color="auto"/>
          </w:divBdr>
        </w:div>
        <w:div w:id="1647664044">
          <w:marLeft w:val="480"/>
          <w:marRight w:val="0"/>
          <w:marTop w:val="0"/>
          <w:marBottom w:val="0"/>
          <w:divBdr>
            <w:top w:val="none" w:sz="0" w:space="0" w:color="auto"/>
            <w:left w:val="none" w:sz="0" w:space="0" w:color="auto"/>
            <w:bottom w:val="none" w:sz="0" w:space="0" w:color="auto"/>
            <w:right w:val="none" w:sz="0" w:space="0" w:color="auto"/>
          </w:divBdr>
        </w:div>
        <w:div w:id="1929729231">
          <w:marLeft w:val="480"/>
          <w:marRight w:val="0"/>
          <w:marTop w:val="0"/>
          <w:marBottom w:val="0"/>
          <w:divBdr>
            <w:top w:val="none" w:sz="0" w:space="0" w:color="auto"/>
            <w:left w:val="none" w:sz="0" w:space="0" w:color="auto"/>
            <w:bottom w:val="none" w:sz="0" w:space="0" w:color="auto"/>
            <w:right w:val="none" w:sz="0" w:space="0" w:color="auto"/>
          </w:divBdr>
        </w:div>
        <w:div w:id="664746916">
          <w:marLeft w:val="480"/>
          <w:marRight w:val="0"/>
          <w:marTop w:val="0"/>
          <w:marBottom w:val="0"/>
          <w:divBdr>
            <w:top w:val="none" w:sz="0" w:space="0" w:color="auto"/>
            <w:left w:val="none" w:sz="0" w:space="0" w:color="auto"/>
            <w:bottom w:val="none" w:sz="0" w:space="0" w:color="auto"/>
            <w:right w:val="none" w:sz="0" w:space="0" w:color="auto"/>
          </w:divBdr>
        </w:div>
        <w:div w:id="211967942">
          <w:marLeft w:val="480"/>
          <w:marRight w:val="0"/>
          <w:marTop w:val="0"/>
          <w:marBottom w:val="0"/>
          <w:divBdr>
            <w:top w:val="none" w:sz="0" w:space="0" w:color="auto"/>
            <w:left w:val="none" w:sz="0" w:space="0" w:color="auto"/>
            <w:bottom w:val="none" w:sz="0" w:space="0" w:color="auto"/>
            <w:right w:val="none" w:sz="0" w:space="0" w:color="auto"/>
          </w:divBdr>
        </w:div>
        <w:div w:id="1655917564">
          <w:marLeft w:val="480"/>
          <w:marRight w:val="0"/>
          <w:marTop w:val="0"/>
          <w:marBottom w:val="0"/>
          <w:divBdr>
            <w:top w:val="none" w:sz="0" w:space="0" w:color="auto"/>
            <w:left w:val="none" w:sz="0" w:space="0" w:color="auto"/>
            <w:bottom w:val="none" w:sz="0" w:space="0" w:color="auto"/>
            <w:right w:val="none" w:sz="0" w:space="0" w:color="auto"/>
          </w:divBdr>
        </w:div>
        <w:div w:id="470371002">
          <w:marLeft w:val="480"/>
          <w:marRight w:val="0"/>
          <w:marTop w:val="0"/>
          <w:marBottom w:val="0"/>
          <w:divBdr>
            <w:top w:val="none" w:sz="0" w:space="0" w:color="auto"/>
            <w:left w:val="none" w:sz="0" w:space="0" w:color="auto"/>
            <w:bottom w:val="none" w:sz="0" w:space="0" w:color="auto"/>
            <w:right w:val="none" w:sz="0" w:space="0" w:color="auto"/>
          </w:divBdr>
        </w:div>
        <w:div w:id="1781103223">
          <w:marLeft w:val="480"/>
          <w:marRight w:val="0"/>
          <w:marTop w:val="0"/>
          <w:marBottom w:val="0"/>
          <w:divBdr>
            <w:top w:val="none" w:sz="0" w:space="0" w:color="auto"/>
            <w:left w:val="none" w:sz="0" w:space="0" w:color="auto"/>
            <w:bottom w:val="none" w:sz="0" w:space="0" w:color="auto"/>
            <w:right w:val="none" w:sz="0" w:space="0" w:color="auto"/>
          </w:divBdr>
        </w:div>
        <w:div w:id="1607618358">
          <w:marLeft w:val="480"/>
          <w:marRight w:val="0"/>
          <w:marTop w:val="0"/>
          <w:marBottom w:val="0"/>
          <w:divBdr>
            <w:top w:val="none" w:sz="0" w:space="0" w:color="auto"/>
            <w:left w:val="none" w:sz="0" w:space="0" w:color="auto"/>
            <w:bottom w:val="none" w:sz="0" w:space="0" w:color="auto"/>
            <w:right w:val="none" w:sz="0" w:space="0" w:color="auto"/>
          </w:divBdr>
        </w:div>
        <w:div w:id="1594898776">
          <w:marLeft w:val="480"/>
          <w:marRight w:val="0"/>
          <w:marTop w:val="0"/>
          <w:marBottom w:val="0"/>
          <w:divBdr>
            <w:top w:val="none" w:sz="0" w:space="0" w:color="auto"/>
            <w:left w:val="none" w:sz="0" w:space="0" w:color="auto"/>
            <w:bottom w:val="none" w:sz="0" w:space="0" w:color="auto"/>
            <w:right w:val="none" w:sz="0" w:space="0" w:color="auto"/>
          </w:divBdr>
        </w:div>
        <w:div w:id="1980303957">
          <w:marLeft w:val="480"/>
          <w:marRight w:val="0"/>
          <w:marTop w:val="0"/>
          <w:marBottom w:val="0"/>
          <w:divBdr>
            <w:top w:val="none" w:sz="0" w:space="0" w:color="auto"/>
            <w:left w:val="none" w:sz="0" w:space="0" w:color="auto"/>
            <w:bottom w:val="none" w:sz="0" w:space="0" w:color="auto"/>
            <w:right w:val="none" w:sz="0" w:space="0" w:color="auto"/>
          </w:divBdr>
        </w:div>
        <w:div w:id="1634945589">
          <w:marLeft w:val="480"/>
          <w:marRight w:val="0"/>
          <w:marTop w:val="0"/>
          <w:marBottom w:val="0"/>
          <w:divBdr>
            <w:top w:val="none" w:sz="0" w:space="0" w:color="auto"/>
            <w:left w:val="none" w:sz="0" w:space="0" w:color="auto"/>
            <w:bottom w:val="none" w:sz="0" w:space="0" w:color="auto"/>
            <w:right w:val="none" w:sz="0" w:space="0" w:color="auto"/>
          </w:divBdr>
        </w:div>
        <w:div w:id="1997878703">
          <w:marLeft w:val="480"/>
          <w:marRight w:val="0"/>
          <w:marTop w:val="0"/>
          <w:marBottom w:val="0"/>
          <w:divBdr>
            <w:top w:val="none" w:sz="0" w:space="0" w:color="auto"/>
            <w:left w:val="none" w:sz="0" w:space="0" w:color="auto"/>
            <w:bottom w:val="none" w:sz="0" w:space="0" w:color="auto"/>
            <w:right w:val="none" w:sz="0" w:space="0" w:color="auto"/>
          </w:divBdr>
        </w:div>
        <w:div w:id="164440678">
          <w:marLeft w:val="480"/>
          <w:marRight w:val="0"/>
          <w:marTop w:val="0"/>
          <w:marBottom w:val="0"/>
          <w:divBdr>
            <w:top w:val="none" w:sz="0" w:space="0" w:color="auto"/>
            <w:left w:val="none" w:sz="0" w:space="0" w:color="auto"/>
            <w:bottom w:val="none" w:sz="0" w:space="0" w:color="auto"/>
            <w:right w:val="none" w:sz="0" w:space="0" w:color="auto"/>
          </w:divBdr>
        </w:div>
        <w:div w:id="572664482">
          <w:marLeft w:val="480"/>
          <w:marRight w:val="0"/>
          <w:marTop w:val="0"/>
          <w:marBottom w:val="0"/>
          <w:divBdr>
            <w:top w:val="none" w:sz="0" w:space="0" w:color="auto"/>
            <w:left w:val="none" w:sz="0" w:space="0" w:color="auto"/>
            <w:bottom w:val="none" w:sz="0" w:space="0" w:color="auto"/>
            <w:right w:val="none" w:sz="0" w:space="0" w:color="auto"/>
          </w:divBdr>
        </w:div>
        <w:div w:id="528302657">
          <w:marLeft w:val="480"/>
          <w:marRight w:val="0"/>
          <w:marTop w:val="0"/>
          <w:marBottom w:val="0"/>
          <w:divBdr>
            <w:top w:val="none" w:sz="0" w:space="0" w:color="auto"/>
            <w:left w:val="none" w:sz="0" w:space="0" w:color="auto"/>
            <w:bottom w:val="none" w:sz="0" w:space="0" w:color="auto"/>
            <w:right w:val="none" w:sz="0" w:space="0" w:color="auto"/>
          </w:divBdr>
        </w:div>
        <w:div w:id="1484814205">
          <w:marLeft w:val="480"/>
          <w:marRight w:val="0"/>
          <w:marTop w:val="0"/>
          <w:marBottom w:val="0"/>
          <w:divBdr>
            <w:top w:val="none" w:sz="0" w:space="0" w:color="auto"/>
            <w:left w:val="none" w:sz="0" w:space="0" w:color="auto"/>
            <w:bottom w:val="none" w:sz="0" w:space="0" w:color="auto"/>
            <w:right w:val="none" w:sz="0" w:space="0" w:color="auto"/>
          </w:divBdr>
        </w:div>
        <w:div w:id="485440380">
          <w:marLeft w:val="480"/>
          <w:marRight w:val="0"/>
          <w:marTop w:val="0"/>
          <w:marBottom w:val="0"/>
          <w:divBdr>
            <w:top w:val="none" w:sz="0" w:space="0" w:color="auto"/>
            <w:left w:val="none" w:sz="0" w:space="0" w:color="auto"/>
            <w:bottom w:val="none" w:sz="0" w:space="0" w:color="auto"/>
            <w:right w:val="none" w:sz="0" w:space="0" w:color="auto"/>
          </w:divBdr>
        </w:div>
        <w:div w:id="690840633">
          <w:marLeft w:val="480"/>
          <w:marRight w:val="0"/>
          <w:marTop w:val="0"/>
          <w:marBottom w:val="0"/>
          <w:divBdr>
            <w:top w:val="none" w:sz="0" w:space="0" w:color="auto"/>
            <w:left w:val="none" w:sz="0" w:space="0" w:color="auto"/>
            <w:bottom w:val="none" w:sz="0" w:space="0" w:color="auto"/>
            <w:right w:val="none" w:sz="0" w:space="0" w:color="auto"/>
          </w:divBdr>
        </w:div>
        <w:div w:id="196551426">
          <w:marLeft w:val="480"/>
          <w:marRight w:val="0"/>
          <w:marTop w:val="0"/>
          <w:marBottom w:val="0"/>
          <w:divBdr>
            <w:top w:val="none" w:sz="0" w:space="0" w:color="auto"/>
            <w:left w:val="none" w:sz="0" w:space="0" w:color="auto"/>
            <w:bottom w:val="none" w:sz="0" w:space="0" w:color="auto"/>
            <w:right w:val="none" w:sz="0" w:space="0" w:color="auto"/>
          </w:divBdr>
        </w:div>
        <w:div w:id="69892393">
          <w:marLeft w:val="480"/>
          <w:marRight w:val="0"/>
          <w:marTop w:val="0"/>
          <w:marBottom w:val="0"/>
          <w:divBdr>
            <w:top w:val="none" w:sz="0" w:space="0" w:color="auto"/>
            <w:left w:val="none" w:sz="0" w:space="0" w:color="auto"/>
            <w:bottom w:val="none" w:sz="0" w:space="0" w:color="auto"/>
            <w:right w:val="none" w:sz="0" w:space="0" w:color="auto"/>
          </w:divBdr>
        </w:div>
        <w:div w:id="1245991892">
          <w:marLeft w:val="480"/>
          <w:marRight w:val="0"/>
          <w:marTop w:val="0"/>
          <w:marBottom w:val="0"/>
          <w:divBdr>
            <w:top w:val="none" w:sz="0" w:space="0" w:color="auto"/>
            <w:left w:val="none" w:sz="0" w:space="0" w:color="auto"/>
            <w:bottom w:val="none" w:sz="0" w:space="0" w:color="auto"/>
            <w:right w:val="none" w:sz="0" w:space="0" w:color="auto"/>
          </w:divBdr>
        </w:div>
        <w:div w:id="306712351">
          <w:marLeft w:val="480"/>
          <w:marRight w:val="0"/>
          <w:marTop w:val="0"/>
          <w:marBottom w:val="0"/>
          <w:divBdr>
            <w:top w:val="none" w:sz="0" w:space="0" w:color="auto"/>
            <w:left w:val="none" w:sz="0" w:space="0" w:color="auto"/>
            <w:bottom w:val="none" w:sz="0" w:space="0" w:color="auto"/>
            <w:right w:val="none" w:sz="0" w:space="0" w:color="auto"/>
          </w:divBdr>
        </w:div>
        <w:div w:id="519438545">
          <w:marLeft w:val="480"/>
          <w:marRight w:val="0"/>
          <w:marTop w:val="0"/>
          <w:marBottom w:val="0"/>
          <w:divBdr>
            <w:top w:val="none" w:sz="0" w:space="0" w:color="auto"/>
            <w:left w:val="none" w:sz="0" w:space="0" w:color="auto"/>
            <w:bottom w:val="none" w:sz="0" w:space="0" w:color="auto"/>
            <w:right w:val="none" w:sz="0" w:space="0" w:color="auto"/>
          </w:divBdr>
        </w:div>
        <w:div w:id="1748379950">
          <w:marLeft w:val="480"/>
          <w:marRight w:val="0"/>
          <w:marTop w:val="0"/>
          <w:marBottom w:val="0"/>
          <w:divBdr>
            <w:top w:val="none" w:sz="0" w:space="0" w:color="auto"/>
            <w:left w:val="none" w:sz="0" w:space="0" w:color="auto"/>
            <w:bottom w:val="none" w:sz="0" w:space="0" w:color="auto"/>
            <w:right w:val="none" w:sz="0" w:space="0" w:color="auto"/>
          </w:divBdr>
        </w:div>
        <w:div w:id="1278299064">
          <w:marLeft w:val="480"/>
          <w:marRight w:val="0"/>
          <w:marTop w:val="0"/>
          <w:marBottom w:val="0"/>
          <w:divBdr>
            <w:top w:val="none" w:sz="0" w:space="0" w:color="auto"/>
            <w:left w:val="none" w:sz="0" w:space="0" w:color="auto"/>
            <w:bottom w:val="none" w:sz="0" w:space="0" w:color="auto"/>
            <w:right w:val="none" w:sz="0" w:space="0" w:color="auto"/>
          </w:divBdr>
        </w:div>
        <w:div w:id="1913733874">
          <w:marLeft w:val="480"/>
          <w:marRight w:val="0"/>
          <w:marTop w:val="0"/>
          <w:marBottom w:val="0"/>
          <w:divBdr>
            <w:top w:val="none" w:sz="0" w:space="0" w:color="auto"/>
            <w:left w:val="none" w:sz="0" w:space="0" w:color="auto"/>
            <w:bottom w:val="none" w:sz="0" w:space="0" w:color="auto"/>
            <w:right w:val="none" w:sz="0" w:space="0" w:color="auto"/>
          </w:divBdr>
        </w:div>
        <w:div w:id="1272587836">
          <w:marLeft w:val="480"/>
          <w:marRight w:val="0"/>
          <w:marTop w:val="0"/>
          <w:marBottom w:val="0"/>
          <w:divBdr>
            <w:top w:val="none" w:sz="0" w:space="0" w:color="auto"/>
            <w:left w:val="none" w:sz="0" w:space="0" w:color="auto"/>
            <w:bottom w:val="none" w:sz="0" w:space="0" w:color="auto"/>
            <w:right w:val="none" w:sz="0" w:space="0" w:color="auto"/>
          </w:divBdr>
        </w:div>
        <w:div w:id="1915241661">
          <w:marLeft w:val="480"/>
          <w:marRight w:val="0"/>
          <w:marTop w:val="0"/>
          <w:marBottom w:val="0"/>
          <w:divBdr>
            <w:top w:val="none" w:sz="0" w:space="0" w:color="auto"/>
            <w:left w:val="none" w:sz="0" w:space="0" w:color="auto"/>
            <w:bottom w:val="none" w:sz="0" w:space="0" w:color="auto"/>
            <w:right w:val="none" w:sz="0" w:space="0" w:color="auto"/>
          </w:divBdr>
        </w:div>
        <w:div w:id="356395750">
          <w:marLeft w:val="480"/>
          <w:marRight w:val="0"/>
          <w:marTop w:val="0"/>
          <w:marBottom w:val="0"/>
          <w:divBdr>
            <w:top w:val="none" w:sz="0" w:space="0" w:color="auto"/>
            <w:left w:val="none" w:sz="0" w:space="0" w:color="auto"/>
            <w:bottom w:val="none" w:sz="0" w:space="0" w:color="auto"/>
            <w:right w:val="none" w:sz="0" w:space="0" w:color="auto"/>
          </w:divBdr>
        </w:div>
        <w:div w:id="1326546667">
          <w:marLeft w:val="480"/>
          <w:marRight w:val="0"/>
          <w:marTop w:val="0"/>
          <w:marBottom w:val="0"/>
          <w:divBdr>
            <w:top w:val="none" w:sz="0" w:space="0" w:color="auto"/>
            <w:left w:val="none" w:sz="0" w:space="0" w:color="auto"/>
            <w:bottom w:val="none" w:sz="0" w:space="0" w:color="auto"/>
            <w:right w:val="none" w:sz="0" w:space="0" w:color="auto"/>
          </w:divBdr>
        </w:div>
        <w:div w:id="843056294">
          <w:marLeft w:val="480"/>
          <w:marRight w:val="0"/>
          <w:marTop w:val="0"/>
          <w:marBottom w:val="0"/>
          <w:divBdr>
            <w:top w:val="none" w:sz="0" w:space="0" w:color="auto"/>
            <w:left w:val="none" w:sz="0" w:space="0" w:color="auto"/>
            <w:bottom w:val="none" w:sz="0" w:space="0" w:color="auto"/>
            <w:right w:val="none" w:sz="0" w:space="0" w:color="auto"/>
          </w:divBdr>
        </w:div>
        <w:div w:id="1557277469">
          <w:marLeft w:val="480"/>
          <w:marRight w:val="0"/>
          <w:marTop w:val="0"/>
          <w:marBottom w:val="0"/>
          <w:divBdr>
            <w:top w:val="none" w:sz="0" w:space="0" w:color="auto"/>
            <w:left w:val="none" w:sz="0" w:space="0" w:color="auto"/>
            <w:bottom w:val="none" w:sz="0" w:space="0" w:color="auto"/>
            <w:right w:val="none" w:sz="0" w:space="0" w:color="auto"/>
          </w:divBdr>
        </w:div>
        <w:div w:id="64845703">
          <w:marLeft w:val="480"/>
          <w:marRight w:val="0"/>
          <w:marTop w:val="0"/>
          <w:marBottom w:val="0"/>
          <w:divBdr>
            <w:top w:val="none" w:sz="0" w:space="0" w:color="auto"/>
            <w:left w:val="none" w:sz="0" w:space="0" w:color="auto"/>
            <w:bottom w:val="none" w:sz="0" w:space="0" w:color="auto"/>
            <w:right w:val="none" w:sz="0" w:space="0" w:color="auto"/>
          </w:divBdr>
        </w:div>
        <w:div w:id="287397094">
          <w:marLeft w:val="480"/>
          <w:marRight w:val="0"/>
          <w:marTop w:val="0"/>
          <w:marBottom w:val="0"/>
          <w:divBdr>
            <w:top w:val="none" w:sz="0" w:space="0" w:color="auto"/>
            <w:left w:val="none" w:sz="0" w:space="0" w:color="auto"/>
            <w:bottom w:val="none" w:sz="0" w:space="0" w:color="auto"/>
            <w:right w:val="none" w:sz="0" w:space="0" w:color="auto"/>
          </w:divBdr>
        </w:div>
        <w:div w:id="698438377">
          <w:marLeft w:val="480"/>
          <w:marRight w:val="0"/>
          <w:marTop w:val="0"/>
          <w:marBottom w:val="0"/>
          <w:divBdr>
            <w:top w:val="none" w:sz="0" w:space="0" w:color="auto"/>
            <w:left w:val="none" w:sz="0" w:space="0" w:color="auto"/>
            <w:bottom w:val="none" w:sz="0" w:space="0" w:color="auto"/>
            <w:right w:val="none" w:sz="0" w:space="0" w:color="auto"/>
          </w:divBdr>
        </w:div>
        <w:div w:id="1256211195">
          <w:marLeft w:val="480"/>
          <w:marRight w:val="0"/>
          <w:marTop w:val="0"/>
          <w:marBottom w:val="0"/>
          <w:divBdr>
            <w:top w:val="none" w:sz="0" w:space="0" w:color="auto"/>
            <w:left w:val="none" w:sz="0" w:space="0" w:color="auto"/>
            <w:bottom w:val="none" w:sz="0" w:space="0" w:color="auto"/>
            <w:right w:val="none" w:sz="0" w:space="0" w:color="auto"/>
          </w:divBdr>
        </w:div>
        <w:div w:id="843787088">
          <w:marLeft w:val="480"/>
          <w:marRight w:val="0"/>
          <w:marTop w:val="0"/>
          <w:marBottom w:val="0"/>
          <w:divBdr>
            <w:top w:val="none" w:sz="0" w:space="0" w:color="auto"/>
            <w:left w:val="none" w:sz="0" w:space="0" w:color="auto"/>
            <w:bottom w:val="none" w:sz="0" w:space="0" w:color="auto"/>
            <w:right w:val="none" w:sz="0" w:space="0" w:color="auto"/>
          </w:divBdr>
        </w:div>
        <w:div w:id="604508850">
          <w:marLeft w:val="480"/>
          <w:marRight w:val="0"/>
          <w:marTop w:val="0"/>
          <w:marBottom w:val="0"/>
          <w:divBdr>
            <w:top w:val="none" w:sz="0" w:space="0" w:color="auto"/>
            <w:left w:val="none" w:sz="0" w:space="0" w:color="auto"/>
            <w:bottom w:val="none" w:sz="0" w:space="0" w:color="auto"/>
            <w:right w:val="none" w:sz="0" w:space="0" w:color="auto"/>
          </w:divBdr>
        </w:div>
        <w:div w:id="909002820">
          <w:marLeft w:val="480"/>
          <w:marRight w:val="0"/>
          <w:marTop w:val="0"/>
          <w:marBottom w:val="0"/>
          <w:divBdr>
            <w:top w:val="none" w:sz="0" w:space="0" w:color="auto"/>
            <w:left w:val="none" w:sz="0" w:space="0" w:color="auto"/>
            <w:bottom w:val="none" w:sz="0" w:space="0" w:color="auto"/>
            <w:right w:val="none" w:sz="0" w:space="0" w:color="auto"/>
          </w:divBdr>
        </w:div>
        <w:div w:id="30424452">
          <w:marLeft w:val="480"/>
          <w:marRight w:val="0"/>
          <w:marTop w:val="0"/>
          <w:marBottom w:val="0"/>
          <w:divBdr>
            <w:top w:val="none" w:sz="0" w:space="0" w:color="auto"/>
            <w:left w:val="none" w:sz="0" w:space="0" w:color="auto"/>
            <w:bottom w:val="none" w:sz="0" w:space="0" w:color="auto"/>
            <w:right w:val="none" w:sz="0" w:space="0" w:color="auto"/>
          </w:divBdr>
        </w:div>
        <w:div w:id="500853616">
          <w:marLeft w:val="480"/>
          <w:marRight w:val="0"/>
          <w:marTop w:val="0"/>
          <w:marBottom w:val="0"/>
          <w:divBdr>
            <w:top w:val="none" w:sz="0" w:space="0" w:color="auto"/>
            <w:left w:val="none" w:sz="0" w:space="0" w:color="auto"/>
            <w:bottom w:val="none" w:sz="0" w:space="0" w:color="auto"/>
            <w:right w:val="none" w:sz="0" w:space="0" w:color="auto"/>
          </w:divBdr>
        </w:div>
        <w:div w:id="1111130050">
          <w:marLeft w:val="480"/>
          <w:marRight w:val="0"/>
          <w:marTop w:val="0"/>
          <w:marBottom w:val="0"/>
          <w:divBdr>
            <w:top w:val="none" w:sz="0" w:space="0" w:color="auto"/>
            <w:left w:val="none" w:sz="0" w:space="0" w:color="auto"/>
            <w:bottom w:val="none" w:sz="0" w:space="0" w:color="auto"/>
            <w:right w:val="none" w:sz="0" w:space="0" w:color="auto"/>
          </w:divBdr>
        </w:div>
        <w:div w:id="1753431331">
          <w:marLeft w:val="480"/>
          <w:marRight w:val="0"/>
          <w:marTop w:val="0"/>
          <w:marBottom w:val="0"/>
          <w:divBdr>
            <w:top w:val="none" w:sz="0" w:space="0" w:color="auto"/>
            <w:left w:val="none" w:sz="0" w:space="0" w:color="auto"/>
            <w:bottom w:val="none" w:sz="0" w:space="0" w:color="auto"/>
            <w:right w:val="none" w:sz="0" w:space="0" w:color="auto"/>
          </w:divBdr>
        </w:div>
        <w:div w:id="101346054">
          <w:marLeft w:val="480"/>
          <w:marRight w:val="0"/>
          <w:marTop w:val="0"/>
          <w:marBottom w:val="0"/>
          <w:divBdr>
            <w:top w:val="none" w:sz="0" w:space="0" w:color="auto"/>
            <w:left w:val="none" w:sz="0" w:space="0" w:color="auto"/>
            <w:bottom w:val="none" w:sz="0" w:space="0" w:color="auto"/>
            <w:right w:val="none" w:sz="0" w:space="0" w:color="auto"/>
          </w:divBdr>
        </w:div>
        <w:div w:id="2134902006">
          <w:marLeft w:val="480"/>
          <w:marRight w:val="0"/>
          <w:marTop w:val="0"/>
          <w:marBottom w:val="0"/>
          <w:divBdr>
            <w:top w:val="none" w:sz="0" w:space="0" w:color="auto"/>
            <w:left w:val="none" w:sz="0" w:space="0" w:color="auto"/>
            <w:bottom w:val="none" w:sz="0" w:space="0" w:color="auto"/>
            <w:right w:val="none" w:sz="0" w:space="0" w:color="auto"/>
          </w:divBdr>
        </w:div>
        <w:div w:id="1313636053">
          <w:marLeft w:val="480"/>
          <w:marRight w:val="0"/>
          <w:marTop w:val="0"/>
          <w:marBottom w:val="0"/>
          <w:divBdr>
            <w:top w:val="none" w:sz="0" w:space="0" w:color="auto"/>
            <w:left w:val="none" w:sz="0" w:space="0" w:color="auto"/>
            <w:bottom w:val="none" w:sz="0" w:space="0" w:color="auto"/>
            <w:right w:val="none" w:sz="0" w:space="0" w:color="auto"/>
          </w:divBdr>
        </w:div>
        <w:div w:id="1517382786">
          <w:marLeft w:val="480"/>
          <w:marRight w:val="0"/>
          <w:marTop w:val="0"/>
          <w:marBottom w:val="0"/>
          <w:divBdr>
            <w:top w:val="none" w:sz="0" w:space="0" w:color="auto"/>
            <w:left w:val="none" w:sz="0" w:space="0" w:color="auto"/>
            <w:bottom w:val="none" w:sz="0" w:space="0" w:color="auto"/>
            <w:right w:val="none" w:sz="0" w:space="0" w:color="auto"/>
          </w:divBdr>
        </w:div>
        <w:div w:id="1727945658">
          <w:marLeft w:val="480"/>
          <w:marRight w:val="0"/>
          <w:marTop w:val="0"/>
          <w:marBottom w:val="0"/>
          <w:divBdr>
            <w:top w:val="none" w:sz="0" w:space="0" w:color="auto"/>
            <w:left w:val="none" w:sz="0" w:space="0" w:color="auto"/>
            <w:bottom w:val="none" w:sz="0" w:space="0" w:color="auto"/>
            <w:right w:val="none" w:sz="0" w:space="0" w:color="auto"/>
          </w:divBdr>
        </w:div>
        <w:div w:id="474757946">
          <w:marLeft w:val="480"/>
          <w:marRight w:val="0"/>
          <w:marTop w:val="0"/>
          <w:marBottom w:val="0"/>
          <w:divBdr>
            <w:top w:val="none" w:sz="0" w:space="0" w:color="auto"/>
            <w:left w:val="none" w:sz="0" w:space="0" w:color="auto"/>
            <w:bottom w:val="none" w:sz="0" w:space="0" w:color="auto"/>
            <w:right w:val="none" w:sz="0" w:space="0" w:color="auto"/>
          </w:divBdr>
        </w:div>
        <w:div w:id="997612415">
          <w:marLeft w:val="480"/>
          <w:marRight w:val="0"/>
          <w:marTop w:val="0"/>
          <w:marBottom w:val="0"/>
          <w:divBdr>
            <w:top w:val="none" w:sz="0" w:space="0" w:color="auto"/>
            <w:left w:val="none" w:sz="0" w:space="0" w:color="auto"/>
            <w:bottom w:val="none" w:sz="0" w:space="0" w:color="auto"/>
            <w:right w:val="none" w:sz="0" w:space="0" w:color="auto"/>
          </w:divBdr>
        </w:div>
        <w:div w:id="694380833">
          <w:marLeft w:val="480"/>
          <w:marRight w:val="0"/>
          <w:marTop w:val="0"/>
          <w:marBottom w:val="0"/>
          <w:divBdr>
            <w:top w:val="none" w:sz="0" w:space="0" w:color="auto"/>
            <w:left w:val="none" w:sz="0" w:space="0" w:color="auto"/>
            <w:bottom w:val="none" w:sz="0" w:space="0" w:color="auto"/>
            <w:right w:val="none" w:sz="0" w:space="0" w:color="auto"/>
          </w:divBdr>
        </w:div>
      </w:divsChild>
    </w:div>
    <w:div w:id="869151845">
      <w:bodyDiv w:val="1"/>
      <w:marLeft w:val="0"/>
      <w:marRight w:val="0"/>
      <w:marTop w:val="0"/>
      <w:marBottom w:val="0"/>
      <w:divBdr>
        <w:top w:val="none" w:sz="0" w:space="0" w:color="auto"/>
        <w:left w:val="none" w:sz="0" w:space="0" w:color="auto"/>
        <w:bottom w:val="none" w:sz="0" w:space="0" w:color="auto"/>
        <w:right w:val="none" w:sz="0" w:space="0" w:color="auto"/>
      </w:divBdr>
    </w:div>
    <w:div w:id="870190444">
      <w:bodyDiv w:val="1"/>
      <w:marLeft w:val="0"/>
      <w:marRight w:val="0"/>
      <w:marTop w:val="0"/>
      <w:marBottom w:val="0"/>
      <w:divBdr>
        <w:top w:val="none" w:sz="0" w:space="0" w:color="auto"/>
        <w:left w:val="none" w:sz="0" w:space="0" w:color="auto"/>
        <w:bottom w:val="none" w:sz="0" w:space="0" w:color="auto"/>
        <w:right w:val="none" w:sz="0" w:space="0" w:color="auto"/>
      </w:divBdr>
    </w:div>
    <w:div w:id="871964515">
      <w:bodyDiv w:val="1"/>
      <w:marLeft w:val="0"/>
      <w:marRight w:val="0"/>
      <w:marTop w:val="0"/>
      <w:marBottom w:val="0"/>
      <w:divBdr>
        <w:top w:val="none" w:sz="0" w:space="0" w:color="auto"/>
        <w:left w:val="none" w:sz="0" w:space="0" w:color="auto"/>
        <w:bottom w:val="none" w:sz="0" w:space="0" w:color="auto"/>
        <w:right w:val="none" w:sz="0" w:space="0" w:color="auto"/>
      </w:divBdr>
    </w:div>
    <w:div w:id="872570859">
      <w:bodyDiv w:val="1"/>
      <w:marLeft w:val="0"/>
      <w:marRight w:val="0"/>
      <w:marTop w:val="0"/>
      <w:marBottom w:val="0"/>
      <w:divBdr>
        <w:top w:val="none" w:sz="0" w:space="0" w:color="auto"/>
        <w:left w:val="none" w:sz="0" w:space="0" w:color="auto"/>
        <w:bottom w:val="none" w:sz="0" w:space="0" w:color="auto"/>
        <w:right w:val="none" w:sz="0" w:space="0" w:color="auto"/>
      </w:divBdr>
    </w:div>
    <w:div w:id="875002195">
      <w:bodyDiv w:val="1"/>
      <w:marLeft w:val="0"/>
      <w:marRight w:val="0"/>
      <w:marTop w:val="0"/>
      <w:marBottom w:val="0"/>
      <w:divBdr>
        <w:top w:val="none" w:sz="0" w:space="0" w:color="auto"/>
        <w:left w:val="none" w:sz="0" w:space="0" w:color="auto"/>
        <w:bottom w:val="none" w:sz="0" w:space="0" w:color="auto"/>
        <w:right w:val="none" w:sz="0" w:space="0" w:color="auto"/>
      </w:divBdr>
    </w:div>
    <w:div w:id="879778757">
      <w:bodyDiv w:val="1"/>
      <w:marLeft w:val="0"/>
      <w:marRight w:val="0"/>
      <w:marTop w:val="0"/>
      <w:marBottom w:val="0"/>
      <w:divBdr>
        <w:top w:val="none" w:sz="0" w:space="0" w:color="auto"/>
        <w:left w:val="none" w:sz="0" w:space="0" w:color="auto"/>
        <w:bottom w:val="none" w:sz="0" w:space="0" w:color="auto"/>
        <w:right w:val="none" w:sz="0" w:space="0" w:color="auto"/>
      </w:divBdr>
    </w:div>
    <w:div w:id="881019664">
      <w:bodyDiv w:val="1"/>
      <w:marLeft w:val="0"/>
      <w:marRight w:val="0"/>
      <w:marTop w:val="0"/>
      <w:marBottom w:val="0"/>
      <w:divBdr>
        <w:top w:val="none" w:sz="0" w:space="0" w:color="auto"/>
        <w:left w:val="none" w:sz="0" w:space="0" w:color="auto"/>
        <w:bottom w:val="none" w:sz="0" w:space="0" w:color="auto"/>
        <w:right w:val="none" w:sz="0" w:space="0" w:color="auto"/>
      </w:divBdr>
    </w:div>
    <w:div w:id="882861797">
      <w:bodyDiv w:val="1"/>
      <w:marLeft w:val="0"/>
      <w:marRight w:val="0"/>
      <w:marTop w:val="0"/>
      <w:marBottom w:val="0"/>
      <w:divBdr>
        <w:top w:val="none" w:sz="0" w:space="0" w:color="auto"/>
        <w:left w:val="none" w:sz="0" w:space="0" w:color="auto"/>
        <w:bottom w:val="none" w:sz="0" w:space="0" w:color="auto"/>
        <w:right w:val="none" w:sz="0" w:space="0" w:color="auto"/>
      </w:divBdr>
    </w:div>
    <w:div w:id="884411220">
      <w:bodyDiv w:val="1"/>
      <w:marLeft w:val="0"/>
      <w:marRight w:val="0"/>
      <w:marTop w:val="0"/>
      <w:marBottom w:val="0"/>
      <w:divBdr>
        <w:top w:val="none" w:sz="0" w:space="0" w:color="auto"/>
        <w:left w:val="none" w:sz="0" w:space="0" w:color="auto"/>
        <w:bottom w:val="none" w:sz="0" w:space="0" w:color="auto"/>
        <w:right w:val="none" w:sz="0" w:space="0" w:color="auto"/>
      </w:divBdr>
    </w:div>
    <w:div w:id="888954521">
      <w:bodyDiv w:val="1"/>
      <w:marLeft w:val="0"/>
      <w:marRight w:val="0"/>
      <w:marTop w:val="0"/>
      <w:marBottom w:val="0"/>
      <w:divBdr>
        <w:top w:val="none" w:sz="0" w:space="0" w:color="auto"/>
        <w:left w:val="none" w:sz="0" w:space="0" w:color="auto"/>
        <w:bottom w:val="none" w:sz="0" w:space="0" w:color="auto"/>
        <w:right w:val="none" w:sz="0" w:space="0" w:color="auto"/>
      </w:divBdr>
    </w:div>
    <w:div w:id="888957843">
      <w:bodyDiv w:val="1"/>
      <w:marLeft w:val="0"/>
      <w:marRight w:val="0"/>
      <w:marTop w:val="0"/>
      <w:marBottom w:val="0"/>
      <w:divBdr>
        <w:top w:val="none" w:sz="0" w:space="0" w:color="auto"/>
        <w:left w:val="none" w:sz="0" w:space="0" w:color="auto"/>
        <w:bottom w:val="none" w:sz="0" w:space="0" w:color="auto"/>
        <w:right w:val="none" w:sz="0" w:space="0" w:color="auto"/>
      </w:divBdr>
    </w:div>
    <w:div w:id="890576363">
      <w:bodyDiv w:val="1"/>
      <w:marLeft w:val="0"/>
      <w:marRight w:val="0"/>
      <w:marTop w:val="0"/>
      <w:marBottom w:val="0"/>
      <w:divBdr>
        <w:top w:val="none" w:sz="0" w:space="0" w:color="auto"/>
        <w:left w:val="none" w:sz="0" w:space="0" w:color="auto"/>
        <w:bottom w:val="none" w:sz="0" w:space="0" w:color="auto"/>
        <w:right w:val="none" w:sz="0" w:space="0" w:color="auto"/>
      </w:divBdr>
      <w:divsChild>
        <w:div w:id="647898064">
          <w:marLeft w:val="640"/>
          <w:marRight w:val="0"/>
          <w:marTop w:val="0"/>
          <w:marBottom w:val="0"/>
          <w:divBdr>
            <w:top w:val="none" w:sz="0" w:space="0" w:color="auto"/>
            <w:left w:val="none" w:sz="0" w:space="0" w:color="auto"/>
            <w:bottom w:val="none" w:sz="0" w:space="0" w:color="auto"/>
            <w:right w:val="none" w:sz="0" w:space="0" w:color="auto"/>
          </w:divBdr>
        </w:div>
        <w:div w:id="1887521039">
          <w:marLeft w:val="640"/>
          <w:marRight w:val="0"/>
          <w:marTop w:val="0"/>
          <w:marBottom w:val="0"/>
          <w:divBdr>
            <w:top w:val="none" w:sz="0" w:space="0" w:color="auto"/>
            <w:left w:val="none" w:sz="0" w:space="0" w:color="auto"/>
            <w:bottom w:val="none" w:sz="0" w:space="0" w:color="auto"/>
            <w:right w:val="none" w:sz="0" w:space="0" w:color="auto"/>
          </w:divBdr>
        </w:div>
        <w:div w:id="1812597764">
          <w:marLeft w:val="640"/>
          <w:marRight w:val="0"/>
          <w:marTop w:val="0"/>
          <w:marBottom w:val="0"/>
          <w:divBdr>
            <w:top w:val="none" w:sz="0" w:space="0" w:color="auto"/>
            <w:left w:val="none" w:sz="0" w:space="0" w:color="auto"/>
            <w:bottom w:val="none" w:sz="0" w:space="0" w:color="auto"/>
            <w:right w:val="none" w:sz="0" w:space="0" w:color="auto"/>
          </w:divBdr>
        </w:div>
        <w:div w:id="2114400981">
          <w:marLeft w:val="640"/>
          <w:marRight w:val="0"/>
          <w:marTop w:val="0"/>
          <w:marBottom w:val="0"/>
          <w:divBdr>
            <w:top w:val="none" w:sz="0" w:space="0" w:color="auto"/>
            <w:left w:val="none" w:sz="0" w:space="0" w:color="auto"/>
            <w:bottom w:val="none" w:sz="0" w:space="0" w:color="auto"/>
            <w:right w:val="none" w:sz="0" w:space="0" w:color="auto"/>
          </w:divBdr>
        </w:div>
        <w:div w:id="783959461">
          <w:marLeft w:val="640"/>
          <w:marRight w:val="0"/>
          <w:marTop w:val="0"/>
          <w:marBottom w:val="0"/>
          <w:divBdr>
            <w:top w:val="none" w:sz="0" w:space="0" w:color="auto"/>
            <w:left w:val="none" w:sz="0" w:space="0" w:color="auto"/>
            <w:bottom w:val="none" w:sz="0" w:space="0" w:color="auto"/>
            <w:right w:val="none" w:sz="0" w:space="0" w:color="auto"/>
          </w:divBdr>
        </w:div>
        <w:div w:id="1840389502">
          <w:marLeft w:val="640"/>
          <w:marRight w:val="0"/>
          <w:marTop w:val="0"/>
          <w:marBottom w:val="0"/>
          <w:divBdr>
            <w:top w:val="none" w:sz="0" w:space="0" w:color="auto"/>
            <w:left w:val="none" w:sz="0" w:space="0" w:color="auto"/>
            <w:bottom w:val="none" w:sz="0" w:space="0" w:color="auto"/>
            <w:right w:val="none" w:sz="0" w:space="0" w:color="auto"/>
          </w:divBdr>
        </w:div>
        <w:div w:id="75633984">
          <w:marLeft w:val="640"/>
          <w:marRight w:val="0"/>
          <w:marTop w:val="0"/>
          <w:marBottom w:val="0"/>
          <w:divBdr>
            <w:top w:val="none" w:sz="0" w:space="0" w:color="auto"/>
            <w:left w:val="none" w:sz="0" w:space="0" w:color="auto"/>
            <w:bottom w:val="none" w:sz="0" w:space="0" w:color="auto"/>
            <w:right w:val="none" w:sz="0" w:space="0" w:color="auto"/>
          </w:divBdr>
        </w:div>
        <w:div w:id="933973887">
          <w:marLeft w:val="640"/>
          <w:marRight w:val="0"/>
          <w:marTop w:val="0"/>
          <w:marBottom w:val="0"/>
          <w:divBdr>
            <w:top w:val="none" w:sz="0" w:space="0" w:color="auto"/>
            <w:left w:val="none" w:sz="0" w:space="0" w:color="auto"/>
            <w:bottom w:val="none" w:sz="0" w:space="0" w:color="auto"/>
            <w:right w:val="none" w:sz="0" w:space="0" w:color="auto"/>
          </w:divBdr>
        </w:div>
        <w:div w:id="1712608319">
          <w:marLeft w:val="640"/>
          <w:marRight w:val="0"/>
          <w:marTop w:val="0"/>
          <w:marBottom w:val="0"/>
          <w:divBdr>
            <w:top w:val="none" w:sz="0" w:space="0" w:color="auto"/>
            <w:left w:val="none" w:sz="0" w:space="0" w:color="auto"/>
            <w:bottom w:val="none" w:sz="0" w:space="0" w:color="auto"/>
            <w:right w:val="none" w:sz="0" w:space="0" w:color="auto"/>
          </w:divBdr>
        </w:div>
        <w:div w:id="452335717">
          <w:marLeft w:val="640"/>
          <w:marRight w:val="0"/>
          <w:marTop w:val="0"/>
          <w:marBottom w:val="0"/>
          <w:divBdr>
            <w:top w:val="none" w:sz="0" w:space="0" w:color="auto"/>
            <w:left w:val="none" w:sz="0" w:space="0" w:color="auto"/>
            <w:bottom w:val="none" w:sz="0" w:space="0" w:color="auto"/>
            <w:right w:val="none" w:sz="0" w:space="0" w:color="auto"/>
          </w:divBdr>
        </w:div>
        <w:div w:id="1676490183">
          <w:marLeft w:val="640"/>
          <w:marRight w:val="0"/>
          <w:marTop w:val="0"/>
          <w:marBottom w:val="0"/>
          <w:divBdr>
            <w:top w:val="none" w:sz="0" w:space="0" w:color="auto"/>
            <w:left w:val="none" w:sz="0" w:space="0" w:color="auto"/>
            <w:bottom w:val="none" w:sz="0" w:space="0" w:color="auto"/>
            <w:right w:val="none" w:sz="0" w:space="0" w:color="auto"/>
          </w:divBdr>
        </w:div>
        <w:div w:id="748229944">
          <w:marLeft w:val="640"/>
          <w:marRight w:val="0"/>
          <w:marTop w:val="0"/>
          <w:marBottom w:val="0"/>
          <w:divBdr>
            <w:top w:val="none" w:sz="0" w:space="0" w:color="auto"/>
            <w:left w:val="none" w:sz="0" w:space="0" w:color="auto"/>
            <w:bottom w:val="none" w:sz="0" w:space="0" w:color="auto"/>
            <w:right w:val="none" w:sz="0" w:space="0" w:color="auto"/>
          </w:divBdr>
        </w:div>
        <w:div w:id="309599198">
          <w:marLeft w:val="640"/>
          <w:marRight w:val="0"/>
          <w:marTop w:val="0"/>
          <w:marBottom w:val="0"/>
          <w:divBdr>
            <w:top w:val="none" w:sz="0" w:space="0" w:color="auto"/>
            <w:left w:val="none" w:sz="0" w:space="0" w:color="auto"/>
            <w:bottom w:val="none" w:sz="0" w:space="0" w:color="auto"/>
            <w:right w:val="none" w:sz="0" w:space="0" w:color="auto"/>
          </w:divBdr>
        </w:div>
        <w:div w:id="628976703">
          <w:marLeft w:val="640"/>
          <w:marRight w:val="0"/>
          <w:marTop w:val="0"/>
          <w:marBottom w:val="0"/>
          <w:divBdr>
            <w:top w:val="none" w:sz="0" w:space="0" w:color="auto"/>
            <w:left w:val="none" w:sz="0" w:space="0" w:color="auto"/>
            <w:bottom w:val="none" w:sz="0" w:space="0" w:color="auto"/>
            <w:right w:val="none" w:sz="0" w:space="0" w:color="auto"/>
          </w:divBdr>
        </w:div>
        <w:div w:id="1596089910">
          <w:marLeft w:val="640"/>
          <w:marRight w:val="0"/>
          <w:marTop w:val="0"/>
          <w:marBottom w:val="0"/>
          <w:divBdr>
            <w:top w:val="none" w:sz="0" w:space="0" w:color="auto"/>
            <w:left w:val="none" w:sz="0" w:space="0" w:color="auto"/>
            <w:bottom w:val="none" w:sz="0" w:space="0" w:color="auto"/>
            <w:right w:val="none" w:sz="0" w:space="0" w:color="auto"/>
          </w:divBdr>
        </w:div>
        <w:div w:id="1086193740">
          <w:marLeft w:val="640"/>
          <w:marRight w:val="0"/>
          <w:marTop w:val="0"/>
          <w:marBottom w:val="0"/>
          <w:divBdr>
            <w:top w:val="none" w:sz="0" w:space="0" w:color="auto"/>
            <w:left w:val="none" w:sz="0" w:space="0" w:color="auto"/>
            <w:bottom w:val="none" w:sz="0" w:space="0" w:color="auto"/>
            <w:right w:val="none" w:sz="0" w:space="0" w:color="auto"/>
          </w:divBdr>
        </w:div>
        <w:div w:id="1773818351">
          <w:marLeft w:val="640"/>
          <w:marRight w:val="0"/>
          <w:marTop w:val="0"/>
          <w:marBottom w:val="0"/>
          <w:divBdr>
            <w:top w:val="none" w:sz="0" w:space="0" w:color="auto"/>
            <w:left w:val="none" w:sz="0" w:space="0" w:color="auto"/>
            <w:bottom w:val="none" w:sz="0" w:space="0" w:color="auto"/>
            <w:right w:val="none" w:sz="0" w:space="0" w:color="auto"/>
          </w:divBdr>
        </w:div>
        <w:div w:id="1705406573">
          <w:marLeft w:val="640"/>
          <w:marRight w:val="0"/>
          <w:marTop w:val="0"/>
          <w:marBottom w:val="0"/>
          <w:divBdr>
            <w:top w:val="none" w:sz="0" w:space="0" w:color="auto"/>
            <w:left w:val="none" w:sz="0" w:space="0" w:color="auto"/>
            <w:bottom w:val="none" w:sz="0" w:space="0" w:color="auto"/>
            <w:right w:val="none" w:sz="0" w:space="0" w:color="auto"/>
          </w:divBdr>
        </w:div>
        <w:div w:id="979336491">
          <w:marLeft w:val="640"/>
          <w:marRight w:val="0"/>
          <w:marTop w:val="0"/>
          <w:marBottom w:val="0"/>
          <w:divBdr>
            <w:top w:val="none" w:sz="0" w:space="0" w:color="auto"/>
            <w:left w:val="none" w:sz="0" w:space="0" w:color="auto"/>
            <w:bottom w:val="none" w:sz="0" w:space="0" w:color="auto"/>
            <w:right w:val="none" w:sz="0" w:space="0" w:color="auto"/>
          </w:divBdr>
        </w:div>
        <w:div w:id="423065437">
          <w:marLeft w:val="640"/>
          <w:marRight w:val="0"/>
          <w:marTop w:val="0"/>
          <w:marBottom w:val="0"/>
          <w:divBdr>
            <w:top w:val="none" w:sz="0" w:space="0" w:color="auto"/>
            <w:left w:val="none" w:sz="0" w:space="0" w:color="auto"/>
            <w:bottom w:val="none" w:sz="0" w:space="0" w:color="auto"/>
            <w:right w:val="none" w:sz="0" w:space="0" w:color="auto"/>
          </w:divBdr>
        </w:div>
        <w:div w:id="1163425819">
          <w:marLeft w:val="640"/>
          <w:marRight w:val="0"/>
          <w:marTop w:val="0"/>
          <w:marBottom w:val="0"/>
          <w:divBdr>
            <w:top w:val="none" w:sz="0" w:space="0" w:color="auto"/>
            <w:left w:val="none" w:sz="0" w:space="0" w:color="auto"/>
            <w:bottom w:val="none" w:sz="0" w:space="0" w:color="auto"/>
            <w:right w:val="none" w:sz="0" w:space="0" w:color="auto"/>
          </w:divBdr>
        </w:div>
        <w:div w:id="1022586810">
          <w:marLeft w:val="640"/>
          <w:marRight w:val="0"/>
          <w:marTop w:val="0"/>
          <w:marBottom w:val="0"/>
          <w:divBdr>
            <w:top w:val="none" w:sz="0" w:space="0" w:color="auto"/>
            <w:left w:val="none" w:sz="0" w:space="0" w:color="auto"/>
            <w:bottom w:val="none" w:sz="0" w:space="0" w:color="auto"/>
            <w:right w:val="none" w:sz="0" w:space="0" w:color="auto"/>
          </w:divBdr>
        </w:div>
        <w:div w:id="1226641504">
          <w:marLeft w:val="640"/>
          <w:marRight w:val="0"/>
          <w:marTop w:val="0"/>
          <w:marBottom w:val="0"/>
          <w:divBdr>
            <w:top w:val="none" w:sz="0" w:space="0" w:color="auto"/>
            <w:left w:val="none" w:sz="0" w:space="0" w:color="auto"/>
            <w:bottom w:val="none" w:sz="0" w:space="0" w:color="auto"/>
            <w:right w:val="none" w:sz="0" w:space="0" w:color="auto"/>
          </w:divBdr>
        </w:div>
        <w:div w:id="964196994">
          <w:marLeft w:val="640"/>
          <w:marRight w:val="0"/>
          <w:marTop w:val="0"/>
          <w:marBottom w:val="0"/>
          <w:divBdr>
            <w:top w:val="none" w:sz="0" w:space="0" w:color="auto"/>
            <w:left w:val="none" w:sz="0" w:space="0" w:color="auto"/>
            <w:bottom w:val="none" w:sz="0" w:space="0" w:color="auto"/>
            <w:right w:val="none" w:sz="0" w:space="0" w:color="auto"/>
          </w:divBdr>
        </w:div>
        <w:div w:id="1856843806">
          <w:marLeft w:val="640"/>
          <w:marRight w:val="0"/>
          <w:marTop w:val="0"/>
          <w:marBottom w:val="0"/>
          <w:divBdr>
            <w:top w:val="none" w:sz="0" w:space="0" w:color="auto"/>
            <w:left w:val="none" w:sz="0" w:space="0" w:color="auto"/>
            <w:bottom w:val="none" w:sz="0" w:space="0" w:color="auto"/>
            <w:right w:val="none" w:sz="0" w:space="0" w:color="auto"/>
          </w:divBdr>
        </w:div>
        <w:div w:id="2023584645">
          <w:marLeft w:val="640"/>
          <w:marRight w:val="0"/>
          <w:marTop w:val="0"/>
          <w:marBottom w:val="0"/>
          <w:divBdr>
            <w:top w:val="none" w:sz="0" w:space="0" w:color="auto"/>
            <w:left w:val="none" w:sz="0" w:space="0" w:color="auto"/>
            <w:bottom w:val="none" w:sz="0" w:space="0" w:color="auto"/>
            <w:right w:val="none" w:sz="0" w:space="0" w:color="auto"/>
          </w:divBdr>
        </w:div>
        <w:div w:id="1345785073">
          <w:marLeft w:val="640"/>
          <w:marRight w:val="0"/>
          <w:marTop w:val="0"/>
          <w:marBottom w:val="0"/>
          <w:divBdr>
            <w:top w:val="none" w:sz="0" w:space="0" w:color="auto"/>
            <w:left w:val="none" w:sz="0" w:space="0" w:color="auto"/>
            <w:bottom w:val="none" w:sz="0" w:space="0" w:color="auto"/>
            <w:right w:val="none" w:sz="0" w:space="0" w:color="auto"/>
          </w:divBdr>
        </w:div>
        <w:div w:id="224224502">
          <w:marLeft w:val="640"/>
          <w:marRight w:val="0"/>
          <w:marTop w:val="0"/>
          <w:marBottom w:val="0"/>
          <w:divBdr>
            <w:top w:val="none" w:sz="0" w:space="0" w:color="auto"/>
            <w:left w:val="none" w:sz="0" w:space="0" w:color="auto"/>
            <w:bottom w:val="none" w:sz="0" w:space="0" w:color="auto"/>
            <w:right w:val="none" w:sz="0" w:space="0" w:color="auto"/>
          </w:divBdr>
        </w:div>
        <w:div w:id="1292901412">
          <w:marLeft w:val="640"/>
          <w:marRight w:val="0"/>
          <w:marTop w:val="0"/>
          <w:marBottom w:val="0"/>
          <w:divBdr>
            <w:top w:val="none" w:sz="0" w:space="0" w:color="auto"/>
            <w:left w:val="none" w:sz="0" w:space="0" w:color="auto"/>
            <w:bottom w:val="none" w:sz="0" w:space="0" w:color="auto"/>
            <w:right w:val="none" w:sz="0" w:space="0" w:color="auto"/>
          </w:divBdr>
        </w:div>
        <w:div w:id="519247208">
          <w:marLeft w:val="640"/>
          <w:marRight w:val="0"/>
          <w:marTop w:val="0"/>
          <w:marBottom w:val="0"/>
          <w:divBdr>
            <w:top w:val="none" w:sz="0" w:space="0" w:color="auto"/>
            <w:left w:val="none" w:sz="0" w:space="0" w:color="auto"/>
            <w:bottom w:val="none" w:sz="0" w:space="0" w:color="auto"/>
            <w:right w:val="none" w:sz="0" w:space="0" w:color="auto"/>
          </w:divBdr>
        </w:div>
        <w:div w:id="956520587">
          <w:marLeft w:val="640"/>
          <w:marRight w:val="0"/>
          <w:marTop w:val="0"/>
          <w:marBottom w:val="0"/>
          <w:divBdr>
            <w:top w:val="none" w:sz="0" w:space="0" w:color="auto"/>
            <w:left w:val="none" w:sz="0" w:space="0" w:color="auto"/>
            <w:bottom w:val="none" w:sz="0" w:space="0" w:color="auto"/>
            <w:right w:val="none" w:sz="0" w:space="0" w:color="auto"/>
          </w:divBdr>
        </w:div>
        <w:div w:id="2058427034">
          <w:marLeft w:val="640"/>
          <w:marRight w:val="0"/>
          <w:marTop w:val="0"/>
          <w:marBottom w:val="0"/>
          <w:divBdr>
            <w:top w:val="none" w:sz="0" w:space="0" w:color="auto"/>
            <w:left w:val="none" w:sz="0" w:space="0" w:color="auto"/>
            <w:bottom w:val="none" w:sz="0" w:space="0" w:color="auto"/>
            <w:right w:val="none" w:sz="0" w:space="0" w:color="auto"/>
          </w:divBdr>
        </w:div>
        <w:div w:id="147480938">
          <w:marLeft w:val="640"/>
          <w:marRight w:val="0"/>
          <w:marTop w:val="0"/>
          <w:marBottom w:val="0"/>
          <w:divBdr>
            <w:top w:val="none" w:sz="0" w:space="0" w:color="auto"/>
            <w:left w:val="none" w:sz="0" w:space="0" w:color="auto"/>
            <w:bottom w:val="none" w:sz="0" w:space="0" w:color="auto"/>
            <w:right w:val="none" w:sz="0" w:space="0" w:color="auto"/>
          </w:divBdr>
        </w:div>
        <w:div w:id="1453404799">
          <w:marLeft w:val="640"/>
          <w:marRight w:val="0"/>
          <w:marTop w:val="0"/>
          <w:marBottom w:val="0"/>
          <w:divBdr>
            <w:top w:val="none" w:sz="0" w:space="0" w:color="auto"/>
            <w:left w:val="none" w:sz="0" w:space="0" w:color="auto"/>
            <w:bottom w:val="none" w:sz="0" w:space="0" w:color="auto"/>
            <w:right w:val="none" w:sz="0" w:space="0" w:color="auto"/>
          </w:divBdr>
        </w:div>
        <w:div w:id="1325820570">
          <w:marLeft w:val="640"/>
          <w:marRight w:val="0"/>
          <w:marTop w:val="0"/>
          <w:marBottom w:val="0"/>
          <w:divBdr>
            <w:top w:val="none" w:sz="0" w:space="0" w:color="auto"/>
            <w:left w:val="none" w:sz="0" w:space="0" w:color="auto"/>
            <w:bottom w:val="none" w:sz="0" w:space="0" w:color="auto"/>
            <w:right w:val="none" w:sz="0" w:space="0" w:color="auto"/>
          </w:divBdr>
        </w:div>
        <w:div w:id="1271737235">
          <w:marLeft w:val="640"/>
          <w:marRight w:val="0"/>
          <w:marTop w:val="0"/>
          <w:marBottom w:val="0"/>
          <w:divBdr>
            <w:top w:val="none" w:sz="0" w:space="0" w:color="auto"/>
            <w:left w:val="none" w:sz="0" w:space="0" w:color="auto"/>
            <w:bottom w:val="none" w:sz="0" w:space="0" w:color="auto"/>
            <w:right w:val="none" w:sz="0" w:space="0" w:color="auto"/>
          </w:divBdr>
        </w:div>
        <w:div w:id="1230648009">
          <w:marLeft w:val="640"/>
          <w:marRight w:val="0"/>
          <w:marTop w:val="0"/>
          <w:marBottom w:val="0"/>
          <w:divBdr>
            <w:top w:val="none" w:sz="0" w:space="0" w:color="auto"/>
            <w:left w:val="none" w:sz="0" w:space="0" w:color="auto"/>
            <w:bottom w:val="none" w:sz="0" w:space="0" w:color="auto"/>
            <w:right w:val="none" w:sz="0" w:space="0" w:color="auto"/>
          </w:divBdr>
        </w:div>
        <w:div w:id="1620144724">
          <w:marLeft w:val="640"/>
          <w:marRight w:val="0"/>
          <w:marTop w:val="0"/>
          <w:marBottom w:val="0"/>
          <w:divBdr>
            <w:top w:val="none" w:sz="0" w:space="0" w:color="auto"/>
            <w:left w:val="none" w:sz="0" w:space="0" w:color="auto"/>
            <w:bottom w:val="none" w:sz="0" w:space="0" w:color="auto"/>
            <w:right w:val="none" w:sz="0" w:space="0" w:color="auto"/>
          </w:divBdr>
        </w:div>
        <w:div w:id="529494294">
          <w:marLeft w:val="640"/>
          <w:marRight w:val="0"/>
          <w:marTop w:val="0"/>
          <w:marBottom w:val="0"/>
          <w:divBdr>
            <w:top w:val="none" w:sz="0" w:space="0" w:color="auto"/>
            <w:left w:val="none" w:sz="0" w:space="0" w:color="auto"/>
            <w:bottom w:val="none" w:sz="0" w:space="0" w:color="auto"/>
            <w:right w:val="none" w:sz="0" w:space="0" w:color="auto"/>
          </w:divBdr>
        </w:div>
        <w:div w:id="267473478">
          <w:marLeft w:val="640"/>
          <w:marRight w:val="0"/>
          <w:marTop w:val="0"/>
          <w:marBottom w:val="0"/>
          <w:divBdr>
            <w:top w:val="none" w:sz="0" w:space="0" w:color="auto"/>
            <w:left w:val="none" w:sz="0" w:space="0" w:color="auto"/>
            <w:bottom w:val="none" w:sz="0" w:space="0" w:color="auto"/>
            <w:right w:val="none" w:sz="0" w:space="0" w:color="auto"/>
          </w:divBdr>
        </w:div>
        <w:div w:id="1452356155">
          <w:marLeft w:val="640"/>
          <w:marRight w:val="0"/>
          <w:marTop w:val="0"/>
          <w:marBottom w:val="0"/>
          <w:divBdr>
            <w:top w:val="none" w:sz="0" w:space="0" w:color="auto"/>
            <w:left w:val="none" w:sz="0" w:space="0" w:color="auto"/>
            <w:bottom w:val="none" w:sz="0" w:space="0" w:color="auto"/>
            <w:right w:val="none" w:sz="0" w:space="0" w:color="auto"/>
          </w:divBdr>
        </w:div>
        <w:div w:id="575168018">
          <w:marLeft w:val="640"/>
          <w:marRight w:val="0"/>
          <w:marTop w:val="0"/>
          <w:marBottom w:val="0"/>
          <w:divBdr>
            <w:top w:val="none" w:sz="0" w:space="0" w:color="auto"/>
            <w:left w:val="none" w:sz="0" w:space="0" w:color="auto"/>
            <w:bottom w:val="none" w:sz="0" w:space="0" w:color="auto"/>
            <w:right w:val="none" w:sz="0" w:space="0" w:color="auto"/>
          </w:divBdr>
        </w:div>
        <w:div w:id="2082215975">
          <w:marLeft w:val="640"/>
          <w:marRight w:val="0"/>
          <w:marTop w:val="0"/>
          <w:marBottom w:val="0"/>
          <w:divBdr>
            <w:top w:val="none" w:sz="0" w:space="0" w:color="auto"/>
            <w:left w:val="none" w:sz="0" w:space="0" w:color="auto"/>
            <w:bottom w:val="none" w:sz="0" w:space="0" w:color="auto"/>
            <w:right w:val="none" w:sz="0" w:space="0" w:color="auto"/>
          </w:divBdr>
        </w:div>
        <w:div w:id="410278039">
          <w:marLeft w:val="640"/>
          <w:marRight w:val="0"/>
          <w:marTop w:val="0"/>
          <w:marBottom w:val="0"/>
          <w:divBdr>
            <w:top w:val="none" w:sz="0" w:space="0" w:color="auto"/>
            <w:left w:val="none" w:sz="0" w:space="0" w:color="auto"/>
            <w:bottom w:val="none" w:sz="0" w:space="0" w:color="auto"/>
            <w:right w:val="none" w:sz="0" w:space="0" w:color="auto"/>
          </w:divBdr>
        </w:div>
        <w:div w:id="1161507585">
          <w:marLeft w:val="640"/>
          <w:marRight w:val="0"/>
          <w:marTop w:val="0"/>
          <w:marBottom w:val="0"/>
          <w:divBdr>
            <w:top w:val="none" w:sz="0" w:space="0" w:color="auto"/>
            <w:left w:val="none" w:sz="0" w:space="0" w:color="auto"/>
            <w:bottom w:val="none" w:sz="0" w:space="0" w:color="auto"/>
            <w:right w:val="none" w:sz="0" w:space="0" w:color="auto"/>
          </w:divBdr>
        </w:div>
        <w:div w:id="1334407187">
          <w:marLeft w:val="640"/>
          <w:marRight w:val="0"/>
          <w:marTop w:val="0"/>
          <w:marBottom w:val="0"/>
          <w:divBdr>
            <w:top w:val="none" w:sz="0" w:space="0" w:color="auto"/>
            <w:left w:val="none" w:sz="0" w:space="0" w:color="auto"/>
            <w:bottom w:val="none" w:sz="0" w:space="0" w:color="auto"/>
            <w:right w:val="none" w:sz="0" w:space="0" w:color="auto"/>
          </w:divBdr>
        </w:div>
        <w:div w:id="726877863">
          <w:marLeft w:val="640"/>
          <w:marRight w:val="0"/>
          <w:marTop w:val="0"/>
          <w:marBottom w:val="0"/>
          <w:divBdr>
            <w:top w:val="none" w:sz="0" w:space="0" w:color="auto"/>
            <w:left w:val="none" w:sz="0" w:space="0" w:color="auto"/>
            <w:bottom w:val="none" w:sz="0" w:space="0" w:color="auto"/>
            <w:right w:val="none" w:sz="0" w:space="0" w:color="auto"/>
          </w:divBdr>
        </w:div>
        <w:div w:id="508257774">
          <w:marLeft w:val="640"/>
          <w:marRight w:val="0"/>
          <w:marTop w:val="0"/>
          <w:marBottom w:val="0"/>
          <w:divBdr>
            <w:top w:val="none" w:sz="0" w:space="0" w:color="auto"/>
            <w:left w:val="none" w:sz="0" w:space="0" w:color="auto"/>
            <w:bottom w:val="none" w:sz="0" w:space="0" w:color="auto"/>
            <w:right w:val="none" w:sz="0" w:space="0" w:color="auto"/>
          </w:divBdr>
        </w:div>
        <w:div w:id="12150198">
          <w:marLeft w:val="640"/>
          <w:marRight w:val="0"/>
          <w:marTop w:val="0"/>
          <w:marBottom w:val="0"/>
          <w:divBdr>
            <w:top w:val="none" w:sz="0" w:space="0" w:color="auto"/>
            <w:left w:val="none" w:sz="0" w:space="0" w:color="auto"/>
            <w:bottom w:val="none" w:sz="0" w:space="0" w:color="auto"/>
            <w:right w:val="none" w:sz="0" w:space="0" w:color="auto"/>
          </w:divBdr>
        </w:div>
        <w:div w:id="273177004">
          <w:marLeft w:val="640"/>
          <w:marRight w:val="0"/>
          <w:marTop w:val="0"/>
          <w:marBottom w:val="0"/>
          <w:divBdr>
            <w:top w:val="none" w:sz="0" w:space="0" w:color="auto"/>
            <w:left w:val="none" w:sz="0" w:space="0" w:color="auto"/>
            <w:bottom w:val="none" w:sz="0" w:space="0" w:color="auto"/>
            <w:right w:val="none" w:sz="0" w:space="0" w:color="auto"/>
          </w:divBdr>
        </w:div>
        <w:div w:id="1106576499">
          <w:marLeft w:val="640"/>
          <w:marRight w:val="0"/>
          <w:marTop w:val="0"/>
          <w:marBottom w:val="0"/>
          <w:divBdr>
            <w:top w:val="none" w:sz="0" w:space="0" w:color="auto"/>
            <w:left w:val="none" w:sz="0" w:space="0" w:color="auto"/>
            <w:bottom w:val="none" w:sz="0" w:space="0" w:color="auto"/>
            <w:right w:val="none" w:sz="0" w:space="0" w:color="auto"/>
          </w:divBdr>
        </w:div>
        <w:div w:id="991526802">
          <w:marLeft w:val="640"/>
          <w:marRight w:val="0"/>
          <w:marTop w:val="0"/>
          <w:marBottom w:val="0"/>
          <w:divBdr>
            <w:top w:val="none" w:sz="0" w:space="0" w:color="auto"/>
            <w:left w:val="none" w:sz="0" w:space="0" w:color="auto"/>
            <w:bottom w:val="none" w:sz="0" w:space="0" w:color="auto"/>
            <w:right w:val="none" w:sz="0" w:space="0" w:color="auto"/>
          </w:divBdr>
        </w:div>
        <w:div w:id="680397545">
          <w:marLeft w:val="640"/>
          <w:marRight w:val="0"/>
          <w:marTop w:val="0"/>
          <w:marBottom w:val="0"/>
          <w:divBdr>
            <w:top w:val="none" w:sz="0" w:space="0" w:color="auto"/>
            <w:left w:val="none" w:sz="0" w:space="0" w:color="auto"/>
            <w:bottom w:val="none" w:sz="0" w:space="0" w:color="auto"/>
            <w:right w:val="none" w:sz="0" w:space="0" w:color="auto"/>
          </w:divBdr>
        </w:div>
        <w:div w:id="231276723">
          <w:marLeft w:val="640"/>
          <w:marRight w:val="0"/>
          <w:marTop w:val="0"/>
          <w:marBottom w:val="0"/>
          <w:divBdr>
            <w:top w:val="none" w:sz="0" w:space="0" w:color="auto"/>
            <w:left w:val="none" w:sz="0" w:space="0" w:color="auto"/>
            <w:bottom w:val="none" w:sz="0" w:space="0" w:color="auto"/>
            <w:right w:val="none" w:sz="0" w:space="0" w:color="auto"/>
          </w:divBdr>
        </w:div>
        <w:div w:id="1783453777">
          <w:marLeft w:val="640"/>
          <w:marRight w:val="0"/>
          <w:marTop w:val="0"/>
          <w:marBottom w:val="0"/>
          <w:divBdr>
            <w:top w:val="none" w:sz="0" w:space="0" w:color="auto"/>
            <w:left w:val="none" w:sz="0" w:space="0" w:color="auto"/>
            <w:bottom w:val="none" w:sz="0" w:space="0" w:color="auto"/>
            <w:right w:val="none" w:sz="0" w:space="0" w:color="auto"/>
          </w:divBdr>
        </w:div>
        <w:div w:id="1272778690">
          <w:marLeft w:val="640"/>
          <w:marRight w:val="0"/>
          <w:marTop w:val="0"/>
          <w:marBottom w:val="0"/>
          <w:divBdr>
            <w:top w:val="none" w:sz="0" w:space="0" w:color="auto"/>
            <w:left w:val="none" w:sz="0" w:space="0" w:color="auto"/>
            <w:bottom w:val="none" w:sz="0" w:space="0" w:color="auto"/>
            <w:right w:val="none" w:sz="0" w:space="0" w:color="auto"/>
          </w:divBdr>
        </w:div>
        <w:div w:id="214126318">
          <w:marLeft w:val="640"/>
          <w:marRight w:val="0"/>
          <w:marTop w:val="0"/>
          <w:marBottom w:val="0"/>
          <w:divBdr>
            <w:top w:val="none" w:sz="0" w:space="0" w:color="auto"/>
            <w:left w:val="none" w:sz="0" w:space="0" w:color="auto"/>
            <w:bottom w:val="none" w:sz="0" w:space="0" w:color="auto"/>
            <w:right w:val="none" w:sz="0" w:space="0" w:color="auto"/>
          </w:divBdr>
        </w:div>
        <w:div w:id="624192453">
          <w:marLeft w:val="640"/>
          <w:marRight w:val="0"/>
          <w:marTop w:val="0"/>
          <w:marBottom w:val="0"/>
          <w:divBdr>
            <w:top w:val="none" w:sz="0" w:space="0" w:color="auto"/>
            <w:left w:val="none" w:sz="0" w:space="0" w:color="auto"/>
            <w:bottom w:val="none" w:sz="0" w:space="0" w:color="auto"/>
            <w:right w:val="none" w:sz="0" w:space="0" w:color="auto"/>
          </w:divBdr>
        </w:div>
        <w:div w:id="464271596">
          <w:marLeft w:val="640"/>
          <w:marRight w:val="0"/>
          <w:marTop w:val="0"/>
          <w:marBottom w:val="0"/>
          <w:divBdr>
            <w:top w:val="none" w:sz="0" w:space="0" w:color="auto"/>
            <w:left w:val="none" w:sz="0" w:space="0" w:color="auto"/>
            <w:bottom w:val="none" w:sz="0" w:space="0" w:color="auto"/>
            <w:right w:val="none" w:sz="0" w:space="0" w:color="auto"/>
          </w:divBdr>
        </w:div>
        <w:div w:id="1443765960">
          <w:marLeft w:val="640"/>
          <w:marRight w:val="0"/>
          <w:marTop w:val="0"/>
          <w:marBottom w:val="0"/>
          <w:divBdr>
            <w:top w:val="none" w:sz="0" w:space="0" w:color="auto"/>
            <w:left w:val="none" w:sz="0" w:space="0" w:color="auto"/>
            <w:bottom w:val="none" w:sz="0" w:space="0" w:color="auto"/>
            <w:right w:val="none" w:sz="0" w:space="0" w:color="auto"/>
          </w:divBdr>
        </w:div>
        <w:div w:id="1631015433">
          <w:marLeft w:val="640"/>
          <w:marRight w:val="0"/>
          <w:marTop w:val="0"/>
          <w:marBottom w:val="0"/>
          <w:divBdr>
            <w:top w:val="none" w:sz="0" w:space="0" w:color="auto"/>
            <w:left w:val="none" w:sz="0" w:space="0" w:color="auto"/>
            <w:bottom w:val="none" w:sz="0" w:space="0" w:color="auto"/>
            <w:right w:val="none" w:sz="0" w:space="0" w:color="auto"/>
          </w:divBdr>
        </w:div>
        <w:div w:id="903222120">
          <w:marLeft w:val="640"/>
          <w:marRight w:val="0"/>
          <w:marTop w:val="0"/>
          <w:marBottom w:val="0"/>
          <w:divBdr>
            <w:top w:val="none" w:sz="0" w:space="0" w:color="auto"/>
            <w:left w:val="none" w:sz="0" w:space="0" w:color="auto"/>
            <w:bottom w:val="none" w:sz="0" w:space="0" w:color="auto"/>
            <w:right w:val="none" w:sz="0" w:space="0" w:color="auto"/>
          </w:divBdr>
        </w:div>
        <w:div w:id="18512713">
          <w:marLeft w:val="640"/>
          <w:marRight w:val="0"/>
          <w:marTop w:val="0"/>
          <w:marBottom w:val="0"/>
          <w:divBdr>
            <w:top w:val="none" w:sz="0" w:space="0" w:color="auto"/>
            <w:left w:val="none" w:sz="0" w:space="0" w:color="auto"/>
            <w:bottom w:val="none" w:sz="0" w:space="0" w:color="auto"/>
            <w:right w:val="none" w:sz="0" w:space="0" w:color="auto"/>
          </w:divBdr>
        </w:div>
        <w:div w:id="1120537704">
          <w:marLeft w:val="640"/>
          <w:marRight w:val="0"/>
          <w:marTop w:val="0"/>
          <w:marBottom w:val="0"/>
          <w:divBdr>
            <w:top w:val="none" w:sz="0" w:space="0" w:color="auto"/>
            <w:left w:val="none" w:sz="0" w:space="0" w:color="auto"/>
            <w:bottom w:val="none" w:sz="0" w:space="0" w:color="auto"/>
            <w:right w:val="none" w:sz="0" w:space="0" w:color="auto"/>
          </w:divBdr>
        </w:div>
        <w:div w:id="241304218">
          <w:marLeft w:val="640"/>
          <w:marRight w:val="0"/>
          <w:marTop w:val="0"/>
          <w:marBottom w:val="0"/>
          <w:divBdr>
            <w:top w:val="none" w:sz="0" w:space="0" w:color="auto"/>
            <w:left w:val="none" w:sz="0" w:space="0" w:color="auto"/>
            <w:bottom w:val="none" w:sz="0" w:space="0" w:color="auto"/>
            <w:right w:val="none" w:sz="0" w:space="0" w:color="auto"/>
          </w:divBdr>
        </w:div>
        <w:div w:id="1433479460">
          <w:marLeft w:val="640"/>
          <w:marRight w:val="0"/>
          <w:marTop w:val="0"/>
          <w:marBottom w:val="0"/>
          <w:divBdr>
            <w:top w:val="none" w:sz="0" w:space="0" w:color="auto"/>
            <w:left w:val="none" w:sz="0" w:space="0" w:color="auto"/>
            <w:bottom w:val="none" w:sz="0" w:space="0" w:color="auto"/>
            <w:right w:val="none" w:sz="0" w:space="0" w:color="auto"/>
          </w:divBdr>
        </w:div>
        <w:div w:id="1393693095">
          <w:marLeft w:val="640"/>
          <w:marRight w:val="0"/>
          <w:marTop w:val="0"/>
          <w:marBottom w:val="0"/>
          <w:divBdr>
            <w:top w:val="none" w:sz="0" w:space="0" w:color="auto"/>
            <w:left w:val="none" w:sz="0" w:space="0" w:color="auto"/>
            <w:bottom w:val="none" w:sz="0" w:space="0" w:color="auto"/>
            <w:right w:val="none" w:sz="0" w:space="0" w:color="auto"/>
          </w:divBdr>
        </w:div>
      </w:divsChild>
    </w:div>
    <w:div w:id="898325912">
      <w:bodyDiv w:val="1"/>
      <w:marLeft w:val="0"/>
      <w:marRight w:val="0"/>
      <w:marTop w:val="0"/>
      <w:marBottom w:val="0"/>
      <w:divBdr>
        <w:top w:val="none" w:sz="0" w:space="0" w:color="auto"/>
        <w:left w:val="none" w:sz="0" w:space="0" w:color="auto"/>
        <w:bottom w:val="none" w:sz="0" w:space="0" w:color="auto"/>
        <w:right w:val="none" w:sz="0" w:space="0" w:color="auto"/>
      </w:divBdr>
    </w:div>
    <w:div w:id="902330275">
      <w:bodyDiv w:val="1"/>
      <w:marLeft w:val="0"/>
      <w:marRight w:val="0"/>
      <w:marTop w:val="0"/>
      <w:marBottom w:val="0"/>
      <w:divBdr>
        <w:top w:val="none" w:sz="0" w:space="0" w:color="auto"/>
        <w:left w:val="none" w:sz="0" w:space="0" w:color="auto"/>
        <w:bottom w:val="none" w:sz="0" w:space="0" w:color="auto"/>
        <w:right w:val="none" w:sz="0" w:space="0" w:color="auto"/>
      </w:divBdr>
    </w:div>
    <w:div w:id="905382952">
      <w:bodyDiv w:val="1"/>
      <w:marLeft w:val="0"/>
      <w:marRight w:val="0"/>
      <w:marTop w:val="0"/>
      <w:marBottom w:val="0"/>
      <w:divBdr>
        <w:top w:val="none" w:sz="0" w:space="0" w:color="auto"/>
        <w:left w:val="none" w:sz="0" w:space="0" w:color="auto"/>
        <w:bottom w:val="none" w:sz="0" w:space="0" w:color="auto"/>
        <w:right w:val="none" w:sz="0" w:space="0" w:color="auto"/>
      </w:divBdr>
      <w:divsChild>
        <w:div w:id="2011054329">
          <w:marLeft w:val="480"/>
          <w:marRight w:val="0"/>
          <w:marTop w:val="0"/>
          <w:marBottom w:val="0"/>
          <w:divBdr>
            <w:top w:val="none" w:sz="0" w:space="0" w:color="auto"/>
            <w:left w:val="none" w:sz="0" w:space="0" w:color="auto"/>
            <w:bottom w:val="none" w:sz="0" w:space="0" w:color="auto"/>
            <w:right w:val="none" w:sz="0" w:space="0" w:color="auto"/>
          </w:divBdr>
        </w:div>
        <w:div w:id="910046852">
          <w:marLeft w:val="480"/>
          <w:marRight w:val="0"/>
          <w:marTop w:val="0"/>
          <w:marBottom w:val="0"/>
          <w:divBdr>
            <w:top w:val="none" w:sz="0" w:space="0" w:color="auto"/>
            <w:left w:val="none" w:sz="0" w:space="0" w:color="auto"/>
            <w:bottom w:val="none" w:sz="0" w:space="0" w:color="auto"/>
            <w:right w:val="none" w:sz="0" w:space="0" w:color="auto"/>
          </w:divBdr>
        </w:div>
        <w:div w:id="200754602">
          <w:marLeft w:val="480"/>
          <w:marRight w:val="0"/>
          <w:marTop w:val="0"/>
          <w:marBottom w:val="0"/>
          <w:divBdr>
            <w:top w:val="none" w:sz="0" w:space="0" w:color="auto"/>
            <w:left w:val="none" w:sz="0" w:space="0" w:color="auto"/>
            <w:bottom w:val="none" w:sz="0" w:space="0" w:color="auto"/>
            <w:right w:val="none" w:sz="0" w:space="0" w:color="auto"/>
          </w:divBdr>
        </w:div>
        <w:div w:id="908226987">
          <w:marLeft w:val="480"/>
          <w:marRight w:val="0"/>
          <w:marTop w:val="0"/>
          <w:marBottom w:val="0"/>
          <w:divBdr>
            <w:top w:val="none" w:sz="0" w:space="0" w:color="auto"/>
            <w:left w:val="none" w:sz="0" w:space="0" w:color="auto"/>
            <w:bottom w:val="none" w:sz="0" w:space="0" w:color="auto"/>
            <w:right w:val="none" w:sz="0" w:space="0" w:color="auto"/>
          </w:divBdr>
        </w:div>
        <w:div w:id="1678465192">
          <w:marLeft w:val="480"/>
          <w:marRight w:val="0"/>
          <w:marTop w:val="0"/>
          <w:marBottom w:val="0"/>
          <w:divBdr>
            <w:top w:val="none" w:sz="0" w:space="0" w:color="auto"/>
            <w:left w:val="none" w:sz="0" w:space="0" w:color="auto"/>
            <w:bottom w:val="none" w:sz="0" w:space="0" w:color="auto"/>
            <w:right w:val="none" w:sz="0" w:space="0" w:color="auto"/>
          </w:divBdr>
        </w:div>
        <w:div w:id="975184645">
          <w:marLeft w:val="480"/>
          <w:marRight w:val="0"/>
          <w:marTop w:val="0"/>
          <w:marBottom w:val="0"/>
          <w:divBdr>
            <w:top w:val="none" w:sz="0" w:space="0" w:color="auto"/>
            <w:left w:val="none" w:sz="0" w:space="0" w:color="auto"/>
            <w:bottom w:val="none" w:sz="0" w:space="0" w:color="auto"/>
            <w:right w:val="none" w:sz="0" w:space="0" w:color="auto"/>
          </w:divBdr>
        </w:div>
        <w:div w:id="444931893">
          <w:marLeft w:val="480"/>
          <w:marRight w:val="0"/>
          <w:marTop w:val="0"/>
          <w:marBottom w:val="0"/>
          <w:divBdr>
            <w:top w:val="none" w:sz="0" w:space="0" w:color="auto"/>
            <w:left w:val="none" w:sz="0" w:space="0" w:color="auto"/>
            <w:bottom w:val="none" w:sz="0" w:space="0" w:color="auto"/>
            <w:right w:val="none" w:sz="0" w:space="0" w:color="auto"/>
          </w:divBdr>
        </w:div>
        <w:div w:id="1359963469">
          <w:marLeft w:val="480"/>
          <w:marRight w:val="0"/>
          <w:marTop w:val="0"/>
          <w:marBottom w:val="0"/>
          <w:divBdr>
            <w:top w:val="none" w:sz="0" w:space="0" w:color="auto"/>
            <w:left w:val="none" w:sz="0" w:space="0" w:color="auto"/>
            <w:bottom w:val="none" w:sz="0" w:space="0" w:color="auto"/>
            <w:right w:val="none" w:sz="0" w:space="0" w:color="auto"/>
          </w:divBdr>
        </w:div>
        <w:div w:id="1555896994">
          <w:marLeft w:val="480"/>
          <w:marRight w:val="0"/>
          <w:marTop w:val="0"/>
          <w:marBottom w:val="0"/>
          <w:divBdr>
            <w:top w:val="none" w:sz="0" w:space="0" w:color="auto"/>
            <w:left w:val="none" w:sz="0" w:space="0" w:color="auto"/>
            <w:bottom w:val="none" w:sz="0" w:space="0" w:color="auto"/>
            <w:right w:val="none" w:sz="0" w:space="0" w:color="auto"/>
          </w:divBdr>
        </w:div>
        <w:div w:id="977144270">
          <w:marLeft w:val="480"/>
          <w:marRight w:val="0"/>
          <w:marTop w:val="0"/>
          <w:marBottom w:val="0"/>
          <w:divBdr>
            <w:top w:val="none" w:sz="0" w:space="0" w:color="auto"/>
            <w:left w:val="none" w:sz="0" w:space="0" w:color="auto"/>
            <w:bottom w:val="none" w:sz="0" w:space="0" w:color="auto"/>
            <w:right w:val="none" w:sz="0" w:space="0" w:color="auto"/>
          </w:divBdr>
        </w:div>
        <w:div w:id="560100980">
          <w:marLeft w:val="480"/>
          <w:marRight w:val="0"/>
          <w:marTop w:val="0"/>
          <w:marBottom w:val="0"/>
          <w:divBdr>
            <w:top w:val="none" w:sz="0" w:space="0" w:color="auto"/>
            <w:left w:val="none" w:sz="0" w:space="0" w:color="auto"/>
            <w:bottom w:val="none" w:sz="0" w:space="0" w:color="auto"/>
            <w:right w:val="none" w:sz="0" w:space="0" w:color="auto"/>
          </w:divBdr>
        </w:div>
        <w:div w:id="1578057026">
          <w:marLeft w:val="480"/>
          <w:marRight w:val="0"/>
          <w:marTop w:val="0"/>
          <w:marBottom w:val="0"/>
          <w:divBdr>
            <w:top w:val="none" w:sz="0" w:space="0" w:color="auto"/>
            <w:left w:val="none" w:sz="0" w:space="0" w:color="auto"/>
            <w:bottom w:val="none" w:sz="0" w:space="0" w:color="auto"/>
            <w:right w:val="none" w:sz="0" w:space="0" w:color="auto"/>
          </w:divBdr>
        </w:div>
        <w:div w:id="590313462">
          <w:marLeft w:val="480"/>
          <w:marRight w:val="0"/>
          <w:marTop w:val="0"/>
          <w:marBottom w:val="0"/>
          <w:divBdr>
            <w:top w:val="none" w:sz="0" w:space="0" w:color="auto"/>
            <w:left w:val="none" w:sz="0" w:space="0" w:color="auto"/>
            <w:bottom w:val="none" w:sz="0" w:space="0" w:color="auto"/>
            <w:right w:val="none" w:sz="0" w:space="0" w:color="auto"/>
          </w:divBdr>
        </w:div>
        <w:div w:id="1032925517">
          <w:marLeft w:val="480"/>
          <w:marRight w:val="0"/>
          <w:marTop w:val="0"/>
          <w:marBottom w:val="0"/>
          <w:divBdr>
            <w:top w:val="none" w:sz="0" w:space="0" w:color="auto"/>
            <w:left w:val="none" w:sz="0" w:space="0" w:color="auto"/>
            <w:bottom w:val="none" w:sz="0" w:space="0" w:color="auto"/>
            <w:right w:val="none" w:sz="0" w:space="0" w:color="auto"/>
          </w:divBdr>
        </w:div>
        <w:div w:id="1640498618">
          <w:marLeft w:val="480"/>
          <w:marRight w:val="0"/>
          <w:marTop w:val="0"/>
          <w:marBottom w:val="0"/>
          <w:divBdr>
            <w:top w:val="none" w:sz="0" w:space="0" w:color="auto"/>
            <w:left w:val="none" w:sz="0" w:space="0" w:color="auto"/>
            <w:bottom w:val="none" w:sz="0" w:space="0" w:color="auto"/>
            <w:right w:val="none" w:sz="0" w:space="0" w:color="auto"/>
          </w:divBdr>
        </w:div>
        <w:div w:id="1295060162">
          <w:marLeft w:val="480"/>
          <w:marRight w:val="0"/>
          <w:marTop w:val="0"/>
          <w:marBottom w:val="0"/>
          <w:divBdr>
            <w:top w:val="none" w:sz="0" w:space="0" w:color="auto"/>
            <w:left w:val="none" w:sz="0" w:space="0" w:color="auto"/>
            <w:bottom w:val="none" w:sz="0" w:space="0" w:color="auto"/>
            <w:right w:val="none" w:sz="0" w:space="0" w:color="auto"/>
          </w:divBdr>
        </w:div>
        <w:div w:id="1764955593">
          <w:marLeft w:val="480"/>
          <w:marRight w:val="0"/>
          <w:marTop w:val="0"/>
          <w:marBottom w:val="0"/>
          <w:divBdr>
            <w:top w:val="none" w:sz="0" w:space="0" w:color="auto"/>
            <w:left w:val="none" w:sz="0" w:space="0" w:color="auto"/>
            <w:bottom w:val="none" w:sz="0" w:space="0" w:color="auto"/>
            <w:right w:val="none" w:sz="0" w:space="0" w:color="auto"/>
          </w:divBdr>
        </w:div>
        <w:div w:id="1116830210">
          <w:marLeft w:val="480"/>
          <w:marRight w:val="0"/>
          <w:marTop w:val="0"/>
          <w:marBottom w:val="0"/>
          <w:divBdr>
            <w:top w:val="none" w:sz="0" w:space="0" w:color="auto"/>
            <w:left w:val="none" w:sz="0" w:space="0" w:color="auto"/>
            <w:bottom w:val="none" w:sz="0" w:space="0" w:color="auto"/>
            <w:right w:val="none" w:sz="0" w:space="0" w:color="auto"/>
          </w:divBdr>
        </w:div>
        <w:div w:id="1132871759">
          <w:marLeft w:val="480"/>
          <w:marRight w:val="0"/>
          <w:marTop w:val="0"/>
          <w:marBottom w:val="0"/>
          <w:divBdr>
            <w:top w:val="none" w:sz="0" w:space="0" w:color="auto"/>
            <w:left w:val="none" w:sz="0" w:space="0" w:color="auto"/>
            <w:bottom w:val="none" w:sz="0" w:space="0" w:color="auto"/>
            <w:right w:val="none" w:sz="0" w:space="0" w:color="auto"/>
          </w:divBdr>
        </w:div>
        <w:div w:id="699281956">
          <w:marLeft w:val="480"/>
          <w:marRight w:val="0"/>
          <w:marTop w:val="0"/>
          <w:marBottom w:val="0"/>
          <w:divBdr>
            <w:top w:val="none" w:sz="0" w:space="0" w:color="auto"/>
            <w:left w:val="none" w:sz="0" w:space="0" w:color="auto"/>
            <w:bottom w:val="none" w:sz="0" w:space="0" w:color="auto"/>
            <w:right w:val="none" w:sz="0" w:space="0" w:color="auto"/>
          </w:divBdr>
        </w:div>
        <w:div w:id="549075209">
          <w:marLeft w:val="480"/>
          <w:marRight w:val="0"/>
          <w:marTop w:val="0"/>
          <w:marBottom w:val="0"/>
          <w:divBdr>
            <w:top w:val="none" w:sz="0" w:space="0" w:color="auto"/>
            <w:left w:val="none" w:sz="0" w:space="0" w:color="auto"/>
            <w:bottom w:val="none" w:sz="0" w:space="0" w:color="auto"/>
            <w:right w:val="none" w:sz="0" w:space="0" w:color="auto"/>
          </w:divBdr>
        </w:div>
        <w:div w:id="751312237">
          <w:marLeft w:val="480"/>
          <w:marRight w:val="0"/>
          <w:marTop w:val="0"/>
          <w:marBottom w:val="0"/>
          <w:divBdr>
            <w:top w:val="none" w:sz="0" w:space="0" w:color="auto"/>
            <w:left w:val="none" w:sz="0" w:space="0" w:color="auto"/>
            <w:bottom w:val="none" w:sz="0" w:space="0" w:color="auto"/>
            <w:right w:val="none" w:sz="0" w:space="0" w:color="auto"/>
          </w:divBdr>
        </w:div>
        <w:div w:id="1969314158">
          <w:marLeft w:val="480"/>
          <w:marRight w:val="0"/>
          <w:marTop w:val="0"/>
          <w:marBottom w:val="0"/>
          <w:divBdr>
            <w:top w:val="none" w:sz="0" w:space="0" w:color="auto"/>
            <w:left w:val="none" w:sz="0" w:space="0" w:color="auto"/>
            <w:bottom w:val="none" w:sz="0" w:space="0" w:color="auto"/>
            <w:right w:val="none" w:sz="0" w:space="0" w:color="auto"/>
          </w:divBdr>
        </w:div>
        <w:div w:id="86048889">
          <w:marLeft w:val="480"/>
          <w:marRight w:val="0"/>
          <w:marTop w:val="0"/>
          <w:marBottom w:val="0"/>
          <w:divBdr>
            <w:top w:val="none" w:sz="0" w:space="0" w:color="auto"/>
            <w:left w:val="none" w:sz="0" w:space="0" w:color="auto"/>
            <w:bottom w:val="none" w:sz="0" w:space="0" w:color="auto"/>
            <w:right w:val="none" w:sz="0" w:space="0" w:color="auto"/>
          </w:divBdr>
        </w:div>
        <w:div w:id="646250905">
          <w:marLeft w:val="480"/>
          <w:marRight w:val="0"/>
          <w:marTop w:val="0"/>
          <w:marBottom w:val="0"/>
          <w:divBdr>
            <w:top w:val="none" w:sz="0" w:space="0" w:color="auto"/>
            <w:left w:val="none" w:sz="0" w:space="0" w:color="auto"/>
            <w:bottom w:val="none" w:sz="0" w:space="0" w:color="auto"/>
            <w:right w:val="none" w:sz="0" w:space="0" w:color="auto"/>
          </w:divBdr>
        </w:div>
        <w:div w:id="1394818886">
          <w:marLeft w:val="480"/>
          <w:marRight w:val="0"/>
          <w:marTop w:val="0"/>
          <w:marBottom w:val="0"/>
          <w:divBdr>
            <w:top w:val="none" w:sz="0" w:space="0" w:color="auto"/>
            <w:left w:val="none" w:sz="0" w:space="0" w:color="auto"/>
            <w:bottom w:val="none" w:sz="0" w:space="0" w:color="auto"/>
            <w:right w:val="none" w:sz="0" w:space="0" w:color="auto"/>
          </w:divBdr>
        </w:div>
        <w:div w:id="1879124572">
          <w:marLeft w:val="480"/>
          <w:marRight w:val="0"/>
          <w:marTop w:val="0"/>
          <w:marBottom w:val="0"/>
          <w:divBdr>
            <w:top w:val="none" w:sz="0" w:space="0" w:color="auto"/>
            <w:left w:val="none" w:sz="0" w:space="0" w:color="auto"/>
            <w:bottom w:val="none" w:sz="0" w:space="0" w:color="auto"/>
            <w:right w:val="none" w:sz="0" w:space="0" w:color="auto"/>
          </w:divBdr>
        </w:div>
        <w:div w:id="581112139">
          <w:marLeft w:val="480"/>
          <w:marRight w:val="0"/>
          <w:marTop w:val="0"/>
          <w:marBottom w:val="0"/>
          <w:divBdr>
            <w:top w:val="none" w:sz="0" w:space="0" w:color="auto"/>
            <w:left w:val="none" w:sz="0" w:space="0" w:color="auto"/>
            <w:bottom w:val="none" w:sz="0" w:space="0" w:color="auto"/>
            <w:right w:val="none" w:sz="0" w:space="0" w:color="auto"/>
          </w:divBdr>
        </w:div>
        <w:div w:id="40252808">
          <w:marLeft w:val="480"/>
          <w:marRight w:val="0"/>
          <w:marTop w:val="0"/>
          <w:marBottom w:val="0"/>
          <w:divBdr>
            <w:top w:val="none" w:sz="0" w:space="0" w:color="auto"/>
            <w:left w:val="none" w:sz="0" w:space="0" w:color="auto"/>
            <w:bottom w:val="none" w:sz="0" w:space="0" w:color="auto"/>
            <w:right w:val="none" w:sz="0" w:space="0" w:color="auto"/>
          </w:divBdr>
        </w:div>
        <w:div w:id="707680074">
          <w:marLeft w:val="480"/>
          <w:marRight w:val="0"/>
          <w:marTop w:val="0"/>
          <w:marBottom w:val="0"/>
          <w:divBdr>
            <w:top w:val="none" w:sz="0" w:space="0" w:color="auto"/>
            <w:left w:val="none" w:sz="0" w:space="0" w:color="auto"/>
            <w:bottom w:val="none" w:sz="0" w:space="0" w:color="auto"/>
            <w:right w:val="none" w:sz="0" w:space="0" w:color="auto"/>
          </w:divBdr>
        </w:div>
        <w:div w:id="1626036458">
          <w:marLeft w:val="480"/>
          <w:marRight w:val="0"/>
          <w:marTop w:val="0"/>
          <w:marBottom w:val="0"/>
          <w:divBdr>
            <w:top w:val="none" w:sz="0" w:space="0" w:color="auto"/>
            <w:left w:val="none" w:sz="0" w:space="0" w:color="auto"/>
            <w:bottom w:val="none" w:sz="0" w:space="0" w:color="auto"/>
            <w:right w:val="none" w:sz="0" w:space="0" w:color="auto"/>
          </w:divBdr>
        </w:div>
        <w:div w:id="967929984">
          <w:marLeft w:val="480"/>
          <w:marRight w:val="0"/>
          <w:marTop w:val="0"/>
          <w:marBottom w:val="0"/>
          <w:divBdr>
            <w:top w:val="none" w:sz="0" w:space="0" w:color="auto"/>
            <w:left w:val="none" w:sz="0" w:space="0" w:color="auto"/>
            <w:bottom w:val="none" w:sz="0" w:space="0" w:color="auto"/>
            <w:right w:val="none" w:sz="0" w:space="0" w:color="auto"/>
          </w:divBdr>
        </w:div>
        <w:div w:id="213125851">
          <w:marLeft w:val="480"/>
          <w:marRight w:val="0"/>
          <w:marTop w:val="0"/>
          <w:marBottom w:val="0"/>
          <w:divBdr>
            <w:top w:val="none" w:sz="0" w:space="0" w:color="auto"/>
            <w:left w:val="none" w:sz="0" w:space="0" w:color="auto"/>
            <w:bottom w:val="none" w:sz="0" w:space="0" w:color="auto"/>
            <w:right w:val="none" w:sz="0" w:space="0" w:color="auto"/>
          </w:divBdr>
        </w:div>
        <w:div w:id="1906332059">
          <w:marLeft w:val="480"/>
          <w:marRight w:val="0"/>
          <w:marTop w:val="0"/>
          <w:marBottom w:val="0"/>
          <w:divBdr>
            <w:top w:val="none" w:sz="0" w:space="0" w:color="auto"/>
            <w:left w:val="none" w:sz="0" w:space="0" w:color="auto"/>
            <w:bottom w:val="none" w:sz="0" w:space="0" w:color="auto"/>
            <w:right w:val="none" w:sz="0" w:space="0" w:color="auto"/>
          </w:divBdr>
        </w:div>
        <w:div w:id="1428113166">
          <w:marLeft w:val="480"/>
          <w:marRight w:val="0"/>
          <w:marTop w:val="0"/>
          <w:marBottom w:val="0"/>
          <w:divBdr>
            <w:top w:val="none" w:sz="0" w:space="0" w:color="auto"/>
            <w:left w:val="none" w:sz="0" w:space="0" w:color="auto"/>
            <w:bottom w:val="none" w:sz="0" w:space="0" w:color="auto"/>
            <w:right w:val="none" w:sz="0" w:space="0" w:color="auto"/>
          </w:divBdr>
        </w:div>
        <w:div w:id="1945913599">
          <w:marLeft w:val="480"/>
          <w:marRight w:val="0"/>
          <w:marTop w:val="0"/>
          <w:marBottom w:val="0"/>
          <w:divBdr>
            <w:top w:val="none" w:sz="0" w:space="0" w:color="auto"/>
            <w:left w:val="none" w:sz="0" w:space="0" w:color="auto"/>
            <w:bottom w:val="none" w:sz="0" w:space="0" w:color="auto"/>
            <w:right w:val="none" w:sz="0" w:space="0" w:color="auto"/>
          </w:divBdr>
        </w:div>
        <w:div w:id="46534348">
          <w:marLeft w:val="480"/>
          <w:marRight w:val="0"/>
          <w:marTop w:val="0"/>
          <w:marBottom w:val="0"/>
          <w:divBdr>
            <w:top w:val="none" w:sz="0" w:space="0" w:color="auto"/>
            <w:left w:val="none" w:sz="0" w:space="0" w:color="auto"/>
            <w:bottom w:val="none" w:sz="0" w:space="0" w:color="auto"/>
            <w:right w:val="none" w:sz="0" w:space="0" w:color="auto"/>
          </w:divBdr>
        </w:div>
        <w:div w:id="693113451">
          <w:marLeft w:val="480"/>
          <w:marRight w:val="0"/>
          <w:marTop w:val="0"/>
          <w:marBottom w:val="0"/>
          <w:divBdr>
            <w:top w:val="none" w:sz="0" w:space="0" w:color="auto"/>
            <w:left w:val="none" w:sz="0" w:space="0" w:color="auto"/>
            <w:bottom w:val="none" w:sz="0" w:space="0" w:color="auto"/>
            <w:right w:val="none" w:sz="0" w:space="0" w:color="auto"/>
          </w:divBdr>
        </w:div>
        <w:div w:id="387656334">
          <w:marLeft w:val="480"/>
          <w:marRight w:val="0"/>
          <w:marTop w:val="0"/>
          <w:marBottom w:val="0"/>
          <w:divBdr>
            <w:top w:val="none" w:sz="0" w:space="0" w:color="auto"/>
            <w:left w:val="none" w:sz="0" w:space="0" w:color="auto"/>
            <w:bottom w:val="none" w:sz="0" w:space="0" w:color="auto"/>
            <w:right w:val="none" w:sz="0" w:space="0" w:color="auto"/>
          </w:divBdr>
        </w:div>
        <w:div w:id="579606455">
          <w:marLeft w:val="480"/>
          <w:marRight w:val="0"/>
          <w:marTop w:val="0"/>
          <w:marBottom w:val="0"/>
          <w:divBdr>
            <w:top w:val="none" w:sz="0" w:space="0" w:color="auto"/>
            <w:left w:val="none" w:sz="0" w:space="0" w:color="auto"/>
            <w:bottom w:val="none" w:sz="0" w:space="0" w:color="auto"/>
            <w:right w:val="none" w:sz="0" w:space="0" w:color="auto"/>
          </w:divBdr>
        </w:div>
        <w:div w:id="1398550046">
          <w:marLeft w:val="480"/>
          <w:marRight w:val="0"/>
          <w:marTop w:val="0"/>
          <w:marBottom w:val="0"/>
          <w:divBdr>
            <w:top w:val="none" w:sz="0" w:space="0" w:color="auto"/>
            <w:left w:val="none" w:sz="0" w:space="0" w:color="auto"/>
            <w:bottom w:val="none" w:sz="0" w:space="0" w:color="auto"/>
            <w:right w:val="none" w:sz="0" w:space="0" w:color="auto"/>
          </w:divBdr>
        </w:div>
        <w:div w:id="1305890866">
          <w:marLeft w:val="480"/>
          <w:marRight w:val="0"/>
          <w:marTop w:val="0"/>
          <w:marBottom w:val="0"/>
          <w:divBdr>
            <w:top w:val="none" w:sz="0" w:space="0" w:color="auto"/>
            <w:left w:val="none" w:sz="0" w:space="0" w:color="auto"/>
            <w:bottom w:val="none" w:sz="0" w:space="0" w:color="auto"/>
            <w:right w:val="none" w:sz="0" w:space="0" w:color="auto"/>
          </w:divBdr>
        </w:div>
        <w:div w:id="912550096">
          <w:marLeft w:val="480"/>
          <w:marRight w:val="0"/>
          <w:marTop w:val="0"/>
          <w:marBottom w:val="0"/>
          <w:divBdr>
            <w:top w:val="none" w:sz="0" w:space="0" w:color="auto"/>
            <w:left w:val="none" w:sz="0" w:space="0" w:color="auto"/>
            <w:bottom w:val="none" w:sz="0" w:space="0" w:color="auto"/>
            <w:right w:val="none" w:sz="0" w:space="0" w:color="auto"/>
          </w:divBdr>
        </w:div>
        <w:div w:id="336275721">
          <w:marLeft w:val="480"/>
          <w:marRight w:val="0"/>
          <w:marTop w:val="0"/>
          <w:marBottom w:val="0"/>
          <w:divBdr>
            <w:top w:val="none" w:sz="0" w:space="0" w:color="auto"/>
            <w:left w:val="none" w:sz="0" w:space="0" w:color="auto"/>
            <w:bottom w:val="none" w:sz="0" w:space="0" w:color="auto"/>
            <w:right w:val="none" w:sz="0" w:space="0" w:color="auto"/>
          </w:divBdr>
        </w:div>
        <w:div w:id="1649895761">
          <w:marLeft w:val="480"/>
          <w:marRight w:val="0"/>
          <w:marTop w:val="0"/>
          <w:marBottom w:val="0"/>
          <w:divBdr>
            <w:top w:val="none" w:sz="0" w:space="0" w:color="auto"/>
            <w:left w:val="none" w:sz="0" w:space="0" w:color="auto"/>
            <w:bottom w:val="none" w:sz="0" w:space="0" w:color="auto"/>
            <w:right w:val="none" w:sz="0" w:space="0" w:color="auto"/>
          </w:divBdr>
        </w:div>
        <w:div w:id="1987662136">
          <w:marLeft w:val="480"/>
          <w:marRight w:val="0"/>
          <w:marTop w:val="0"/>
          <w:marBottom w:val="0"/>
          <w:divBdr>
            <w:top w:val="none" w:sz="0" w:space="0" w:color="auto"/>
            <w:left w:val="none" w:sz="0" w:space="0" w:color="auto"/>
            <w:bottom w:val="none" w:sz="0" w:space="0" w:color="auto"/>
            <w:right w:val="none" w:sz="0" w:space="0" w:color="auto"/>
          </w:divBdr>
        </w:div>
        <w:div w:id="14501367">
          <w:marLeft w:val="480"/>
          <w:marRight w:val="0"/>
          <w:marTop w:val="0"/>
          <w:marBottom w:val="0"/>
          <w:divBdr>
            <w:top w:val="none" w:sz="0" w:space="0" w:color="auto"/>
            <w:left w:val="none" w:sz="0" w:space="0" w:color="auto"/>
            <w:bottom w:val="none" w:sz="0" w:space="0" w:color="auto"/>
            <w:right w:val="none" w:sz="0" w:space="0" w:color="auto"/>
          </w:divBdr>
        </w:div>
        <w:div w:id="1013457978">
          <w:marLeft w:val="480"/>
          <w:marRight w:val="0"/>
          <w:marTop w:val="0"/>
          <w:marBottom w:val="0"/>
          <w:divBdr>
            <w:top w:val="none" w:sz="0" w:space="0" w:color="auto"/>
            <w:left w:val="none" w:sz="0" w:space="0" w:color="auto"/>
            <w:bottom w:val="none" w:sz="0" w:space="0" w:color="auto"/>
            <w:right w:val="none" w:sz="0" w:space="0" w:color="auto"/>
          </w:divBdr>
        </w:div>
        <w:div w:id="1431391482">
          <w:marLeft w:val="480"/>
          <w:marRight w:val="0"/>
          <w:marTop w:val="0"/>
          <w:marBottom w:val="0"/>
          <w:divBdr>
            <w:top w:val="none" w:sz="0" w:space="0" w:color="auto"/>
            <w:left w:val="none" w:sz="0" w:space="0" w:color="auto"/>
            <w:bottom w:val="none" w:sz="0" w:space="0" w:color="auto"/>
            <w:right w:val="none" w:sz="0" w:space="0" w:color="auto"/>
          </w:divBdr>
        </w:div>
        <w:div w:id="797796344">
          <w:marLeft w:val="480"/>
          <w:marRight w:val="0"/>
          <w:marTop w:val="0"/>
          <w:marBottom w:val="0"/>
          <w:divBdr>
            <w:top w:val="none" w:sz="0" w:space="0" w:color="auto"/>
            <w:left w:val="none" w:sz="0" w:space="0" w:color="auto"/>
            <w:bottom w:val="none" w:sz="0" w:space="0" w:color="auto"/>
            <w:right w:val="none" w:sz="0" w:space="0" w:color="auto"/>
          </w:divBdr>
        </w:div>
        <w:div w:id="1096486591">
          <w:marLeft w:val="480"/>
          <w:marRight w:val="0"/>
          <w:marTop w:val="0"/>
          <w:marBottom w:val="0"/>
          <w:divBdr>
            <w:top w:val="none" w:sz="0" w:space="0" w:color="auto"/>
            <w:left w:val="none" w:sz="0" w:space="0" w:color="auto"/>
            <w:bottom w:val="none" w:sz="0" w:space="0" w:color="auto"/>
            <w:right w:val="none" w:sz="0" w:space="0" w:color="auto"/>
          </w:divBdr>
        </w:div>
        <w:div w:id="982270322">
          <w:marLeft w:val="480"/>
          <w:marRight w:val="0"/>
          <w:marTop w:val="0"/>
          <w:marBottom w:val="0"/>
          <w:divBdr>
            <w:top w:val="none" w:sz="0" w:space="0" w:color="auto"/>
            <w:left w:val="none" w:sz="0" w:space="0" w:color="auto"/>
            <w:bottom w:val="none" w:sz="0" w:space="0" w:color="auto"/>
            <w:right w:val="none" w:sz="0" w:space="0" w:color="auto"/>
          </w:divBdr>
        </w:div>
        <w:div w:id="1020819094">
          <w:marLeft w:val="480"/>
          <w:marRight w:val="0"/>
          <w:marTop w:val="0"/>
          <w:marBottom w:val="0"/>
          <w:divBdr>
            <w:top w:val="none" w:sz="0" w:space="0" w:color="auto"/>
            <w:left w:val="none" w:sz="0" w:space="0" w:color="auto"/>
            <w:bottom w:val="none" w:sz="0" w:space="0" w:color="auto"/>
            <w:right w:val="none" w:sz="0" w:space="0" w:color="auto"/>
          </w:divBdr>
        </w:div>
        <w:div w:id="364017179">
          <w:marLeft w:val="480"/>
          <w:marRight w:val="0"/>
          <w:marTop w:val="0"/>
          <w:marBottom w:val="0"/>
          <w:divBdr>
            <w:top w:val="none" w:sz="0" w:space="0" w:color="auto"/>
            <w:left w:val="none" w:sz="0" w:space="0" w:color="auto"/>
            <w:bottom w:val="none" w:sz="0" w:space="0" w:color="auto"/>
            <w:right w:val="none" w:sz="0" w:space="0" w:color="auto"/>
          </w:divBdr>
        </w:div>
        <w:div w:id="569923795">
          <w:marLeft w:val="480"/>
          <w:marRight w:val="0"/>
          <w:marTop w:val="0"/>
          <w:marBottom w:val="0"/>
          <w:divBdr>
            <w:top w:val="none" w:sz="0" w:space="0" w:color="auto"/>
            <w:left w:val="none" w:sz="0" w:space="0" w:color="auto"/>
            <w:bottom w:val="none" w:sz="0" w:space="0" w:color="auto"/>
            <w:right w:val="none" w:sz="0" w:space="0" w:color="auto"/>
          </w:divBdr>
        </w:div>
        <w:div w:id="898826885">
          <w:marLeft w:val="480"/>
          <w:marRight w:val="0"/>
          <w:marTop w:val="0"/>
          <w:marBottom w:val="0"/>
          <w:divBdr>
            <w:top w:val="none" w:sz="0" w:space="0" w:color="auto"/>
            <w:left w:val="none" w:sz="0" w:space="0" w:color="auto"/>
            <w:bottom w:val="none" w:sz="0" w:space="0" w:color="auto"/>
            <w:right w:val="none" w:sz="0" w:space="0" w:color="auto"/>
          </w:divBdr>
        </w:div>
        <w:div w:id="1052196036">
          <w:marLeft w:val="480"/>
          <w:marRight w:val="0"/>
          <w:marTop w:val="0"/>
          <w:marBottom w:val="0"/>
          <w:divBdr>
            <w:top w:val="none" w:sz="0" w:space="0" w:color="auto"/>
            <w:left w:val="none" w:sz="0" w:space="0" w:color="auto"/>
            <w:bottom w:val="none" w:sz="0" w:space="0" w:color="auto"/>
            <w:right w:val="none" w:sz="0" w:space="0" w:color="auto"/>
          </w:divBdr>
        </w:div>
        <w:div w:id="1193569972">
          <w:marLeft w:val="480"/>
          <w:marRight w:val="0"/>
          <w:marTop w:val="0"/>
          <w:marBottom w:val="0"/>
          <w:divBdr>
            <w:top w:val="none" w:sz="0" w:space="0" w:color="auto"/>
            <w:left w:val="none" w:sz="0" w:space="0" w:color="auto"/>
            <w:bottom w:val="none" w:sz="0" w:space="0" w:color="auto"/>
            <w:right w:val="none" w:sz="0" w:space="0" w:color="auto"/>
          </w:divBdr>
        </w:div>
        <w:div w:id="472067618">
          <w:marLeft w:val="480"/>
          <w:marRight w:val="0"/>
          <w:marTop w:val="0"/>
          <w:marBottom w:val="0"/>
          <w:divBdr>
            <w:top w:val="none" w:sz="0" w:space="0" w:color="auto"/>
            <w:left w:val="none" w:sz="0" w:space="0" w:color="auto"/>
            <w:bottom w:val="none" w:sz="0" w:space="0" w:color="auto"/>
            <w:right w:val="none" w:sz="0" w:space="0" w:color="auto"/>
          </w:divBdr>
        </w:div>
        <w:div w:id="1792899366">
          <w:marLeft w:val="480"/>
          <w:marRight w:val="0"/>
          <w:marTop w:val="0"/>
          <w:marBottom w:val="0"/>
          <w:divBdr>
            <w:top w:val="none" w:sz="0" w:space="0" w:color="auto"/>
            <w:left w:val="none" w:sz="0" w:space="0" w:color="auto"/>
            <w:bottom w:val="none" w:sz="0" w:space="0" w:color="auto"/>
            <w:right w:val="none" w:sz="0" w:space="0" w:color="auto"/>
          </w:divBdr>
        </w:div>
        <w:div w:id="1384521391">
          <w:marLeft w:val="480"/>
          <w:marRight w:val="0"/>
          <w:marTop w:val="0"/>
          <w:marBottom w:val="0"/>
          <w:divBdr>
            <w:top w:val="none" w:sz="0" w:space="0" w:color="auto"/>
            <w:left w:val="none" w:sz="0" w:space="0" w:color="auto"/>
            <w:bottom w:val="none" w:sz="0" w:space="0" w:color="auto"/>
            <w:right w:val="none" w:sz="0" w:space="0" w:color="auto"/>
          </w:divBdr>
        </w:div>
      </w:divsChild>
    </w:div>
    <w:div w:id="907151723">
      <w:bodyDiv w:val="1"/>
      <w:marLeft w:val="0"/>
      <w:marRight w:val="0"/>
      <w:marTop w:val="0"/>
      <w:marBottom w:val="0"/>
      <w:divBdr>
        <w:top w:val="none" w:sz="0" w:space="0" w:color="auto"/>
        <w:left w:val="none" w:sz="0" w:space="0" w:color="auto"/>
        <w:bottom w:val="none" w:sz="0" w:space="0" w:color="auto"/>
        <w:right w:val="none" w:sz="0" w:space="0" w:color="auto"/>
      </w:divBdr>
    </w:div>
    <w:div w:id="907761295">
      <w:bodyDiv w:val="1"/>
      <w:marLeft w:val="0"/>
      <w:marRight w:val="0"/>
      <w:marTop w:val="0"/>
      <w:marBottom w:val="0"/>
      <w:divBdr>
        <w:top w:val="none" w:sz="0" w:space="0" w:color="auto"/>
        <w:left w:val="none" w:sz="0" w:space="0" w:color="auto"/>
        <w:bottom w:val="none" w:sz="0" w:space="0" w:color="auto"/>
        <w:right w:val="none" w:sz="0" w:space="0" w:color="auto"/>
      </w:divBdr>
    </w:div>
    <w:div w:id="909274434">
      <w:bodyDiv w:val="1"/>
      <w:marLeft w:val="0"/>
      <w:marRight w:val="0"/>
      <w:marTop w:val="0"/>
      <w:marBottom w:val="0"/>
      <w:divBdr>
        <w:top w:val="none" w:sz="0" w:space="0" w:color="auto"/>
        <w:left w:val="none" w:sz="0" w:space="0" w:color="auto"/>
        <w:bottom w:val="none" w:sz="0" w:space="0" w:color="auto"/>
        <w:right w:val="none" w:sz="0" w:space="0" w:color="auto"/>
      </w:divBdr>
    </w:div>
    <w:div w:id="911158667">
      <w:bodyDiv w:val="1"/>
      <w:marLeft w:val="0"/>
      <w:marRight w:val="0"/>
      <w:marTop w:val="0"/>
      <w:marBottom w:val="0"/>
      <w:divBdr>
        <w:top w:val="none" w:sz="0" w:space="0" w:color="auto"/>
        <w:left w:val="none" w:sz="0" w:space="0" w:color="auto"/>
        <w:bottom w:val="none" w:sz="0" w:space="0" w:color="auto"/>
        <w:right w:val="none" w:sz="0" w:space="0" w:color="auto"/>
      </w:divBdr>
    </w:div>
    <w:div w:id="912466726">
      <w:bodyDiv w:val="1"/>
      <w:marLeft w:val="0"/>
      <w:marRight w:val="0"/>
      <w:marTop w:val="0"/>
      <w:marBottom w:val="0"/>
      <w:divBdr>
        <w:top w:val="none" w:sz="0" w:space="0" w:color="auto"/>
        <w:left w:val="none" w:sz="0" w:space="0" w:color="auto"/>
        <w:bottom w:val="none" w:sz="0" w:space="0" w:color="auto"/>
        <w:right w:val="none" w:sz="0" w:space="0" w:color="auto"/>
      </w:divBdr>
    </w:div>
    <w:div w:id="913777100">
      <w:bodyDiv w:val="1"/>
      <w:marLeft w:val="0"/>
      <w:marRight w:val="0"/>
      <w:marTop w:val="0"/>
      <w:marBottom w:val="0"/>
      <w:divBdr>
        <w:top w:val="none" w:sz="0" w:space="0" w:color="auto"/>
        <w:left w:val="none" w:sz="0" w:space="0" w:color="auto"/>
        <w:bottom w:val="none" w:sz="0" w:space="0" w:color="auto"/>
        <w:right w:val="none" w:sz="0" w:space="0" w:color="auto"/>
      </w:divBdr>
    </w:div>
    <w:div w:id="915088902">
      <w:bodyDiv w:val="1"/>
      <w:marLeft w:val="0"/>
      <w:marRight w:val="0"/>
      <w:marTop w:val="0"/>
      <w:marBottom w:val="0"/>
      <w:divBdr>
        <w:top w:val="none" w:sz="0" w:space="0" w:color="auto"/>
        <w:left w:val="none" w:sz="0" w:space="0" w:color="auto"/>
        <w:bottom w:val="none" w:sz="0" w:space="0" w:color="auto"/>
        <w:right w:val="none" w:sz="0" w:space="0" w:color="auto"/>
      </w:divBdr>
    </w:div>
    <w:div w:id="918251636">
      <w:bodyDiv w:val="1"/>
      <w:marLeft w:val="0"/>
      <w:marRight w:val="0"/>
      <w:marTop w:val="0"/>
      <w:marBottom w:val="0"/>
      <w:divBdr>
        <w:top w:val="none" w:sz="0" w:space="0" w:color="auto"/>
        <w:left w:val="none" w:sz="0" w:space="0" w:color="auto"/>
        <w:bottom w:val="none" w:sz="0" w:space="0" w:color="auto"/>
        <w:right w:val="none" w:sz="0" w:space="0" w:color="auto"/>
      </w:divBdr>
    </w:div>
    <w:div w:id="918563250">
      <w:bodyDiv w:val="1"/>
      <w:marLeft w:val="0"/>
      <w:marRight w:val="0"/>
      <w:marTop w:val="0"/>
      <w:marBottom w:val="0"/>
      <w:divBdr>
        <w:top w:val="none" w:sz="0" w:space="0" w:color="auto"/>
        <w:left w:val="none" w:sz="0" w:space="0" w:color="auto"/>
        <w:bottom w:val="none" w:sz="0" w:space="0" w:color="auto"/>
        <w:right w:val="none" w:sz="0" w:space="0" w:color="auto"/>
      </w:divBdr>
    </w:div>
    <w:div w:id="921840969">
      <w:bodyDiv w:val="1"/>
      <w:marLeft w:val="0"/>
      <w:marRight w:val="0"/>
      <w:marTop w:val="0"/>
      <w:marBottom w:val="0"/>
      <w:divBdr>
        <w:top w:val="none" w:sz="0" w:space="0" w:color="auto"/>
        <w:left w:val="none" w:sz="0" w:space="0" w:color="auto"/>
        <w:bottom w:val="none" w:sz="0" w:space="0" w:color="auto"/>
        <w:right w:val="none" w:sz="0" w:space="0" w:color="auto"/>
      </w:divBdr>
    </w:div>
    <w:div w:id="922228527">
      <w:bodyDiv w:val="1"/>
      <w:marLeft w:val="0"/>
      <w:marRight w:val="0"/>
      <w:marTop w:val="0"/>
      <w:marBottom w:val="0"/>
      <w:divBdr>
        <w:top w:val="none" w:sz="0" w:space="0" w:color="auto"/>
        <w:left w:val="none" w:sz="0" w:space="0" w:color="auto"/>
        <w:bottom w:val="none" w:sz="0" w:space="0" w:color="auto"/>
        <w:right w:val="none" w:sz="0" w:space="0" w:color="auto"/>
      </w:divBdr>
    </w:div>
    <w:div w:id="928612272">
      <w:bodyDiv w:val="1"/>
      <w:marLeft w:val="0"/>
      <w:marRight w:val="0"/>
      <w:marTop w:val="0"/>
      <w:marBottom w:val="0"/>
      <w:divBdr>
        <w:top w:val="none" w:sz="0" w:space="0" w:color="auto"/>
        <w:left w:val="none" w:sz="0" w:space="0" w:color="auto"/>
        <w:bottom w:val="none" w:sz="0" w:space="0" w:color="auto"/>
        <w:right w:val="none" w:sz="0" w:space="0" w:color="auto"/>
      </w:divBdr>
    </w:div>
    <w:div w:id="929198124">
      <w:bodyDiv w:val="1"/>
      <w:marLeft w:val="0"/>
      <w:marRight w:val="0"/>
      <w:marTop w:val="0"/>
      <w:marBottom w:val="0"/>
      <w:divBdr>
        <w:top w:val="none" w:sz="0" w:space="0" w:color="auto"/>
        <w:left w:val="none" w:sz="0" w:space="0" w:color="auto"/>
        <w:bottom w:val="none" w:sz="0" w:space="0" w:color="auto"/>
        <w:right w:val="none" w:sz="0" w:space="0" w:color="auto"/>
      </w:divBdr>
    </w:div>
    <w:div w:id="929973304">
      <w:bodyDiv w:val="1"/>
      <w:marLeft w:val="0"/>
      <w:marRight w:val="0"/>
      <w:marTop w:val="0"/>
      <w:marBottom w:val="0"/>
      <w:divBdr>
        <w:top w:val="none" w:sz="0" w:space="0" w:color="auto"/>
        <w:left w:val="none" w:sz="0" w:space="0" w:color="auto"/>
        <w:bottom w:val="none" w:sz="0" w:space="0" w:color="auto"/>
        <w:right w:val="none" w:sz="0" w:space="0" w:color="auto"/>
      </w:divBdr>
    </w:div>
    <w:div w:id="932590333">
      <w:bodyDiv w:val="1"/>
      <w:marLeft w:val="0"/>
      <w:marRight w:val="0"/>
      <w:marTop w:val="0"/>
      <w:marBottom w:val="0"/>
      <w:divBdr>
        <w:top w:val="none" w:sz="0" w:space="0" w:color="auto"/>
        <w:left w:val="none" w:sz="0" w:space="0" w:color="auto"/>
        <w:bottom w:val="none" w:sz="0" w:space="0" w:color="auto"/>
        <w:right w:val="none" w:sz="0" w:space="0" w:color="auto"/>
      </w:divBdr>
    </w:div>
    <w:div w:id="932854782">
      <w:bodyDiv w:val="1"/>
      <w:marLeft w:val="0"/>
      <w:marRight w:val="0"/>
      <w:marTop w:val="0"/>
      <w:marBottom w:val="0"/>
      <w:divBdr>
        <w:top w:val="none" w:sz="0" w:space="0" w:color="auto"/>
        <w:left w:val="none" w:sz="0" w:space="0" w:color="auto"/>
        <w:bottom w:val="none" w:sz="0" w:space="0" w:color="auto"/>
        <w:right w:val="none" w:sz="0" w:space="0" w:color="auto"/>
      </w:divBdr>
    </w:div>
    <w:div w:id="934286030">
      <w:bodyDiv w:val="1"/>
      <w:marLeft w:val="0"/>
      <w:marRight w:val="0"/>
      <w:marTop w:val="0"/>
      <w:marBottom w:val="0"/>
      <w:divBdr>
        <w:top w:val="none" w:sz="0" w:space="0" w:color="auto"/>
        <w:left w:val="none" w:sz="0" w:space="0" w:color="auto"/>
        <w:bottom w:val="none" w:sz="0" w:space="0" w:color="auto"/>
        <w:right w:val="none" w:sz="0" w:space="0" w:color="auto"/>
      </w:divBdr>
    </w:div>
    <w:div w:id="934897834">
      <w:bodyDiv w:val="1"/>
      <w:marLeft w:val="0"/>
      <w:marRight w:val="0"/>
      <w:marTop w:val="0"/>
      <w:marBottom w:val="0"/>
      <w:divBdr>
        <w:top w:val="none" w:sz="0" w:space="0" w:color="auto"/>
        <w:left w:val="none" w:sz="0" w:space="0" w:color="auto"/>
        <w:bottom w:val="none" w:sz="0" w:space="0" w:color="auto"/>
        <w:right w:val="none" w:sz="0" w:space="0" w:color="auto"/>
      </w:divBdr>
      <w:divsChild>
        <w:div w:id="883521348">
          <w:marLeft w:val="640"/>
          <w:marRight w:val="0"/>
          <w:marTop w:val="0"/>
          <w:marBottom w:val="0"/>
          <w:divBdr>
            <w:top w:val="none" w:sz="0" w:space="0" w:color="auto"/>
            <w:left w:val="none" w:sz="0" w:space="0" w:color="auto"/>
            <w:bottom w:val="none" w:sz="0" w:space="0" w:color="auto"/>
            <w:right w:val="none" w:sz="0" w:space="0" w:color="auto"/>
          </w:divBdr>
        </w:div>
        <w:div w:id="436297507">
          <w:marLeft w:val="640"/>
          <w:marRight w:val="0"/>
          <w:marTop w:val="0"/>
          <w:marBottom w:val="0"/>
          <w:divBdr>
            <w:top w:val="none" w:sz="0" w:space="0" w:color="auto"/>
            <w:left w:val="none" w:sz="0" w:space="0" w:color="auto"/>
            <w:bottom w:val="none" w:sz="0" w:space="0" w:color="auto"/>
            <w:right w:val="none" w:sz="0" w:space="0" w:color="auto"/>
          </w:divBdr>
        </w:div>
        <w:div w:id="2001037997">
          <w:marLeft w:val="640"/>
          <w:marRight w:val="0"/>
          <w:marTop w:val="0"/>
          <w:marBottom w:val="0"/>
          <w:divBdr>
            <w:top w:val="none" w:sz="0" w:space="0" w:color="auto"/>
            <w:left w:val="none" w:sz="0" w:space="0" w:color="auto"/>
            <w:bottom w:val="none" w:sz="0" w:space="0" w:color="auto"/>
            <w:right w:val="none" w:sz="0" w:space="0" w:color="auto"/>
          </w:divBdr>
        </w:div>
        <w:div w:id="63114887">
          <w:marLeft w:val="640"/>
          <w:marRight w:val="0"/>
          <w:marTop w:val="0"/>
          <w:marBottom w:val="0"/>
          <w:divBdr>
            <w:top w:val="none" w:sz="0" w:space="0" w:color="auto"/>
            <w:left w:val="none" w:sz="0" w:space="0" w:color="auto"/>
            <w:bottom w:val="none" w:sz="0" w:space="0" w:color="auto"/>
            <w:right w:val="none" w:sz="0" w:space="0" w:color="auto"/>
          </w:divBdr>
        </w:div>
        <w:div w:id="1844469997">
          <w:marLeft w:val="640"/>
          <w:marRight w:val="0"/>
          <w:marTop w:val="0"/>
          <w:marBottom w:val="0"/>
          <w:divBdr>
            <w:top w:val="none" w:sz="0" w:space="0" w:color="auto"/>
            <w:left w:val="none" w:sz="0" w:space="0" w:color="auto"/>
            <w:bottom w:val="none" w:sz="0" w:space="0" w:color="auto"/>
            <w:right w:val="none" w:sz="0" w:space="0" w:color="auto"/>
          </w:divBdr>
        </w:div>
        <w:div w:id="1990018261">
          <w:marLeft w:val="640"/>
          <w:marRight w:val="0"/>
          <w:marTop w:val="0"/>
          <w:marBottom w:val="0"/>
          <w:divBdr>
            <w:top w:val="none" w:sz="0" w:space="0" w:color="auto"/>
            <w:left w:val="none" w:sz="0" w:space="0" w:color="auto"/>
            <w:bottom w:val="none" w:sz="0" w:space="0" w:color="auto"/>
            <w:right w:val="none" w:sz="0" w:space="0" w:color="auto"/>
          </w:divBdr>
        </w:div>
        <w:div w:id="864247992">
          <w:marLeft w:val="640"/>
          <w:marRight w:val="0"/>
          <w:marTop w:val="0"/>
          <w:marBottom w:val="0"/>
          <w:divBdr>
            <w:top w:val="none" w:sz="0" w:space="0" w:color="auto"/>
            <w:left w:val="none" w:sz="0" w:space="0" w:color="auto"/>
            <w:bottom w:val="none" w:sz="0" w:space="0" w:color="auto"/>
            <w:right w:val="none" w:sz="0" w:space="0" w:color="auto"/>
          </w:divBdr>
        </w:div>
        <w:div w:id="582104223">
          <w:marLeft w:val="640"/>
          <w:marRight w:val="0"/>
          <w:marTop w:val="0"/>
          <w:marBottom w:val="0"/>
          <w:divBdr>
            <w:top w:val="none" w:sz="0" w:space="0" w:color="auto"/>
            <w:left w:val="none" w:sz="0" w:space="0" w:color="auto"/>
            <w:bottom w:val="none" w:sz="0" w:space="0" w:color="auto"/>
            <w:right w:val="none" w:sz="0" w:space="0" w:color="auto"/>
          </w:divBdr>
        </w:div>
        <w:div w:id="1445424008">
          <w:marLeft w:val="640"/>
          <w:marRight w:val="0"/>
          <w:marTop w:val="0"/>
          <w:marBottom w:val="0"/>
          <w:divBdr>
            <w:top w:val="none" w:sz="0" w:space="0" w:color="auto"/>
            <w:left w:val="none" w:sz="0" w:space="0" w:color="auto"/>
            <w:bottom w:val="none" w:sz="0" w:space="0" w:color="auto"/>
            <w:right w:val="none" w:sz="0" w:space="0" w:color="auto"/>
          </w:divBdr>
        </w:div>
        <w:div w:id="1703821007">
          <w:marLeft w:val="640"/>
          <w:marRight w:val="0"/>
          <w:marTop w:val="0"/>
          <w:marBottom w:val="0"/>
          <w:divBdr>
            <w:top w:val="none" w:sz="0" w:space="0" w:color="auto"/>
            <w:left w:val="none" w:sz="0" w:space="0" w:color="auto"/>
            <w:bottom w:val="none" w:sz="0" w:space="0" w:color="auto"/>
            <w:right w:val="none" w:sz="0" w:space="0" w:color="auto"/>
          </w:divBdr>
        </w:div>
        <w:div w:id="463427173">
          <w:marLeft w:val="640"/>
          <w:marRight w:val="0"/>
          <w:marTop w:val="0"/>
          <w:marBottom w:val="0"/>
          <w:divBdr>
            <w:top w:val="none" w:sz="0" w:space="0" w:color="auto"/>
            <w:left w:val="none" w:sz="0" w:space="0" w:color="auto"/>
            <w:bottom w:val="none" w:sz="0" w:space="0" w:color="auto"/>
            <w:right w:val="none" w:sz="0" w:space="0" w:color="auto"/>
          </w:divBdr>
        </w:div>
        <w:div w:id="1957056269">
          <w:marLeft w:val="640"/>
          <w:marRight w:val="0"/>
          <w:marTop w:val="0"/>
          <w:marBottom w:val="0"/>
          <w:divBdr>
            <w:top w:val="none" w:sz="0" w:space="0" w:color="auto"/>
            <w:left w:val="none" w:sz="0" w:space="0" w:color="auto"/>
            <w:bottom w:val="none" w:sz="0" w:space="0" w:color="auto"/>
            <w:right w:val="none" w:sz="0" w:space="0" w:color="auto"/>
          </w:divBdr>
        </w:div>
        <w:div w:id="1408112294">
          <w:marLeft w:val="640"/>
          <w:marRight w:val="0"/>
          <w:marTop w:val="0"/>
          <w:marBottom w:val="0"/>
          <w:divBdr>
            <w:top w:val="none" w:sz="0" w:space="0" w:color="auto"/>
            <w:left w:val="none" w:sz="0" w:space="0" w:color="auto"/>
            <w:bottom w:val="none" w:sz="0" w:space="0" w:color="auto"/>
            <w:right w:val="none" w:sz="0" w:space="0" w:color="auto"/>
          </w:divBdr>
        </w:div>
        <w:div w:id="1833913514">
          <w:marLeft w:val="640"/>
          <w:marRight w:val="0"/>
          <w:marTop w:val="0"/>
          <w:marBottom w:val="0"/>
          <w:divBdr>
            <w:top w:val="none" w:sz="0" w:space="0" w:color="auto"/>
            <w:left w:val="none" w:sz="0" w:space="0" w:color="auto"/>
            <w:bottom w:val="none" w:sz="0" w:space="0" w:color="auto"/>
            <w:right w:val="none" w:sz="0" w:space="0" w:color="auto"/>
          </w:divBdr>
        </w:div>
        <w:div w:id="572350214">
          <w:marLeft w:val="640"/>
          <w:marRight w:val="0"/>
          <w:marTop w:val="0"/>
          <w:marBottom w:val="0"/>
          <w:divBdr>
            <w:top w:val="none" w:sz="0" w:space="0" w:color="auto"/>
            <w:left w:val="none" w:sz="0" w:space="0" w:color="auto"/>
            <w:bottom w:val="none" w:sz="0" w:space="0" w:color="auto"/>
            <w:right w:val="none" w:sz="0" w:space="0" w:color="auto"/>
          </w:divBdr>
        </w:div>
        <w:div w:id="407313646">
          <w:marLeft w:val="640"/>
          <w:marRight w:val="0"/>
          <w:marTop w:val="0"/>
          <w:marBottom w:val="0"/>
          <w:divBdr>
            <w:top w:val="none" w:sz="0" w:space="0" w:color="auto"/>
            <w:left w:val="none" w:sz="0" w:space="0" w:color="auto"/>
            <w:bottom w:val="none" w:sz="0" w:space="0" w:color="auto"/>
            <w:right w:val="none" w:sz="0" w:space="0" w:color="auto"/>
          </w:divBdr>
        </w:div>
        <w:div w:id="1480536275">
          <w:marLeft w:val="640"/>
          <w:marRight w:val="0"/>
          <w:marTop w:val="0"/>
          <w:marBottom w:val="0"/>
          <w:divBdr>
            <w:top w:val="none" w:sz="0" w:space="0" w:color="auto"/>
            <w:left w:val="none" w:sz="0" w:space="0" w:color="auto"/>
            <w:bottom w:val="none" w:sz="0" w:space="0" w:color="auto"/>
            <w:right w:val="none" w:sz="0" w:space="0" w:color="auto"/>
          </w:divBdr>
        </w:div>
        <w:div w:id="912667194">
          <w:marLeft w:val="640"/>
          <w:marRight w:val="0"/>
          <w:marTop w:val="0"/>
          <w:marBottom w:val="0"/>
          <w:divBdr>
            <w:top w:val="none" w:sz="0" w:space="0" w:color="auto"/>
            <w:left w:val="none" w:sz="0" w:space="0" w:color="auto"/>
            <w:bottom w:val="none" w:sz="0" w:space="0" w:color="auto"/>
            <w:right w:val="none" w:sz="0" w:space="0" w:color="auto"/>
          </w:divBdr>
        </w:div>
        <w:div w:id="1797093095">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690376673">
          <w:marLeft w:val="640"/>
          <w:marRight w:val="0"/>
          <w:marTop w:val="0"/>
          <w:marBottom w:val="0"/>
          <w:divBdr>
            <w:top w:val="none" w:sz="0" w:space="0" w:color="auto"/>
            <w:left w:val="none" w:sz="0" w:space="0" w:color="auto"/>
            <w:bottom w:val="none" w:sz="0" w:space="0" w:color="auto"/>
            <w:right w:val="none" w:sz="0" w:space="0" w:color="auto"/>
          </w:divBdr>
        </w:div>
        <w:div w:id="1660647324">
          <w:marLeft w:val="640"/>
          <w:marRight w:val="0"/>
          <w:marTop w:val="0"/>
          <w:marBottom w:val="0"/>
          <w:divBdr>
            <w:top w:val="none" w:sz="0" w:space="0" w:color="auto"/>
            <w:left w:val="none" w:sz="0" w:space="0" w:color="auto"/>
            <w:bottom w:val="none" w:sz="0" w:space="0" w:color="auto"/>
            <w:right w:val="none" w:sz="0" w:space="0" w:color="auto"/>
          </w:divBdr>
        </w:div>
        <w:div w:id="1083180612">
          <w:marLeft w:val="640"/>
          <w:marRight w:val="0"/>
          <w:marTop w:val="0"/>
          <w:marBottom w:val="0"/>
          <w:divBdr>
            <w:top w:val="none" w:sz="0" w:space="0" w:color="auto"/>
            <w:left w:val="none" w:sz="0" w:space="0" w:color="auto"/>
            <w:bottom w:val="none" w:sz="0" w:space="0" w:color="auto"/>
            <w:right w:val="none" w:sz="0" w:space="0" w:color="auto"/>
          </w:divBdr>
        </w:div>
        <w:div w:id="1511945034">
          <w:marLeft w:val="640"/>
          <w:marRight w:val="0"/>
          <w:marTop w:val="0"/>
          <w:marBottom w:val="0"/>
          <w:divBdr>
            <w:top w:val="none" w:sz="0" w:space="0" w:color="auto"/>
            <w:left w:val="none" w:sz="0" w:space="0" w:color="auto"/>
            <w:bottom w:val="none" w:sz="0" w:space="0" w:color="auto"/>
            <w:right w:val="none" w:sz="0" w:space="0" w:color="auto"/>
          </w:divBdr>
        </w:div>
        <w:div w:id="398795029">
          <w:marLeft w:val="640"/>
          <w:marRight w:val="0"/>
          <w:marTop w:val="0"/>
          <w:marBottom w:val="0"/>
          <w:divBdr>
            <w:top w:val="none" w:sz="0" w:space="0" w:color="auto"/>
            <w:left w:val="none" w:sz="0" w:space="0" w:color="auto"/>
            <w:bottom w:val="none" w:sz="0" w:space="0" w:color="auto"/>
            <w:right w:val="none" w:sz="0" w:space="0" w:color="auto"/>
          </w:divBdr>
        </w:div>
        <w:div w:id="903028470">
          <w:marLeft w:val="640"/>
          <w:marRight w:val="0"/>
          <w:marTop w:val="0"/>
          <w:marBottom w:val="0"/>
          <w:divBdr>
            <w:top w:val="none" w:sz="0" w:space="0" w:color="auto"/>
            <w:left w:val="none" w:sz="0" w:space="0" w:color="auto"/>
            <w:bottom w:val="none" w:sz="0" w:space="0" w:color="auto"/>
            <w:right w:val="none" w:sz="0" w:space="0" w:color="auto"/>
          </w:divBdr>
        </w:div>
        <w:div w:id="1315798044">
          <w:marLeft w:val="640"/>
          <w:marRight w:val="0"/>
          <w:marTop w:val="0"/>
          <w:marBottom w:val="0"/>
          <w:divBdr>
            <w:top w:val="none" w:sz="0" w:space="0" w:color="auto"/>
            <w:left w:val="none" w:sz="0" w:space="0" w:color="auto"/>
            <w:bottom w:val="none" w:sz="0" w:space="0" w:color="auto"/>
            <w:right w:val="none" w:sz="0" w:space="0" w:color="auto"/>
          </w:divBdr>
        </w:div>
        <w:div w:id="2016421768">
          <w:marLeft w:val="640"/>
          <w:marRight w:val="0"/>
          <w:marTop w:val="0"/>
          <w:marBottom w:val="0"/>
          <w:divBdr>
            <w:top w:val="none" w:sz="0" w:space="0" w:color="auto"/>
            <w:left w:val="none" w:sz="0" w:space="0" w:color="auto"/>
            <w:bottom w:val="none" w:sz="0" w:space="0" w:color="auto"/>
            <w:right w:val="none" w:sz="0" w:space="0" w:color="auto"/>
          </w:divBdr>
        </w:div>
        <w:div w:id="505752116">
          <w:marLeft w:val="640"/>
          <w:marRight w:val="0"/>
          <w:marTop w:val="0"/>
          <w:marBottom w:val="0"/>
          <w:divBdr>
            <w:top w:val="none" w:sz="0" w:space="0" w:color="auto"/>
            <w:left w:val="none" w:sz="0" w:space="0" w:color="auto"/>
            <w:bottom w:val="none" w:sz="0" w:space="0" w:color="auto"/>
            <w:right w:val="none" w:sz="0" w:space="0" w:color="auto"/>
          </w:divBdr>
        </w:div>
        <w:div w:id="379863932">
          <w:marLeft w:val="640"/>
          <w:marRight w:val="0"/>
          <w:marTop w:val="0"/>
          <w:marBottom w:val="0"/>
          <w:divBdr>
            <w:top w:val="none" w:sz="0" w:space="0" w:color="auto"/>
            <w:left w:val="none" w:sz="0" w:space="0" w:color="auto"/>
            <w:bottom w:val="none" w:sz="0" w:space="0" w:color="auto"/>
            <w:right w:val="none" w:sz="0" w:space="0" w:color="auto"/>
          </w:divBdr>
        </w:div>
        <w:div w:id="291441990">
          <w:marLeft w:val="640"/>
          <w:marRight w:val="0"/>
          <w:marTop w:val="0"/>
          <w:marBottom w:val="0"/>
          <w:divBdr>
            <w:top w:val="none" w:sz="0" w:space="0" w:color="auto"/>
            <w:left w:val="none" w:sz="0" w:space="0" w:color="auto"/>
            <w:bottom w:val="none" w:sz="0" w:space="0" w:color="auto"/>
            <w:right w:val="none" w:sz="0" w:space="0" w:color="auto"/>
          </w:divBdr>
        </w:div>
        <w:div w:id="1272518977">
          <w:marLeft w:val="640"/>
          <w:marRight w:val="0"/>
          <w:marTop w:val="0"/>
          <w:marBottom w:val="0"/>
          <w:divBdr>
            <w:top w:val="none" w:sz="0" w:space="0" w:color="auto"/>
            <w:left w:val="none" w:sz="0" w:space="0" w:color="auto"/>
            <w:bottom w:val="none" w:sz="0" w:space="0" w:color="auto"/>
            <w:right w:val="none" w:sz="0" w:space="0" w:color="auto"/>
          </w:divBdr>
        </w:div>
        <w:div w:id="1596550360">
          <w:marLeft w:val="640"/>
          <w:marRight w:val="0"/>
          <w:marTop w:val="0"/>
          <w:marBottom w:val="0"/>
          <w:divBdr>
            <w:top w:val="none" w:sz="0" w:space="0" w:color="auto"/>
            <w:left w:val="none" w:sz="0" w:space="0" w:color="auto"/>
            <w:bottom w:val="none" w:sz="0" w:space="0" w:color="auto"/>
            <w:right w:val="none" w:sz="0" w:space="0" w:color="auto"/>
          </w:divBdr>
        </w:div>
        <w:div w:id="1443842144">
          <w:marLeft w:val="640"/>
          <w:marRight w:val="0"/>
          <w:marTop w:val="0"/>
          <w:marBottom w:val="0"/>
          <w:divBdr>
            <w:top w:val="none" w:sz="0" w:space="0" w:color="auto"/>
            <w:left w:val="none" w:sz="0" w:space="0" w:color="auto"/>
            <w:bottom w:val="none" w:sz="0" w:space="0" w:color="auto"/>
            <w:right w:val="none" w:sz="0" w:space="0" w:color="auto"/>
          </w:divBdr>
        </w:div>
        <w:div w:id="744499916">
          <w:marLeft w:val="640"/>
          <w:marRight w:val="0"/>
          <w:marTop w:val="0"/>
          <w:marBottom w:val="0"/>
          <w:divBdr>
            <w:top w:val="none" w:sz="0" w:space="0" w:color="auto"/>
            <w:left w:val="none" w:sz="0" w:space="0" w:color="auto"/>
            <w:bottom w:val="none" w:sz="0" w:space="0" w:color="auto"/>
            <w:right w:val="none" w:sz="0" w:space="0" w:color="auto"/>
          </w:divBdr>
        </w:div>
        <w:div w:id="1974797398">
          <w:marLeft w:val="640"/>
          <w:marRight w:val="0"/>
          <w:marTop w:val="0"/>
          <w:marBottom w:val="0"/>
          <w:divBdr>
            <w:top w:val="none" w:sz="0" w:space="0" w:color="auto"/>
            <w:left w:val="none" w:sz="0" w:space="0" w:color="auto"/>
            <w:bottom w:val="none" w:sz="0" w:space="0" w:color="auto"/>
            <w:right w:val="none" w:sz="0" w:space="0" w:color="auto"/>
          </w:divBdr>
        </w:div>
        <w:div w:id="1728602808">
          <w:marLeft w:val="640"/>
          <w:marRight w:val="0"/>
          <w:marTop w:val="0"/>
          <w:marBottom w:val="0"/>
          <w:divBdr>
            <w:top w:val="none" w:sz="0" w:space="0" w:color="auto"/>
            <w:left w:val="none" w:sz="0" w:space="0" w:color="auto"/>
            <w:bottom w:val="none" w:sz="0" w:space="0" w:color="auto"/>
            <w:right w:val="none" w:sz="0" w:space="0" w:color="auto"/>
          </w:divBdr>
        </w:div>
        <w:div w:id="1546216436">
          <w:marLeft w:val="640"/>
          <w:marRight w:val="0"/>
          <w:marTop w:val="0"/>
          <w:marBottom w:val="0"/>
          <w:divBdr>
            <w:top w:val="none" w:sz="0" w:space="0" w:color="auto"/>
            <w:left w:val="none" w:sz="0" w:space="0" w:color="auto"/>
            <w:bottom w:val="none" w:sz="0" w:space="0" w:color="auto"/>
            <w:right w:val="none" w:sz="0" w:space="0" w:color="auto"/>
          </w:divBdr>
        </w:div>
        <w:div w:id="665211943">
          <w:marLeft w:val="640"/>
          <w:marRight w:val="0"/>
          <w:marTop w:val="0"/>
          <w:marBottom w:val="0"/>
          <w:divBdr>
            <w:top w:val="none" w:sz="0" w:space="0" w:color="auto"/>
            <w:left w:val="none" w:sz="0" w:space="0" w:color="auto"/>
            <w:bottom w:val="none" w:sz="0" w:space="0" w:color="auto"/>
            <w:right w:val="none" w:sz="0" w:space="0" w:color="auto"/>
          </w:divBdr>
        </w:div>
        <w:div w:id="183642246">
          <w:marLeft w:val="640"/>
          <w:marRight w:val="0"/>
          <w:marTop w:val="0"/>
          <w:marBottom w:val="0"/>
          <w:divBdr>
            <w:top w:val="none" w:sz="0" w:space="0" w:color="auto"/>
            <w:left w:val="none" w:sz="0" w:space="0" w:color="auto"/>
            <w:bottom w:val="none" w:sz="0" w:space="0" w:color="auto"/>
            <w:right w:val="none" w:sz="0" w:space="0" w:color="auto"/>
          </w:divBdr>
        </w:div>
        <w:div w:id="649750825">
          <w:marLeft w:val="640"/>
          <w:marRight w:val="0"/>
          <w:marTop w:val="0"/>
          <w:marBottom w:val="0"/>
          <w:divBdr>
            <w:top w:val="none" w:sz="0" w:space="0" w:color="auto"/>
            <w:left w:val="none" w:sz="0" w:space="0" w:color="auto"/>
            <w:bottom w:val="none" w:sz="0" w:space="0" w:color="auto"/>
            <w:right w:val="none" w:sz="0" w:space="0" w:color="auto"/>
          </w:divBdr>
        </w:div>
        <w:div w:id="1794248220">
          <w:marLeft w:val="640"/>
          <w:marRight w:val="0"/>
          <w:marTop w:val="0"/>
          <w:marBottom w:val="0"/>
          <w:divBdr>
            <w:top w:val="none" w:sz="0" w:space="0" w:color="auto"/>
            <w:left w:val="none" w:sz="0" w:space="0" w:color="auto"/>
            <w:bottom w:val="none" w:sz="0" w:space="0" w:color="auto"/>
            <w:right w:val="none" w:sz="0" w:space="0" w:color="auto"/>
          </w:divBdr>
        </w:div>
        <w:div w:id="1634366409">
          <w:marLeft w:val="640"/>
          <w:marRight w:val="0"/>
          <w:marTop w:val="0"/>
          <w:marBottom w:val="0"/>
          <w:divBdr>
            <w:top w:val="none" w:sz="0" w:space="0" w:color="auto"/>
            <w:left w:val="none" w:sz="0" w:space="0" w:color="auto"/>
            <w:bottom w:val="none" w:sz="0" w:space="0" w:color="auto"/>
            <w:right w:val="none" w:sz="0" w:space="0" w:color="auto"/>
          </w:divBdr>
        </w:div>
        <w:div w:id="129976706">
          <w:marLeft w:val="640"/>
          <w:marRight w:val="0"/>
          <w:marTop w:val="0"/>
          <w:marBottom w:val="0"/>
          <w:divBdr>
            <w:top w:val="none" w:sz="0" w:space="0" w:color="auto"/>
            <w:left w:val="none" w:sz="0" w:space="0" w:color="auto"/>
            <w:bottom w:val="none" w:sz="0" w:space="0" w:color="auto"/>
            <w:right w:val="none" w:sz="0" w:space="0" w:color="auto"/>
          </w:divBdr>
        </w:div>
        <w:div w:id="749810706">
          <w:marLeft w:val="640"/>
          <w:marRight w:val="0"/>
          <w:marTop w:val="0"/>
          <w:marBottom w:val="0"/>
          <w:divBdr>
            <w:top w:val="none" w:sz="0" w:space="0" w:color="auto"/>
            <w:left w:val="none" w:sz="0" w:space="0" w:color="auto"/>
            <w:bottom w:val="none" w:sz="0" w:space="0" w:color="auto"/>
            <w:right w:val="none" w:sz="0" w:space="0" w:color="auto"/>
          </w:divBdr>
        </w:div>
        <w:div w:id="818158242">
          <w:marLeft w:val="640"/>
          <w:marRight w:val="0"/>
          <w:marTop w:val="0"/>
          <w:marBottom w:val="0"/>
          <w:divBdr>
            <w:top w:val="none" w:sz="0" w:space="0" w:color="auto"/>
            <w:left w:val="none" w:sz="0" w:space="0" w:color="auto"/>
            <w:bottom w:val="none" w:sz="0" w:space="0" w:color="auto"/>
            <w:right w:val="none" w:sz="0" w:space="0" w:color="auto"/>
          </w:divBdr>
        </w:div>
        <w:div w:id="922571121">
          <w:marLeft w:val="640"/>
          <w:marRight w:val="0"/>
          <w:marTop w:val="0"/>
          <w:marBottom w:val="0"/>
          <w:divBdr>
            <w:top w:val="none" w:sz="0" w:space="0" w:color="auto"/>
            <w:left w:val="none" w:sz="0" w:space="0" w:color="auto"/>
            <w:bottom w:val="none" w:sz="0" w:space="0" w:color="auto"/>
            <w:right w:val="none" w:sz="0" w:space="0" w:color="auto"/>
          </w:divBdr>
        </w:div>
        <w:div w:id="1814130418">
          <w:marLeft w:val="640"/>
          <w:marRight w:val="0"/>
          <w:marTop w:val="0"/>
          <w:marBottom w:val="0"/>
          <w:divBdr>
            <w:top w:val="none" w:sz="0" w:space="0" w:color="auto"/>
            <w:left w:val="none" w:sz="0" w:space="0" w:color="auto"/>
            <w:bottom w:val="none" w:sz="0" w:space="0" w:color="auto"/>
            <w:right w:val="none" w:sz="0" w:space="0" w:color="auto"/>
          </w:divBdr>
        </w:div>
        <w:div w:id="1652753532">
          <w:marLeft w:val="640"/>
          <w:marRight w:val="0"/>
          <w:marTop w:val="0"/>
          <w:marBottom w:val="0"/>
          <w:divBdr>
            <w:top w:val="none" w:sz="0" w:space="0" w:color="auto"/>
            <w:left w:val="none" w:sz="0" w:space="0" w:color="auto"/>
            <w:bottom w:val="none" w:sz="0" w:space="0" w:color="auto"/>
            <w:right w:val="none" w:sz="0" w:space="0" w:color="auto"/>
          </w:divBdr>
        </w:div>
        <w:div w:id="315301535">
          <w:marLeft w:val="640"/>
          <w:marRight w:val="0"/>
          <w:marTop w:val="0"/>
          <w:marBottom w:val="0"/>
          <w:divBdr>
            <w:top w:val="none" w:sz="0" w:space="0" w:color="auto"/>
            <w:left w:val="none" w:sz="0" w:space="0" w:color="auto"/>
            <w:bottom w:val="none" w:sz="0" w:space="0" w:color="auto"/>
            <w:right w:val="none" w:sz="0" w:space="0" w:color="auto"/>
          </w:divBdr>
        </w:div>
        <w:div w:id="1439062215">
          <w:marLeft w:val="640"/>
          <w:marRight w:val="0"/>
          <w:marTop w:val="0"/>
          <w:marBottom w:val="0"/>
          <w:divBdr>
            <w:top w:val="none" w:sz="0" w:space="0" w:color="auto"/>
            <w:left w:val="none" w:sz="0" w:space="0" w:color="auto"/>
            <w:bottom w:val="none" w:sz="0" w:space="0" w:color="auto"/>
            <w:right w:val="none" w:sz="0" w:space="0" w:color="auto"/>
          </w:divBdr>
        </w:div>
        <w:div w:id="1988242476">
          <w:marLeft w:val="640"/>
          <w:marRight w:val="0"/>
          <w:marTop w:val="0"/>
          <w:marBottom w:val="0"/>
          <w:divBdr>
            <w:top w:val="none" w:sz="0" w:space="0" w:color="auto"/>
            <w:left w:val="none" w:sz="0" w:space="0" w:color="auto"/>
            <w:bottom w:val="none" w:sz="0" w:space="0" w:color="auto"/>
            <w:right w:val="none" w:sz="0" w:space="0" w:color="auto"/>
          </w:divBdr>
        </w:div>
        <w:div w:id="434983597">
          <w:marLeft w:val="640"/>
          <w:marRight w:val="0"/>
          <w:marTop w:val="0"/>
          <w:marBottom w:val="0"/>
          <w:divBdr>
            <w:top w:val="none" w:sz="0" w:space="0" w:color="auto"/>
            <w:left w:val="none" w:sz="0" w:space="0" w:color="auto"/>
            <w:bottom w:val="none" w:sz="0" w:space="0" w:color="auto"/>
            <w:right w:val="none" w:sz="0" w:space="0" w:color="auto"/>
          </w:divBdr>
        </w:div>
        <w:div w:id="1707371546">
          <w:marLeft w:val="640"/>
          <w:marRight w:val="0"/>
          <w:marTop w:val="0"/>
          <w:marBottom w:val="0"/>
          <w:divBdr>
            <w:top w:val="none" w:sz="0" w:space="0" w:color="auto"/>
            <w:left w:val="none" w:sz="0" w:space="0" w:color="auto"/>
            <w:bottom w:val="none" w:sz="0" w:space="0" w:color="auto"/>
            <w:right w:val="none" w:sz="0" w:space="0" w:color="auto"/>
          </w:divBdr>
        </w:div>
        <w:div w:id="1036270959">
          <w:marLeft w:val="640"/>
          <w:marRight w:val="0"/>
          <w:marTop w:val="0"/>
          <w:marBottom w:val="0"/>
          <w:divBdr>
            <w:top w:val="none" w:sz="0" w:space="0" w:color="auto"/>
            <w:left w:val="none" w:sz="0" w:space="0" w:color="auto"/>
            <w:bottom w:val="none" w:sz="0" w:space="0" w:color="auto"/>
            <w:right w:val="none" w:sz="0" w:space="0" w:color="auto"/>
          </w:divBdr>
        </w:div>
        <w:div w:id="1709062051">
          <w:marLeft w:val="640"/>
          <w:marRight w:val="0"/>
          <w:marTop w:val="0"/>
          <w:marBottom w:val="0"/>
          <w:divBdr>
            <w:top w:val="none" w:sz="0" w:space="0" w:color="auto"/>
            <w:left w:val="none" w:sz="0" w:space="0" w:color="auto"/>
            <w:bottom w:val="none" w:sz="0" w:space="0" w:color="auto"/>
            <w:right w:val="none" w:sz="0" w:space="0" w:color="auto"/>
          </w:divBdr>
        </w:div>
        <w:div w:id="2115594244">
          <w:marLeft w:val="640"/>
          <w:marRight w:val="0"/>
          <w:marTop w:val="0"/>
          <w:marBottom w:val="0"/>
          <w:divBdr>
            <w:top w:val="none" w:sz="0" w:space="0" w:color="auto"/>
            <w:left w:val="none" w:sz="0" w:space="0" w:color="auto"/>
            <w:bottom w:val="none" w:sz="0" w:space="0" w:color="auto"/>
            <w:right w:val="none" w:sz="0" w:space="0" w:color="auto"/>
          </w:divBdr>
        </w:div>
        <w:div w:id="99380534">
          <w:marLeft w:val="640"/>
          <w:marRight w:val="0"/>
          <w:marTop w:val="0"/>
          <w:marBottom w:val="0"/>
          <w:divBdr>
            <w:top w:val="none" w:sz="0" w:space="0" w:color="auto"/>
            <w:left w:val="none" w:sz="0" w:space="0" w:color="auto"/>
            <w:bottom w:val="none" w:sz="0" w:space="0" w:color="auto"/>
            <w:right w:val="none" w:sz="0" w:space="0" w:color="auto"/>
          </w:divBdr>
        </w:div>
        <w:div w:id="1684087170">
          <w:marLeft w:val="640"/>
          <w:marRight w:val="0"/>
          <w:marTop w:val="0"/>
          <w:marBottom w:val="0"/>
          <w:divBdr>
            <w:top w:val="none" w:sz="0" w:space="0" w:color="auto"/>
            <w:left w:val="none" w:sz="0" w:space="0" w:color="auto"/>
            <w:bottom w:val="none" w:sz="0" w:space="0" w:color="auto"/>
            <w:right w:val="none" w:sz="0" w:space="0" w:color="auto"/>
          </w:divBdr>
        </w:div>
        <w:div w:id="234822132">
          <w:marLeft w:val="640"/>
          <w:marRight w:val="0"/>
          <w:marTop w:val="0"/>
          <w:marBottom w:val="0"/>
          <w:divBdr>
            <w:top w:val="none" w:sz="0" w:space="0" w:color="auto"/>
            <w:left w:val="none" w:sz="0" w:space="0" w:color="auto"/>
            <w:bottom w:val="none" w:sz="0" w:space="0" w:color="auto"/>
            <w:right w:val="none" w:sz="0" w:space="0" w:color="auto"/>
          </w:divBdr>
        </w:div>
        <w:div w:id="664936966">
          <w:marLeft w:val="640"/>
          <w:marRight w:val="0"/>
          <w:marTop w:val="0"/>
          <w:marBottom w:val="0"/>
          <w:divBdr>
            <w:top w:val="none" w:sz="0" w:space="0" w:color="auto"/>
            <w:left w:val="none" w:sz="0" w:space="0" w:color="auto"/>
            <w:bottom w:val="none" w:sz="0" w:space="0" w:color="auto"/>
            <w:right w:val="none" w:sz="0" w:space="0" w:color="auto"/>
          </w:divBdr>
        </w:div>
        <w:div w:id="1239436231">
          <w:marLeft w:val="640"/>
          <w:marRight w:val="0"/>
          <w:marTop w:val="0"/>
          <w:marBottom w:val="0"/>
          <w:divBdr>
            <w:top w:val="none" w:sz="0" w:space="0" w:color="auto"/>
            <w:left w:val="none" w:sz="0" w:space="0" w:color="auto"/>
            <w:bottom w:val="none" w:sz="0" w:space="0" w:color="auto"/>
            <w:right w:val="none" w:sz="0" w:space="0" w:color="auto"/>
          </w:divBdr>
        </w:div>
        <w:div w:id="1001006276">
          <w:marLeft w:val="640"/>
          <w:marRight w:val="0"/>
          <w:marTop w:val="0"/>
          <w:marBottom w:val="0"/>
          <w:divBdr>
            <w:top w:val="none" w:sz="0" w:space="0" w:color="auto"/>
            <w:left w:val="none" w:sz="0" w:space="0" w:color="auto"/>
            <w:bottom w:val="none" w:sz="0" w:space="0" w:color="auto"/>
            <w:right w:val="none" w:sz="0" w:space="0" w:color="auto"/>
          </w:divBdr>
        </w:div>
        <w:div w:id="175734296">
          <w:marLeft w:val="640"/>
          <w:marRight w:val="0"/>
          <w:marTop w:val="0"/>
          <w:marBottom w:val="0"/>
          <w:divBdr>
            <w:top w:val="none" w:sz="0" w:space="0" w:color="auto"/>
            <w:left w:val="none" w:sz="0" w:space="0" w:color="auto"/>
            <w:bottom w:val="none" w:sz="0" w:space="0" w:color="auto"/>
            <w:right w:val="none" w:sz="0" w:space="0" w:color="auto"/>
          </w:divBdr>
        </w:div>
        <w:div w:id="444231448">
          <w:marLeft w:val="640"/>
          <w:marRight w:val="0"/>
          <w:marTop w:val="0"/>
          <w:marBottom w:val="0"/>
          <w:divBdr>
            <w:top w:val="none" w:sz="0" w:space="0" w:color="auto"/>
            <w:left w:val="none" w:sz="0" w:space="0" w:color="auto"/>
            <w:bottom w:val="none" w:sz="0" w:space="0" w:color="auto"/>
            <w:right w:val="none" w:sz="0" w:space="0" w:color="auto"/>
          </w:divBdr>
        </w:div>
        <w:div w:id="321010703">
          <w:marLeft w:val="640"/>
          <w:marRight w:val="0"/>
          <w:marTop w:val="0"/>
          <w:marBottom w:val="0"/>
          <w:divBdr>
            <w:top w:val="none" w:sz="0" w:space="0" w:color="auto"/>
            <w:left w:val="none" w:sz="0" w:space="0" w:color="auto"/>
            <w:bottom w:val="none" w:sz="0" w:space="0" w:color="auto"/>
            <w:right w:val="none" w:sz="0" w:space="0" w:color="auto"/>
          </w:divBdr>
        </w:div>
      </w:divsChild>
    </w:div>
    <w:div w:id="937981238">
      <w:bodyDiv w:val="1"/>
      <w:marLeft w:val="0"/>
      <w:marRight w:val="0"/>
      <w:marTop w:val="0"/>
      <w:marBottom w:val="0"/>
      <w:divBdr>
        <w:top w:val="none" w:sz="0" w:space="0" w:color="auto"/>
        <w:left w:val="none" w:sz="0" w:space="0" w:color="auto"/>
        <w:bottom w:val="none" w:sz="0" w:space="0" w:color="auto"/>
        <w:right w:val="none" w:sz="0" w:space="0" w:color="auto"/>
      </w:divBdr>
    </w:div>
    <w:div w:id="941961657">
      <w:bodyDiv w:val="1"/>
      <w:marLeft w:val="0"/>
      <w:marRight w:val="0"/>
      <w:marTop w:val="0"/>
      <w:marBottom w:val="0"/>
      <w:divBdr>
        <w:top w:val="none" w:sz="0" w:space="0" w:color="auto"/>
        <w:left w:val="none" w:sz="0" w:space="0" w:color="auto"/>
        <w:bottom w:val="none" w:sz="0" w:space="0" w:color="auto"/>
        <w:right w:val="none" w:sz="0" w:space="0" w:color="auto"/>
      </w:divBdr>
    </w:div>
    <w:div w:id="942567548">
      <w:bodyDiv w:val="1"/>
      <w:marLeft w:val="0"/>
      <w:marRight w:val="0"/>
      <w:marTop w:val="0"/>
      <w:marBottom w:val="0"/>
      <w:divBdr>
        <w:top w:val="none" w:sz="0" w:space="0" w:color="auto"/>
        <w:left w:val="none" w:sz="0" w:space="0" w:color="auto"/>
        <w:bottom w:val="none" w:sz="0" w:space="0" w:color="auto"/>
        <w:right w:val="none" w:sz="0" w:space="0" w:color="auto"/>
      </w:divBdr>
    </w:div>
    <w:div w:id="943656109">
      <w:bodyDiv w:val="1"/>
      <w:marLeft w:val="0"/>
      <w:marRight w:val="0"/>
      <w:marTop w:val="0"/>
      <w:marBottom w:val="0"/>
      <w:divBdr>
        <w:top w:val="none" w:sz="0" w:space="0" w:color="auto"/>
        <w:left w:val="none" w:sz="0" w:space="0" w:color="auto"/>
        <w:bottom w:val="none" w:sz="0" w:space="0" w:color="auto"/>
        <w:right w:val="none" w:sz="0" w:space="0" w:color="auto"/>
      </w:divBdr>
    </w:div>
    <w:div w:id="945694790">
      <w:bodyDiv w:val="1"/>
      <w:marLeft w:val="0"/>
      <w:marRight w:val="0"/>
      <w:marTop w:val="0"/>
      <w:marBottom w:val="0"/>
      <w:divBdr>
        <w:top w:val="none" w:sz="0" w:space="0" w:color="auto"/>
        <w:left w:val="none" w:sz="0" w:space="0" w:color="auto"/>
        <w:bottom w:val="none" w:sz="0" w:space="0" w:color="auto"/>
        <w:right w:val="none" w:sz="0" w:space="0" w:color="auto"/>
      </w:divBdr>
    </w:div>
    <w:div w:id="945892629">
      <w:bodyDiv w:val="1"/>
      <w:marLeft w:val="0"/>
      <w:marRight w:val="0"/>
      <w:marTop w:val="0"/>
      <w:marBottom w:val="0"/>
      <w:divBdr>
        <w:top w:val="none" w:sz="0" w:space="0" w:color="auto"/>
        <w:left w:val="none" w:sz="0" w:space="0" w:color="auto"/>
        <w:bottom w:val="none" w:sz="0" w:space="0" w:color="auto"/>
        <w:right w:val="none" w:sz="0" w:space="0" w:color="auto"/>
      </w:divBdr>
      <w:divsChild>
        <w:div w:id="1051687431">
          <w:marLeft w:val="640"/>
          <w:marRight w:val="0"/>
          <w:marTop w:val="0"/>
          <w:marBottom w:val="0"/>
          <w:divBdr>
            <w:top w:val="none" w:sz="0" w:space="0" w:color="auto"/>
            <w:left w:val="none" w:sz="0" w:space="0" w:color="auto"/>
            <w:bottom w:val="none" w:sz="0" w:space="0" w:color="auto"/>
            <w:right w:val="none" w:sz="0" w:space="0" w:color="auto"/>
          </w:divBdr>
        </w:div>
        <w:div w:id="36897082">
          <w:marLeft w:val="640"/>
          <w:marRight w:val="0"/>
          <w:marTop w:val="0"/>
          <w:marBottom w:val="0"/>
          <w:divBdr>
            <w:top w:val="none" w:sz="0" w:space="0" w:color="auto"/>
            <w:left w:val="none" w:sz="0" w:space="0" w:color="auto"/>
            <w:bottom w:val="none" w:sz="0" w:space="0" w:color="auto"/>
            <w:right w:val="none" w:sz="0" w:space="0" w:color="auto"/>
          </w:divBdr>
        </w:div>
        <w:div w:id="545796008">
          <w:marLeft w:val="640"/>
          <w:marRight w:val="0"/>
          <w:marTop w:val="0"/>
          <w:marBottom w:val="0"/>
          <w:divBdr>
            <w:top w:val="none" w:sz="0" w:space="0" w:color="auto"/>
            <w:left w:val="none" w:sz="0" w:space="0" w:color="auto"/>
            <w:bottom w:val="none" w:sz="0" w:space="0" w:color="auto"/>
            <w:right w:val="none" w:sz="0" w:space="0" w:color="auto"/>
          </w:divBdr>
        </w:div>
        <w:div w:id="1481464630">
          <w:marLeft w:val="640"/>
          <w:marRight w:val="0"/>
          <w:marTop w:val="0"/>
          <w:marBottom w:val="0"/>
          <w:divBdr>
            <w:top w:val="none" w:sz="0" w:space="0" w:color="auto"/>
            <w:left w:val="none" w:sz="0" w:space="0" w:color="auto"/>
            <w:bottom w:val="none" w:sz="0" w:space="0" w:color="auto"/>
            <w:right w:val="none" w:sz="0" w:space="0" w:color="auto"/>
          </w:divBdr>
        </w:div>
        <w:div w:id="1527138160">
          <w:marLeft w:val="640"/>
          <w:marRight w:val="0"/>
          <w:marTop w:val="0"/>
          <w:marBottom w:val="0"/>
          <w:divBdr>
            <w:top w:val="none" w:sz="0" w:space="0" w:color="auto"/>
            <w:left w:val="none" w:sz="0" w:space="0" w:color="auto"/>
            <w:bottom w:val="none" w:sz="0" w:space="0" w:color="auto"/>
            <w:right w:val="none" w:sz="0" w:space="0" w:color="auto"/>
          </w:divBdr>
        </w:div>
        <w:div w:id="989022726">
          <w:marLeft w:val="640"/>
          <w:marRight w:val="0"/>
          <w:marTop w:val="0"/>
          <w:marBottom w:val="0"/>
          <w:divBdr>
            <w:top w:val="none" w:sz="0" w:space="0" w:color="auto"/>
            <w:left w:val="none" w:sz="0" w:space="0" w:color="auto"/>
            <w:bottom w:val="none" w:sz="0" w:space="0" w:color="auto"/>
            <w:right w:val="none" w:sz="0" w:space="0" w:color="auto"/>
          </w:divBdr>
        </w:div>
        <w:div w:id="1822849383">
          <w:marLeft w:val="640"/>
          <w:marRight w:val="0"/>
          <w:marTop w:val="0"/>
          <w:marBottom w:val="0"/>
          <w:divBdr>
            <w:top w:val="none" w:sz="0" w:space="0" w:color="auto"/>
            <w:left w:val="none" w:sz="0" w:space="0" w:color="auto"/>
            <w:bottom w:val="none" w:sz="0" w:space="0" w:color="auto"/>
            <w:right w:val="none" w:sz="0" w:space="0" w:color="auto"/>
          </w:divBdr>
        </w:div>
        <w:div w:id="243078417">
          <w:marLeft w:val="640"/>
          <w:marRight w:val="0"/>
          <w:marTop w:val="0"/>
          <w:marBottom w:val="0"/>
          <w:divBdr>
            <w:top w:val="none" w:sz="0" w:space="0" w:color="auto"/>
            <w:left w:val="none" w:sz="0" w:space="0" w:color="auto"/>
            <w:bottom w:val="none" w:sz="0" w:space="0" w:color="auto"/>
            <w:right w:val="none" w:sz="0" w:space="0" w:color="auto"/>
          </w:divBdr>
        </w:div>
        <w:div w:id="1265961157">
          <w:marLeft w:val="640"/>
          <w:marRight w:val="0"/>
          <w:marTop w:val="0"/>
          <w:marBottom w:val="0"/>
          <w:divBdr>
            <w:top w:val="none" w:sz="0" w:space="0" w:color="auto"/>
            <w:left w:val="none" w:sz="0" w:space="0" w:color="auto"/>
            <w:bottom w:val="none" w:sz="0" w:space="0" w:color="auto"/>
            <w:right w:val="none" w:sz="0" w:space="0" w:color="auto"/>
          </w:divBdr>
        </w:div>
        <w:div w:id="1886867881">
          <w:marLeft w:val="640"/>
          <w:marRight w:val="0"/>
          <w:marTop w:val="0"/>
          <w:marBottom w:val="0"/>
          <w:divBdr>
            <w:top w:val="none" w:sz="0" w:space="0" w:color="auto"/>
            <w:left w:val="none" w:sz="0" w:space="0" w:color="auto"/>
            <w:bottom w:val="none" w:sz="0" w:space="0" w:color="auto"/>
            <w:right w:val="none" w:sz="0" w:space="0" w:color="auto"/>
          </w:divBdr>
        </w:div>
        <w:div w:id="1434593803">
          <w:marLeft w:val="640"/>
          <w:marRight w:val="0"/>
          <w:marTop w:val="0"/>
          <w:marBottom w:val="0"/>
          <w:divBdr>
            <w:top w:val="none" w:sz="0" w:space="0" w:color="auto"/>
            <w:left w:val="none" w:sz="0" w:space="0" w:color="auto"/>
            <w:bottom w:val="none" w:sz="0" w:space="0" w:color="auto"/>
            <w:right w:val="none" w:sz="0" w:space="0" w:color="auto"/>
          </w:divBdr>
        </w:div>
        <w:div w:id="110169861">
          <w:marLeft w:val="640"/>
          <w:marRight w:val="0"/>
          <w:marTop w:val="0"/>
          <w:marBottom w:val="0"/>
          <w:divBdr>
            <w:top w:val="none" w:sz="0" w:space="0" w:color="auto"/>
            <w:left w:val="none" w:sz="0" w:space="0" w:color="auto"/>
            <w:bottom w:val="none" w:sz="0" w:space="0" w:color="auto"/>
            <w:right w:val="none" w:sz="0" w:space="0" w:color="auto"/>
          </w:divBdr>
        </w:div>
        <w:div w:id="1295409649">
          <w:marLeft w:val="640"/>
          <w:marRight w:val="0"/>
          <w:marTop w:val="0"/>
          <w:marBottom w:val="0"/>
          <w:divBdr>
            <w:top w:val="none" w:sz="0" w:space="0" w:color="auto"/>
            <w:left w:val="none" w:sz="0" w:space="0" w:color="auto"/>
            <w:bottom w:val="none" w:sz="0" w:space="0" w:color="auto"/>
            <w:right w:val="none" w:sz="0" w:space="0" w:color="auto"/>
          </w:divBdr>
        </w:div>
        <w:div w:id="1901089591">
          <w:marLeft w:val="640"/>
          <w:marRight w:val="0"/>
          <w:marTop w:val="0"/>
          <w:marBottom w:val="0"/>
          <w:divBdr>
            <w:top w:val="none" w:sz="0" w:space="0" w:color="auto"/>
            <w:left w:val="none" w:sz="0" w:space="0" w:color="auto"/>
            <w:bottom w:val="none" w:sz="0" w:space="0" w:color="auto"/>
            <w:right w:val="none" w:sz="0" w:space="0" w:color="auto"/>
          </w:divBdr>
        </w:div>
        <w:div w:id="117377139">
          <w:marLeft w:val="640"/>
          <w:marRight w:val="0"/>
          <w:marTop w:val="0"/>
          <w:marBottom w:val="0"/>
          <w:divBdr>
            <w:top w:val="none" w:sz="0" w:space="0" w:color="auto"/>
            <w:left w:val="none" w:sz="0" w:space="0" w:color="auto"/>
            <w:bottom w:val="none" w:sz="0" w:space="0" w:color="auto"/>
            <w:right w:val="none" w:sz="0" w:space="0" w:color="auto"/>
          </w:divBdr>
        </w:div>
        <w:div w:id="905383662">
          <w:marLeft w:val="640"/>
          <w:marRight w:val="0"/>
          <w:marTop w:val="0"/>
          <w:marBottom w:val="0"/>
          <w:divBdr>
            <w:top w:val="none" w:sz="0" w:space="0" w:color="auto"/>
            <w:left w:val="none" w:sz="0" w:space="0" w:color="auto"/>
            <w:bottom w:val="none" w:sz="0" w:space="0" w:color="auto"/>
            <w:right w:val="none" w:sz="0" w:space="0" w:color="auto"/>
          </w:divBdr>
        </w:div>
        <w:div w:id="1229610749">
          <w:marLeft w:val="640"/>
          <w:marRight w:val="0"/>
          <w:marTop w:val="0"/>
          <w:marBottom w:val="0"/>
          <w:divBdr>
            <w:top w:val="none" w:sz="0" w:space="0" w:color="auto"/>
            <w:left w:val="none" w:sz="0" w:space="0" w:color="auto"/>
            <w:bottom w:val="none" w:sz="0" w:space="0" w:color="auto"/>
            <w:right w:val="none" w:sz="0" w:space="0" w:color="auto"/>
          </w:divBdr>
        </w:div>
        <w:div w:id="771516258">
          <w:marLeft w:val="640"/>
          <w:marRight w:val="0"/>
          <w:marTop w:val="0"/>
          <w:marBottom w:val="0"/>
          <w:divBdr>
            <w:top w:val="none" w:sz="0" w:space="0" w:color="auto"/>
            <w:left w:val="none" w:sz="0" w:space="0" w:color="auto"/>
            <w:bottom w:val="none" w:sz="0" w:space="0" w:color="auto"/>
            <w:right w:val="none" w:sz="0" w:space="0" w:color="auto"/>
          </w:divBdr>
        </w:div>
        <w:div w:id="1410152673">
          <w:marLeft w:val="640"/>
          <w:marRight w:val="0"/>
          <w:marTop w:val="0"/>
          <w:marBottom w:val="0"/>
          <w:divBdr>
            <w:top w:val="none" w:sz="0" w:space="0" w:color="auto"/>
            <w:left w:val="none" w:sz="0" w:space="0" w:color="auto"/>
            <w:bottom w:val="none" w:sz="0" w:space="0" w:color="auto"/>
            <w:right w:val="none" w:sz="0" w:space="0" w:color="auto"/>
          </w:divBdr>
        </w:div>
        <w:div w:id="819466468">
          <w:marLeft w:val="640"/>
          <w:marRight w:val="0"/>
          <w:marTop w:val="0"/>
          <w:marBottom w:val="0"/>
          <w:divBdr>
            <w:top w:val="none" w:sz="0" w:space="0" w:color="auto"/>
            <w:left w:val="none" w:sz="0" w:space="0" w:color="auto"/>
            <w:bottom w:val="none" w:sz="0" w:space="0" w:color="auto"/>
            <w:right w:val="none" w:sz="0" w:space="0" w:color="auto"/>
          </w:divBdr>
        </w:div>
        <w:div w:id="2063215724">
          <w:marLeft w:val="640"/>
          <w:marRight w:val="0"/>
          <w:marTop w:val="0"/>
          <w:marBottom w:val="0"/>
          <w:divBdr>
            <w:top w:val="none" w:sz="0" w:space="0" w:color="auto"/>
            <w:left w:val="none" w:sz="0" w:space="0" w:color="auto"/>
            <w:bottom w:val="none" w:sz="0" w:space="0" w:color="auto"/>
            <w:right w:val="none" w:sz="0" w:space="0" w:color="auto"/>
          </w:divBdr>
        </w:div>
        <w:div w:id="1036587387">
          <w:marLeft w:val="640"/>
          <w:marRight w:val="0"/>
          <w:marTop w:val="0"/>
          <w:marBottom w:val="0"/>
          <w:divBdr>
            <w:top w:val="none" w:sz="0" w:space="0" w:color="auto"/>
            <w:left w:val="none" w:sz="0" w:space="0" w:color="auto"/>
            <w:bottom w:val="none" w:sz="0" w:space="0" w:color="auto"/>
            <w:right w:val="none" w:sz="0" w:space="0" w:color="auto"/>
          </w:divBdr>
        </w:div>
        <w:div w:id="461775284">
          <w:marLeft w:val="640"/>
          <w:marRight w:val="0"/>
          <w:marTop w:val="0"/>
          <w:marBottom w:val="0"/>
          <w:divBdr>
            <w:top w:val="none" w:sz="0" w:space="0" w:color="auto"/>
            <w:left w:val="none" w:sz="0" w:space="0" w:color="auto"/>
            <w:bottom w:val="none" w:sz="0" w:space="0" w:color="auto"/>
            <w:right w:val="none" w:sz="0" w:space="0" w:color="auto"/>
          </w:divBdr>
        </w:div>
        <w:div w:id="339434970">
          <w:marLeft w:val="640"/>
          <w:marRight w:val="0"/>
          <w:marTop w:val="0"/>
          <w:marBottom w:val="0"/>
          <w:divBdr>
            <w:top w:val="none" w:sz="0" w:space="0" w:color="auto"/>
            <w:left w:val="none" w:sz="0" w:space="0" w:color="auto"/>
            <w:bottom w:val="none" w:sz="0" w:space="0" w:color="auto"/>
            <w:right w:val="none" w:sz="0" w:space="0" w:color="auto"/>
          </w:divBdr>
        </w:div>
        <w:div w:id="243607206">
          <w:marLeft w:val="640"/>
          <w:marRight w:val="0"/>
          <w:marTop w:val="0"/>
          <w:marBottom w:val="0"/>
          <w:divBdr>
            <w:top w:val="none" w:sz="0" w:space="0" w:color="auto"/>
            <w:left w:val="none" w:sz="0" w:space="0" w:color="auto"/>
            <w:bottom w:val="none" w:sz="0" w:space="0" w:color="auto"/>
            <w:right w:val="none" w:sz="0" w:space="0" w:color="auto"/>
          </w:divBdr>
        </w:div>
        <w:div w:id="954214858">
          <w:marLeft w:val="640"/>
          <w:marRight w:val="0"/>
          <w:marTop w:val="0"/>
          <w:marBottom w:val="0"/>
          <w:divBdr>
            <w:top w:val="none" w:sz="0" w:space="0" w:color="auto"/>
            <w:left w:val="none" w:sz="0" w:space="0" w:color="auto"/>
            <w:bottom w:val="none" w:sz="0" w:space="0" w:color="auto"/>
            <w:right w:val="none" w:sz="0" w:space="0" w:color="auto"/>
          </w:divBdr>
        </w:div>
        <w:div w:id="1104424243">
          <w:marLeft w:val="640"/>
          <w:marRight w:val="0"/>
          <w:marTop w:val="0"/>
          <w:marBottom w:val="0"/>
          <w:divBdr>
            <w:top w:val="none" w:sz="0" w:space="0" w:color="auto"/>
            <w:left w:val="none" w:sz="0" w:space="0" w:color="auto"/>
            <w:bottom w:val="none" w:sz="0" w:space="0" w:color="auto"/>
            <w:right w:val="none" w:sz="0" w:space="0" w:color="auto"/>
          </w:divBdr>
        </w:div>
        <w:div w:id="599605838">
          <w:marLeft w:val="640"/>
          <w:marRight w:val="0"/>
          <w:marTop w:val="0"/>
          <w:marBottom w:val="0"/>
          <w:divBdr>
            <w:top w:val="none" w:sz="0" w:space="0" w:color="auto"/>
            <w:left w:val="none" w:sz="0" w:space="0" w:color="auto"/>
            <w:bottom w:val="none" w:sz="0" w:space="0" w:color="auto"/>
            <w:right w:val="none" w:sz="0" w:space="0" w:color="auto"/>
          </w:divBdr>
        </w:div>
        <w:div w:id="914901762">
          <w:marLeft w:val="640"/>
          <w:marRight w:val="0"/>
          <w:marTop w:val="0"/>
          <w:marBottom w:val="0"/>
          <w:divBdr>
            <w:top w:val="none" w:sz="0" w:space="0" w:color="auto"/>
            <w:left w:val="none" w:sz="0" w:space="0" w:color="auto"/>
            <w:bottom w:val="none" w:sz="0" w:space="0" w:color="auto"/>
            <w:right w:val="none" w:sz="0" w:space="0" w:color="auto"/>
          </w:divBdr>
        </w:div>
        <w:div w:id="418063839">
          <w:marLeft w:val="640"/>
          <w:marRight w:val="0"/>
          <w:marTop w:val="0"/>
          <w:marBottom w:val="0"/>
          <w:divBdr>
            <w:top w:val="none" w:sz="0" w:space="0" w:color="auto"/>
            <w:left w:val="none" w:sz="0" w:space="0" w:color="auto"/>
            <w:bottom w:val="none" w:sz="0" w:space="0" w:color="auto"/>
            <w:right w:val="none" w:sz="0" w:space="0" w:color="auto"/>
          </w:divBdr>
        </w:div>
        <w:div w:id="2132163637">
          <w:marLeft w:val="640"/>
          <w:marRight w:val="0"/>
          <w:marTop w:val="0"/>
          <w:marBottom w:val="0"/>
          <w:divBdr>
            <w:top w:val="none" w:sz="0" w:space="0" w:color="auto"/>
            <w:left w:val="none" w:sz="0" w:space="0" w:color="auto"/>
            <w:bottom w:val="none" w:sz="0" w:space="0" w:color="auto"/>
            <w:right w:val="none" w:sz="0" w:space="0" w:color="auto"/>
          </w:divBdr>
        </w:div>
        <w:div w:id="1424567438">
          <w:marLeft w:val="640"/>
          <w:marRight w:val="0"/>
          <w:marTop w:val="0"/>
          <w:marBottom w:val="0"/>
          <w:divBdr>
            <w:top w:val="none" w:sz="0" w:space="0" w:color="auto"/>
            <w:left w:val="none" w:sz="0" w:space="0" w:color="auto"/>
            <w:bottom w:val="none" w:sz="0" w:space="0" w:color="auto"/>
            <w:right w:val="none" w:sz="0" w:space="0" w:color="auto"/>
          </w:divBdr>
        </w:div>
        <w:div w:id="1223754840">
          <w:marLeft w:val="640"/>
          <w:marRight w:val="0"/>
          <w:marTop w:val="0"/>
          <w:marBottom w:val="0"/>
          <w:divBdr>
            <w:top w:val="none" w:sz="0" w:space="0" w:color="auto"/>
            <w:left w:val="none" w:sz="0" w:space="0" w:color="auto"/>
            <w:bottom w:val="none" w:sz="0" w:space="0" w:color="auto"/>
            <w:right w:val="none" w:sz="0" w:space="0" w:color="auto"/>
          </w:divBdr>
        </w:div>
        <w:div w:id="692265415">
          <w:marLeft w:val="640"/>
          <w:marRight w:val="0"/>
          <w:marTop w:val="0"/>
          <w:marBottom w:val="0"/>
          <w:divBdr>
            <w:top w:val="none" w:sz="0" w:space="0" w:color="auto"/>
            <w:left w:val="none" w:sz="0" w:space="0" w:color="auto"/>
            <w:bottom w:val="none" w:sz="0" w:space="0" w:color="auto"/>
            <w:right w:val="none" w:sz="0" w:space="0" w:color="auto"/>
          </w:divBdr>
        </w:div>
        <w:div w:id="1368793578">
          <w:marLeft w:val="640"/>
          <w:marRight w:val="0"/>
          <w:marTop w:val="0"/>
          <w:marBottom w:val="0"/>
          <w:divBdr>
            <w:top w:val="none" w:sz="0" w:space="0" w:color="auto"/>
            <w:left w:val="none" w:sz="0" w:space="0" w:color="auto"/>
            <w:bottom w:val="none" w:sz="0" w:space="0" w:color="auto"/>
            <w:right w:val="none" w:sz="0" w:space="0" w:color="auto"/>
          </w:divBdr>
        </w:div>
        <w:div w:id="244654193">
          <w:marLeft w:val="640"/>
          <w:marRight w:val="0"/>
          <w:marTop w:val="0"/>
          <w:marBottom w:val="0"/>
          <w:divBdr>
            <w:top w:val="none" w:sz="0" w:space="0" w:color="auto"/>
            <w:left w:val="none" w:sz="0" w:space="0" w:color="auto"/>
            <w:bottom w:val="none" w:sz="0" w:space="0" w:color="auto"/>
            <w:right w:val="none" w:sz="0" w:space="0" w:color="auto"/>
          </w:divBdr>
        </w:div>
        <w:div w:id="502087116">
          <w:marLeft w:val="640"/>
          <w:marRight w:val="0"/>
          <w:marTop w:val="0"/>
          <w:marBottom w:val="0"/>
          <w:divBdr>
            <w:top w:val="none" w:sz="0" w:space="0" w:color="auto"/>
            <w:left w:val="none" w:sz="0" w:space="0" w:color="auto"/>
            <w:bottom w:val="none" w:sz="0" w:space="0" w:color="auto"/>
            <w:right w:val="none" w:sz="0" w:space="0" w:color="auto"/>
          </w:divBdr>
        </w:div>
        <w:div w:id="1327248278">
          <w:marLeft w:val="640"/>
          <w:marRight w:val="0"/>
          <w:marTop w:val="0"/>
          <w:marBottom w:val="0"/>
          <w:divBdr>
            <w:top w:val="none" w:sz="0" w:space="0" w:color="auto"/>
            <w:left w:val="none" w:sz="0" w:space="0" w:color="auto"/>
            <w:bottom w:val="none" w:sz="0" w:space="0" w:color="auto"/>
            <w:right w:val="none" w:sz="0" w:space="0" w:color="auto"/>
          </w:divBdr>
        </w:div>
        <w:div w:id="300963418">
          <w:marLeft w:val="640"/>
          <w:marRight w:val="0"/>
          <w:marTop w:val="0"/>
          <w:marBottom w:val="0"/>
          <w:divBdr>
            <w:top w:val="none" w:sz="0" w:space="0" w:color="auto"/>
            <w:left w:val="none" w:sz="0" w:space="0" w:color="auto"/>
            <w:bottom w:val="none" w:sz="0" w:space="0" w:color="auto"/>
            <w:right w:val="none" w:sz="0" w:space="0" w:color="auto"/>
          </w:divBdr>
        </w:div>
        <w:div w:id="1696080254">
          <w:marLeft w:val="640"/>
          <w:marRight w:val="0"/>
          <w:marTop w:val="0"/>
          <w:marBottom w:val="0"/>
          <w:divBdr>
            <w:top w:val="none" w:sz="0" w:space="0" w:color="auto"/>
            <w:left w:val="none" w:sz="0" w:space="0" w:color="auto"/>
            <w:bottom w:val="none" w:sz="0" w:space="0" w:color="auto"/>
            <w:right w:val="none" w:sz="0" w:space="0" w:color="auto"/>
          </w:divBdr>
        </w:div>
        <w:div w:id="2008628899">
          <w:marLeft w:val="640"/>
          <w:marRight w:val="0"/>
          <w:marTop w:val="0"/>
          <w:marBottom w:val="0"/>
          <w:divBdr>
            <w:top w:val="none" w:sz="0" w:space="0" w:color="auto"/>
            <w:left w:val="none" w:sz="0" w:space="0" w:color="auto"/>
            <w:bottom w:val="none" w:sz="0" w:space="0" w:color="auto"/>
            <w:right w:val="none" w:sz="0" w:space="0" w:color="auto"/>
          </w:divBdr>
        </w:div>
        <w:div w:id="443186370">
          <w:marLeft w:val="640"/>
          <w:marRight w:val="0"/>
          <w:marTop w:val="0"/>
          <w:marBottom w:val="0"/>
          <w:divBdr>
            <w:top w:val="none" w:sz="0" w:space="0" w:color="auto"/>
            <w:left w:val="none" w:sz="0" w:space="0" w:color="auto"/>
            <w:bottom w:val="none" w:sz="0" w:space="0" w:color="auto"/>
            <w:right w:val="none" w:sz="0" w:space="0" w:color="auto"/>
          </w:divBdr>
        </w:div>
        <w:div w:id="1076823250">
          <w:marLeft w:val="640"/>
          <w:marRight w:val="0"/>
          <w:marTop w:val="0"/>
          <w:marBottom w:val="0"/>
          <w:divBdr>
            <w:top w:val="none" w:sz="0" w:space="0" w:color="auto"/>
            <w:left w:val="none" w:sz="0" w:space="0" w:color="auto"/>
            <w:bottom w:val="none" w:sz="0" w:space="0" w:color="auto"/>
            <w:right w:val="none" w:sz="0" w:space="0" w:color="auto"/>
          </w:divBdr>
        </w:div>
        <w:div w:id="49884346">
          <w:marLeft w:val="640"/>
          <w:marRight w:val="0"/>
          <w:marTop w:val="0"/>
          <w:marBottom w:val="0"/>
          <w:divBdr>
            <w:top w:val="none" w:sz="0" w:space="0" w:color="auto"/>
            <w:left w:val="none" w:sz="0" w:space="0" w:color="auto"/>
            <w:bottom w:val="none" w:sz="0" w:space="0" w:color="auto"/>
            <w:right w:val="none" w:sz="0" w:space="0" w:color="auto"/>
          </w:divBdr>
        </w:div>
        <w:div w:id="1878005278">
          <w:marLeft w:val="640"/>
          <w:marRight w:val="0"/>
          <w:marTop w:val="0"/>
          <w:marBottom w:val="0"/>
          <w:divBdr>
            <w:top w:val="none" w:sz="0" w:space="0" w:color="auto"/>
            <w:left w:val="none" w:sz="0" w:space="0" w:color="auto"/>
            <w:bottom w:val="none" w:sz="0" w:space="0" w:color="auto"/>
            <w:right w:val="none" w:sz="0" w:space="0" w:color="auto"/>
          </w:divBdr>
        </w:div>
        <w:div w:id="2102992801">
          <w:marLeft w:val="640"/>
          <w:marRight w:val="0"/>
          <w:marTop w:val="0"/>
          <w:marBottom w:val="0"/>
          <w:divBdr>
            <w:top w:val="none" w:sz="0" w:space="0" w:color="auto"/>
            <w:left w:val="none" w:sz="0" w:space="0" w:color="auto"/>
            <w:bottom w:val="none" w:sz="0" w:space="0" w:color="auto"/>
            <w:right w:val="none" w:sz="0" w:space="0" w:color="auto"/>
          </w:divBdr>
        </w:div>
        <w:div w:id="2139302765">
          <w:marLeft w:val="640"/>
          <w:marRight w:val="0"/>
          <w:marTop w:val="0"/>
          <w:marBottom w:val="0"/>
          <w:divBdr>
            <w:top w:val="none" w:sz="0" w:space="0" w:color="auto"/>
            <w:left w:val="none" w:sz="0" w:space="0" w:color="auto"/>
            <w:bottom w:val="none" w:sz="0" w:space="0" w:color="auto"/>
            <w:right w:val="none" w:sz="0" w:space="0" w:color="auto"/>
          </w:divBdr>
        </w:div>
        <w:div w:id="2043432875">
          <w:marLeft w:val="640"/>
          <w:marRight w:val="0"/>
          <w:marTop w:val="0"/>
          <w:marBottom w:val="0"/>
          <w:divBdr>
            <w:top w:val="none" w:sz="0" w:space="0" w:color="auto"/>
            <w:left w:val="none" w:sz="0" w:space="0" w:color="auto"/>
            <w:bottom w:val="none" w:sz="0" w:space="0" w:color="auto"/>
            <w:right w:val="none" w:sz="0" w:space="0" w:color="auto"/>
          </w:divBdr>
        </w:div>
        <w:div w:id="2030598355">
          <w:marLeft w:val="640"/>
          <w:marRight w:val="0"/>
          <w:marTop w:val="0"/>
          <w:marBottom w:val="0"/>
          <w:divBdr>
            <w:top w:val="none" w:sz="0" w:space="0" w:color="auto"/>
            <w:left w:val="none" w:sz="0" w:space="0" w:color="auto"/>
            <w:bottom w:val="none" w:sz="0" w:space="0" w:color="auto"/>
            <w:right w:val="none" w:sz="0" w:space="0" w:color="auto"/>
          </w:divBdr>
        </w:div>
        <w:div w:id="1964263488">
          <w:marLeft w:val="640"/>
          <w:marRight w:val="0"/>
          <w:marTop w:val="0"/>
          <w:marBottom w:val="0"/>
          <w:divBdr>
            <w:top w:val="none" w:sz="0" w:space="0" w:color="auto"/>
            <w:left w:val="none" w:sz="0" w:space="0" w:color="auto"/>
            <w:bottom w:val="none" w:sz="0" w:space="0" w:color="auto"/>
            <w:right w:val="none" w:sz="0" w:space="0" w:color="auto"/>
          </w:divBdr>
        </w:div>
        <w:div w:id="1822504802">
          <w:marLeft w:val="640"/>
          <w:marRight w:val="0"/>
          <w:marTop w:val="0"/>
          <w:marBottom w:val="0"/>
          <w:divBdr>
            <w:top w:val="none" w:sz="0" w:space="0" w:color="auto"/>
            <w:left w:val="none" w:sz="0" w:space="0" w:color="auto"/>
            <w:bottom w:val="none" w:sz="0" w:space="0" w:color="auto"/>
            <w:right w:val="none" w:sz="0" w:space="0" w:color="auto"/>
          </w:divBdr>
        </w:div>
        <w:div w:id="1085153261">
          <w:marLeft w:val="640"/>
          <w:marRight w:val="0"/>
          <w:marTop w:val="0"/>
          <w:marBottom w:val="0"/>
          <w:divBdr>
            <w:top w:val="none" w:sz="0" w:space="0" w:color="auto"/>
            <w:left w:val="none" w:sz="0" w:space="0" w:color="auto"/>
            <w:bottom w:val="none" w:sz="0" w:space="0" w:color="auto"/>
            <w:right w:val="none" w:sz="0" w:space="0" w:color="auto"/>
          </w:divBdr>
        </w:div>
        <w:div w:id="1370253418">
          <w:marLeft w:val="640"/>
          <w:marRight w:val="0"/>
          <w:marTop w:val="0"/>
          <w:marBottom w:val="0"/>
          <w:divBdr>
            <w:top w:val="none" w:sz="0" w:space="0" w:color="auto"/>
            <w:left w:val="none" w:sz="0" w:space="0" w:color="auto"/>
            <w:bottom w:val="none" w:sz="0" w:space="0" w:color="auto"/>
            <w:right w:val="none" w:sz="0" w:space="0" w:color="auto"/>
          </w:divBdr>
        </w:div>
        <w:div w:id="1454446801">
          <w:marLeft w:val="640"/>
          <w:marRight w:val="0"/>
          <w:marTop w:val="0"/>
          <w:marBottom w:val="0"/>
          <w:divBdr>
            <w:top w:val="none" w:sz="0" w:space="0" w:color="auto"/>
            <w:left w:val="none" w:sz="0" w:space="0" w:color="auto"/>
            <w:bottom w:val="none" w:sz="0" w:space="0" w:color="auto"/>
            <w:right w:val="none" w:sz="0" w:space="0" w:color="auto"/>
          </w:divBdr>
        </w:div>
        <w:div w:id="177624714">
          <w:marLeft w:val="640"/>
          <w:marRight w:val="0"/>
          <w:marTop w:val="0"/>
          <w:marBottom w:val="0"/>
          <w:divBdr>
            <w:top w:val="none" w:sz="0" w:space="0" w:color="auto"/>
            <w:left w:val="none" w:sz="0" w:space="0" w:color="auto"/>
            <w:bottom w:val="none" w:sz="0" w:space="0" w:color="auto"/>
            <w:right w:val="none" w:sz="0" w:space="0" w:color="auto"/>
          </w:divBdr>
        </w:div>
        <w:div w:id="308898111">
          <w:marLeft w:val="640"/>
          <w:marRight w:val="0"/>
          <w:marTop w:val="0"/>
          <w:marBottom w:val="0"/>
          <w:divBdr>
            <w:top w:val="none" w:sz="0" w:space="0" w:color="auto"/>
            <w:left w:val="none" w:sz="0" w:space="0" w:color="auto"/>
            <w:bottom w:val="none" w:sz="0" w:space="0" w:color="auto"/>
            <w:right w:val="none" w:sz="0" w:space="0" w:color="auto"/>
          </w:divBdr>
        </w:div>
        <w:div w:id="1297292917">
          <w:marLeft w:val="640"/>
          <w:marRight w:val="0"/>
          <w:marTop w:val="0"/>
          <w:marBottom w:val="0"/>
          <w:divBdr>
            <w:top w:val="none" w:sz="0" w:space="0" w:color="auto"/>
            <w:left w:val="none" w:sz="0" w:space="0" w:color="auto"/>
            <w:bottom w:val="none" w:sz="0" w:space="0" w:color="auto"/>
            <w:right w:val="none" w:sz="0" w:space="0" w:color="auto"/>
          </w:divBdr>
        </w:div>
        <w:div w:id="1904681613">
          <w:marLeft w:val="640"/>
          <w:marRight w:val="0"/>
          <w:marTop w:val="0"/>
          <w:marBottom w:val="0"/>
          <w:divBdr>
            <w:top w:val="none" w:sz="0" w:space="0" w:color="auto"/>
            <w:left w:val="none" w:sz="0" w:space="0" w:color="auto"/>
            <w:bottom w:val="none" w:sz="0" w:space="0" w:color="auto"/>
            <w:right w:val="none" w:sz="0" w:space="0" w:color="auto"/>
          </w:divBdr>
        </w:div>
        <w:div w:id="280452863">
          <w:marLeft w:val="640"/>
          <w:marRight w:val="0"/>
          <w:marTop w:val="0"/>
          <w:marBottom w:val="0"/>
          <w:divBdr>
            <w:top w:val="none" w:sz="0" w:space="0" w:color="auto"/>
            <w:left w:val="none" w:sz="0" w:space="0" w:color="auto"/>
            <w:bottom w:val="none" w:sz="0" w:space="0" w:color="auto"/>
            <w:right w:val="none" w:sz="0" w:space="0" w:color="auto"/>
          </w:divBdr>
        </w:div>
        <w:div w:id="97601181">
          <w:marLeft w:val="640"/>
          <w:marRight w:val="0"/>
          <w:marTop w:val="0"/>
          <w:marBottom w:val="0"/>
          <w:divBdr>
            <w:top w:val="none" w:sz="0" w:space="0" w:color="auto"/>
            <w:left w:val="none" w:sz="0" w:space="0" w:color="auto"/>
            <w:bottom w:val="none" w:sz="0" w:space="0" w:color="auto"/>
            <w:right w:val="none" w:sz="0" w:space="0" w:color="auto"/>
          </w:divBdr>
        </w:div>
        <w:div w:id="301544552">
          <w:marLeft w:val="640"/>
          <w:marRight w:val="0"/>
          <w:marTop w:val="0"/>
          <w:marBottom w:val="0"/>
          <w:divBdr>
            <w:top w:val="none" w:sz="0" w:space="0" w:color="auto"/>
            <w:left w:val="none" w:sz="0" w:space="0" w:color="auto"/>
            <w:bottom w:val="none" w:sz="0" w:space="0" w:color="auto"/>
            <w:right w:val="none" w:sz="0" w:space="0" w:color="auto"/>
          </w:divBdr>
        </w:div>
        <w:div w:id="479461762">
          <w:marLeft w:val="640"/>
          <w:marRight w:val="0"/>
          <w:marTop w:val="0"/>
          <w:marBottom w:val="0"/>
          <w:divBdr>
            <w:top w:val="none" w:sz="0" w:space="0" w:color="auto"/>
            <w:left w:val="none" w:sz="0" w:space="0" w:color="auto"/>
            <w:bottom w:val="none" w:sz="0" w:space="0" w:color="auto"/>
            <w:right w:val="none" w:sz="0" w:space="0" w:color="auto"/>
          </w:divBdr>
        </w:div>
        <w:div w:id="1704360482">
          <w:marLeft w:val="640"/>
          <w:marRight w:val="0"/>
          <w:marTop w:val="0"/>
          <w:marBottom w:val="0"/>
          <w:divBdr>
            <w:top w:val="none" w:sz="0" w:space="0" w:color="auto"/>
            <w:left w:val="none" w:sz="0" w:space="0" w:color="auto"/>
            <w:bottom w:val="none" w:sz="0" w:space="0" w:color="auto"/>
            <w:right w:val="none" w:sz="0" w:space="0" w:color="auto"/>
          </w:divBdr>
        </w:div>
        <w:div w:id="673261625">
          <w:marLeft w:val="640"/>
          <w:marRight w:val="0"/>
          <w:marTop w:val="0"/>
          <w:marBottom w:val="0"/>
          <w:divBdr>
            <w:top w:val="none" w:sz="0" w:space="0" w:color="auto"/>
            <w:left w:val="none" w:sz="0" w:space="0" w:color="auto"/>
            <w:bottom w:val="none" w:sz="0" w:space="0" w:color="auto"/>
            <w:right w:val="none" w:sz="0" w:space="0" w:color="auto"/>
          </w:divBdr>
        </w:div>
      </w:divsChild>
    </w:div>
    <w:div w:id="947857259">
      <w:bodyDiv w:val="1"/>
      <w:marLeft w:val="0"/>
      <w:marRight w:val="0"/>
      <w:marTop w:val="0"/>
      <w:marBottom w:val="0"/>
      <w:divBdr>
        <w:top w:val="none" w:sz="0" w:space="0" w:color="auto"/>
        <w:left w:val="none" w:sz="0" w:space="0" w:color="auto"/>
        <w:bottom w:val="none" w:sz="0" w:space="0" w:color="auto"/>
        <w:right w:val="none" w:sz="0" w:space="0" w:color="auto"/>
      </w:divBdr>
    </w:div>
    <w:div w:id="948968469">
      <w:bodyDiv w:val="1"/>
      <w:marLeft w:val="0"/>
      <w:marRight w:val="0"/>
      <w:marTop w:val="0"/>
      <w:marBottom w:val="0"/>
      <w:divBdr>
        <w:top w:val="none" w:sz="0" w:space="0" w:color="auto"/>
        <w:left w:val="none" w:sz="0" w:space="0" w:color="auto"/>
        <w:bottom w:val="none" w:sz="0" w:space="0" w:color="auto"/>
        <w:right w:val="none" w:sz="0" w:space="0" w:color="auto"/>
      </w:divBdr>
    </w:div>
    <w:div w:id="951017838">
      <w:bodyDiv w:val="1"/>
      <w:marLeft w:val="0"/>
      <w:marRight w:val="0"/>
      <w:marTop w:val="0"/>
      <w:marBottom w:val="0"/>
      <w:divBdr>
        <w:top w:val="none" w:sz="0" w:space="0" w:color="auto"/>
        <w:left w:val="none" w:sz="0" w:space="0" w:color="auto"/>
        <w:bottom w:val="none" w:sz="0" w:space="0" w:color="auto"/>
        <w:right w:val="none" w:sz="0" w:space="0" w:color="auto"/>
      </w:divBdr>
    </w:div>
    <w:div w:id="953054755">
      <w:bodyDiv w:val="1"/>
      <w:marLeft w:val="0"/>
      <w:marRight w:val="0"/>
      <w:marTop w:val="0"/>
      <w:marBottom w:val="0"/>
      <w:divBdr>
        <w:top w:val="none" w:sz="0" w:space="0" w:color="auto"/>
        <w:left w:val="none" w:sz="0" w:space="0" w:color="auto"/>
        <w:bottom w:val="none" w:sz="0" w:space="0" w:color="auto"/>
        <w:right w:val="none" w:sz="0" w:space="0" w:color="auto"/>
      </w:divBdr>
    </w:div>
    <w:div w:id="954288584">
      <w:bodyDiv w:val="1"/>
      <w:marLeft w:val="0"/>
      <w:marRight w:val="0"/>
      <w:marTop w:val="0"/>
      <w:marBottom w:val="0"/>
      <w:divBdr>
        <w:top w:val="none" w:sz="0" w:space="0" w:color="auto"/>
        <w:left w:val="none" w:sz="0" w:space="0" w:color="auto"/>
        <w:bottom w:val="none" w:sz="0" w:space="0" w:color="auto"/>
        <w:right w:val="none" w:sz="0" w:space="0" w:color="auto"/>
      </w:divBdr>
    </w:div>
    <w:div w:id="954602542">
      <w:bodyDiv w:val="1"/>
      <w:marLeft w:val="0"/>
      <w:marRight w:val="0"/>
      <w:marTop w:val="0"/>
      <w:marBottom w:val="0"/>
      <w:divBdr>
        <w:top w:val="none" w:sz="0" w:space="0" w:color="auto"/>
        <w:left w:val="none" w:sz="0" w:space="0" w:color="auto"/>
        <w:bottom w:val="none" w:sz="0" w:space="0" w:color="auto"/>
        <w:right w:val="none" w:sz="0" w:space="0" w:color="auto"/>
      </w:divBdr>
    </w:div>
    <w:div w:id="956914049">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149136">
      <w:bodyDiv w:val="1"/>
      <w:marLeft w:val="0"/>
      <w:marRight w:val="0"/>
      <w:marTop w:val="0"/>
      <w:marBottom w:val="0"/>
      <w:divBdr>
        <w:top w:val="none" w:sz="0" w:space="0" w:color="auto"/>
        <w:left w:val="none" w:sz="0" w:space="0" w:color="auto"/>
        <w:bottom w:val="none" w:sz="0" w:space="0" w:color="auto"/>
        <w:right w:val="none" w:sz="0" w:space="0" w:color="auto"/>
      </w:divBdr>
    </w:div>
    <w:div w:id="959189244">
      <w:bodyDiv w:val="1"/>
      <w:marLeft w:val="0"/>
      <w:marRight w:val="0"/>
      <w:marTop w:val="0"/>
      <w:marBottom w:val="0"/>
      <w:divBdr>
        <w:top w:val="none" w:sz="0" w:space="0" w:color="auto"/>
        <w:left w:val="none" w:sz="0" w:space="0" w:color="auto"/>
        <w:bottom w:val="none" w:sz="0" w:space="0" w:color="auto"/>
        <w:right w:val="none" w:sz="0" w:space="0" w:color="auto"/>
      </w:divBdr>
      <w:divsChild>
        <w:div w:id="1276213949">
          <w:marLeft w:val="640"/>
          <w:marRight w:val="0"/>
          <w:marTop w:val="0"/>
          <w:marBottom w:val="0"/>
          <w:divBdr>
            <w:top w:val="none" w:sz="0" w:space="0" w:color="auto"/>
            <w:left w:val="none" w:sz="0" w:space="0" w:color="auto"/>
            <w:bottom w:val="none" w:sz="0" w:space="0" w:color="auto"/>
            <w:right w:val="none" w:sz="0" w:space="0" w:color="auto"/>
          </w:divBdr>
        </w:div>
        <w:div w:id="1434864315">
          <w:marLeft w:val="640"/>
          <w:marRight w:val="0"/>
          <w:marTop w:val="0"/>
          <w:marBottom w:val="0"/>
          <w:divBdr>
            <w:top w:val="none" w:sz="0" w:space="0" w:color="auto"/>
            <w:left w:val="none" w:sz="0" w:space="0" w:color="auto"/>
            <w:bottom w:val="none" w:sz="0" w:space="0" w:color="auto"/>
            <w:right w:val="none" w:sz="0" w:space="0" w:color="auto"/>
          </w:divBdr>
        </w:div>
        <w:div w:id="1985886585">
          <w:marLeft w:val="640"/>
          <w:marRight w:val="0"/>
          <w:marTop w:val="0"/>
          <w:marBottom w:val="0"/>
          <w:divBdr>
            <w:top w:val="none" w:sz="0" w:space="0" w:color="auto"/>
            <w:left w:val="none" w:sz="0" w:space="0" w:color="auto"/>
            <w:bottom w:val="none" w:sz="0" w:space="0" w:color="auto"/>
            <w:right w:val="none" w:sz="0" w:space="0" w:color="auto"/>
          </w:divBdr>
        </w:div>
        <w:div w:id="1784497620">
          <w:marLeft w:val="640"/>
          <w:marRight w:val="0"/>
          <w:marTop w:val="0"/>
          <w:marBottom w:val="0"/>
          <w:divBdr>
            <w:top w:val="none" w:sz="0" w:space="0" w:color="auto"/>
            <w:left w:val="none" w:sz="0" w:space="0" w:color="auto"/>
            <w:bottom w:val="none" w:sz="0" w:space="0" w:color="auto"/>
            <w:right w:val="none" w:sz="0" w:space="0" w:color="auto"/>
          </w:divBdr>
        </w:div>
        <w:div w:id="1621185376">
          <w:marLeft w:val="640"/>
          <w:marRight w:val="0"/>
          <w:marTop w:val="0"/>
          <w:marBottom w:val="0"/>
          <w:divBdr>
            <w:top w:val="none" w:sz="0" w:space="0" w:color="auto"/>
            <w:left w:val="none" w:sz="0" w:space="0" w:color="auto"/>
            <w:bottom w:val="none" w:sz="0" w:space="0" w:color="auto"/>
            <w:right w:val="none" w:sz="0" w:space="0" w:color="auto"/>
          </w:divBdr>
        </w:div>
        <w:div w:id="998507924">
          <w:marLeft w:val="640"/>
          <w:marRight w:val="0"/>
          <w:marTop w:val="0"/>
          <w:marBottom w:val="0"/>
          <w:divBdr>
            <w:top w:val="none" w:sz="0" w:space="0" w:color="auto"/>
            <w:left w:val="none" w:sz="0" w:space="0" w:color="auto"/>
            <w:bottom w:val="none" w:sz="0" w:space="0" w:color="auto"/>
            <w:right w:val="none" w:sz="0" w:space="0" w:color="auto"/>
          </w:divBdr>
        </w:div>
        <w:div w:id="2008826816">
          <w:marLeft w:val="640"/>
          <w:marRight w:val="0"/>
          <w:marTop w:val="0"/>
          <w:marBottom w:val="0"/>
          <w:divBdr>
            <w:top w:val="none" w:sz="0" w:space="0" w:color="auto"/>
            <w:left w:val="none" w:sz="0" w:space="0" w:color="auto"/>
            <w:bottom w:val="none" w:sz="0" w:space="0" w:color="auto"/>
            <w:right w:val="none" w:sz="0" w:space="0" w:color="auto"/>
          </w:divBdr>
        </w:div>
        <w:div w:id="922955003">
          <w:marLeft w:val="640"/>
          <w:marRight w:val="0"/>
          <w:marTop w:val="0"/>
          <w:marBottom w:val="0"/>
          <w:divBdr>
            <w:top w:val="none" w:sz="0" w:space="0" w:color="auto"/>
            <w:left w:val="none" w:sz="0" w:space="0" w:color="auto"/>
            <w:bottom w:val="none" w:sz="0" w:space="0" w:color="auto"/>
            <w:right w:val="none" w:sz="0" w:space="0" w:color="auto"/>
          </w:divBdr>
        </w:div>
        <w:div w:id="973825294">
          <w:marLeft w:val="640"/>
          <w:marRight w:val="0"/>
          <w:marTop w:val="0"/>
          <w:marBottom w:val="0"/>
          <w:divBdr>
            <w:top w:val="none" w:sz="0" w:space="0" w:color="auto"/>
            <w:left w:val="none" w:sz="0" w:space="0" w:color="auto"/>
            <w:bottom w:val="none" w:sz="0" w:space="0" w:color="auto"/>
            <w:right w:val="none" w:sz="0" w:space="0" w:color="auto"/>
          </w:divBdr>
        </w:div>
        <w:div w:id="2016959511">
          <w:marLeft w:val="640"/>
          <w:marRight w:val="0"/>
          <w:marTop w:val="0"/>
          <w:marBottom w:val="0"/>
          <w:divBdr>
            <w:top w:val="none" w:sz="0" w:space="0" w:color="auto"/>
            <w:left w:val="none" w:sz="0" w:space="0" w:color="auto"/>
            <w:bottom w:val="none" w:sz="0" w:space="0" w:color="auto"/>
            <w:right w:val="none" w:sz="0" w:space="0" w:color="auto"/>
          </w:divBdr>
        </w:div>
        <w:div w:id="2059358828">
          <w:marLeft w:val="640"/>
          <w:marRight w:val="0"/>
          <w:marTop w:val="0"/>
          <w:marBottom w:val="0"/>
          <w:divBdr>
            <w:top w:val="none" w:sz="0" w:space="0" w:color="auto"/>
            <w:left w:val="none" w:sz="0" w:space="0" w:color="auto"/>
            <w:bottom w:val="none" w:sz="0" w:space="0" w:color="auto"/>
            <w:right w:val="none" w:sz="0" w:space="0" w:color="auto"/>
          </w:divBdr>
        </w:div>
        <w:div w:id="306712985">
          <w:marLeft w:val="640"/>
          <w:marRight w:val="0"/>
          <w:marTop w:val="0"/>
          <w:marBottom w:val="0"/>
          <w:divBdr>
            <w:top w:val="none" w:sz="0" w:space="0" w:color="auto"/>
            <w:left w:val="none" w:sz="0" w:space="0" w:color="auto"/>
            <w:bottom w:val="none" w:sz="0" w:space="0" w:color="auto"/>
            <w:right w:val="none" w:sz="0" w:space="0" w:color="auto"/>
          </w:divBdr>
        </w:div>
        <w:div w:id="578827334">
          <w:marLeft w:val="640"/>
          <w:marRight w:val="0"/>
          <w:marTop w:val="0"/>
          <w:marBottom w:val="0"/>
          <w:divBdr>
            <w:top w:val="none" w:sz="0" w:space="0" w:color="auto"/>
            <w:left w:val="none" w:sz="0" w:space="0" w:color="auto"/>
            <w:bottom w:val="none" w:sz="0" w:space="0" w:color="auto"/>
            <w:right w:val="none" w:sz="0" w:space="0" w:color="auto"/>
          </w:divBdr>
        </w:div>
        <w:div w:id="1789474209">
          <w:marLeft w:val="640"/>
          <w:marRight w:val="0"/>
          <w:marTop w:val="0"/>
          <w:marBottom w:val="0"/>
          <w:divBdr>
            <w:top w:val="none" w:sz="0" w:space="0" w:color="auto"/>
            <w:left w:val="none" w:sz="0" w:space="0" w:color="auto"/>
            <w:bottom w:val="none" w:sz="0" w:space="0" w:color="auto"/>
            <w:right w:val="none" w:sz="0" w:space="0" w:color="auto"/>
          </w:divBdr>
        </w:div>
        <w:div w:id="2083484018">
          <w:marLeft w:val="640"/>
          <w:marRight w:val="0"/>
          <w:marTop w:val="0"/>
          <w:marBottom w:val="0"/>
          <w:divBdr>
            <w:top w:val="none" w:sz="0" w:space="0" w:color="auto"/>
            <w:left w:val="none" w:sz="0" w:space="0" w:color="auto"/>
            <w:bottom w:val="none" w:sz="0" w:space="0" w:color="auto"/>
            <w:right w:val="none" w:sz="0" w:space="0" w:color="auto"/>
          </w:divBdr>
        </w:div>
        <w:div w:id="1082411028">
          <w:marLeft w:val="640"/>
          <w:marRight w:val="0"/>
          <w:marTop w:val="0"/>
          <w:marBottom w:val="0"/>
          <w:divBdr>
            <w:top w:val="none" w:sz="0" w:space="0" w:color="auto"/>
            <w:left w:val="none" w:sz="0" w:space="0" w:color="auto"/>
            <w:bottom w:val="none" w:sz="0" w:space="0" w:color="auto"/>
            <w:right w:val="none" w:sz="0" w:space="0" w:color="auto"/>
          </w:divBdr>
        </w:div>
        <w:div w:id="1075781279">
          <w:marLeft w:val="640"/>
          <w:marRight w:val="0"/>
          <w:marTop w:val="0"/>
          <w:marBottom w:val="0"/>
          <w:divBdr>
            <w:top w:val="none" w:sz="0" w:space="0" w:color="auto"/>
            <w:left w:val="none" w:sz="0" w:space="0" w:color="auto"/>
            <w:bottom w:val="none" w:sz="0" w:space="0" w:color="auto"/>
            <w:right w:val="none" w:sz="0" w:space="0" w:color="auto"/>
          </w:divBdr>
        </w:div>
        <w:div w:id="1026251086">
          <w:marLeft w:val="640"/>
          <w:marRight w:val="0"/>
          <w:marTop w:val="0"/>
          <w:marBottom w:val="0"/>
          <w:divBdr>
            <w:top w:val="none" w:sz="0" w:space="0" w:color="auto"/>
            <w:left w:val="none" w:sz="0" w:space="0" w:color="auto"/>
            <w:bottom w:val="none" w:sz="0" w:space="0" w:color="auto"/>
            <w:right w:val="none" w:sz="0" w:space="0" w:color="auto"/>
          </w:divBdr>
        </w:div>
        <w:div w:id="758521626">
          <w:marLeft w:val="640"/>
          <w:marRight w:val="0"/>
          <w:marTop w:val="0"/>
          <w:marBottom w:val="0"/>
          <w:divBdr>
            <w:top w:val="none" w:sz="0" w:space="0" w:color="auto"/>
            <w:left w:val="none" w:sz="0" w:space="0" w:color="auto"/>
            <w:bottom w:val="none" w:sz="0" w:space="0" w:color="auto"/>
            <w:right w:val="none" w:sz="0" w:space="0" w:color="auto"/>
          </w:divBdr>
        </w:div>
        <w:div w:id="1081484217">
          <w:marLeft w:val="640"/>
          <w:marRight w:val="0"/>
          <w:marTop w:val="0"/>
          <w:marBottom w:val="0"/>
          <w:divBdr>
            <w:top w:val="none" w:sz="0" w:space="0" w:color="auto"/>
            <w:left w:val="none" w:sz="0" w:space="0" w:color="auto"/>
            <w:bottom w:val="none" w:sz="0" w:space="0" w:color="auto"/>
            <w:right w:val="none" w:sz="0" w:space="0" w:color="auto"/>
          </w:divBdr>
        </w:div>
        <w:div w:id="140774280">
          <w:marLeft w:val="640"/>
          <w:marRight w:val="0"/>
          <w:marTop w:val="0"/>
          <w:marBottom w:val="0"/>
          <w:divBdr>
            <w:top w:val="none" w:sz="0" w:space="0" w:color="auto"/>
            <w:left w:val="none" w:sz="0" w:space="0" w:color="auto"/>
            <w:bottom w:val="none" w:sz="0" w:space="0" w:color="auto"/>
            <w:right w:val="none" w:sz="0" w:space="0" w:color="auto"/>
          </w:divBdr>
        </w:div>
        <w:div w:id="2117359805">
          <w:marLeft w:val="640"/>
          <w:marRight w:val="0"/>
          <w:marTop w:val="0"/>
          <w:marBottom w:val="0"/>
          <w:divBdr>
            <w:top w:val="none" w:sz="0" w:space="0" w:color="auto"/>
            <w:left w:val="none" w:sz="0" w:space="0" w:color="auto"/>
            <w:bottom w:val="none" w:sz="0" w:space="0" w:color="auto"/>
            <w:right w:val="none" w:sz="0" w:space="0" w:color="auto"/>
          </w:divBdr>
        </w:div>
        <w:div w:id="1769235601">
          <w:marLeft w:val="640"/>
          <w:marRight w:val="0"/>
          <w:marTop w:val="0"/>
          <w:marBottom w:val="0"/>
          <w:divBdr>
            <w:top w:val="none" w:sz="0" w:space="0" w:color="auto"/>
            <w:left w:val="none" w:sz="0" w:space="0" w:color="auto"/>
            <w:bottom w:val="none" w:sz="0" w:space="0" w:color="auto"/>
            <w:right w:val="none" w:sz="0" w:space="0" w:color="auto"/>
          </w:divBdr>
        </w:div>
        <w:div w:id="1101023048">
          <w:marLeft w:val="640"/>
          <w:marRight w:val="0"/>
          <w:marTop w:val="0"/>
          <w:marBottom w:val="0"/>
          <w:divBdr>
            <w:top w:val="none" w:sz="0" w:space="0" w:color="auto"/>
            <w:left w:val="none" w:sz="0" w:space="0" w:color="auto"/>
            <w:bottom w:val="none" w:sz="0" w:space="0" w:color="auto"/>
            <w:right w:val="none" w:sz="0" w:space="0" w:color="auto"/>
          </w:divBdr>
        </w:div>
        <w:div w:id="985082693">
          <w:marLeft w:val="640"/>
          <w:marRight w:val="0"/>
          <w:marTop w:val="0"/>
          <w:marBottom w:val="0"/>
          <w:divBdr>
            <w:top w:val="none" w:sz="0" w:space="0" w:color="auto"/>
            <w:left w:val="none" w:sz="0" w:space="0" w:color="auto"/>
            <w:bottom w:val="none" w:sz="0" w:space="0" w:color="auto"/>
            <w:right w:val="none" w:sz="0" w:space="0" w:color="auto"/>
          </w:divBdr>
        </w:div>
        <w:div w:id="214705032">
          <w:marLeft w:val="640"/>
          <w:marRight w:val="0"/>
          <w:marTop w:val="0"/>
          <w:marBottom w:val="0"/>
          <w:divBdr>
            <w:top w:val="none" w:sz="0" w:space="0" w:color="auto"/>
            <w:left w:val="none" w:sz="0" w:space="0" w:color="auto"/>
            <w:bottom w:val="none" w:sz="0" w:space="0" w:color="auto"/>
            <w:right w:val="none" w:sz="0" w:space="0" w:color="auto"/>
          </w:divBdr>
        </w:div>
        <w:div w:id="945187919">
          <w:marLeft w:val="640"/>
          <w:marRight w:val="0"/>
          <w:marTop w:val="0"/>
          <w:marBottom w:val="0"/>
          <w:divBdr>
            <w:top w:val="none" w:sz="0" w:space="0" w:color="auto"/>
            <w:left w:val="none" w:sz="0" w:space="0" w:color="auto"/>
            <w:bottom w:val="none" w:sz="0" w:space="0" w:color="auto"/>
            <w:right w:val="none" w:sz="0" w:space="0" w:color="auto"/>
          </w:divBdr>
        </w:div>
        <w:div w:id="995458378">
          <w:marLeft w:val="640"/>
          <w:marRight w:val="0"/>
          <w:marTop w:val="0"/>
          <w:marBottom w:val="0"/>
          <w:divBdr>
            <w:top w:val="none" w:sz="0" w:space="0" w:color="auto"/>
            <w:left w:val="none" w:sz="0" w:space="0" w:color="auto"/>
            <w:bottom w:val="none" w:sz="0" w:space="0" w:color="auto"/>
            <w:right w:val="none" w:sz="0" w:space="0" w:color="auto"/>
          </w:divBdr>
        </w:div>
        <w:div w:id="536629003">
          <w:marLeft w:val="640"/>
          <w:marRight w:val="0"/>
          <w:marTop w:val="0"/>
          <w:marBottom w:val="0"/>
          <w:divBdr>
            <w:top w:val="none" w:sz="0" w:space="0" w:color="auto"/>
            <w:left w:val="none" w:sz="0" w:space="0" w:color="auto"/>
            <w:bottom w:val="none" w:sz="0" w:space="0" w:color="auto"/>
            <w:right w:val="none" w:sz="0" w:space="0" w:color="auto"/>
          </w:divBdr>
        </w:div>
        <w:div w:id="2095739135">
          <w:marLeft w:val="640"/>
          <w:marRight w:val="0"/>
          <w:marTop w:val="0"/>
          <w:marBottom w:val="0"/>
          <w:divBdr>
            <w:top w:val="none" w:sz="0" w:space="0" w:color="auto"/>
            <w:left w:val="none" w:sz="0" w:space="0" w:color="auto"/>
            <w:bottom w:val="none" w:sz="0" w:space="0" w:color="auto"/>
            <w:right w:val="none" w:sz="0" w:space="0" w:color="auto"/>
          </w:divBdr>
        </w:div>
        <w:div w:id="135684346">
          <w:marLeft w:val="640"/>
          <w:marRight w:val="0"/>
          <w:marTop w:val="0"/>
          <w:marBottom w:val="0"/>
          <w:divBdr>
            <w:top w:val="none" w:sz="0" w:space="0" w:color="auto"/>
            <w:left w:val="none" w:sz="0" w:space="0" w:color="auto"/>
            <w:bottom w:val="none" w:sz="0" w:space="0" w:color="auto"/>
            <w:right w:val="none" w:sz="0" w:space="0" w:color="auto"/>
          </w:divBdr>
        </w:div>
        <w:div w:id="4939469">
          <w:marLeft w:val="640"/>
          <w:marRight w:val="0"/>
          <w:marTop w:val="0"/>
          <w:marBottom w:val="0"/>
          <w:divBdr>
            <w:top w:val="none" w:sz="0" w:space="0" w:color="auto"/>
            <w:left w:val="none" w:sz="0" w:space="0" w:color="auto"/>
            <w:bottom w:val="none" w:sz="0" w:space="0" w:color="auto"/>
            <w:right w:val="none" w:sz="0" w:space="0" w:color="auto"/>
          </w:divBdr>
        </w:div>
        <w:div w:id="1923292676">
          <w:marLeft w:val="640"/>
          <w:marRight w:val="0"/>
          <w:marTop w:val="0"/>
          <w:marBottom w:val="0"/>
          <w:divBdr>
            <w:top w:val="none" w:sz="0" w:space="0" w:color="auto"/>
            <w:left w:val="none" w:sz="0" w:space="0" w:color="auto"/>
            <w:bottom w:val="none" w:sz="0" w:space="0" w:color="auto"/>
            <w:right w:val="none" w:sz="0" w:space="0" w:color="auto"/>
          </w:divBdr>
        </w:div>
        <w:div w:id="2112969514">
          <w:marLeft w:val="640"/>
          <w:marRight w:val="0"/>
          <w:marTop w:val="0"/>
          <w:marBottom w:val="0"/>
          <w:divBdr>
            <w:top w:val="none" w:sz="0" w:space="0" w:color="auto"/>
            <w:left w:val="none" w:sz="0" w:space="0" w:color="auto"/>
            <w:bottom w:val="none" w:sz="0" w:space="0" w:color="auto"/>
            <w:right w:val="none" w:sz="0" w:space="0" w:color="auto"/>
          </w:divBdr>
        </w:div>
        <w:div w:id="1807702213">
          <w:marLeft w:val="640"/>
          <w:marRight w:val="0"/>
          <w:marTop w:val="0"/>
          <w:marBottom w:val="0"/>
          <w:divBdr>
            <w:top w:val="none" w:sz="0" w:space="0" w:color="auto"/>
            <w:left w:val="none" w:sz="0" w:space="0" w:color="auto"/>
            <w:bottom w:val="none" w:sz="0" w:space="0" w:color="auto"/>
            <w:right w:val="none" w:sz="0" w:space="0" w:color="auto"/>
          </w:divBdr>
        </w:div>
        <w:div w:id="413014629">
          <w:marLeft w:val="640"/>
          <w:marRight w:val="0"/>
          <w:marTop w:val="0"/>
          <w:marBottom w:val="0"/>
          <w:divBdr>
            <w:top w:val="none" w:sz="0" w:space="0" w:color="auto"/>
            <w:left w:val="none" w:sz="0" w:space="0" w:color="auto"/>
            <w:bottom w:val="none" w:sz="0" w:space="0" w:color="auto"/>
            <w:right w:val="none" w:sz="0" w:space="0" w:color="auto"/>
          </w:divBdr>
        </w:div>
        <w:div w:id="765925451">
          <w:marLeft w:val="640"/>
          <w:marRight w:val="0"/>
          <w:marTop w:val="0"/>
          <w:marBottom w:val="0"/>
          <w:divBdr>
            <w:top w:val="none" w:sz="0" w:space="0" w:color="auto"/>
            <w:left w:val="none" w:sz="0" w:space="0" w:color="auto"/>
            <w:bottom w:val="none" w:sz="0" w:space="0" w:color="auto"/>
            <w:right w:val="none" w:sz="0" w:space="0" w:color="auto"/>
          </w:divBdr>
        </w:div>
        <w:div w:id="234635540">
          <w:marLeft w:val="640"/>
          <w:marRight w:val="0"/>
          <w:marTop w:val="0"/>
          <w:marBottom w:val="0"/>
          <w:divBdr>
            <w:top w:val="none" w:sz="0" w:space="0" w:color="auto"/>
            <w:left w:val="none" w:sz="0" w:space="0" w:color="auto"/>
            <w:bottom w:val="none" w:sz="0" w:space="0" w:color="auto"/>
            <w:right w:val="none" w:sz="0" w:space="0" w:color="auto"/>
          </w:divBdr>
        </w:div>
        <w:div w:id="629360713">
          <w:marLeft w:val="640"/>
          <w:marRight w:val="0"/>
          <w:marTop w:val="0"/>
          <w:marBottom w:val="0"/>
          <w:divBdr>
            <w:top w:val="none" w:sz="0" w:space="0" w:color="auto"/>
            <w:left w:val="none" w:sz="0" w:space="0" w:color="auto"/>
            <w:bottom w:val="none" w:sz="0" w:space="0" w:color="auto"/>
            <w:right w:val="none" w:sz="0" w:space="0" w:color="auto"/>
          </w:divBdr>
        </w:div>
        <w:div w:id="1026558527">
          <w:marLeft w:val="640"/>
          <w:marRight w:val="0"/>
          <w:marTop w:val="0"/>
          <w:marBottom w:val="0"/>
          <w:divBdr>
            <w:top w:val="none" w:sz="0" w:space="0" w:color="auto"/>
            <w:left w:val="none" w:sz="0" w:space="0" w:color="auto"/>
            <w:bottom w:val="none" w:sz="0" w:space="0" w:color="auto"/>
            <w:right w:val="none" w:sz="0" w:space="0" w:color="auto"/>
          </w:divBdr>
        </w:div>
        <w:div w:id="628097548">
          <w:marLeft w:val="640"/>
          <w:marRight w:val="0"/>
          <w:marTop w:val="0"/>
          <w:marBottom w:val="0"/>
          <w:divBdr>
            <w:top w:val="none" w:sz="0" w:space="0" w:color="auto"/>
            <w:left w:val="none" w:sz="0" w:space="0" w:color="auto"/>
            <w:bottom w:val="none" w:sz="0" w:space="0" w:color="auto"/>
            <w:right w:val="none" w:sz="0" w:space="0" w:color="auto"/>
          </w:divBdr>
        </w:div>
        <w:div w:id="296836288">
          <w:marLeft w:val="640"/>
          <w:marRight w:val="0"/>
          <w:marTop w:val="0"/>
          <w:marBottom w:val="0"/>
          <w:divBdr>
            <w:top w:val="none" w:sz="0" w:space="0" w:color="auto"/>
            <w:left w:val="none" w:sz="0" w:space="0" w:color="auto"/>
            <w:bottom w:val="none" w:sz="0" w:space="0" w:color="auto"/>
            <w:right w:val="none" w:sz="0" w:space="0" w:color="auto"/>
          </w:divBdr>
        </w:div>
        <w:div w:id="1526678466">
          <w:marLeft w:val="640"/>
          <w:marRight w:val="0"/>
          <w:marTop w:val="0"/>
          <w:marBottom w:val="0"/>
          <w:divBdr>
            <w:top w:val="none" w:sz="0" w:space="0" w:color="auto"/>
            <w:left w:val="none" w:sz="0" w:space="0" w:color="auto"/>
            <w:bottom w:val="none" w:sz="0" w:space="0" w:color="auto"/>
            <w:right w:val="none" w:sz="0" w:space="0" w:color="auto"/>
          </w:divBdr>
        </w:div>
        <w:div w:id="2119330012">
          <w:marLeft w:val="640"/>
          <w:marRight w:val="0"/>
          <w:marTop w:val="0"/>
          <w:marBottom w:val="0"/>
          <w:divBdr>
            <w:top w:val="none" w:sz="0" w:space="0" w:color="auto"/>
            <w:left w:val="none" w:sz="0" w:space="0" w:color="auto"/>
            <w:bottom w:val="none" w:sz="0" w:space="0" w:color="auto"/>
            <w:right w:val="none" w:sz="0" w:space="0" w:color="auto"/>
          </w:divBdr>
        </w:div>
        <w:div w:id="1882785494">
          <w:marLeft w:val="640"/>
          <w:marRight w:val="0"/>
          <w:marTop w:val="0"/>
          <w:marBottom w:val="0"/>
          <w:divBdr>
            <w:top w:val="none" w:sz="0" w:space="0" w:color="auto"/>
            <w:left w:val="none" w:sz="0" w:space="0" w:color="auto"/>
            <w:bottom w:val="none" w:sz="0" w:space="0" w:color="auto"/>
            <w:right w:val="none" w:sz="0" w:space="0" w:color="auto"/>
          </w:divBdr>
        </w:div>
        <w:div w:id="1356076958">
          <w:marLeft w:val="640"/>
          <w:marRight w:val="0"/>
          <w:marTop w:val="0"/>
          <w:marBottom w:val="0"/>
          <w:divBdr>
            <w:top w:val="none" w:sz="0" w:space="0" w:color="auto"/>
            <w:left w:val="none" w:sz="0" w:space="0" w:color="auto"/>
            <w:bottom w:val="none" w:sz="0" w:space="0" w:color="auto"/>
            <w:right w:val="none" w:sz="0" w:space="0" w:color="auto"/>
          </w:divBdr>
        </w:div>
        <w:div w:id="174879353">
          <w:marLeft w:val="640"/>
          <w:marRight w:val="0"/>
          <w:marTop w:val="0"/>
          <w:marBottom w:val="0"/>
          <w:divBdr>
            <w:top w:val="none" w:sz="0" w:space="0" w:color="auto"/>
            <w:left w:val="none" w:sz="0" w:space="0" w:color="auto"/>
            <w:bottom w:val="none" w:sz="0" w:space="0" w:color="auto"/>
            <w:right w:val="none" w:sz="0" w:space="0" w:color="auto"/>
          </w:divBdr>
        </w:div>
        <w:div w:id="677923336">
          <w:marLeft w:val="640"/>
          <w:marRight w:val="0"/>
          <w:marTop w:val="0"/>
          <w:marBottom w:val="0"/>
          <w:divBdr>
            <w:top w:val="none" w:sz="0" w:space="0" w:color="auto"/>
            <w:left w:val="none" w:sz="0" w:space="0" w:color="auto"/>
            <w:bottom w:val="none" w:sz="0" w:space="0" w:color="auto"/>
            <w:right w:val="none" w:sz="0" w:space="0" w:color="auto"/>
          </w:divBdr>
        </w:div>
        <w:div w:id="761488322">
          <w:marLeft w:val="640"/>
          <w:marRight w:val="0"/>
          <w:marTop w:val="0"/>
          <w:marBottom w:val="0"/>
          <w:divBdr>
            <w:top w:val="none" w:sz="0" w:space="0" w:color="auto"/>
            <w:left w:val="none" w:sz="0" w:space="0" w:color="auto"/>
            <w:bottom w:val="none" w:sz="0" w:space="0" w:color="auto"/>
            <w:right w:val="none" w:sz="0" w:space="0" w:color="auto"/>
          </w:divBdr>
        </w:div>
        <w:div w:id="795952605">
          <w:marLeft w:val="640"/>
          <w:marRight w:val="0"/>
          <w:marTop w:val="0"/>
          <w:marBottom w:val="0"/>
          <w:divBdr>
            <w:top w:val="none" w:sz="0" w:space="0" w:color="auto"/>
            <w:left w:val="none" w:sz="0" w:space="0" w:color="auto"/>
            <w:bottom w:val="none" w:sz="0" w:space="0" w:color="auto"/>
            <w:right w:val="none" w:sz="0" w:space="0" w:color="auto"/>
          </w:divBdr>
        </w:div>
        <w:div w:id="1390617034">
          <w:marLeft w:val="640"/>
          <w:marRight w:val="0"/>
          <w:marTop w:val="0"/>
          <w:marBottom w:val="0"/>
          <w:divBdr>
            <w:top w:val="none" w:sz="0" w:space="0" w:color="auto"/>
            <w:left w:val="none" w:sz="0" w:space="0" w:color="auto"/>
            <w:bottom w:val="none" w:sz="0" w:space="0" w:color="auto"/>
            <w:right w:val="none" w:sz="0" w:space="0" w:color="auto"/>
          </w:divBdr>
        </w:div>
        <w:div w:id="1247232377">
          <w:marLeft w:val="640"/>
          <w:marRight w:val="0"/>
          <w:marTop w:val="0"/>
          <w:marBottom w:val="0"/>
          <w:divBdr>
            <w:top w:val="none" w:sz="0" w:space="0" w:color="auto"/>
            <w:left w:val="none" w:sz="0" w:space="0" w:color="auto"/>
            <w:bottom w:val="none" w:sz="0" w:space="0" w:color="auto"/>
            <w:right w:val="none" w:sz="0" w:space="0" w:color="auto"/>
          </w:divBdr>
        </w:div>
        <w:div w:id="1514413069">
          <w:marLeft w:val="640"/>
          <w:marRight w:val="0"/>
          <w:marTop w:val="0"/>
          <w:marBottom w:val="0"/>
          <w:divBdr>
            <w:top w:val="none" w:sz="0" w:space="0" w:color="auto"/>
            <w:left w:val="none" w:sz="0" w:space="0" w:color="auto"/>
            <w:bottom w:val="none" w:sz="0" w:space="0" w:color="auto"/>
            <w:right w:val="none" w:sz="0" w:space="0" w:color="auto"/>
          </w:divBdr>
        </w:div>
        <w:div w:id="621156275">
          <w:marLeft w:val="640"/>
          <w:marRight w:val="0"/>
          <w:marTop w:val="0"/>
          <w:marBottom w:val="0"/>
          <w:divBdr>
            <w:top w:val="none" w:sz="0" w:space="0" w:color="auto"/>
            <w:left w:val="none" w:sz="0" w:space="0" w:color="auto"/>
            <w:bottom w:val="none" w:sz="0" w:space="0" w:color="auto"/>
            <w:right w:val="none" w:sz="0" w:space="0" w:color="auto"/>
          </w:divBdr>
        </w:div>
        <w:div w:id="768625029">
          <w:marLeft w:val="640"/>
          <w:marRight w:val="0"/>
          <w:marTop w:val="0"/>
          <w:marBottom w:val="0"/>
          <w:divBdr>
            <w:top w:val="none" w:sz="0" w:space="0" w:color="auto"/>
            <w:left w:val="none" w:sz="0" w:space="0" w:color="auto"/>
            <w:bottom w:val="none" w:sz="0" w:space="0" w:color="auto"/>
            <w:right w:val="none" w:sz="0" w:space="0" w:color="auto"/>
          </w:divBdr>
        </w:div>
        <w:div w:id="112210390">
          <w:marLeft w:val="640"/>
          <w:marRight w:val="0"/>
          <w:marTop w:val="0"/>
          <w:marBottom w:val="0"/>
          <w:divBdr>
            <w:top w:val="none" w:sz="0" w:space="0" w:color="auto"/>
            <w:left w:val="none" w:sz="0" w:space="0" w:color="auto"/>
            <w:bottom w:val="none" w:sz="0" w:space="0" w:color="auto"/>
            <w:right w:val="none" w:sz="0" w:space="0" w:color="auto"/>
          </w:divBdr>
        </w:div>
        <w:div w:id="1976720816">
          <w:marLeft w:val="640"/>
          <w:marRight w:val="0"/>
          <w:marTop w:val="0"/>
          <w:marBottom w:val="0"/>
          <w:divBdr>
            <w:top w:val="none" w:sz="0" w:space="0" w:color="auto"/>
            <w:left w:val="none" w:sz="0" w:space="0" w:color="auto"/>
            <w:bottom w:val="none" w:sz="0" w:space="0" w:color="auto"/>
            <w:right w:val="none" w:sz="0" w:space="0" w:color="auto"/>
          </w:divBdr>
        </w:div>
        <w:div w:id="995885807">
          <w:marLeft w:val="640"/>
          <w:marRight w:val="0"/>
          <w:marTop w:val="0"/>
          <w:marBottom w:val="0"/>
          <w:divBdr>
            <w:top w:val="none" w:sz="0" w:space="0" w:color="auto"/>
            <w:left w:val="none" w:sz="0" w:space="0" w:color="auto"/>
            <w:bottom w:val="none" w:sz="0" w:space="0" w:color="auto"/>
            <w:right w:val="none" w:sz="0" w:space="0" w:color="auto"/>
          </w:divBdr>
        </w:div>
        <w:div w:id="604003890">
          <w:marLeft w:val="640"/>
          <w:marRight w:val="0"/>
          <w:marTop w:val="0"/>
          <w:marBottom w:val="0"/>
          <w:divBdr>
            <w:top w:val="none" w:sz="0" w:space="0" w:color="auto"/>
            <w:left w:val="none" w:sz="0" w:space="0" w:color="auto"/>
            <w:bottom w:val="none" w:sz="0" w:space="0" w:color="auto"/>
            <w:right w:val="none" w:sz="0" w:space="0" w:color="auto"/>
          </w:divBdr>
        </w:div>
        <w:div w:id="1362704474">
          <w:marLeft w:val="640"/>
          <w:marRight w:val="0"/>
          <w:marTop w:val="0"/>
          <w:marBottom w:val="0"/>
          <w:divBdr>
            <w:top w:val="none" w:sz="0" w:space="0" w:color="auto"/>
            <w:left w:val="none" w:sz="0" w:space="0" w:color="auto"/>
            <w:bottom w:val="none" w:sz="0" w:space="0" w:color="auto"/>
            <w:right w:val="none" w:sz="0" w:space="0" w:color="auto"/>
          </w:divBdr>
        </w:div>
        <w:div w:id="1847749340">
          <w:marLeft w:val="640"/>
          <w:marRight w:val="0"/>
          <w:marTop w:val="0"/>
          <w:marBottom w:val="0"/>
          <w:divBdr>
            <w:top w:val="none" w:sz="0" w:space="0" w:color="auto"/>
            <w:left w:val="none" w:sz="0" w:space="0" w:color="auto"/>
            <w:bottom w:val="none" w:sz="0" w:space="0" w:color="auto"/>
            <w:right w:val="none" w:sz="0" w:space="0" w:color="auto"/>
          </w:divBdr>
        </w:div>
        <w:div w:id="434864092">
          <w:marLeft w:val="640"/>
          <w:marRight w:val="0"/>
          <w:marTop w:val="0"/>
          <w:marBottom w:val="0"/>
          <w:divBdr>
            <w:top w:val="none" w:sz="0" w:space="0" w:color="auto"/>
            <w:left w:val="none" w:sz="0" w:space="0" w:color="auto"/>
            <w:bottom w:val="none" w:sz="0" w:space="0" w:color="auto"/>
            <w:right w:val="none" w:sz="0" w:space="0" w:color="auto"/>
          </w:divBdr>
        </w:div>
        <w:div w:id="1326056373">
          <w:marLeft w:val="640"/>
          <w:marRight w:val="0"/>
          <w:marTop w:val="0"/>
          <w:marBottom w:val="0"/>
          <w:divBdr>
            <w:top w:val="none" w:sz="0" w:space="0" w:color="auto"/>
            <w:left w:val="none" w:sz="0" w:space="0" w:color="auto"/>
            <w:bottom w:val="none" w:sz="0" w:space="0" w:color="auto"/>
            <w:right w:val="none" w:sz="0" w:space="0" w:color="auto"/>
          </w:divBdr>
        </w:div>
        <w:div w:id="1272931898">
          <w:marLeft w:val="640"/>
          <w:marRight w:val="0"/>
          <w:marTop w:val="0"/>
          <w:marBottom w:val="0"/>
          <w:divBdr>
            <w:top w:val="none" w:sz="0" w:space="0" w:color="auto"/>
            <w:left w:val="none" w:sz="0" w:space="0" w:color="auto"/>
            <w:bottom w:val="none" w:sz="0" w:space="0" w:color="auto"/>
            <w:right w:val="none" w:sz="0" w:space="0" w:color="auto"/>
          </w:divBdr>
        </w:div>
        <w:div w:id="1532956929">
          <w:marLeft w:val="640"/>
          <w:marRight w:val="0"/>
          <w:marTop w:val="0"/>
          <w:marBottom w:val="0"/>
          <w:divBdr>
            <w:top w:val="none" w:sz="0" w:space="0" w:color="auto"/>
            <w:left w:val="none" w:sz="0" w:space="0" w:color="auto"/>
            <w:bottom w:val="none" w:sz="0" w:space="0" w:color="auto"/>
            <w:right w:val="none" w:sz="0" w:space="0" w:color="auto"/>
          </w:divBdr>
        </w:div>
        <w:div w:id="1376153526">
          <w:marLeft w:val="640"/>
          <w:marRight w:val="0"/>
          <w:marTop w:val="0"/>
          <w:marBottom w:val="0"/>
          <w:divBdr>
            <w:top w:val="none" w:sz="0" w:space="0" w:color="auto"/>
            <w:left w:val="none" w:sz="0" w:space="0" w:color="auto"/>
            <w:bottom w:val="none" w:sz="0" w:space="0" w:color="auto"/>
            <w:right w:val="none" w:sz="0" w:space="0" w:color="auto"/>
          </w:divBdr>
        </w:div>
      </w:divsChild>
    </w:div>
    <w:div w:id="960307657">
      <w:bodyDiv w:val="1"/>
      <w:marLeft w:val="0"/>
      <w:marRight w:val="0"/>
      <w:marTop w:val="0"/>
      <w:marBottom w:val="0"/>
      <w:divBdr>
        <w:top w:val="none" w:sz="0" w:space="0" w:color="auto"/>
        <w:left w:val="none" w:sz="0" w:space="0" w:color="auto"/>
        <w:bottom w:val="none" w:sz="0" w:space="0" w:color="auto"/>
        <w:right w:val="none" w:sz="0" w:space="0" w:color="auto"/>
      </w:divBdr>
      <w:divsChild>
        <w:div w:id="588975459">
          <w:marLeft w:val="640"/>
          <w:marRight w:val="0"/>
          <w:marTop w:val="0"/>
          <w:marBottom w:val="0"/>
          <w:divBdr>
            <w:top w:val="none" w:sz="0" w:space="0" w:color="auto"/>
            <w:left w:val="none" w:sz="0" w:space="0" w:color="auto"/>
            <w:bottom w:val="none" w:sz="0" w:space="0" w:color="auto"/>
            <w:right w:val="none" w:sz="0" w:space="0" w:color="auto"/>
          </w:divBdr>
        </w:div>
        <w:div w:id="456802371">
          <w:marLeft w:val="640"/>
          <w:marRight w:val="0"/>
          <w:marTop w:val="0"/>
          <w:marBottom w:val="0"/>
          <w:divBdr>
            <w:top w:val="none" w:sz="0" w:space="0" w:color="auto"/>
            <w:left w:val="none" w:sz="0" w:space="0" w:color="auto"/>
            <w:bottom w:val="none" w:sz="0" w:space="0" w:color="auto"/>
            <w:right w:val="none" w:sz="0" w:space="0" w:color="auto"/>
          </w:divBdr>
        </w:div>
        <w:div w:id="1417942611">
          <w:marLeft w:val="640"/>
          <w:marRight w:val="0"/>
          <w:marTop w:val="0"/>
          <w:marBottom w:val="0"/>
          <w:divBdr>
            <w:top w:val="none" w:sz="0" w:space="0" w:color="auto"/>
            <w:left w:val="none" w:sz="0" w:space="0" w:color="auto"/>
            <w:bottom w:val="none" w:sz="0" w:space="0" w:color="auto"/>
            <w:right w:val="none" w:sz="0" w:space="0" w:color="auto"/>
          </w:divBdr>
        </w:div>
        <w:div w:id="2001763520">
          <w:marLeft w:val="640"/>
          <w:marRight w:val="0"/>
          <w:marTop w:val="0"/>
          <w:marBottom w:val="0"/>
          <w:divBdr>
            <w:top w:val="none" w:sz="0" w:space="0" w:color="auto"/>
            <w:left w:val="none" w:sz="0" w:space="0" w:color="auto"/>
            <w:bottom w:val="none" w:sz="0" w:space="0" w:color="auto"/>
            <w:right w:val="none" w:sz="0" w:space="0" w:color="auto"/>
          </w:divBdr>
        </w:div>
        <w:div w:id="2017153297">
          <w:marLeft w:val="640"/>
          <w:marRight w:val="0"/>
          <w:marTop w:val="0"/>
          <w:marBottom w:val="0"/>
          <w:divBdr>
            <w:top w:val="none" w:sz="0" w:space="0" w:color="auto"/>
            <w:left w:val="none" w:sz="0" w:space="0" w:color="auto"/>
            <w:bottom w:val="none" w:sz="0" w:space="0" w:color="auto"/>
            <w:right w:val="none" w:sz="0" w:space="0" w:color="auto"/>
          </w:divBdr>
        </w:div>
        <w:div w:id="452138513">
          <w:marLeft w:val="640"/>
          <w:marRight w:val="0"/>
          <w:marTop w:val="0"/>
          <w:marBottom w:val="0"/>
          <w:divBdr>
            <w:top w:val="none" w:sz="0" w:space="0" w:color="auto"/>
            <w:left w:val="none" w:sz="0" w:space="0" w:color="auto"/>
            <w:bottom w:val="none" w:sz="0" w:space="0" w:color="auto"/>
            <w:right w:val="none" w:sz="0" w:space="0" w:color="auto"/>
          </w:divBdr>
        </w:div>
        <w:div w:id="490680656">
          <w:marLeft w:val="640"/>
          <w:marRight w:val="0"/>
          <w:marTop w:val="0"/>
          <w:marBottom w:val="0"/>
          <w:divBdr>
            <w:top w:val="none" w:sz="0" w:space="0" w:color="auto"/>
            <w:left w:val="none" w:sz="0" w:space="0" w:color="auto"/>
            <w:bottom w:val="none" w:sz="0" w:space="0" w:color="auto"/>
            <w:right w:val="none" w:sz="0" w:space="0" w:color="auto"/>
          </w:divBdr>
        </w:div>
        <w:div w:id="1885949476">
          <w:marLeft w:val="640"/>
          <w:marRight w:val="0"/>
          <w:marTop w:val="0"/>
          <w:marBottom w:val="0"/>
          <w:divBdr>
            <w:top w:val="none" w:sz="0" w:space="0" w:color="auto"/>
            <w:left w:val="none" w:sz="0" w:space="0" w:color="auto"/>
            <w:bottom w:val="none" w:sz="0" w:space="0" w:color="auto"/>
            <w:right w:val="none" w:sz="0" w:space="0" w:color="auto"/>
          </w:divBdr>
        </w:div>
        <w:div w:id="1665358478">
          <w:marLeft w:val="640"/>
          <w:marRight w:val="0"/>
          <w:marTop w:val="0"/>
          <w:marBottom w:val="0"/>
          <w:divBdr>
            <w:top w:val="none" w:sz="0" w:space="0" w:color="auto"/>
            <w:left w:val="none" w:sz="0" w:space="0" w:color="auto"/>
            <w:bottom w:val="none" w:sz="0" w:space="0" w:color="auto"/>
            <w:right w:val="none" w:sz="0" w:space="0" w:color="auto"/>
          </w:divBdr>
        </w:div>
        <w:div w:id="358971940">
          <w:marLeft w:val="640"/>
          <w:marRight w:val="0"/>
          <w:marTop w:val="0"/>
          <w:marBottom w:val="0"/>
          <w:divBdr>
            <w:top w:val="none" w:sz="0" w:space="0" w:color="auto"/>
            <w:left w:val="none" w:sz="0" w:space="0" w:color="auto"/>
            <w:bottom w:val="none" w:sz="0" w:space="0" w:color="auto"/>
            <w:right w:val="none" w:sz="0" w:space="0" w:color="auto"/>
          </w:divBdr>
        </w:div>
        <w:div w:id="1562597117">
          <w:marLeft w:val="640"/>
          <w:marRight w:val="0"/>
          <w:marTop w:val="0"/>
          <w:marBottom w:val="0"/>
          <w:divBdr>
            <w:top w:val="none" w:sz="0" w:space="0" w:color="auto"/>
            <w:left w:val="none" w:sz="0" w:space="0" w:color="auto"/>
            <w:bottom w:val="none" w:sz="0" w:space="0" w:color="auto"/>
            <w:right w:val="none" w:sz="0" w:space="0" w:color="auto"/>
          </w:divBdr>
        </w:div>
        <w:div w:id="1064718575">
          <w:marLeft w:val="640"/>
          <w:marRight w:val="0"/>
          <w:marTop w:val="0"/>
          <w:marBottom w:val="0"/>
          <w:divBdr>
            <w:top w:val="none" w:sz="0" w:space="0" w:color="auto"/>
            <w:left w:val="none" w:sz="0" w:space="0" w:color="auto"/>
            <w:bottom w:val="none" w:sz="0" w:space="0" w:color="auto"/>
            <w:right w:val="none" w:sz="0" w:space="0" w:color="auto"/>
          </w:divBdr>
        </w:div>
        <w:div w:id="1129039">
          <w:marLeft w:val="640"/>
          <w:marRight w:val="0"/>
          <w:marTop w:val="0"/>
          <w:marBottom w:val="0"/>
          <w:divBdr>
            <w:top w:val="none" w:sz="0" w:space="0" w:color="auto"/>
            <w:left w:val="none" w:sz="0" w:space="0" w:color="auto"/>
            <w:bottom w:val="none" w:sz="0" w:space="0" w:color="auto"/>
            <w:right w:val="none" w:sz="0" w:space="0" w:color="auto"/>
          </w:divBdr>
        </w:div>
        <w:div w:id="150679350">
          <w:marLeft w:val="640"/>
          <w:marRight w:val="0"/>
          <w:marTop w:val="0"/>
          <w:marBottom w:val="0"/>
          <w:divBdr>
            <w:top w:val="none" w:sz="0" w:space="0" w:color="auto"/>
            <w:left w:val="none" w:sz="0" w:space="0" w:color="auto"/>
            <w:bottom w:val="none" w:sz="0" w:space="0" w:color="auto"/>
            <w:right w:val="none" w:sz="0" w:space="0" w:color="auto"/>
          </w:divBdr>
        </w:div>
        <w:div w:id="1175026303">
          <w:marLeft w:val="640"/>
          <w:marRight w:val="0"/>
          <w:marTop w:val="0"/>
          <w:marBottom w:val="0"/>
          <w:divBdr>
            <w:top w:val="none" w:sz="0" w:space="0" w:color="auto"/>
            <w:left w:val="none" w:sz="0" w:space="0" w:color="auto"/>
            <w:bottom w:val="none" w:sz="0" w:space="0" w:color="auto"/>
            <w:right w:val="none" w:sz="0" w:space="0" w:color="auto"/>
          </w:divBdr>
        </w:div>
        <w:div w:id="80227624">
          <w:marLeft w:val="640"/>
          <w:marRight w:val="0"/>
          <w:marTop w:val="0"/>
          <w:marBottom w:val="0"/>
          <w:divBdr>
            <w:top w:val="none" w:sz="0" w:space="0" w:color="auto"/>
            <w:left w:val="none" w:sz="0" w:space="0" w:color="auto"/>
            <w:bottom w:val="none" w:sz="0" w:space="0" w:color="auto"/>
            <w:right w:val="none" w:sz="0" w:space="0" w:color="auto"/>
          </w:divBdr>
        </w:div>
        <w:div w:id="1684045173">
          <w:marLeft w:val="640"/>
          <w:marRight w:val="0"/>
          <w:marTop w:val="0"/>
          <w:marBottom w:val="0"/>
          <w:divBdr>
            <w:top w:val="none" w:sz="0" w:space="0" w:color="auto"/>
            <w:left w:val="none" w:sz="0" w:space="0" w:color="auto"/>
            <w:bottom w:val="none" w:sz="0" w:space="0" w:color="auto"/>
            <w:right w:val="none" w:sz="0" w:space="0" w:color="auto"/>
          </w:divBdr>
        </w:div>
        <w:div w:id="676732447">
          <w:marLeft w:val="640"/>
          <w:marRight w:val="0"/>
          <w:marTop w:val="0"/>
          <w:marBottom w:val="0"/>
          <w:divBdr>
            <w:top w:val="none" w:sz="0" w:space="0" w:color="auto"/>
            <w:left w:val="none" w:sz="0" w:space="0" w:color="auto"/>
            <w:bottom w:val="none" w:sz="0" w:space="0" w:color="auto"/>
            <w:right w:val="none" w:sz="0" w:space="0" w:color="auto"/>
          </w:divBdr>
        </w:div>
        <w:div w:id="409238572">
          <w:marLeft w:val="640"/>
          <w:marRight w:val="0"/>
          <w:marTop w:val="0"/>
          <w:marBottom w:val="0"/>
          <w:divBdr>
            <w:top w:val="none" w:sz="0" w:space="0" w:color="auto"/>
            <w:left w:val="none" w:sz="0" w:space="0" w:color="auto"/>
            <w:bottom w:val="none" w:sz="0" w:space="0" w:color="auto"/>
            <w:right w:val="none" w:sz="0" w:space="0" w:color="auto"/>
          </w:divBdr>
        </w:div>
        <w:div w:id="1166893971">
          <w:marLeft w:val="640"/>
          <w:marRight w:val="0"/>
          <w:marTop w:val="0"/>
          <w:marBottom w:val="0"/>
          <w:divBdr>
            <w:top w:val="none" w:sz="0" w:space="0" w:color="auto"/>
            <w:left w:val="none" w:sz="0" w:space="0" w:color="auto"/>
            <w:bottom w:val="none" w:sz="0" w:space="0" w:color="auto"/>
            <w:right w:val="none" w:sz="0" w:space="0" w:color="auto"/>
          </w:divBdr>
        </w:div>
        <w:div w:id="764423873">
          <w:marLeft w:val="640"/>
          <w:marRight w:val="0"/>
          <w:marTop w:val="0"/>
          <w:marBottom w:val="0"/>
          <w:divBdr>
            <w:top w:val="none" w:sz="0" w:space="0" w:color="auto"/>
            <w:left w:val="none" w:sz="0" w:space="0" w:color="auto"/>
            <w:bottom w:val="none" w:sz="0" w:space="0" w:color="auto"/>
            <w:right w:val="none" w:sz="0" w:space="0" w:color="auto"/>
          </w:divBdr>
        </w:div>
        <w:div w:id="1081950683">
          <w:marLeft w:val="640"/>
          <w:marRight w:val="0"/>
          <w:marTop w:val="0"/>
          <w:marBottom w:val="0"/>
          <w:divBdr>
            <w:top w:val="none" w:sz="0" w:space="0" w:color="auto"/>
            <w:left w:val="none" w:sz="0" w:space="0" w:color="auto"/>
            <w:bottom w:val="none" w:sz="0" w:space="0" w:color="auto"/>
            <w:right w:val="none" w:sz="0" w:space="0" w:color="auto"/>
          </w:divBdr>
        </w:div>
        <w:div w:id="298611603">
          <w:marLeft w:val="640"/>
          <w:marRight w:val="0"/>
          <w:marTop w:val="0"/>
          <w:marBottom w:val="0"/>
          <w:divBdr>
            <w:top w:val="none" w:sz="0" w:space="0" w:color="auto"/>
            <w:left w:val="none" w:sz="0" w:space="0" w:color="auto"/>
            <w:bottom w:val="none" w:sz="0" w:space="0" w:color="auto"/>
            <w:right w:val="none" w:sz="0" w:space="0" w:color="auto"/>
          </w:divBdr>
        </w:div>
        <w:div w:id="1710110607">
          <w:marLeft w:val="640"/>
          <w:marRight w:val="0"/>
          <w:marTop w:val="0"/>
          <w:marBottom w:val="0"/>
          <w:divBdr>
            <w:top w:val="none" w:sz="0" w:space="0" w:color="auto"/>
            <w:left w:val="none" w:sz="0" w:space="0" w:color="auto"/>
            <w:bottom w:val="none" w:sz="0" w:space="0" w:color="auto"/>
            <w:right w:val="none" w:sz="0" w:space="0" w:color="auto"/>
          </w:divBdr>
        </w:div>
        <w:div w:id="330375329">
          <w:marLeft w:val="640"/>
          <w:marRight w:val="0"/>
          <w:marTop w:val="0"/>
          <w:marBottom w:val="0"/>
          <w:divBdr>
            <w:top w:val="none" w:sz="0" w:space="0" w:color="auto"/>
            <w:left w:val="none" w:sz="0" w:space="0" w:color="auto"/>
            <w:bottom w:val="none" w:sz="0" w:space="0" w:color="auto"/>
            <w:right w:val="none" w:sz="0" w:space="0" w:color="auto"/>
          </w:divBdr>
        </w:div>
        <w:div w:id="1421415926">
          <w:marLeft w:val="640"/>
          <w:marRight w:val="0"/>
          <w:marTop w:val="0"/>
          <w:marBottom w:val="0"/>
          <w:divBdr>
            <w:top w:val="none" w:sz="0" w:space="0" w:color="auto"/>
            <w:left w:val="none" w:sz="0" w:space="0" w:color="auto"/>
            <w:bottom w:val="none" w:sz="0" w:space="0" w:color="auto"/>
            <w:right w:val="none" w:sz="0" w:space="0" w:color="auto"/>
          </w:divBdr>
        </w:div>
        <w:div w:id="473765852">
          <w:marLeft w:val="640"/>
          <w:marRight w:val="0"/>
          <w:marTop w:val="0"/>
          <w:marBottom w:val="0"/>
          <w:divBdr>
            <w:top w:val="none" w:sz="0" w:space="0" w:color="auto"/>
            <w:left w:val="none" w:sz="0" w:space="0" w:color="auto"/>
            <w:bottom w:val="none" w:sz="0" w:space="0" w:color="auto"/>
            <w:right w:val="none" w:sz="0" w:space="0" w:color="auto"/>
          </w:divBdr>
        </w:div>
        <w:div w:id="1562136466">
          <w:marLeft w:val="640"/>
          <w:marRight w:val="0"/>
          <w:marTop w:val="0"/>
          <w:marBottom w:val="0"/>
          <w:divBdr>
            <w:top w:val="none" w:sz="0" w:space="0" w:color="auto"/>
            <w:left w:val="none" w:sz="0" w:space="0" w:color="auto"/>
            <w:bottom w:val="none" w:sz="0" w:space="0" w:color="auto"/>
            <w:right w:val="none" w:sz="0" w:space="0" w:color="auto"/>
          </w:divBdr>
        </w:div>
        <w:div w:id="808984161">
          <w:marLeft w:val="640"/>
          <w:marRight w:val="0"/>
          <w:marTop w:val="0"/>
          <w:marBottom w:val="0"/>
          <w:divBdr>
            <w:top w:val="none" w:sz="0" w:space="0" w:color="auto"/>
            <w:left w:val="none" w:sz="0" w:space="0" w:color="auto"/>
            <w:bottom w:val="none" w:sz="0" w:space="0" w:color="auto"/>
            <w:right w:val="none" w:sz="0" w:space="0" w:color="auto"/>
          </w:divBdr>
        </w:div>
        <w:div w:id="1876888103">
          <w:marLeft w:val="640"/>
          <w:marRight w:val="0"/>
          <w:marTop w:val="0"/>
          <w:marBottom w:val="0"/>
          <w:divBdr>
            <w:top w:val="none" w:sz="0" w:space="0" w:color="auto"/>
            <w:left w:val="none" w:sz="0" w:space="0" w:color="auto"/>
            <w:bottom w:val="none" w:sz="0" w:space="0" w:color="auto"/>
            <w:right w:val="none" w:sz="0" w:space="0" w:color="auto"/>
          </w:divBdr>
        </w:div>
        <w:div w:id="153683899">
          <w:marLeft w:val="640"/>
          <w:marRight w:val="0"/>
          <w:marTop w:val="0"/>
          <w:marBottom w:val="0"/>
          <w:divBdr>
            <w:top w:val="none" w:sz="0" w:space="0" w:color="auto"/>
            <w:left w:val="none" w:sz="0" w:space="0" w:color="auto"/>
            <w:bottom w:val="none" w:sz="0" w:space="0" w:color="auto"/>
            <w:right w:val="none" w:sz="0" w:space="0" w:color="auto"/>
          </w:divBdr>
        </w:div>
        <w:div w:id="503060198">
          <w:marLeft w:val="640"/>
          <w:marRight w:val="0"/>
          <w:marTop w:val="0"/>
          <w:marBottom w:val="0"/>
          <w:divBdr>
            <w:top w:val="none" w:sz="0" w:space="0" w:color="auto"/>
            <w:left w:val="none" w:sz="0" w:space="0" w:color="auto"/>
            <w:bottom w:val="none" w:sz="0" w:space="0" w:color="auto"/>
            <w:right w:val="none" w:sz="0" w:space="0" w:color="auto"/>
          </w:divBdr>
        </w:div>
        <w:div w:id="1912498617">
          <w:marLeft w:val="640"/>
          <w:marRight w:val="0"/>
          <w:marTop w:val="0"/>
          <w:marBottom w:val="0"/>
          <w:divBdr>
            <w:top w:val="none" w:sz="0" w:space="0" w:color="auto"/>
            <w:left w:val="none" w:sz="0" w:space="0" w:color="auto"/>
            <w:bottom w:val="none" w:sz="0" w:space="0" w:color="auto"/>
            <w:right w:val="none" w:sz="0" w:space="0" w:color="auto"/>
          </w:divBdr>
        </w:div>
        <w:div w:id="218714188">
          <w:marLeft w:val="640"/>
          <w:marRight w:val="0"/>
          <w:marTop w:val="0"/>
          <w:marBottom w:val="0"/>
          <w:divBdr>
            <w:top w:val="none" w:sz="0" w:space="0" w:color="auto"/>
            <w:left w:val="none" w:sz="0" w:space="0" w:color="auto"/>
            <w:bottom w:val="none" w:sz="0" w:space="0" w:color="auto"/>
            <w:right w:val="none" w:sz="0" w:space="0" w:color="auto"/>
          </w:divBdr>
        </w:div>
        <w:div w:id="455031319">
          <w:marLeft w:val="640"/>
          <w:marRight w:val="0"/>
          <w:marTop w:val="0"/>
          <w:marBottom w:val="0"/>
          <w:divBdr>
            <w:top w:val="none" w:sz="0" w:space="0" w:color="auto"/>
            <w:left w:val="none" w:sz="0" w:space="0" w:color="auto"/>
            <w:bottom w:val="none" w:sz="0" w:space="0" w:color="auto"/>
            <w:right w:val="none" w:sz="0" w:space="0" w:color="auto"/>
          </w:divBdr>
        </w:div>
        <w:div w:id="213660860">
          <w:marLeft w:val="640"/>
          <w:marRight w:val="0"/>
          <w:marTop w:val="0"/>
          <w:marBottom w:val="0"/>
          <w:divBdr>
            <w:top w:val="none" w:sz="0" w:space="0" w:color="auto"/>
            <w:left w:val="none" w:sz="0" w:space="0" w:color="auto"/>
            <w:bottom w:val="none" w:sz="0" w:space="0" w:color="auto"/>
            <w:right w:val="none" w:sz="0" w:space="0" w:color="auto"/>
          </w:divBdr>
        </w:div>
        <w:div w:id="462238540">
          <w:marLeft w:val="640"/>
          <w:marRight w:val="0"/>
          <w:marTop w:val="0"/>
          <w:marBottom w:val="0"/>
          <w:divBdr>
            <w:top w:val="none" w:sz="0" w:space="0" w:color="auto"/>
            <w:left w:val="none" w:sz="0" w:space="0" w:color="auto"/>
            <w:bottom w:val="none" w:sz="0" w:space="0" w:color="auto"/>
            <w:right w:val="none" w:sz="0" w:space="0" w:color="auto"/>
          </w:divBdr>
        </w:div>
        <w:div w:id="86704787">
          <w:marLeft w:val="640"/>
          <w:marRight w:val="0"/>
          <w:marTop w:val="0"/>
          <w:marBottom w:val="0"/>
          <w:divBdr>
            <w:top w:val="none" w:sz="0" w:space="0" w:color="auto"/>
            <w:left w:val="none" w:sz="0" w:space="0" w:color="auto"/>
            <w:bottom w:val="none" w:sz="0" w:space="0" w:color="auto"/>
            <w:right w:val="none" w:sz="0" w:space="0" w:color="auto"/>
          </w:divBdr>
        </w:div>
        <w:div w:id="1183008590">
          <w:marLeft w:val="640"/>
          <w:marRight w:val="0"/>
          <w:marTop w:val="0"/>
          <w:marBottom w:val="0"/>
          <w:divBdr>
            <w:top w:val="none" w:sz="0" w:space="0" w:color="auto"/>
            <w:left w:val="none" w:sz="0" w:space="0" w:color="auto"/>
            <w:bottom w:val="none" w:sz="0" w:space="0" w:color="auto"/>
            <w:right w:val="none" w:sz="0" w:space="0" w:color="auto"/>
          </w:divBdr>
        </w:div>
        <w:div w:id="368457198">
          <w:marLeft w:val="640"/>
          <w:marRight w:val="0"/>
          <w:marTop w:val="0"/>
          <w:marBottom w:val="0"/>
          <w:divBdr>
            <w:top w:val="none" w:sz="0" w:space="0" w:color="auto"/>
            <w:left w:val="none" w:sz="0" w:space="0" w:color="auto"/>
            <w:bottom w:val="none" w:sz="0" w:space="0" w:color="auto"/>
            <w:right w:val="none" w:sz="0" w:space="0" w:color="auto"/>
          </w:divBdr>
        </w:div>
        <w:div w:id="1991906159">
          <w:marLeft w:val="640"/>
          <w:marRight w:val="0"/>
          <w:marTop w:val="0"/>
          <w:marBottom w:val="0"/>
          <w:divBdr>
            <w:top w:val="none" w:sz="0" w:space="0" w:color="auto"/>
            <w:left w:val="none" w:sz="0" w:space="0" w:color="auto"/>
            <w:bottom w:val="none" w:sz="0" w:space="0" w:color="auto"/>
            <w:right w:val="none" w:sz="0" w:space="0" w:color="auto"/>
          </w:divBdr>
        </w:div>
        <w:div w:id="345716131">
          <w:marLeft w:val="640"/>
          <w:marRight w:val="0"/>
          <w:marTop w:val="0"/>
          <w:marBottom w:val="0"/>
          <w:divBdr>
            <w:top w:val="none" w:sz="0" w:space="0" w:color="auto"/>
            <w:left w:val="none" w:sz="0" w:space="0" w:color="auto"/>
            <w:bottom w:val="none" w:sz="0" w:space="0" w:color="auto"/>
            <w:right w:val="none" w:sz="0" w:space="0" w:color="auto"/>
          </w:divBdr>
        </w:div>
        <w:div w:id="1025669946">
          <w:marLeft w:val="640"/>
          <w:marRight w:val="0"/>
          <w:marTop w:val="0"/>
          <w:marBottom w:val="0"/>
          <w:divBdr>
            <w:top w:val="none" w:sz="0" w:space="0" w:color="auto"/>
            <w:left w:val="none" w:sz="0" w:space="0" w:color="auto"/>
            <w:bottom w:val="none" w:sz="0" w:space="0" w:color="auto"/>
            <w:right w:val="none" w:sz="0" w:space="0" w:color="auto"/>
          </w:divBdr>
        </w:div>
        <w:div w:id="186799718">
          <w:marLeft w:val="640"/>
          <w:marRight w:val="0"/>
          <w:marTop w:val="0"/>
          <w:marBottom w:val="0"/>
          <w:divBdr>
            <w:top w:val="none" w:sz="0" w:space="0" w:color="auto"/>
            <w:left w:val="none" w:sz="0" w:space="0" w:color="auto"/>
            <w:bottom w:val="none" w:sz="0" w:space="0" w:color="auto"/>
            <w:right w:val="none" w:sz="0" w:space="0" w:color="auto"/>
          </w:divBdr>
        </w:div>
        <w:div w:id="661545399">
          <w:marLeft w:val="640"/>
          <w:marRight w:val="0"/>
          <w:marTop w:val="0"/>
          <w:marBottom w:val="0"/>
          <w:divBdr>
            <w:top w:val="none" w:sz="0" w:space="0" w:color="auto"/>
            <w:left w:val="none" w:sz="0" w:space="0" w:color="auto"/>
            <w:bottom w:val="none" w:sz="0" w:space="0" w:color="auto"/>
            <w:right w:val="none" w:sz="0" w:space="0" w:color="auto"/>
          </w:divBdr>
        </w:div>
        <w:div w:id="1008098275">
          <w:marLeft w:val="640"/>
          <w:marRight w:val="0"/>
          <w:marTop w:val="0"/>
          <w:marBottom w:val="0"/>
          <w:divBdr>
            <w:top w:val="none" w:sz="0" w:space="0" w:color="auto"/>
            <w:left w:val="none" w:sz="0" w:space="0" w:color="auto"/>
            <w:bottom w:val="none" w:sz="0" w:space="0" w:color="auto"/>
            <w:right w:val="none" w:sz="0" w:space="0" w:color="auto"/>
          </w:divBdr>
        </w:div>
        <w:div w:id="942615306">
          <w:marLeft w:val="640"/>
          <w:marRight w:val="0"/>
          <w:marTop w:val="0"/>
          <w:marBottom w:val="0"/>
          <w:divBdr>
            <w:top w:val="none" w:sz="0" w:space="0" w:color="auto"/>
            <w:left w:val="none" w:sz="0" w:space="0" w:color="auto"/>
            <w:bottom w:val="none" w:sz="0" w:space="0" w:color="auto"/>
            <w:right w:val="none" w:sz="0" w:space="0" w:color="auto"/>
          </w:divBdr>
        </w:div>
        <w:div w:id="567961430">
          <w:marLeft w:val="640"/>
          <w:marRight w:val="0"/>
          <w:marTop w:val="0"/>
          <w:marBottom w:val="0"/>
          <w:divBdr>
            <w:top w:val="none" w:sz="0" w:space="0" w:color="auto"/>
            <w:left w:val="none" w:sz="0" w:space="0" w:color="auto"/>
            <w:bottom w:val="none" w:sz="0" w:space="0" w:color="auto"/>
            <w:right w:val="none" w:sz="0" w:space="0" w:color="auto"/>
          </w:divBdr>
        </w:div>
        <w:div w:id="44763231">
          <w:marLeft w:val="640"/>
          <w:marRight w:val="0"/>
          <w:marTop w:val="0"/>
          <w:marBottom w:val="0"/>
          <w:divBdr>
            <w:top w:val="none" w:sz="0" w:space="0" w:color="auto"/>
            <w:left w:val="none" w:sz="0" w:space="0" w:color="auto"/>
            <w:bottom w:val="none" w:sz="0" w:space="0" w:color="auto"/>
            <w:right w:val="none" w:sz="0" w:space="0" w:color="auto"/>
          </w:divBdr>
        </w:div>
        <w:div w:id="943150225">
          <w:marLeft w:val="640"/>
          <w:marRight w:val="0"/>
          <w:marTop w:val="0"/>
          <w:marBottom w:val="0"/>
          <w:divBdr>
            <w:top w:val="none" w:sz="0" w:space="0" w:color="auto"/>
            <w:left w:val="none" w:sz="0" w:space="0" w:color="auto"/>
            <w:bottom w:val="none" w:sz="0" w:space="0" w:color="auto"/>
            <w:right w:val="none" w:sz="0" w:space="0" w:color="auto"/>
          </w:divBdr>
        </w:div>
        <w:div w:id="1876041745">
          <w:marLeft w:val="640"/>
          <w:marRight w:val="0"/>
          <w:marTop w:val="0"/>
          <w:marBottom w:val="0"/>
          <w:divBdr>
            <w:top w:val="none" w:sz="0" w:space="0" w:color="auto"/>
            <w:left w:val="none" w:sz="0" w:space="0" w:color="auto"/>
            <w:bottom w:val="none" w:sz="0" w:space="0" w:color="auto"/>
            <w:right w:val="none" w:sz="0" w:space="0" w:color="auto"/>
          </w:divBdr>
        </w:div>
        <w:div w:id="1218274216">
          <w:marLeft w:val="640"/>
          <w:marRight w:val="0"/>
          <w:marTop w:val="0"/>
          <w:marBottom w:val="0"/>
          <w:divBdr>
            <w:top w:val="none" w:sz="0" w:space="0" w:color="auto"/>
            <w:left w:val="none" w:sz="0" w:space="0" w:color="auto"/>
            <w:bottom w:val="none" w:sz="0" w:space="0" w:color="auto"/>
            <w:right w:val="none" w:sz="0" w:space="0" w:color="auto"/>
          </w:divBdr>
        </w:div>
        <w:div w:id="1530684786">
          <w:marLeft w:val="640"/>
          <w:marRight w:val="0"/>
          <w:marTop w:val="0"/>
          <w:marBottom w:val="0"/>
          <w:divBdr>
            <w:top w:val="none" w:sz="0" w:space="0" w:color="auto"/>
            <w:left w:val="none" w:sz="0" w:space="0" w:color="auto"/>
            <w:bottom w:val="none" w:sz="0" w:space="0" w:color="auto"/>
            <w:right w:val="none" w:sz="0" w:space="0" w:color="auto"/>
          </w:divBdr>
        </w:div>
        <w:div w:id="1856069280">
          <w:marLeft w:val="640"/>
          <w:marRight w:val="0"/>
          <w:marTop w:val="0"/>
          <w:marBottom w:val="0"/>
          <w:divBdr>
            <w:top w:val="none" w:sz="0" w:space="0" w:color="auto"/>
            <w:left w:val="none" w:sz="0" w:space="0" w:color="auto"/>
            <w:bottom w:val="none" w:sz="0" w:space="0" w:color="auto"/>
            <w:right w:val="none" w:sz="0" w:space="0" w:color="auto"/>
          </w:divBdr>
        </w:div>
        <w:div w:id="1301769566">
          <w:marLeft w:val="640"/>
          <w:marRight w:val="0"/>
          <w:marTop w:val="0"/>
          <w:marBottom w:val="0"/>
          <w:divBdr>
            <w:top w:val="none" w:sz="0" w:space="0" w:color="auto"/>
            <w:left w:val="none" w:sz="0" w:space="0" w:color="auto"/>
            <w:bottom w:val="none" w:sz="0" w:space="0" w:color="auto"/>
            <w:right w:val="none" w:sz="0" w:space="0" w:color="auto"/>
          </w:divBdr>
        </w:div>
        <w:div w:id="1715038981">
          <w:marLeft w:val="640"/>
          <w:marRight w:val="0"/>
          <w:marTop w:val="0"/>
          <w:marBottom w:val="0"/>
          <w:divBdr>
            <w:top w:val="none" w:sz="0" w:space="0" w:color="auto"/>
            <w:left w:val="none" w:sz="0" w:space="0" w:color="auto"/>
            <w:bottom w:val="none" w:sz="0" w:space="0" w:color="auto"/>
            <w:right w:val="none" w:sz="0" w:space="0" w:color="auto"/>
          </w:divBdr>
        </w:div>
        <w:div w:id="1348215377">
          <w:marLeft w:val="640"/>
          <w:marRight w:val="0"/>
          <w:marTop w:val="0"/>
          <w:marBottom w:val="0"/>
          <w:divBdr>
            <w:top w:val="none" w:sz="0" w:space="0" w:color="auto"/>
            <w:left w:val="none" w:sz="0" w:space="0" w:color="auto"/>
            <w:bottom w:val="none" w:sz="0" w:space="0" w:color="auto"/>
            <w:right w:val="none" w:sz="0" w:space="0" w:color="auto"/>
          </w:divBdr>
        </w:div>
        <w:div w:id="503478097">
          <w:marLeft w:val="640"/>
          <w:marRight w:val="0"/>
          <w:marTop w:val="0"/>
          <w:marBottom w:val="0"/>
          <w:divBdr>
            <w:top w:val="none" w:sz="0" w:space="0" w:color="auto"/>
            <w:left w:val="none" w:sz="0" w:space="0" w:color="auto"/>
            <w:bottom w:val="none" w:sz="0" w:space="0" w:color="auto"/>
            <w:right w:val="none" w:sz="0" w:space="0" w:color="auto"/>
          </w:divBdr>
        </w:div>
        <w:div w:id="121966748">
          <w:marLeft w:val="640"/>
          <w:marRight w:val="0"/>
          <w:marTop w:val="0"/>
          <w:marBottom w:val="0"/>
          <w:divBdr>
            <w:top w:val="none" w:sz="0" w:space="0" w:color="auto"/>
            <w:left w:val="none" w:sz="0" w:space="0" w:color="auto"/>
            <w:bottom w:val="none" w:sz="0" w:space="0" w:color="auto"/>
            <w:right w:val="none" w:sz="0" w:space="0" w:color="auto"/>
          </w:divBdr>
        </w:div>
        <w:div w:id="1026756824">
          <w:marLeft w:val="640"/>
          <w:marRight w:val="0"/>
          <w:marTop w:val="0"/>
          <w:marBottom w:val="0"/>
          <w:divBdr>
            <w:top w:val="none" w:sz="0" w:space="0" w:color="auto"/>
            <w:left w:val="none" w:sz="0" w:space="0" w:color="auto"/>
            <w:bottom w:val="none" w:sz="0" w:space="0" w:color="auto"/>
            <w:right w:val="none" w:sz="0" w:space="0" w:color="auto"/>
          </w:divBdr>
        </w:div>
        <w:div w:id="703750073">
          <w:marLeft w:val="640"/>
          <w:marRight w:val="0"/>
          <w:marTop w:val="0"/>
          <w:marBottom w:val="0"/>
          <w:divBdr>
            <w:top w:val="none" w:sz="0" w:space="0" w:color="auto"/>
            <w:left w:val="none" w:sz="0" w:space="0" w:color="auto"/>
            <w:bottom w:val="none" w:sz="0" w:space="0" w:color="auto"/>
            <w:right w:val="none" w:sz="0" w:space="0" w:color="auto"/>
          </w:divBdr>
        </w:div>
        <w:div w:id="1759398436">
          <w:marLeft w:val="640"/>
          <w:marRight w:val="0"/>
          <w:marTop w:val="0"/>
          <w:marBottom w:val="0"/>
          <w:divBdr>
            <w:top w:val="none" w:sz="0" w:space="0" w:color="auto"/>
            <w:left w:val="none" w:sz="0" w:space="0" w:color="auto"/>
            <w:bottom w:val="none" w:sz="0" w:space="0" w:color="auto"/>
            <w:right w:val="none" w:sz="0" w:space="0" w:color="auto"/>
          </w:divBdr>
        </w:div>
        <w:div w:id="1582835703">
          <w:marLeft w:val="640"/>
          <w:marRight w:val="0"/>
          <w:marTop w:val="0"/>
          <w:marBottom w:val="0"/>
          <w:divBdr>
            <w:top w:val="none" w:sz="0" w:space="0" w:color="auto"/>
            <w:left w:val="none" w:sz="0" w:space="0" w:color="auto"/>
            <w:bottom w:val="none" w:sz="0" w:space="0" w:color="auto"/>
            <w:right w:val="none" w:sz="0" w:space="0" w:color="auto"/>
          </w:divBdr>
        </w:div>
        <w:div w:id="1241214291">
          <w:marLeft w:val="640"/>
          <w:marRight w:val="0"/>
          <w:marTop w:val="0"/>
          <w:marBottom w:val="0"/>
          <w:divBdr>
            <w:top w:val="none" w:sz="0" w:space="0" w:color="auto"/>
            <w:left w:val="none" w:sz="0" w:space="0" w:color="auto"/>
            <w:bottom w:val="none" w:sz="0" w:space="0" w:color="auto"/>
            <w:right w:val="none" w:sz="0" w:space="0" w:color="auto"/>
          </w:divBdr>
        </w:div>
      </w:divsChild>
    </w:div>
    <w:div w:id="961308187">
      <w:bodyDiv w:val="1"/>
      <w:marLeft w:val="0"/>
      <w:marRight w:val="0"/>
      <w:marTop w:val="0"/>
      <w:marBottom w:val="0"/>
      <w:divBdr>
        <w:top w:val="none" w:sz="0" w:space="0" w:color="auto"/>
        <w:left w:val="none" w:sz="0" w:space="0" w:color="auto"/>
        <w:bottom w:val="none" w:sz="0" w:space="0" w:color="auto"/>
        <w:right w:val="none" w:sz="0" w:space="0" w:color="auto"/>
      </w:divBdr>
    </w:div>
    <w:div w:id="962269862">
      <w:bodyDiv w:val="1"/>
      <w:marLeft w:val="0"/>
      <w:marRight w:val="0"/>
      <w:marTop w:val="0"/>
      <w:marBottom w:val="0"/>
      <w:divBdr>
        <w:top w:val="none" w:sz="0" w:space="0" w:color="auto"/>
        <w:left w:val="none" w:sz="0" w:space="0" w:color="auto"/>
        <w:bottom w:val="none" w:sz="0" w:space="0" w:color="auto"/>
        <w:right w:val="none" w:sz="0" w:space="0" w:color="auto"/>
      </w:divBdr>
      <w:divsChild>
        <w:div w:id="135101599">
          <w:marLeft w:val="480"/>
          <w:marRight w:val="0"/>
          <w:marTop w:val="0"/>
          <w:marBottom w:val="0"/>
          <w:divBdr>
            <w:top w:val="none" w:sz="0" w:space="0" w:color="auto"/>
            <w:left w:val="none" w:sz="0" w:space="0" w:color="auto"/>
            <w:bottom w:val="none" w:sz="0" w:space="0" w:color="auto"/>
            <w:right w:val="none" w:sz="0" w:space="0" w:color="auto"/>
          </w:divBdr>
        </w:div>
        <w:div w:id="192766375">
          <w:marLeft w:val="480"/>
          <w:marRight w:val="0"/>
          <w:marTop w:val="0"/>
          <w:marBottom w:val="0"/>
          <w:divBdr>
            <w:top w:val="none" w:sz="0" w:space="0" w:color="auto"/>
            <w:left w:val="none" w:sz="0" w:space="0" w:color="auto"/>
            <w:bottom w:val="none" w:sz="0" w:space="0" w:color="auto"/>
            <w:right w:val="none" w:sz="0" w:space="0" w:color="auto"/>
          </w:divBdr>
        </w:div>
        <w:div w:id="1615212683">
          <w:marLeft w:val="480"/>
          <w:marRight w:val="0"/>
          <w:marTop w:val="0"/>
          <w:marBottom w:val="0"/>
          <w:divBdr>
            <w:top w:val="none" w:sz="0" w:space="0" w:color="auto"/>
            <w:left w:val="none" w:sz="0" w:space="0" w:color="auto"/>
            <w:bottom w:val="none" w:sz="0" w:space="0" w:color="auto"/>
            <w:right w:val="none" w:sz="0" w:space="0" w:color="auto"/>
          </w:divBdr>
        </w:div>
        <w:div w:id="1293712929">
          <w:marLeft w:val="480"/>
          <w:marRight w:val="0"/>
          <w:marTop w:val="0"/>
          <w:marBottom w:val="0"/>
          <w:divBdr>
            <w:top w:val="none" w:sz="0" w:space="0" w:color="auto"/>
            <w:left w:val="none" w:sz="0" w:space="0" w:color="auto"/>
            <w:bottom w:val="none" w:sz="0" w:space="0" w:color="auto"/>
            <w:right w:val="none" w:sz="0" w:space="0" w:color="auto"/>
          </w:divBdr>
        </w:div>
        <w:div w:id="1985431766">
          <w:marLeft w:val="480"/>
          <w:marRight w:val="0"/>
          <w:marTop w:val="0"/>
          <w:marBottom w:val="0"/>
          <w:divBdr>
            <w:top w:val="none" w:sz="0" w:space="0" w:color="auto"/>
            <w:left w:val="none" w:sz="0" w:space="0" w:color="auto"/>
            <w:bottom w:val="none" w:sz="0" w:space="0" w:color="auto"/>
            <w:right w:val="none" w:sz="0" w:space="0" w:color="auto"/>
          </w:divBdr>
        </w:div>
        <w:div w:id="1751197141">
          <w:marLeft w:val="480"/>
          <w:marRight w:val="0"/>
          <w:marTop w:val="0"/>
          <w:marBottom w:val="0"/>
          <w:divBdr>
            <w:top w:val="none" w:sz="0" w:space="0" w:color="auto"/>
            <w:left w:val="none" w:sz="0" w:space="0" w:color="auto"/>
            <w:bottom w:val="none" w:sz="0" w:space="0" w:color="auto"/>
            <w:right w:val="none" w:sz="0" w:space="0" w:color="auto"/>
          </w:divBdr>
        </w:div>
        <w:div w:id="1606884616">
          <w:marLeft w:val="480"/>
          <w:marRight w:val="0"/>
          <w:marTop w:val="0"/>
          <w:marBottom w:val="0"/>
          <w:divBdr>
            <w:top w:val="none" w:sz="0" w:space="0" w:color="auto"/>
            <w:left w:val="none" w:sz="0" w:space="0" w:color="auto"/>
            <w:bottom w:val="none" w:sz="0" w:space="0" w:color="auto"/>
            <w:right w:val="none" w:sz="0" w:space="0" w:color="auto"/>
          </w:divBdr>
        </w:div>
        <w:div w:id="1300502156">
          <w:marLeft w:val="480"/>
          <w:marRight w:val="0"/>
          <w:marTop w:val="0"/>
          <w:marBottom w:val="0"/>
          <w:divBdr>
            <w:top w:val="none" w:sz="0" w:space="0" w:color="auto"/>
            <w:left w:val="none" w:sz="0" w:space="0" w:color="auto"/>
            <w:bottom w:val="none" w:sz="0" w:space="0" w:color="auto"/>
            <w:right w:val="none" w:sz="0" w:space="0" w:color="auto"/>
          </w:divBdr>
        </w:div>
        <w:div w:id="147208310">
          <w:marLeft w:val="480"/>
          <w:marRight w:val="0"/>
          <w:marTop w:val="0"/>
          <w:marBottom w:val="0"/>
          <w:divBdr>
            <w:top w:val="none" w:sz="0" w:space="0" w:color="auto"/>
            <w:left w:val="none" w:sz="0" w:space="0" w:color="auto"/>
            <w:bottom w:val="none" w:sz="0" w:space="0" w:color="auto"/>
            <w:right w:val="none" w:sz="0" w:space="0" w:color="auto"/>
          </w:divBdr>
        </w:div>
        <w:div w:id="407534193">
          <w:marLeft w:val="480"/>
          <w:marRight w:val="0"/>
          <w:marTop w:val="0"/>
          <w:marBottom w:val="0"/>
          <w:divBdr>
            <w:top w:val="none" w:sz="0" w:space="0" w:color="auto"/>
            <w:left w:val="none" w:sz="0" w:space="0" w:color="auto"/>
            <w:bottom w:val="none" w:sz="0" w:space="0" w:color="auto"/>
            <w:right w:val="none" w:sz="0" w:space="0" w:color="auto"/>
          </w:divBdr>
        </w:div>
        <w:div w:id="8214572">
          <w:marLeft w:val="480"/>
          <w:marRight w:val="0"/>
          <w:marTop w:val="0"/>
          <w:marBottom w:val="0"/>
          <w:divBdr>
            <w:top w:val="none" w:sz="0" w:space="0" w:color="auto"/>
            <w:left w:val="none" w:sz="0" w:space="0" w:color="auto"/>
            <w:bottom w:val="none" w:sz="0" w:space="0" w:color="auto"/>
            <w:right w:val="none" w:sz="0" w:space="0" w:color="auto"/>
          </w:divBdr>
        </w:div>
        <w:div w:id="811948367">
          <w:marLeft w:val="480"/>
          <w:marRight w:val="0"/>
          <w:marTop w:val="0"/>
          <w:marBottom w:val="0"/>
          <w:divBdr>
            <w:top w:val="none" w:sz="0" w:space="0" w:color="auto"/>
            <w:left w:val="none" w:sz="0" w:space="0" w:color="auto"/>
            <w:bottom w:val="none" w:sz="0" w:space="0" w:color="auto"/>
            <w:right w:val="none" w:sz="0" w:space="0" w:color="auto"/>
          </w:divBdr>
        </w:div>
        <w:div w:id="1191453683">
          <w:marLeft w:val="480"/>
          <w:marRight w:val="0"/>
          <w:marTop w:val="0"/>
          <w:marBottom w:val="0"/>
          <w:divBdr>
            <w:top w:val="none" w:sz="0" w:space="0" w:color="auto"/>
            <w:left w:val="none" w:sz="0" w:space="0" w:color="auto"/>
            <w:bottom w:val="none" w:sz="0" w:space="0" w:color="auto"/>
            <w:right w:val="none" w:sz="0" w:space="0" w:color="auto"/>
          </w:divBdr>
        </w:div>
        <w:div w:id="1079983789">
          <w:marLeft w:val="480"/>
          <w:marRight w:val="0"/>
          <w:marTop w:val="0"/>
          <w:marBottom w:val="0"/>
          <w:divBdr>
            <w:top w:val="none" w:sz="0" w:space="0" w:color="auto"/>
            <w:left w:val="none" w:sz="0" w:space="0" w:color="auto"/>
            <w:bottom w:val="none" w:sz="0" w:space="0" w:color="auto"/>
            <w:right w:val="none" w:sz="0" w:space="0" w:color="auto"/>
          </w:divBdr>
        </w:div>
        <w:div w:id="38824402">
          <w:marLeft w:val="480"/>
          <w:marRight w:val="0"/>
          <w:marTop w:val="0"/>
          <w:marBottom w:val="0"/>
          <w:divBdr>
            <w:top w:val="none" w:sz="0" w:space="0" w:color="auto"/>
            <w:left w:val="none" w:sz="0" w:space="0" w:color="auto"/>
            <w:bottom w:val="none" w:sz="0" w:space="0" w:color="auto"/>
            <w:right w:val="none" w:sz="0" w:space="0" w:color="auto"/>
          </w:divBdr>
        </w:div>
        <w:div w:id="847669856">
          <w:marLeft w:val="480"/>
          <w:marRight w:val="0"/>
          <w:marTop w:val="0"/>
          <w:marBottom w:val="0"/>
          <w:divBdr>
            <w:top w:val="none" w:sz="0" w:space="0" w:color="auto"/>
            <w:left w:val="none" w:sz="0" w:space="0" w:color="auto"/>
            <w:bottom w:val="none" w:sz="0" w:space="0" w:color="auto"/>
            <w:right w:val="none" w:sz="0" w:space="0" w:color="auto"/>
          </w:divBdr>
        </w:div>
        <w:div w:id="456221989">
          <w:marLeft w:val="480"/>
          <w:marRight w:val="0"/>
          <w:marTop w:val="0"/>
          <w:marBottom w:val="0"/>
          <w:divBdr>
            <w:top w:val="none" w:sz="0" w:space="0" w:color="auto"/>
            <w:left w:val="none" w:sz="0" w:space="0" w:color="auto"/>
            <w:bottom w:val="none" w:sz="0" w:space="0" w:color="auto"/>
            <w:right w:val="none" w:sz="0" w:space="0" w:color="auto"/>
          </w:divBdr>
        </w:div>
        <w:div w:id="1598252931">
          <w:marLeft w:val="480"/>
          <w:marRight w:val="0"/>
          <w:marTop w:val="0"/>
          <w:marBottom w:val="0"/>
          <w:divBdr>
            <w:top w:val="none" w:sz="0" w:space="0" w:color="auto"/>
            <w:left w:val="none" w:sz="0" w:space="0" w:color="auto"/>
            <w:bottom w:val="none" w:sz="0" w:space="0" w:color="auto"/>
            <w:right w:val="none" w:sz="0" w:space="0" w:color="auto"/>
          </w:divBdr>
        </w:div>
        <w:div w:id="757286457">
          <w:marLeft w:val="480"/>
          <w:marRight w:val="0"/>
          <w:marTop w:val="0"/>
          <w:marBottom w:val="0"/>
          <w:divBdr>
            <w:top w:val="none" w:sz="0" w:space="0" w:color="auto"/>
            <w:left w:val="none" w:sz="0" w:space="0" w:color="auto"/>
            <w:bottom w:val="none" w:sz="0" w:space="0" w:color="auto"/>
            <w:right w:val="none" w:sz="0" w:space="0" w:color="auto"/>
          </w:divBdr>
        </w:div>
        <w:div w:id="580530132">
          <w:marLeft w:val="480"/>
          <w:marRight w:val="0"/>
          <w:marTop w:val="0"/>
          <w:marBottom w:val="0"/>
          <w:divBdr>
            <w:top w:val="none" w:sz="0" w:space="0" w:color="auto"/>
            <w:left w:val="none" w:sz="0" w:space="0" w:color="auto"/>
            <w:bottom w:val="none" w:sz="0" w:space="0" w:color="auto"/>
            <w:right w:val="none" w:sz="0" w:space="0" w:color="auto"/>
          </w:divBdr>
        </w:div>
        <w:div w:id="1903756811">
          <w:marLeft w:val="480"/>
          <w:marRight w:val="0"/>
          <w:marTop w:val="0"/>
          <w:marBottom w:val="0"/>
          <w:divBdr>
            <w:top w:val="none" w:sz="0" w:space="0" w:color="auto"/>
            <w:left w:val="none" w:sz="0" w:space="0" w:color="auto"/>
            <w:bottom w:val="none" w:sz="0" w:space="0" w:color="auto"/>
            <w:right w:val="none" w:sz="0" w:space="0" w:color="auto"/>
          </w:divBdr>
        </w:div>
        <w:div w:id="1697610983">
          <w:marLeft w:val="480"/>
          <w:marRight w:val="0"/>
          <w:marTop w:val="0"/>
          <w:marBottom w:val="0"/>
          <w:divBdr>
            <w:top w:val="none" w:sz="0" w:space="0" w:color="auto"/>
            <w:left w:val="none" w:sz="0" w:space="0" w:color="auto"/>
            <w:bottom w:val="none" w:sz="0" w:space="0" w:color="auto"/>
            <w:right w:val="none" w:sz="0" w:space="0" w:color="auto"/>
          </w:divBdr>
        </w:div>
        <w:div w:id="1351026523">
          <w:marLeft w:val="480"/>
          <w:marRight w:val="0"/>
          <w:marTop w:val="0"/>
          <w:marBottom w:val="0"/>
          <w:divBdr>
            <w:top w:val="none" w:sz="0" w:space="0" w:color="auto"/>
            <w:left w:val="none" w:sz="0" w:space="0" w:color="auto"/>
            <w:bottom w:val="none" w:sz="0" w:space="0" w:color="auto"/>
            <w:right w:val="none" w:sz="0" w:space="0" w:color="auto"/>
          </w:divBdr>
        </w:div>
        <w:div w:id="1159930383">
          <w:marLeft w:val="480"/>
          <w:marRight w:val="0"/>
          <w:marTop w:val="0"/>
          <w:marBottom w:val="0"/>
          <w:divBdr>
            <w:top w:val="none" w:sz="0" w:space="0" w:color="auto"/>
            <w:left w:val="none" w:sz="0" w:space="0" w:color="auto"/>
            <w:bottom w:val="none" w:sz="0" w:space="0" w:color="auto"/>
            <w:right w:val="none" w:sz="0" w:space="0" w:color="auto"/>
          </w:divBdr>
        </w:div>
        <w:div w:id="615260202">
          <w:marLeft w:val="480"/>
          <w:marRight w:val="0"/>
          <w:marTop w:val="0"/>
          <w:marBottom w:val="0"/>
          <w:divBdr>
            <w:top w:val="none" w:sz="0" w:space="0" w:color="auto"/>
            <w:left w:val="none" w:sz="0" w:space="0" w:color="auto"/>
            <w:bottom w:val="none" w:sz="0" w:space="0" w:color="auto"/>
            <w:right w:val="none" w:sz="0" w:space="0" w:color="auto"/>
          </w:divBdr>
        </w:div>
        <w:div w:id="1804731023">
          <w:marLeft w:val="480"/>
          <w:marRight w:val="0"/>
          <w:marTop w:val="0"/>
          <w:marBottom w:val="0"/>
          <w:divBdr>
            <w:top w:val="none" w:sz="0" w:space="0" w:color="auto"/>
            <w:left w:val="none" w:sz="0" w:space="0" w:color="auto"/>
            <w:bottom w:val="none" w:sz="0" w:space="0" w:color="auto"/>
            <w:right w:val="none" w:sz="0" w:space="0" w:color="auto"/>
          </w:divBdr>
        </w:div>
        <w:div w:id="1059746483">
          <w:marLeft w:val="480"/>
          <w:marRight w:val="0"/>
          <w:marTop w:val="0"/>
          <w:marBottom w:val="0"/>
          <w:divBdr>
            <w:top w:val="none" w:sz="0" w:space="0" w:color="auto"/>
            <w:left w:val="none" w:sz="0" w:space="0" w:color="auto"/>
            <w:bottom w:val="none" w:sz="0" w:space="0" w:color="auto"/>
            <w:right w:val="none" w:sz="0" w:space="0" w:color="auto"/>
          </w:divBdr>
        </w:div>
        <w:div w:id="1431390200">
          <w:marLeft w:val="480"/>
          <w:marRight w:val="0"/>
          <w:marTop w:val="0"/>
          <w:marBottom w:val="0"/>
          <w:divBdr>
            <w:top w:val="none" w:sz="0" w:space="0" w:color="auto"/>
            <w:left w:val="none" w:sz="0" w:space="0" w:color="auto"/>
            <w:bottom w:val="none" w:sz="0" w:space="0" w:color="auto"/>
            <w:right w:val="none" w:sz="0" w:space="0" w:color="auto"/>
          </w:divBdr>
        </w:div>
        <w:div w:id="74792143">
          <w:marLeft w:val="480"/>
          <w:marRight w:val="0"/>
          <w:marTop w:val="0"/>
          <w:marBottom w:val="0"/>
          <w:divBdr>
            <w:top w:val="none" w:sz="0" w:space="0" w:color="auto"/>
            <w:left w:val="none" w:sz="0" w:space="0" w:color="auto"/>
            <w:bottom w:val="none" w:sz="0" w:space="0" w:color="auto"/>
            <w:right w:val="none" w:sz="0" w:space="0" w:color="auto"/>
          </w:divBdr>
        </w:div>
        <w:div w:id="1970358707">
          <w:marLeft w:val="480"/>
          <w:marRight w:val="0"/>
          <w:marTop w:val="0"/>
          <w:marBottom w:val="0"/>
          <w:divBdr>
            <w:top w:val="none" w:sz="0" w:space="0" w:color="auto"/>
            <w:left w:val="none" w:sz="0" w:space="0" w:color="auto"/>
            <w:bottom w:val="none" w:sz="0" w:space="0" w:color="auto"/>
            <w:right w:val="none" w:sz="0" w:space="0" w:color="auto"/>
          </w:divBdr>
        </w:div>
        <w:div w:id="43531391">
          <w:marLeft w:val="480"/>
          <w:marRight w:val="0"/>
          <w:marTop w:val="0"/>
          <w:marBottom w:val="0"/>
          <w:divBdr>
            <w:top w:val="none" w:sz="0" w:space="0" w:color="auto"/>
            <w:left w:val="none" w:sz="0" w:space="0" w:color="auto"/>
            <w:bottom w:val="none" w:sz="0" w:space="0" w:color="auto"/>
            <w:right w:val="none" w:sz="0" w:space="0" w:color="auto"/>
          </w:divBdr>
        </w:div>
        <w:div w:id="1871527836">
          <w:marLeft w:val="480"/>
          <w:marRight w:val="0"/>
          <w:marTop w:val="0"/>
          <w:marBottom w:val="0"/>
          <w:divBdr>
            <w:top w:val="none" w:sz="0" w:space="0" w:color="auto"/>
            <w:left w:val="none" w:sz="0" w:space="0" w:color="auto"/>
            <w:bottom w:val="none" w:sz="0" w:space="0" w:color="auto"/>
            <w:right w:val="none" w:sz="0" w:space="0" w:color="auto"/>
          </w:divBdr>
        </w:div>
        <w:div w:id="1756780316">
          <w:marLeft w:val="480"/>
          <w:marRight w:val="0"/>
          <w:marTop w:val="0"/>
          <w:marBottom w:val="0"/>
          <w:divBdr>
            <w:top w:val="none" w:sz="0" w:space="0" w:color="auto"/>
            <w:left w:val="none" w:sz="0" w:space="0" w:color="auto"/>
            <w:bottom w:val="none" w:sz="0" w:space="0" w:color="auto"/>
            <w:right w:val="none" w:sz="0" w:space="0" w:color="auto"/>
          </w:divBdr>
        </w:div>
        <w:div w:id="1861701237">
          <w:marLeft w:val="480"/>
          <w:marRight w:val="0"/>
          <w:marTop w:val="0"/>
          <w:marBottom w:val="0"/>
          <w:divBdr>
            <w:top w:val="none" w:sz="0" w:space="0" w:color="auto"/>
            <w:left w:val="none" w:sz="0" w:space="0" w:color="auto"/>
            <w:bottom w:val="none" w:sz="0" w:space="0" w:color="auto"/>
            <w:right w:val="none" w:sz="0" w:space="0" w:color="auto"/>
          </w:divBdr>
        </w:div>
        <w:div w:id="1846282971">
          <w:marLeft w:val="480"/>
          <w:marRight w:val="0"/>
          <w:marTop w:val="0"/>
          <w:marBottom w:val="0"/>
          <w:divBdr>
            <w:top w:val="none" w:sz="0" w:space="0" w:color="auto"/>
            <w:left w:val="none" w:sz="0" w:space="0" w:color="auto"/>
            <w:bottom w:val="none" w:sz="0" w:space="0" w:color="auto"/>
            <w:right w:val="none" w:sz="0" w:space="0" w:color="auto"/>
          </w:divBdr>
        </w:div>
        <w:div w:id="148835197">
          <w:marLeft w:val="480"/>
          <w:marRight w:val="0"/>
          <w:marTop w:val="0"/>
          <w:marBottom w:val="0"/>
          <w:divBdr>
            <w:top w:val="none" w:sz="0" w:space="0" w:color="auto"/>
            <w:left w:val="none" w:sz="0" w:space="0" w:color="auto"/>
            <w:bottom w:val="none" w:sz="0" w:space="0" w:color="auto"/>
            <w:right w:val="none" w:sz="0" w:space="0" w:color="auto"/>
          </w:divBdr>
        </w:div>
        <w:div w:id="1289698554">
          <w:marLeft w:val="480"/>
          <w:marRight w:val="0"/>
          <w:marTop w:val="0"/>
          <w:marBottom w:val="0"/>
          <w:divBdr>
            <w:top w:val="none" w:sz="0" w:space="0" w:color="auto"/>
            <w:left w:val="none" w:sz="0" w:space="0" w:color="auto"/>
            <w:bottom w:val="none" w:sz="0" w:space="0" w:color="auto"/>
            <w:right w:val="none" w:sz="0" w:space="0" w:color="auto"/>
          </w:divBdr>
        </w:div>
        <w:div w:id="1327518946">
          <w:marLeft w:val="480"/>
          <w:marRight w:val="0"/>
          <w:marTop w:val="0"/>
          <w:marBottom w:val="0"/>
          <w:divBdr>
            <w:top w:val="none" w:sz="0" w:space="0" w:color="auto"/>
            <w:left w:val="none" w:sz="0" w:space="0" w:color="auto"/>
            <w:bottom w:val="none" w:sz="0" w:space="0" w:color="auto"/>
            <w:right w:val="none" w:sz="0" w:space="0" w:color="auto"/>
          </w:divBdr>
        </w:div>
        <w:div w:id="4600528">
          <w:marLeft w:val="480"/>
          <w:marRight w:val="0"/>
          <w:marTop w:val="0"/>
          <w:marBottom w:val="0"/>
          <w:divBdr>
            <w:top w:val="none" w:sz="0" w:space="0" w:color="auto"/>
            <w:left w:val="none" w:sz="0" w:space="0" w:color="auto"/>
            <w:bottom w:val="none" w:sz="0" w:space="0" w:color="auto"/>
            <w:right w:val="none" w:sz="0" w:space="0" w:color="auto"/>
          </w:divBdr>
        </w:div>
        <w:div w:id="1636984903">
          <w:marLeft w:val="480"/>
          <w:marRight w:val="0"/>
          <w:marTop w:val="0"/>
          <w:marBottom w:val="0"/>
          <w:divBdr>
            <w:top w:val="none" w:sz="0" w:space="0" w:color="auto"/>
            <w:left w:val="none" w:sz="0" w:space="0" w:color="auto"/>
            <w:bottom w:val="none" w:sz="0" w:space="0" w:color="auto"/>
            <w:right w:val="none" w:sz="0" w:space="0" w:color="auto"/>
          </w:divBdr>
        </w:div>
        <w:div w:id="342631792">
          <w:marLeft w:val="480"/>
          <w:marRight w:val="0"/>
          <w:marTop w:val="0"/>
          <w:marBottom w:val="0"/>
          <w:divBdr>
            <w:top w:val="none" w:sz="0" w:space="0" w:color="auto"/>
            <w:left w:val="none" w:sz="0" w:space="0" w:color="auto"/>
            <w:bottom w:val="none" w:sz="0" w:space="0" w:color="auto"/>
            <w:right w:val="none" w:sz="0" w:space="0" w:color="auto"/>
          </w:divBdr>
        </w:div>
        <w:div w:id="1268124472">
          <w:marLeft w:val="480"/>
          <w:marRight w:val="0"/>
          <w:marTop w:val="0"/>
          <w:marBottom w:val="0"/>
          <w:divBdr>
            <w:top w:val="none" w:sz="0" w:space="0" w:color="auto"/>
            <w:left w:val="none" w:sz="0" w:space="0" w:color="auto"/>
            <w:bottom w:val="none" w:sz="0" w:space="0" w:color="auto"/>
            <w:right w:val="none" w:sz="0" w:space="0" w:color="auto"/>
          </w:divBdr>
        </w:div>
        <w:div w:id="1901673099">
          <w:marLeft w:val="480"/>
          <w:marRight w:val="0"/>
          <w:marTop w:val="0"/>
          <w:marBottom w:val="0"/>
          <w:divBdr>
            <w:top w:val="none" w:sz="0" w:space="0" w:color="auto"/>
            <w:left w:val="none" w:sz="0" w:space="0" w:color="auto"/>
            <w:bottom w:val="none" w:sz="0" w:space="0" w:color="auto"/>
            <w:right w:val="none" w:sz="0" w:space="0" w:color="auto"/>
          </w:divBdr>
        </w:div>
        <w:div w:id="13460853">
          <w:marLeft w:val="480"/>
          <w:marRight w:val="0"/>
          <w:marTop w:val="0"/>
          <w:marBottom w:val="0"/>
          <w:divBdr>
            <w:top w:val="none" w:sz="0" w:space="0" w:color="auto"/>
            <w:left w:val="none" w:sz="0" w:space="0" w:color="auto"/>
            <w:bottom w:val="none" w:sz="0" w:space="0" w:color="auto"/>
            <w:right w:val="none" w:sz="0" w:space="0" w:color="auto"/>
          </w:divBdr>
        </w:div>
        <w:div w:id="1721708996">
          <w:marLeft w:val="480"/>
          <w:marRight w:val="0"/>
          <w:marTop w:val="0"/>
          <w:marBottom w:val="0"/>
          <w:divBdr>
            <w:top w:val="none" w:sz="0" w:space="0" w:color="auto"/>
            <w:left w:val="none" w:sz="0" w:space="0" w:color="auto"/>
            <w:bottom w:val="none" w:sz="0" w:space="0" w:color="auto"/>
            <w:right w:val="none" w:sz="0" w:space="0" w:color="auto"/>
          </w:divBdr>
        </w:div>
        <w:div w:id="1386485173">
          <w:marLeft w:val="480"/>
          <w:marRight w:val="0"/>
          <w:marTop w:val="0"/>
          <w:marBottom w:val="0"/>
          <w:divBdr>
            <w:top w:val="none" w:sz="0" w:space="0" w:color="auto"/>
            <w:left w:val="none" w:sz="0" w:space="0" w:color="auto"/>
            <w:bottom w:val="none" w:sz="0" w:space="0" w:color="auto"/>
            <w:right w:val="none" w:sz="0" w:space="0" w:color="auto"/>
          </w:divBdr>
        </w:div>
        <w:div w:id="1477918163">
          <w:marLeft w:val="480"/>
          <w:marRight w:val="0"/>
          <w:marTop w:val="0"/>
          <w:marBottom w:val="0"/>
          <w:divBdr>
            <w:top w:val="none" w:sz="0" w:space="0" w:color="auto"/>
            <w:left w:val="none" w:sz="0" w:space="0" w:color="auto"/>
            <w:bottom w:val="none" w:sz="0" w:space="0" w:color="auto"/>
            <w:right w:val="none" w:sz="0" w:space="0" w:color="auto"/>
          </w:divBdr>
        </w:div>
        <w:div w:id="1733849992">
          <w:marLeft w:val="480"/>
          <w:marRight w:val="0"/>
          <w:marTop w:val="0"/>
          <w:marBottom w:val="0"/>
          <w:divBdr>
            <w:top w:val="none" w:sz="0" w:space="0" w:color="auto"/>
            <w:left w:val="none" w:sz="0" w:space="0" w:color="auto"/>
            <w:bottom w:val="none" w:sz="0" w:space="0" w:color="auto"/>
            <w:right w:val="none" w:sz="0" w:space="0" w:color="auto"/>
          </w:divBdr>
        </w:div>
        <w:div w:id="1606577553">
          <w:marLeft w:val="480"/>
          <w:marRight w:val="0"/>
          <w:marTop w:val="0"/>
          <w:marBottom w:val="0"/>
          <w:divBdr>
            <w:top w:val="none" w:sz="0" w:space="0" w:color="auto"/>
            <w:left w:val="none" w:sz="0" w:space="0" w:color="auto"/>
            <w:bottom w:val="none" w:sz="0" w:space="0" w:color="auto"/>
            <w:right w:val="none" w:sz="0" w:space="0" w:color="auto"/>
          </w:divBdr>
        </w:div>
        <w:div w:id="1958170525">
          <w:marLeft w:val="480"/>
          <w:marRight w:val="0"/>
          <w:marTop w:val="0"/>
          <w:marBottom w:val="0"/>
          <w:divBdr>
            <w:top w:val="none" w:sz="0" w:space="0" w:color="auto"/>
            <w:left w:val="none" w:sz="0" w:space="0" w:color="auto"/>
            <w:bottom w:val="none" w:sz="0" w:space="0" w:color="auto"/>
            <w:right w:val="none" w:sz="0" w:space="0" w:color="auto"/>
          </w:divBdr>
        </w:div>
        <w:div w:id="1211452967">
          <w:marLeft w:val="480"/>
          <w:marRight w:val="0"/>
          <w:marTop w:val="0"/>
          <w:marBottom w:val="0"/>
          <w:divBdr>
            <w:top w:val="none" w:sz="0" w:space="0" w:color="auto"/>
            <w:left w:val="none" w:sz="0" w:space="0" w:color="auto"/>
            <w:bottom w:val="none" w:sz="0" w:space="0" w:color="auto"/>
            <w:right w:val="none" w:sz="0" w:space="0" w:color="auto"/>
          </w:divBdr>
        </w:div>
        <w:div w:id="1264728272">
          <w:marLeft w:val="480"/>
          <w:marRight w:val="0"/>
          <w:marTop w:val="0"/>
          <w:marBottom w:val="0"/>
          <w:divBdr>
            <w:top w:val="none" w:sz="0" w:space="0" w:color="auto"/>
            <w:left w:val="none" w:sz="0" w:space="0" w:color="auto"/>
            <w:bottom w:val="none" w:sz="0" w:space="0" w:color="auto"/>
            <w:right w:val="none" w:sz="0" w:space="0" w:color="auto"/>
          </w:divBdr>
        </w:div>
        <w:div w:id="539130091">
          <w:marLeft w:val="480"/>
          <w:marRight w:val="0"/>
          <w:marTop w:val="0"/>
          <w:marBottom w:val="0"/>
          <w:divBdr>
            <w:top w:val="none" w:sz="0" w:space="0" w:color="auto"/>
            <w:left w:val="none" w:sz="0" w:space="0" w:color="auto"/>
            <w:bottom w:val="none" w:sz="0" w:space="0" w:color="auto"/>
            <w:right w:val="none" w:sz="0" w:space="0" w:color="auto"/>
          </w:divBdr>
        </w:div>
        <w:div w:id="1793669096">
          <w:marLeft w:val="480"/>
          <w:marRight w:val="0"/>
          <w:marTop w:val="0"/>
          <w:marBottom w:val="0"/>
          <w:divBdr>
            <w:top w:val="none" w:sz="0" w:space="0" w:color="auto"/>
            <w:left w:val="none" w:sz="0" w:space="0" w:color="auto"/>
            <w:bottom w:val="none" w:sz="0" w:space="0" w:color="auto"/>
            <w:right w:val="none" w:sz="0" w:space="0" w:color="auto"/>
          </w:divBdr>
        </w:div>
        <w:div w:id="1479881543">
          <w:marLeft w:val="480"/>
          <w:marRight w:val="0"/>
          <w:marTop w:val="0"/>
          <w:marBottom w:val="0"/>
          <w:divBdr>
            <w:top w:val="none" w:sz="0" w:space="0" w:color="auto"/>
            <w:left w:val="none" w:sz="0" w:space="0" w:color="auto"/>
            <w:bottom w:val="none" w:sz="0" w:space="0" w:color="auto"/>
            <w:right w:val="none" w:sz="0" w:space="0" w:color="auto"/>
          </w:divBdr>
        </w:div>
        <w:div w:id="972905866">
          <w:marLeft w:val="480"/>
          <w:marRight w:val="0"/>
          <w:marTop w:val="0"/>
          <w:marBottom w:val="0"/>
          <w:divBdr>
            <w:top w:val="none" w:sz="0" w:space="0" w:color="auto"/>
            <w:left w:val="none" w:sz="0" w:space="0" w:color="auto"/>
            <w:bottom w:val="none" w:sz="0" w:space="0" w:color="auto"/>
            <w:right w:val="none" w:sz="0" w:space="0" w:color="auto"/>
          </w:divBdr>
        </w:div>
        <w:div w:id="567544293">
          <w:marLeft w:val="480"/>
          <w:marRight w:val="0"/>
          <w:marTop w:val="0"/>
          <w:marBottom w:val="0"/>
          <w:divBdr>
            <w:top w:val="none" w:sz="0" w:space="0" w:color="auto"/>
            <w:left w:val="none" w:sz="0" w:space="0" w:color="auto"/>
            <w:bottom w:val="none" w:sz="0" w:space="0" w:color="auto"/>
            <w:right w:val="none" w:sz="0" w:space="0" w:color="auto"/>
          </w:divBdr>
        </w:div>
        <w:div w:id="655455653">
          <w:marLeft w:val="480"/>
          <w:marRight w:val="0"/>
          <w:marTop w:val="0"/>
          <w:marBottom w:val="0"/>
          <w:divBdr>
            <w:top w:val="none" w:sz="0" w:space="0" w:color="auto"/>
            <w:left w:val="none" w:sz="0" w:space="0" w:color="auto"/>
            <w:bottom w:val="none" w:sz="0" w:space="0" w:color="auto"/>
            <w:right w:val="none" w:sz="0" w:space="0" w:color="auto"/>
          </w:divBdr>
        </w:div>
        <w:div w:id="1917015803">
          <w:marLeft w:val="480"/>
          <w:marRight w:val="0"/>
          <w:marTop w:val="0"/>
          <w:marBottom w:val="0"/>
          <w:divBdr>
            <w:top w:val="none" w:sz="0" w:space="0" w:color="auto"/>
            <w:left w:val="none" w:sz="0" w:space="0" w:color="auto"/>
            <w:bottom w:val="none" w:sz="0" w:space="0" w:color="auto"/>
            <w:right w:val="none" w:sz="0" w:space="0" w:color="auto"/>
          </w:divBdr>
        </w:div>
        <w:div w:id="231358285">
          <w:marLeft w:val="480"/>
          <w:marRight w:val="0"/>
          <w:marTop w:val="0"/>
          <w:marBottom w:val="0"/>
          <w:divBdr>
            <w:top w:val="none" w:sz="0" w:space="0" w:color="auto"/>
            <w:left w:val="none" w:sz="0" w:space="0" w:color="auto"/>
            <w:bottom w:val="none" w:sz="0" w:space="0" w:color="auto"/>
            <w:right w:val="none" w:sz="0" w:space="0" w:color="auto"/>
          </w:divBdr>
        </w:div>
        <w:div w:id="396786735">
          <w:marLeft w:val="480"/>
          <w:marRight w:val="0"/>
          <w:marTop w:val="0"/>
          <w:marBottom w:val="0"/>
          <w:divBdr>
            <w:top w:val="none" w:sz="0" w:space="0" w:color="auto"/>
            <w:left w:val="none" w:sz="0" w:space="0" w:color="auto"/>
            <w:bottom w:val="none" w:sz="0" w:space="0" w:color="auto"/>
            <w:right w:val="none" w:sz="0" w:space="0" w:color="auto"/>
          </w:divBdr>
        </w:div>
        <w:div w:id="1439178422">
          <w:marLeft w:val="480"/>
          <w:marRight w:val="0"/>
          <w:marTop w:val="0"/>
          <w:marBottom w:val="0"/>
          <w:divBdr>
            <w:top w:val="none" w:sz="0" w:space="0" w:color="auto"/>
            <w:left w:val="none" w:sz="0" w:space="0" w:color="auto"/>
            <w:bottom w:val="none" w:sz="0" w:space="0" w:color="auto"/>
            <w:right w:val="none" w:sz="0" w:space="0" w:color="auto"/>
          </w:divBdr>
        </w:div>
        <w:div w:id="928927869">
          <w:marLeft w:val="480"/>
          <w:marRight w:val="0"/>
          <w:marTop w:val="0"/>
          <w:marBottom w:val="0"/>
          <w:divBdr>
            <w:top w:val="none" w:sz="0" w:space="0" w:color="auto"/>
            <w:left w:val="none" w:sz="0" w:space="0" w:color="auto"/>
            <w:bottom w:val="none" w:sz="0" w:space="0" w:color="auto"/>
            <w:right w:val="none" w:sz="0" w:space="0" w:color="auto"/>
          </w:divBdr>
        </w:div>
        <w:div w:id="2044743962">
          <w:marLeft w:val="480"/>
          <w:marRight w:val="0"/>
          <w:marTop w:val="0"/>
          <w:marBottom w:val="0"/>
          <w:divBdr>
            <w:top w:val="none" w:sz="0" w:space="0" w:color="auto"/>
            <w:left w:val="none" w:sz="0" w:space="0" w:color="auto"/>
            <w:bottom w:val="none" w:sz="0" w:space="0" w:color="auto"/>
            <w:right w:val="none" w:sz="0" w:space="0" w:color="auto"/>
          </w:divBdr>
        </w:div>
        <w:div w:id="1770159913">
          <w:marLeft w:val="480"/>
          <w:marRight w:val="0"/>
          <w:marTop w:val="0"/>
          <w:marBottom w:val="0"/>
          <w:divBdr>
            <w:top w:val="none" w:sz="0" w:space="0" w:color="auto"/>
            <w:left w:val="none" w:sz="0" w:space="0" w:color="auto"/>
            <w:bottom w:val="none" w:sz="0" w:space="0" w:color="auto"/>
            <w:right w:val="none" w:sz="0" w:space="0" w:color="auto"/>
          </w:divBdr>
        </w:div>
        <w:div w:id="1692143474">
          <w:marLeft w:val="480"/>
          <w:marRight w:val="0"/>
          <w:marTop w:val="0"/>
          <w:marBottom w:val="0"/>
          <w:divBdr>
            <w:top w:val="none" w:sz="0" w:space="0" w:color="auto"/>
            <w:left w:val="none" w:sz="0" w:space="0" w:color="auto"/>
            <w:bottom w:val="none" w:sz="0" w:space="0" w:color="auto"/>
            <w:right w:val="none" w:sz="0" w:space="0" w:color="auto"/>
          </w:divBdr>
        </w:div>
        <w:div w:id="630094151">
          <w:marLeft w:val="480"/>
          <w:marRight w:val="0"/>
          <w:marTop w:val="0"/>
          <w:marBottom w:val="0"/>
          <w:divBdr>
            <w:top w:val="none" w:sz="0" w:space="0" w:color="auto"/>
            <w:left w:val="none" w:sz="0" w:space="0" w:color="auto"/>
            <w:bottom w:val="none" w:sz="0" w:space="0" w:color="auto"/>
            <w:right w:val="none" w:sz="0" w:space="0" w:color="auto"/>
          </w:divBdr>
        </w:div>
        <w:div w:id="1279604551">
          <w:marLeft w:val="480"/>
          <w:marRight w:val="0"/>
          <w:marTop w:val="0"/>
          <w:marBottom w:val="0"/>
          <w:divBdr>
            <w:top w:val="none" w:sz="0" w:space="0" w:color="auto"/>
            <w:left w:val="none" w:sz="0" w:space="0" w:color="auto"/>
            <w:bottom w:val="none" w:sz="0" w:space="0" w:color="auto"/>
            <w:right w:val="none" w:sz="0" w:space="0" w:color="auto"/>
          </w:divBdr>
        </w:div>
      </w:divsChild>
    </w:div>
    <w:div w:id="963387909">
      <w:bodyDiv w:val="1"/>
      <w:marLeft w:val="0"/>
      <w:marRight w:val="0"/>
      <w:marTop w:val="0"/>
      <w:marBottom w:val="0"/>
      <w:divBdr>
        <w:top w:val="none" w:sz="0" w:space="0" w:color="auto"/>
        <w:left w:val="none" w:sz="0" w:space="0" w:color="auto"/>
        <w:bottom w:val="none" w:sz="0" w:space="0" w:color="auto"/>
        <w:right w:val="none" w:sz="0" w:space="0" w:color="auto"/>
      </w:divBdr>
    </w:div>
    <w:div w:id="965425437">
      <w:bodyDiv w:val="1"/>
      <w:marLeft w:val="0"/>
      <w:marRight w:val="0"/>
      <w:marTop w:val="0"/>
      <w:marBottom w:val="0"/>
      <w:divBdr>
        <w:top w:val="none" w:sz="0" w:space="0" w:color="auto"/>
        <w:left w:val="none" w:sz="0" w:space="0" w:color="auto"/>
        <w:bottom w:val="none" w:sz="0" w:space="0" w:color="auto"/>
        <w:right w:val="none" w:sz="0" w:space="0" w:color="auto"/>
      </w:divBdr>
      <w:divsChild>
        <w:div w:id="823425223">
          <w:marLeft w:val="480"/>
          <w:marRight w:val="0"/>
          <w:marTop w:val="0"/>
          <w:marBottom w:val="0"/>
          <w:divBdr>
            <w:top w:val="none" w:sz="0" w:space="0" w:color="auto"/>
            <w:left w:val="none" w:sz="0" w:space="0" w:color="auto"/>
            <w:bottom w:val="none" w:sz="0" w:space="0" w:color="auto"/>
            <w:right w:val="none" w:sz="0" w:space="0" w:color="auto"/>
          </w:divBdr>
        </w:div>
        <w:div w:id="614674348">
          <w:marLeft w:val="480"/>
          <w:marRight w:val="0"/>
          <w:marTop w:val="0"/>
          <w:marBottom w:val="0"/>
          <w:divBdr>
            <w:top w:val="none" w:sz="0" w:space="0" w:color="auto"/>
            <w:left w:val="none" w:sz="0" w:space="0" w:color="auto"/>
            <w:bottom w:val="none" w:sz="0" w:space="0" w:color="auto"/>
            <w:right w:val="none" w:sz="0" w:space="0" w:color="auto"/>
          </w:divBdr>
        </w:div>
        <w:div w:id="1901625043">
          <w:marLeft w:val="480"/>
          <w:marRight w:val="0"/>
          <w:marTop w:val="0"/>
          <w:marBottom w:val="0"/>
          <w:divBdr>
            <w:top w:val="none" w:sz="0" w:space="0" w:color="auto"/>
            <w:left w:val="none" w:sz="0" w:space="0" w:color="auto"/>
            <w:bottom w:val="none" w:sz="0" w:space="0" w:color="auto"/>
            <w:right w:val="none" w:sz="0" w:space="0" w:color="auto"/>
          </w:divBdr>
        </w:div>
        <w:div w:id="400560272">
          <w:marLeft w:val="480"/>
          <w:marRight w:val="0"/>
          <w:marTop w:val="0"/>
          <w:marBottom w:val="0"/>
          <w:divBdr>
            <w:top w:val="none" w:sz="0" w:space="0" w:color="auto"/>
            <w:left w:val="none" w:sz="0" w:space="0" w:color="auto"/>
            <w:bottom w:val="none" w:sz="0" w:space="0" w:color="auto"/>
            <w:right w:val="none" w:sz="0" w:space="0" w:color="auto"/>
          </w:divBdr>
        </w:div>
        <w:div w:id="2132281231">
          <w:marLeft w:val="480"/>
          <w:marRight w:val="0"/>
          <w:marTop w:val="0"/>
          <w:marBottom w:val="0"/>
          <w:divBdr>
            <w:top w:val="none" w:sz="0" w:space="0" w:color="auto"/>
            <w:left w:val="none" w:sz="0" w:space="0" w:color="auto"/>
            <w:bottom w:val="none" w:sz="0" w:space="0" w:color="auto"/>
            <w:right w:val="none" w:sz="0" w:space="0" w:color="auto"/>
          </w:divBdr>
        </w:div>
        <w:div w:id="262496273">
          <w:marLeft w:val="480"/>
          <w:marRight w:val="0"/>
          <w:marTop w:val="0"/>
          <w:marBottom w:val="0"/>
          <w:divBdr>
            <w:top w:val="none" w:sz="0" w:space="0" w:color="auto"/>
            <w:left w:val="none" w:sz="0" w:space="0" w:color="auto"/>
            <w:bottom w:val="none" w:sz="0" w:space="0" w:color="auto"/>
            <w:right w:val="none" w:sz="0" w:space="0" w:color="auto"/>
          </w:divBdr>
        </w:div>
        <w:div w:id="130564448">
          <w:marLeft w:val="480"/>
          <w:marRight w:val="0"/>
          <w:marTop w:val="0"/>
          <w:marBottom w:val="0"/>
          <w:divBdr>
            <w:top w:val="none" w:sz="0" w:space="0" w:color="auto"/>
            <w:left w:val="none" w:sz="0" w:space="0" w:color="auto"/>
            <w:bottom w:val="none" w:sz="0" w:space="0" w:color="auto"/>
            <w:right w:val="none" w:sz="0" w:space="0" w:color="auto"/>
          </w:divBdr>
        </w:div>
        <w:div w:id="266273711">
          <w:marLeft w:val="480"/>
          <w:marRight w:val="0"/>
          <w:marTop w:val="0"/>
          <w:marBottom w:val="0"/>
          <w:divBdr>
            <w:top w:val="none" w:sz="0" w:space="0" w:color="auto"/>
            <w:left w:val="none" w:sz="0" w:space="0" w:color="auto"/>
            <w:bottom w:val="none" w:sz="0" w:space="0" w:color="auto"/>
            <w:right w:val="none" w:sz="0" w:space="0" w:color="auto"/>
          </w:divBdr>
        </w:div>
        <w:div w:id="1291937260">
          <w:marLeft w:val="480"/>
          <w:marRight w:val="0"/>
          <w:marTop w:val="0"/>
          <w:marBottom w:val="0"/>
          <w:divBdr>
            <w:top w:val="none" w:sz="0" w:space="0" w:color="auto"/>
            <w:left w:val="none" w:sz="0" w:space="0" w:color="auto"/>
            <w:bottom w:val="none" w:sz="0" w:space="0" w:color="auto"/>
            <w:right w:val="none" w:sz="0" w:space="0" w:color="auto"/>
          </w:divBdr>
        </w:div>
        <w:div w:id="689910774">
          <w:marLeft w:val="480"/>
          <w:marRight w:val="0"/>
          <w:marTop w:val="0"/>
          <w:marBottom w:val="0"/>
          <w:divBdr>
            <w:top w:val="none" w:sz="0" w:space="0" w:color="auto"/>
            <w:left w:val="none" w:sz="0" w:space="0" w:color="auto"/>
            <w:bottom w:val="none" w:sz="0" w:space="0" w:color="auto"/>
            <w:right w:val="none" w:sz="0" w:space="0" w:color="auto"/>
          </w:divBdr>
        </w:div>
        <w:div w:id="230307816">
          <w:marLeft w:val="480"/>
          <w:marRight w:val="0"/>
          <w:marTop w:val="0"/>
          <w:marBottom w:val="0"/>
          <w:divBdr>
            <w:top w:val="none" w:sz="0" w:space="0" w:color="auto"/>
            <w:left w:val="none" w:sz="0" w:space="0" w:color="auto"/>
            <w:bottom w:val="none" w:sz="0" w:space="0" w:color="auto"/>
            <w:right w:val="none" w:sz="0" w:space="0" w:color="auto"/>
          </w:divBdr>
        </w:div>
        <w:div w:id="1418475980">
          <w:marLeft w:val="480"/>
          <w:marRight w:val="0"/>
          <w:marTop w:val="0"/>
          <w:marBottom w:val="0"/>
          <w:divBdr>
            <w:top w:val="none" w:sz="0" w:space="0" w:color="auto"/>
            <w:left w:val="none" w:sz="0" w:space="0" w:color="auto"/>
            <w:bottom w:val="none" w:sz="0" w:space="0" w:color="auto"/>
            <w:right w:val="none" w:sz="0" w:space="0" w:color="auto"/>
          </w:divBdr>
        </w:div>
        <w:div w:id="1567842078">
          <w:marLeft w:val="480"/>
          <w:marRight w:val="0"/>
          <w:marTop w:val="0"/>
          <w:marBottom w:val="0"/>
          <w:divBdr>
            <w:top w:val="none" w:sz="0" w:space="0" w:color="auto"/>
            <w:left w:val="none" w:sz="0" w:space="0" w:color="auto"/>
            <w:bottom w:val="none" w:sz="0" w:space="0" w:color="auto"/>
            <w:right w:val="none" w:sz="0" w:space="0" w:color="auto"/>
          </w:divBdr>
        </w:div>
        <w:div w:id="849758525">
          <w:marLeft w:val="480"/>
          <w:marRight w:val="0"/>
          <w:marTop w:val="0"/>
          <w:marBottom w:val="0"/>
          <w:divBdr>
            <w:top w:val="none" w:sz="0" w:space="0" w:color="auto"/>
            <w:left w:val="none" w:sz="0" w:space="0" w:color="auto"/>
            <w:bottom w:val="none" w:sz="0" w:space="0" w:color="auto"/>
            <w:right w:val="none" w:sz="0" w:space="0" w:color="auto"/>
          </w:divBdr>
        </w:div>
        <w:div w:id="1205172974">
          <w:marLeft w:val="480"/>
          <w:marRight w:val="0"/>
          <w:marTop w:val="0"/>
          <w:marBottom w:val="0"/>
          <w:divBdr>
            <w:top w:val="none" w:sz="0" w:space="0" w:color="auto"/>
            <w:left w:val="none" w:sz="0" w:space="0" w:color="auto"/>
            <w:bottom w:val="none" w:sz="0" w:space="0" w:color="auto"/>
            <w:right w:val="none" w:sz="0" w:space="0" w:color="auto"/>
          </w:divBdr>
        </w:div>
        <w:div w:id="714936412">
          <w:marLeft w:val="480"/>
          <w:marRight w:val="0"/>
          <w:marTop w:val="0"/>
          <w:marBottom w:val="0"/>
          <w:divBdr>
            <w:top w:val="none" w:sz="0" w:space="0" w:color="auto"/>
            <w:left w:val="none" w:sz="0" w:space="0" w:color="auto"/>
            <w:bottom w:val="none" w:sz="0" w:space="0" w:color="auto"/>
            <w:right w:val="none" w:sz="0" w:space="0" w:color="auto"/>
          </w:divBdr>
        </w:div>
        <w:div w:id="882986139">
          <w:marLeft w:val="480"/>
          <w:marRight w:val="0"/>
          <w:marTop w:val="0"/>
          <w:marBottom w:val="0"/>
          <w:divBdr>
            <w:top w:val="none" w:sz="0" w:space="0" w:color="auto"/>
            <w:left w:val="none" w:sz="0" w:space="0" w:color="auto"/>
            <w:bottom w:val="none" w:sz="0" w:space="0" w:color="auto"/>
            <w:right w:val="none" w:sz="0" w:space="0" w:color="auto"/>
          </w:divBdr>
        </w:div>
        <w:div w:id="2011518875">
          <w:marLeft w:val="480"/>
          <w:marRight w:val="0"/>
          <w:marTop w:val="0"/>
          <w:marBottom w:val="0"/>
          <w:divBdr>
            <w:top w:val="none" w:sz="0" w:space="0" w:color="auto"/>
            <w:left w:val="none" w:sz="0" w:space="0" w:color="auto"/>
            <w:bottom w:val="none" w:sz="0" w:space="0" w:color="auto"/>
            <w:right w:val="none" w:sz="0" w:space="0" w:color="auto"/>
          </w:divBdr>
        </w:div>
        <w:div w:id="2027781810">
          <w:marLeft w:val="480"/>
          <w:marRight w:val="0"/>
          <w:marTop w:val="0"/>
          <w:marBottom w:val="0"/>
          <w:divBdr>
            <w:top w:val="none" w:sz="0" w:space="0" w:color="auto"/>
            <w:left w:val="none" w:sz="0" w:space="0" w:color="auto"/>
            <w:bottom w:val="none" w:sz="0" w:space="0" w:color="auto"/>
            <w:right w:val="none" w:sz="0" w:space="0" w:color="auto"/>
          </w:divBdr>
        </w:div>
        <w:div w:id="281769755">
          <w:marLeft w:val="480"/>
          <w:marRight w:val="0"/>
          <w:marTop w:val="0"/>
          <w:marBottom w:val="0"/>
          <w:divBdr>
            <w:top w:val="none" w:sz="0" w:space="0" w:color="auto"/>
            <w:left w:val="none" w:sz="0" w:space="0" w:color="auto"/>
            <w:bottom w:val="none" w:sz="0" w:space="0" w:color="auto"/>
            <w:right w:val="none" w:sz="0" w:space="0" w:color="auto"/>
          </w:divBdr>
        </w:div>
        <w:div w:id="2011911886">
          <w:marLeft w:val="480"/>
          <w:marRight w:val="0"/>
          <w:marTop w:val="0"/>
          <w:marBottom w:val="0"/>
          <w:divBdr>
            <w:top w:val="none" w:sz="0" w:space="0" w:color="auto"/>
            <w:left w:val="none" w:sz="0" w:space="0" w:color="auto"/>
            <w:bottom w:val="none" w:sz="0" w:space="0" w:color="auto"/>
            <w:right w:val="none" w:sz="0" w:space="0" w:color="auto"/>
          </w:divBdr>
        </w:div>
        <w:div w:id="1092897074">
          <w:marLeft w:val="480"/>
          <w:marRight w:val="0"/>
          <w:marTop w:val="0"/>
          <w:marBottom w:val="0"/>
          <w:divBdr>
            <w:top w:val="none" w:sz="0" w:space="0" w:color="auto"/>
            <w:left w:val="none" w:sz="0" w:space="0" w:color="auto"/>
            <w:bottom w:val="none" w:sz="0" w:space="0" w:color="auto"/>
            <w:right w:val="none" w:sz="0" w:space="0" w:color="auto"/>
          </w:divBdr>
        </w:div>
        <w:div w:id="344330081">
          <w:marLeft w:val="480"/>
          <w:marRight w:val="0"/>
          <w:marTop w:val="0"/>
          <w:marBottom w:val="0"/>
          <w:divBdr>
            <w:top w:val="none" w:sz="0" w:space="0" w:color="auto"/>
            <w:left w:val="none" w:sz="0" w:space="0" w:color="auto"/>
            <w:bottom w:val="none" w:sz="0" w:space="0" w:color="auto"/>
            <w:right w:val="none" w:sz="0" w:space="0" w:color="auto"/>
          </w:divBdr>
        </w:div>
        <w:div w:id="2096244609">
          <w:marLeft w:val="480"/>
          <w:marRight w:val="0"/>
          <w:marTop w:val="0"/>
          <w:marBottom w:val="0"/>
          <w:divBdr>
            <w:top w:val="none" w:sz="0" w:space="0" w:color="auto"/>
            <w:left w:val="none" w:sz="0" w:space="0" w:color="auto"/>
            <w:bottom w:val="none" w:sz="0" w:space="0" w:color="auto"/>
            <w:right w:val="none" w:sz="0" w:space="0" w:color="auto"/>
          </w:divBdr>
        </w:div>
        <w:div w:id="130825442">
          <w:marLeft w:val="480"/>
          <w:marRight w:val="0"/>
          <w:marTop w:val="0"/>
          <w:marBottom w:val="0"/>
          <w:divBdr>
            <w:top w:val="none" w:sz="0" w:space="0" w:color="auto"/>
            <w:left w:val="none" w:sz="0" w:space="0" w:color="auto"/>
            <w:bottom w:val="none" w:sz="0" w:space="0" w:color="auto"/>
            <w:right w:val="none" w:sz="0" w:space="0" w:color="auto"/>
          </w:divBdr>
        </w:div>
        <w:div w:id="1431387516">
          <w:marLeft w:val="480"/>
          <w:marRight w:val="0"/>
          <w:marTop w:val="0"/>
          <w:marBottom w:val="0"/>
          <w:divBdr>
            <w:top w:val="none" w:sz="0" w:space="0" w:color="auto"/>
            <w:left w:val="none" w:sz="0" w:space="0" w:color="auto"/>
            <w:bottom w:val="none" w:sz="0" w:space="0" w:color="auto"/>
            <w:right w:val="none" w:sz="0" w:space="0" w:color="auto"/>
          </w:divBdr>
        </w:div>
        <w:div w:id="1394503034">
          <w:marLeft w:val="480"/>
          <w:marRight w:val="0"/>
          <w:marTop w:val="0"/>
          <w:marBottom w:val="0"/>
          <w:divBdr>
            <w:top w:val="none" w:sz="0" w:space="0" w:color="auto"/>
            <w:left w:val="none" w:sz="0" w:space="0" w:color="auto"/>
            <w:bottom w:val="none" w:sz="0" w:space="0" w:color="auto"/>
            <w:right w:val="none" w:sz="0" w:space="0" w:color="auto"/>
          </w:divBdr>
        </w:div>
        <w:div w:id="330572900">
          <w:marLeft w:val="480"/>
          <w:marRight w:val="0"/>
          <w:marTop w:val="0"/>
          <w:marBottom w:val="0"/>
          <w:divBdr>
            <w:top w:val="none" w:sz="0" w:space="0" w:color="auto"/>
            <w:left w:val="none" w:sz="0" w:space="0" w:color="auto"/>
            <w:bottom w:val="none" w:sz="0" w:space="0" w:color="auto"/>
            <w:right w:val="none" w:sz="0" w:space="0" w:color="auto"/>
          </w:divBdr>
        </w:div>
        <w:div w:id="503084358">
          <w:marLeft w:val="480"/>
          <w:marRight w:val="0"/>
          <w:marTop w:val="0"/>
          <w:marBottom w:val="0"/>
          <w:divBdr>
            <w:top w:val="none" w:sz="0" w:space="0" w:color="auto"/>
            <w:left w:val="none" w:sz="0" w:space="0" w:color="auto"/>
            <w:bottom w:val="none" w:sz="0" w:space="0" w:color="auto"/>
            <w:right w:val="none" w:sz="0" w:space="0" w:color="auto"/>
          </w:divBdr>
        </w:div>
        <w:div w:id="949048387">
          <w:marLeft w:val="480"/>
          <w:marRight w:val="0"/>
          <w:marTop w:val="0"/>
          <w:marBottom w:val="0"/>
          <w:divBdr>
            <w:top w:val="none" w:sz="0" w:space="0" w:color="auto"/>
            <w:left w:val="none" w:sz="0" w:space="0" w:color="auto"/>
            <w:bottom w:val="none" w:sz="0" w:space="0" w:color="auto"/>
            <w:right w:val="none" w:sz="0" w:space="0" w:color="auto"/>
          </w:divBdr>
        </w:div>
        <w:div w:id="1038044093">
          <w:marLeft w:val="480"/>
          <w:marRight w:val="0"/>
          <w:marTop w:val="0"/>
          <w:marBottom w:val="0"/>
          <w:divBdr>
            <w:top w:val="none" w:sz="0" w:space="0" w:color="auto"/>
            <w:left w:val="none" w:sz="0" w:space="0" w:color="auto"/>
            <w:bottom w:val="none" w:sz="0" w:space="0" w:color="auto"/>
            <w:right w:val="none" w:sz="0" w:space="0" w:color="auto"/>
          </w:divBdr>
        </w:div>
        <w:div w:id="1106772916">
          <w:marLeft w:val="480"/>
          <w:marRight w:val="0"/>
          <w:marTop w:val="0"/>
          <w:marBottom w:val="0"/>
          <w:divBdr>
            <w:top w:val="none" w:sz="0" w:space="0" w:color="auto"/>
            <w:left w:val="none" w:sz="0" w:space="0" w:color="auto"/>
            <w:bottom w:val="none" w:sz="0" w:space="0" w:color="auto"/>
            <w:right w:val="none" w:sz="0" w:space="0" w:color="auto"/>
          </w:divBdr>
        </w:div>
        <w:div w:id="478810686">
          <w:marLeft w:val="480"/>
          <w:marRight w:val="0"/>
          <w:marTop w:val="0"/>
          <w:marBottom w:val="0"/>
          <w:divBdr>
            <w:top w:val="none" w:sz="0" w:space="0" w:color="auto"/>
            <w:left w:val="none" w:sz="0" w:space="0" w:color="auto"/>
            <w:bottom w:val="none" w:sz="0" w:space="0" w:color="auto"/>
            <w:right w:val="none" w:sz="0" w:space="0" w:color="auto"/>
          </w:divBdr>
        </w:div>
        <w:div w:id="1937900517">
          <w:marLeft w:val="480"/>
          <w:marRight w:val="0"/>
          <w:marTop w:val="0"/>
          <w:marBottom w:val="0"/>
          <w:divBdr>
            <w:top w:val="none" w:sz="0" w:space="0" w:color="auto"/>
            <w:left w:val="none" w:sz="0" w:space="0" w:color="auto"/>
            <w:bottom w:val="none" w:sz="0" w:space="0" w:color="auto"/>
            <w:right w:val="none" w:sz="0" w:space="0" w:color="auto"/>
          </w:divBdr>
        </w:div>
        <w:div w:id="1991514195">
          <w:marLeft w:val="480"/>
          <w:marRight w:val="0"/>
          <w:marTop w:val="0"/>
          <w:marBottom w:val="0"/>
          <w:divBdr>
            <w:top w:val="none" w:sz="0" w:space="0" w:color="auto"/>
            <w:left w:val="none" w:sz="0" w:space="0" w:color="auto"/>
            <w:bottom w:val="none" w:sz="0" w:space="0" w:color="auto"/>
            <w:right w:val="none" w:sz="0" w:space="0" w:color="auto"/>
          </w:divBdr>
        </w:div>
        <w:div w:id="1033118530">
          <w:marLeft w:val="480"/>
          <w:marRight w:val="0"/>
          <w:marTop w:val="0"/>
          <w:marBottom w:val="0"/>
          <w:divBdr>
            <w:top w:val="none" w:sz="0" w:space="0" w:color="auto"/>
            <w:left w:val="none" w:sz="0" w:space="0" w:color="auto"/>
            <w:bottom w:val="none" w:sz="0" w:space="0" w:color="auto"/>
            <w:right w:val="none" w:sz="0" w:space="0" w:color="auto"/>
          </w:divBdr>
        </w:div>
        <w:div w:id="791705441">
          <w:marLeft w:val="480"/>
          <w:marRight w:val="0"/>
          <w:marTop w:val="0"/>
          <w:marBottom w:val="0"/>
          <w:divBdr>
            <w:top w:val="none" w:sz="0" w:space="0" w:color="auto"/>
            <w:left w:val="none" w:sz="0" w:space="0" w:color="auto"/>
            <w:bottom w:val="none" w:sz="0" w:space="0" w:color="auto"/>
            <w:right w:val="none" w:sz="0" w:space="0" w:color="auto"/>
          </w:divBdr>
        </w:div>
        <w:div w:id="1924139156">
          <w:marLeft w:val="480"/>
          <w:marRight w:val="0"/>
          <w:marTop w:val="0"/>
          <w:marBottom w:val="0"/>
          <w:divBdr>
            <w:top w:val="none" w:sz="0" w:space="0" w:color="auto"/>
            <w:left w:val="none" w:sz="0" w:space="0" w:color="auto"/>
            <w:bottom w:val="none" w:sz="0" w:space="0" w:color="auto"/>
            <w:right w:val="none" w:sz="0" w:space="0" w:color="auto"/>
          </w:divBdr>
        </w:div>
        <w:div w:id="316570036">
          <w:marLeft w:val="480"/>
          <w:marRight w:val="0"/>
          <w:marTop w:val="0"/>
          <w:marBottom w:val="0"/>
          <w:divBdr>
            <w:top w:val="none" w:sz="0" w:space="0" w:color="auto"/>
            <w:left w:val="none" w:sz="0" w:space="0" w:color="auto"/>
            <w:bottom w:val="none" w:sz="0" w:space="0" w:color="auto"/>
            <w:right w:val="none" w:sz="0" w:space="0" w:color="auto"/>
          </w:divBdr>
        </w:div>
        <w:div w:id="543828256">
          <w:marLeft w:val="480"/>
          <w:marRight w:val="0"/>
          <w:marTop w:val="0"/>
          <w:marBottom w:val="0"/>
          <w:divBdr>
            <w:top w:val="none" w:sz="0" w:space="0" w:color="auto"/>
            <w:left w:val="none" w:sz="0" w:space="0" w:color="auto"/>
            <w:bottom w:val="none" w:sz="0" w:space="0" w:color="auto"/>
            <w:right w:val="none" w:sz="0" w:space="0" w:color="auto"/>
          </w:divBdr>
        </w:div>
        <w:div w:id="1117914625">
          <w:marLeft w:val="480"/>
          <w:marRight w:val="0"/>
          <w:marTop w:val="0"/>
          <w:marBottom w:val="0"/>
          <w:divBdr>
            <w:top w:val="none" w:sz="0" w:space="0" w:color="auto"/>
            <w:left w:val="none" w:sz="0" w:space="0" w:color="auto"/>
            <w:bottom w:val="none" w:sz="0" w:space="0" w:color="auto"/>
            <w:right w:val="none" w:sz="0" w:space="0" w:color="auto"/>
          </w:divBdr>
        </w:div>
        <w:div w:id="1722947579">
          <w:marLeft w:val="480"/>
          <w:marRight w:val="0"/>
          <w:marTop w:val="0"/>
          <w:marBottom w:val="0"/>
          <w:divBdr>
            <w:top w:val="none" w:sz="0" w:space="0" w:color="auto"/>
            <w:left w:val="none" w:sz="0" w:space="0" w:color="auto"/>
            <w:bottom w:val="none" w:sz="0" w:space="0" w:color="auto"/>
            <w:right w:val="none" w:sz="0" w:space="0" w:color="auto"/>
          </w:divBdr>
        </w:div>
        <w:div w:id="437260401">
          <w:marLeft w:val="480"/>
          <w:marRight w:val="0"/>
          <w:marTop w:val="0"/>
          <w:marBottom w:val="0"/>
          <w:divBdr>
            <w:top w:val="none" w:sz="0" w:space="0" w:color="auto"/>
            <w:left w:val="none" w:sz="0" w:space="0" w:color="auto"/>
            <w:bottom w:val="none" w:sz="0" w:space="0" w:color="auto"/>
            <w:right w:val="none" w:sz="0" w:space="0" w:color="auto"/>
          </w:divBdr>
        </w:div>
        <w:div w:id="1587108778">
          <w:marLeft w:val="480"/>
          <w:marRight w:val="0"/>
          <w:marTop w:val="0"/>
          <w:marBottom w:val="0"/>
          <w:divBdr>
            <w:top w:val="none" w:sz="0" w:space="0" w:color="auto"/>
            <w:left w:val="none" w:sz="0" w:space="0" w:color="auto"/>
            <w:bottom w:val="none" w:sz="0" w:space="0" w:color="auto"/>
            <w:right w:val="none" w:sz="0" w:space="0" w:color="auto"/>
          </w:divBdr>
        </w:div>
        <w:div w:id="981232406">
          <w:marLeft w:val="480"/>
          <w:marRight w:val="0"/>
          <w:marTop w:val="0"/>
          <w:marBottom w:val="0"/>
          <w:divBdr>
            <w:top w:val="none" w:sz="0" w:space="0" w:color="auto"/>
            <w:left w:val="none" w:sz="0" w:space="0" w:color="auto"/>
            <w:bottom w:val="none" w:sz="0" w:space="0" w:color="auto"/>
            <w:right w:val="none" w:sz="0" w:space="0" w:color="auto"/>
          </w:divBdr>
        </w:div>
        <w:div w:id="1651902708">
          <w:marLeft w:val="480"/>
          <w:marRight w:val="0"/>
          <w:marTop w:val="0"/>
          <w:marBottom w:val="0"/>
          <w:divBdr>
            <w:top w:val="none" w:sz="0" w:space="0" w:color="auto"/>
            <w:left w:val="none" w:sz="0" w:space="0" w:color="auto"/>
            <w:bottom w:val="none" w:sz="0" w:space="0" w:color="auto"/>
            <w:right w:val="none" w:sz="0" w:space="0" w:color="auto"/>
          </w:divBdr>
        </w:div>
        <w:div w:id="2127888829">
          <w:marLeft w:val="480"/>
          <w:marRight w:val="0"/>
          <w:marTop w:val="0"/>
          <w:marBottom w:val="0"/>
          <w:divBdr>
            <w:top w:val="none" w:sz="0" w:space="0" w:color="auto"/>
            <w:left w:val="none" w:sz="0" w:space="0" w:color="auto"/>
            <w:bottom w:val="none" w:sz="0" w:space="0" w:color="auto"/>
            <w:right w:val="none" w:sz="0" w:space="0" w:color="auto"/>
          </w:divBdr>
        </w:div>
        <w:div w:id="1031034909">
          <w:marLeft w:val="480"/>
          <w:marRight w:val="0"/>
          <w:marTop w:val="0"/>
          <w:marBottom w:val="0"/>
          <w:divBdr>
            <w:top w:val="none" w:sz="0" w:space="0" w:color="auto"/>
            <w:left w:val="none" w:sz="0" w:space="0" w:color="auto"/>
            <w:bottom w:val="none" w:sz="0" w:space="0" w:color="auto"/>
            <w:right w:val="none" w:sz="0" w:space="0" w:color="auto"/>
          </w:divBdr>
        </w:div>
        <w:div w:id="72550551">
          <w:marLeft w:val="480"/>
          <w:marRight w:val="0"/>
          <w:marTop w:val="0"/>
          <w:marBottom w:val="0"/>
          <w:divBdr>
            <w:top w:val="none" w:sz="0" w:space="0" w:color="auto"/>
            <w:left w:val="none" w:sz="0" w:space="0" w:color="auto"/>
            <w:bottom w:val="none" w:sz="0" w:space="0" w:color="auto"/>
            <w:right w:val="none" w:sz="0" w:space="0" w:color="auto"/>
          </w:divBdr>
        </w:div>
        <w:div w:id="15039100">
          <w:marLeft w:val="480"/>
          <w:marRight w:val="0"/>
          <w:marTop w:val="0"/>
          <w:marBottom w:val="0"/>
          <w:divBdr>
            <w:top w:val="none" w:sz="0" w:space="0" w:color="auto"/>
            <w:left w:val="none" w:sz="0" w:space="0" w:color="auto"/>
            <w:bottom w:val="none" w:sz="0" w:space="0" w:color="auto"/>
            <w:right w:val="none" w:sz="0" w:space="0" w:color="auto"/>
          </w:divBdr>
        </w:div>
        <w:div w:id="320350448">
          <w:marLeft w:val="480"/>
          <w:marRight w:val="0"/>
          <w:marTop w:val="0"/>
          <w:marBottom w:val="0"/>
          <w:divBdr>
            <w:top w:val="none" w:sz="0" w:space="0" w:color="auto"/>
            <w:left w:val="none" w:sz="0" w:space="0" w:color="auto"/>
            <w:bottom w:val="none" w:sz="0" w:space="0" w:color="auto"/>
            <w:right w:val="none" w:sz="0" w:space="0" w:color="auto"/>
          </w:divBdr>
        </w:div>
        <w:div w:id="15427628">
          <w:marLeft w:val="480"/>
          <w:marRight w:val="0"/>
          <w:marTop w:val="0"/>
          <w:marBottom w:val="0"/>
          <w:divBdr>
            <w:top w:val="none" w:sz="0" w:space="0" w:color="auto"/>
            <w:left w:val="none" w:sz="0" w:space="0" w:color="auto"/>
            <w:bottom w:val="none" w:sz="0" w:space="0" w:color="auto"/>
            <w:right w:val="none" w:sz="0" w:space="0" w:color="auto"/>
          </w:divBdr>
        </w:div>
        <w:div w:id="20252113">
          <w:marLeft w:val="480"/>
          <w:marRight w:val="0"/>
          <w:marTop w:val="0"/>
          <w:marBottom w:val="0"/>
          <w:divBdr>
            <w:top w:val="none" w:sz="0" w:space="0" w:color="auto"/>
            <w:left w:val="none" w:sz="0" w:space="0" w:color="auto"/>
            <w:bottom w:val="none" w:sz="0" w:space="0" w:color="auto"/>
            <w:right w:val="none" w:sz="0" w:space="0" w:color="auto"/>
          </w:divBdr>
        </w:div>
        <w:div w:id="832137473">
          <w:marLeft w:val="480"/>
          <w:marRight w:val="0"/>
          <w:marTop w:val="0"/>
          <w:marBottom w:val="0"/>
          <w:divBdr>
            <w:top w:val="none" w:sz="0" w:space="0" w:color="auto"/>
            <w:left w:val="none" w:sz="0" w:space="0" w:color="auto"/>
            <w:bottom w:val="none" w:sz="0" w:space="0" w:color="auto"/>
            <w:right w:val="none" w:sz="0" w:space="0" w:color="auto"/>
          </w:divBdr>
        </w:div>
        <w:div w:id="1695888293">
          <w:marLeft w:val="480"/>
          <w:marRight w:val="0"/>
          <w:marTop w:val="0"/>
          <w:marBottom w:val="0"/>
          <w:divBdr>
            <w:top w:val="none" w:sz="0" w:space="0" w:color="auto"/>
            <w:left w:val="none" w:sz="0" w:space="0" w:color="auto"/>
            <w:bottom w:val="none" w:sz="0" w:space="0" w:color="auto"/>
            <w:right w:val="none" w:sz="0" w:space="0" w:color="auto"/>
          </w:divBdr>
        </w:div>
        <w:div w:id="1718430261">
          <w:marLeft w:val="480"/>
          <w:marRight w:val="0"/>
          <w:marTop w:val="0"/>
          <w:marBottom w:val="0"/>
          <w:divBdr>
            <w:top w:val="none" w:sz="0" w:space="0" w:color="auto"/>
            <w:left w:val="none" w:sz="0" w:space="0" w:color="auto"/>
            <w:bottom w:val="none" w:sz="0" w:space="0" w:color="auto"/>
            <w:right w:val="none" w:sz="0" w:space="0" w:color="auto"/>
          </w:divBdr>
        </w:div>
        <w:div w:id="1004623028">
          <w:marLeft w:val="480"/>
          <w:marRight w:val="0"/>
          <w:marTop w:val="0"/>
          <w:marBottom w:val="0"/>
          <w:divBdr>
            <w:top w:val="none" w:sz="0" w:space="0" w:color="auto"/>
            <w:left w:val="none" w:sz="0" w:space="0" w:color="auto"/>
            <w:bottom w:val="none" w:sz="0" w:space="0" w:color="auto"/>
            <w:right w:val="none" w:sz="0" w:space="0" w:color="auto"/>
          </w:divBdr>
        </w:div>
        <w:div w:id="430513384">
          <w:marLeft w:val="480"/>
          <w:marRight w:val="0"/>
          <w:marTop w:val="0"/>
          <w:marBottom w:val="0"/>
          <w:divBdr>
            <w:top w:val="none" w:sz="0" w:space="0" w:color="auto"/>
            <w:left w:val="none" w:sz="0" w:space="0" w:color="auto"/>
            <w:bottom w:val="none" w:sz="0" w:space="0" w:color="auto"/>
            <w:right w:val="none" w:sz="0" w:space="0" w:color="auto"/>
          </w:divBdr>
        </w:div>
        <w:div w:id="1987975592">
          <w:marLeft w:val="480"/>
          <w:marRight w:val="0"/>
          <w:marTop w:val="0"/>
          <w:marBottom w:val="0"/>
          <w:divBdr>
            <w:top w:val="none" w:sz="0" w:space="0" w:color="auto"/>
            <w:left w:val="none" w:sz="0" w:space="0" w:color="auto"/>
            <w:bottom w:val="none" w:sz="0" w:space="0" w:color="auto"/>
            <w:right w:val="none" w:sz="0" w:space="0" w:color="auto"/>
          </w:divBdr>
        </w:div>
        <w:div w:id="1060327556">
          <w:marLeft w:val="480"/>
          <w:marRight w:val="0"/>
          <w:marTop w:val="0"/>
          <w:marBottom w:val="0"/>
          <w:divBdr>
            <w:top w:val="none" w:sz="0" w:space="0" w:color="auto"/>
            <w:left w:val="none" w:sz="0" w:space="0" w:color="auto"/>
            <w:bottom w:val="none" w:sz="0" w:space="0" w:color="auto"/>
            <w:right w:val="none" w:sz="0" w:space="0" w:color="auto"/>
          </w:divBdr>
        </w:div>
        <w:div w:id="45959004">
          <w:marLeft w:val="480"/>
          <w:marRight w:val="0"/>
          <w:marTop w:val="0"/>
          <w:marBottom w:val="0"/>
          <w:divBdr>
            <w:top w:val="none" w:sz="0" w:space="0" w:color="auto"/>
            <w:left w:val="none" w:sz="0" w:space="0" w:color="auto"/>
            <w:bottom w:val="none" w:sz="0" w:space="0" w:color="auto"/>
            <w:right w:val="none" w:sz="0" w:space="0" w:color="auto"/>
          </w:divBdr>
        </w:div>
        <w:div w:id="558247163">
          <w:marLeft w:val="480"/>
          <w:marRight w:val="0"/>
          <w:marTop w:val="0"/>
          <w:marBottom w:val="0"/>
          <w:divBdr>
            <w:top w:val="none" w:sz="0" w:space="0" w:color="auto"/>
            <w:left w:val="none" w:sz="0" w:space="0" w:color="auto"/>
            <w:bottom w:val="none" w:sz="0" w:space="0" w:color="auto"/>
            <w:right w:val="none" w:sz="0" w:space="0" w:color="auto"/>
          </w:divBdr>
        </w:div>
      </w:divsChild>
    </w:div>
    <w:div w:id="968822941">
      <w:bodyDiv w:val="1"/>
      <w:marLeft w:val="0"/>
      <w:marRight w:val="0"/>
      <w:marTop w:val="0"/>
      <w:marBottom w:val="0"/>
      <w:divBdr>
        <w:top w:val="none" w:sz="0" w:space="0" w:color="auto"/>
        <w:left w:val="none" w:sz="0" w:space="0" w:color="auto"/>
        <w:bottom w:val="none" w:sz="0" w:space="0" w:color="auto"/>
        <w:right w:val="none" w:sz="0" w:space="0" w:color="auto"/>
      </w:divBdr>
    </w:div>
    <w:div w:id="969018072">
      <w:bodyDiv w:val="1"/>
      <w:marLeft w:val="0"/>
      <w:marRight w:val="0"/>
      <w:marTop w:val="0"/>
      <w:marBottom w:val="0"/>
      <w:divBdr>
        <w:top w:val="none" w:sz="0" w:space="0" w:color="auto"/>
        <w:left w:val="none" w:sz="0" w:space="0" w:color="auto"/>
        <w:bottom w:val="none" w:sz="0" w:space="0" w:color="auto"/>
        <w:right w:val="none" w:sz="0" w:space="0" w:color="auto"/>
      </w:divBdr>
    </w:div>
    <w:div w:id="969702438">
      <w:bodyDiv w:val="1"/>
      <w:marLeft w:val="0"/>
      <w:marRight w:val="0"/>
      <w:marTop w:val="0"/>
      <w:marBottom w:val="0"/>
      <w:divBdr>
        <w:top w:val="none" w:sz="0" w:space="0" w:color="auto"/>
        <w:left w:val="none" w:sz="0" w:space="0" w:color="auto"/>
        <w:bottom w:val="none" w:sz="0" w:space="0" w:color="auto"/>
        <w:right w:val="none" w:sz="0" w:space="0" w:color="auto"/>
      </w:divBdr>
    </w:div>
    <w:div w:id="970552523">
      <w:bodyDiv w:val="1"/>
      <w:marLeft w:val="0"/>
      <w:marRight w:val="0"/>
      <w:marTop w:val="0"/>
      <w:marBottom w:val="0"/>
      <w:divBdr>
        <w:top w:val="none" w:sz="0" w:space="0" w:color="auto"/>
        <w:left w:val="none" w:sz="0" w:space="0" w:color="auto"/>
        <w:bottom w:val="none" w:sz="0" w:space="0" w:color="auto"/>
        <w:right w:val="none" w:sz="0" w:space="0" w:color="auto"/>
      </w:divBdr>
    </w:div>
    <w:div w:id="972443505">
      <w:bodyDiv w:val="1"/>
      <w:marLeft w:val="0"/>
      <w:marRight w:val="0"/>
      <w:marTop w:val="0"/>
      <w:marBottom w:val="0"/>
      <w:divBdr>
        <w:top w:val="none" w:sz="0" w:space="0" w:color="auto"/>
        <w:left w:val="none" w:sz="0" w:space="0" w:color="auto"/>
        <w:bottom w:val="none" w:sz="0" w:space="0" w:color="auto"/>
        <w:right w:val="none" w:sz="0" w:space="0" w:color="auto"/>
      </w:divBdr>
    </w:div>
    <w:div w:id="974679963">
      <w:bodyDiv w:val="1"/>
      <w:marLeft w:val="0"/>
      <w:marRight w:val="0"/>
      <w:marTop w:val="0"/>
      <w:marBottom w:val="0"/>
      <w:divBdr>
        <w:top w:val="none" w:sz="0" w:space="0" w:color="auto"/>
        <w:left w:val="none" w:sz="0" w:space="0" w:color="auto"/>
        <w:bottom w:val="none" w:sz="0" w:space="0" w:color="auto"/>
        <w:right w:val="none" w:sz="0" w:space="0" w:color="auto"/>
      </w:divBdr>
    </w:div>
    <w:div w:id="978533707">
      <w:bodyDiv w:val="1"/>
      <w:marLeft w:val="0"/>
      <w:marRight w:val="0"/>
      <w:marTop w:val="0"/>
      <w:marBottom w:val="0"/>
      <w:divBdr>
        <w:top w:val="none" w:sz="0" w:space="0" w:color="auto"/>
        <w:left w:val="none" w:sz="0" w:space="0" w:color="auto"/>
        <w:bottom w:val="none" w:sz="0" w:space="0" w:color="auto"/>
        <w:right w:val="none" w:sz="0" w:space="0" w:color="auto"/>
      </w:divBdr>
      <w:divsChild>
        <w:div w:id="1427771092">
          <w:marLeft w:val="640"/>
          <w:marRight w:val="0"/>
          <w:marTop w:val="0"/>
          <w:marBottom w:val="0"/>
          <w:divBdr>
            <w:top w:val="none" w:sz="0" w:space="0" w:color="auto"/>
            <w:left w:val="none" w:sz="0" w:space="0" w:color="auto"/>
            <w:bottom w:val="none" w:sz="0" w:space="0" w:color="auto"/>
            <w:right w:val="none" w:sz="0" w:space="0" w:color="auto"/>
          </w:divBdr>
        </w:div>
        <w:div w:id="1931889465">
          <w:marLeft w:val="640"/>
          <w:marRight w:val="0"/>
          <w:marTop w:val="0"/>
          <w:marBottom w:val="0"/>
          <w:divBdr>
            <w:top w:val="none" w:sz="0" w:space="0" w:color="auto"/>
            <w:left w:val="none" w:sz="0" w:space="0" w:color="auto"/>
            <w:bottom w:val="none" w:sz="0" w:space="0" w:color="auto"/>
            <w:right w:val="none" w:sz="0" w:space="0" w:color="auto"/>
          </w:divBdr>
        </w:div>
        <w:div w:id="1973748949">
          <w:marLeft w:val="640"/>
          <w:marRight w:val="0"/>
          <w:marTop w:val="0"/>
          <w:marBottom w:val="0"/>
          <w:divBdr>
            <w:top w:val="none" w:sz="0" w:space="0" w:color="auto"/>
            <w:left w:val="none" w:sz="0" w:space="0" w:color="auto"/>
            <w:bottom w:val="none" w:sz="0" w:space="0" w:color="auto"/>
            <w:right w:val="none" w:sz="0" w:space="0" w:color="auto"/>
          </w:divBdr>
        </w:div>
        <w:div w:id="1750076412">
          <w:marLeft w:val="640"/>
          <w:marRight w:val="0"/>
          <w:marTop w:val="0"/>
          <w:marBottom w:val="0"/>
          <w:divBdr>
            <w:top w:val="none" w:sz="0" w:space="0" w:color="auto"/>
            <w:left w:val="none" w:sz="0" w:space="0" w:color="auto"/>
            <w:bottom w:val="none" w:sz="0" w:space="0" w:color="auto"/>
            <w:right w:val="none" w:sz="0" w:space="0" w:color="auto"/>
          </w:divBdr>
        </w:div>
        <w:div w:id="1445031513">
          <w:marLeft w:val="640"/>
          <w:marRight w:val="0"/>
          <w:marTop w:val="0"/>
          <w:marBottom w:val="0"/>
          <w:divBdr>
            <w:top w:val="none" w:sz="0" w:space="0" w:color="auto"/>
            <w:left w:val="none" w:sz="0" w:space="0" w:color="auto"/>
            <w:bottom w:val="none" w:sz="0" w:space="0" w:color="auto"/>
            <w:right w:val="none" w:sz="0" w:space="0" w:color="auto"/>
          </w:divBdr>
        </w:div>
        <w:div w:id="1655522686">
          <w:marLeft w:val="640"/>
          <w:marRight w:val="0"/>
          <w:marTop w:val="0"/>
          <w:marBottom w:val="0"/>
          <w:divBdr>
            <w:top w:val="none" w:sz="0" w:space="0" w:color="auto"/>
            <w:left w:val="none" w:sz="0" w:space="0" w:color="auto"/>
            <w:bottom w:val="none" w:sz="0" w:space="0" w:color="auto"/>
            <w:right w:val="none" w:sz="0" w:space="0" w:color="auto"/>
          </w:divBdr>
        </w:div>
        <w:div w:id="448206546">
          <w:marLeft w:val="640"/>
          <w:marRight w:val="0"/>
          <w:marTop w:val="0"/>
          <w:marBottom w:val="0"/>
          <w:divBdr>
            <w:top w:val="none" w:sz="0" w:space="0" w:color="auto"/>
            <w:left w:val="none" w:sz="0" w:space="0" w:color="auto"/>
            <w:bottom w:val="none" w:sz="0" w:space="0" w:color="auto"/>
            <w:right w:val="none" w:sz="0" w:space="0" w:color="auto"/>
          </w:divBdr>
        </w:div>
        <w:div w:id="378166992">
          <w:marLeft w:val="640"/>
          <w:marRight w:val="0"/>
          <w:marTop w:val="0"/>
          <w:marBottom w:val="0"/>
          <w:divBdr>
            <w:top w:val="none" w:sz="0" w:space="0" w:color="auto"/>
            <w:left w:val="none" w:sz="0" w:space="0" w:color="auto"/>
            <w:bottom w:val="none" w:sz="0" w:space="0" w:color="auto"/>
            <w:right w:val="none" w:sz="0" w:space="0" w:color="auto"/>
          </w:divBdr>
        </w:div>
        <w:div w:id="76946506">
          <w:marLeft w:val="640"/>
          <w:marRight w:val="0"/>
          <w:marTop w:val="0"/>
          <w:marBottom w:val="0"/>
          <w:divBdr>
            <w:top w:val="none" w:sz="0" w:space="0" w:color="auto"/>
            <w:left w:val="none" w:sz="0" w:space="0" w:color="auto"/>
            <w:bottom w:val="none" w:sz="0" w:space="0" w:color="auto"/>
            <w:right w:val="none" w:sz="0" w:space="0" w:color="auto"/>
          </w:divBdr>
        </w:div>
        <w:div w:id="1229221167">
          <w:marLeft w:val="640"/>
          <w:marRight w:val="0"/>
          <w:marTop w:val="0"/>
          <w:marBottom w:val="0"/>
          <w:divBdr>
            <w:top w:val="none" w:sz="0" w:space="0" w:color="auto"/>
            <w:left w:val="none" w:sz="0" w:space="0" w:color="auto"/>
            <w:bottom w:val="none" w:sz="0" w:space="0" w:color="auto"/>
            <w:right w:val="none" w:sz="0" w:space="0" w:color="auto"/>
          </w:divBdr>
        </w:div>
        <w:div w:id="1348600484">
          <w:marLeft w:val="640"/>
          <w:marRight w:val="0"/>
          <w:marTop w:val="0"/>
          <w:marBottom w:val="0"/>
          <w:divBdr>
            <w:top w:val="none" w:sz="0" w:space="0" w:color="auto"/>
            <w:left w:val="none" w:sz="0" w:space="0" w:color="auto"/>
            <w:bottom w:val="none" w:sz="0" w:space="0" w:color="auto"/>
            <w:right w:val="none" w:sz="0" w:space="0" w:color="auto"/>
          </w:divBdr>
        </w:div>
        <w:div w:id="1750226821">
          <w:marLeft w:val="640"/>
          <w:marRight w:val="0"/>
          <w:marTop w:val="0"/>
          <w:marBottom w:val="0"/>
          <w:divBdr>
            <w:top w:val="none" w:sz="0" w:space="0" w:color="auto"/>
            <w:left w:val="none" w:sz="0" w:space="0" w:color="auto"/>
            <w:bottom w:val="none" w:sz="0" w:space="0" w:color="auto"/>
            <w:right w:val="none" w:sz="0" w:space="0" w:color="auto"/>
          </w:divBdr>
        </w:div>
        <w:div w:id="720397522">
          <w:marLeft w:val="640"/>
          <w:marRight w:val="0"/>
          <w:marTop w:val="0"/>
          <w:marBottom w:val="0"/>
          <w:divBdr>
            <w:top w:val="none" w:sz="0" w:space="0" w:color="auto"/>
            <w:left w:val="none" w:sz="0" w:space="0" w:color="auto"/>
            <w:bottom w:val="none" w:sz="0" w:space="0" w:color="auto"/>
            <w:right w:val="none" w:sz="0" w:space="0" w:color="auto"/>
          </w:divBdr>
        </w:div>
        <w:div w:id="1889877336">
          <w:marLeft w:val="640"/>
          <w:marRight w:val="0"/>
          <w:marTop w:val="0"/>
          <w:marBottom w:val="0"/>
          <w:divBdr>
            <w:top w:val="none" w:sz="0" w:space="0" w:color="auto"/>
            <w:left w:val="none" w:sz="0" w:space="0" w:color="auto"/>
            <w:bottom w:val="none" w:sz="0" w:space="0" w:color="auto"/>
            <w:right w:val="none" w:sz="0" w:space="0" w:color="auto"/>
          </w:divBdr>
        </w:div>
        <w:div w:id="1950772510">
          <w:marLeft w:val="640"/>
          <w:marRight w:val="0"/>
          <w:marTop w:val="0"/>
          <w:marBottom w:val="0"/>
          <w:divBdr>
            <w:top w:val="none" w:sz="0" w:space="0" w:color="auto"/>
            <w:left w:val="none" w:sz="0" w:space="0" w:color="auto"/>
            <w:bottom w:val="none" w:sz="0" w:space="0" w:color="auto"/>
            <w:right w:val="none" w:sz="0" w:space="0" w:color="auto"/>
          </w:divBdr>
        </w:div>
        <w:div w:id="1005943108">
          <w:marLeft w:val="640"/>
          <w:marRight w:val="0"/>
          <w:marTop w:val="0"/>
          <w:marBottom w:val="0"/>
          <w:divBdr>
            <w:top w:val="none" w:sz="0" w:space="0" w:color="auto"/>
            <w:left w:val="none" w:sz="0" w:space="0" w:color="auto"/>
            <w:bottom w:val="none" w:sz="0" w:space="0" w:color="auto"/>
            <w:right w:val="none" w:sz="0" w:space="0" w:color="auto"/>
          </w:divBdr>
        </w:div>
        <w:div w:id="1368868591">
          <w:marLeft w:val="640"/>
          <w:marRight w:val="0"/>
          <w:marTop w:val="0"/>
          <w:marBottom w:val="0"/>
          <w:divBdr>
            <w:top w:val="none" w:sz="0" w:space="0" w:color="auto"/>
            <w:left w:val="none" w:sz="0" w:space="0" w:color="auto"/>
            <w:bottom w:val="none" w:sz="0" w:space="0" w:color="auto"/>
            <w:right w:val="none" w:sz="0" w:space="0" w:color="auto"/>
          </w:divBdr>
        </w:div>
        <w:div w:id="1409772257">
          <w:marLeft w:val="640"/>
          <w:marRight w:val="0"/>
          <w:marTop w:val="0"/>
          <w:marBottom w:val="0"/>
          <w:divBdr>
            <w:top w:val="none" w:sz="0" w:space="0" w:color="auto"/>
            <w:left w:val="none" w:sz="0" w:space="0" w:color="auto"/>
            <w:bottom w:val="none" w:sz="0" w:space="0" w:color="auto"/>
            <w:right w:val="none" w:sz="0" w:space="0" w:color="auto"/>
          </w:divBdr>
        </w:div>
        <w:div w:id="1876506559">
          <w:marLeft w:val="640"/>
          <w:marRight w:val="0"/>
          <w:marTop w:val="0"/>
          <w:marBottom w:val="0"/>
          <w:divBdr>
            <w:top w:val="none" w:sz="0" w:space="0" w:color="auto"/>
            <w:left w:val="none" w:sz="0" w:space="0" w:color="auto"/>
            <w:bottom w:val="none" w:sz="0" w:space="0" w:color="auto"/>
            <w:right w:val="none" w:sz="0" w:space="0" w:color="auto"/>
          </w:divBdr>
        </w:div>
        <w:div w:id="1166825837">
          <w:marLeft w:val="640"/>
          <w:marRight w:val="0"/>
          <w:marTop w:val="0"/>
          <w:marBottom w:val="0"/>
          <w:divBdr>
            <w:top w:val="none" w:sz="0" w:space="0" w:color="auto"/>
            <w:left w:val="none" w:sz="0" w:space="0" w:color="auto"/>
            <w:bottom w:val="none" w:sz="0" w:space="0" w:color="auto"/>
            <w:right w:val="none" w:sz="0" w:space="0" w:color="auto"/>
          </w:divBdr>
        </w:div>
        <w:div w:id="1062564498">
          <w:marLeft w:val="640"/>
          <w:marRight w:val="0"/>
          <w:marTop w:val="0"/>
          <w:marBottom w:val="0"/>
          <w:divBdr>
            <w:top w:val="none" w:sz="0" w:space="0" w:color="auto"/>
            <w:left w:val="none" w:sz="0" w:space="0" w:color="auto"/>
            <w:bottom w:val="none" w:sz="0" w:space="0" w:color="auto"/>
            <w:right w:val="none" w:sz="0" w:space="0" w:color="auto"/>
          </w:divBdr>
        </w:div>
        <w:div w:id="1901935229">
          <w:marLeft w:val="640"/>
          <w:marRight w:val="0"/>
          <w:marTop w:val="0"/>
          <w:marBottom w:val="0"/>
          <w:divBdr>
            <w:top w:val="none" w:sz="0" w:space="0" w:color="auto"/>
            <w:left w:val="none" w:sz="0" w:space="0" w:color="auto"/>
            <w:bottom w:val="none" w:sz="0" w:space="0" w:color="auto"/>
            <w:right w:val="none" w:sz="0" w:space="0" w:color="auto"/>
          </w:divBdr>
        </w:div>
        <w:div w:id="1644191544">
          <w:marLeft w:val="640"/>
          <w:marRight w:val="0"/>
          <w:marTop w:val="0"/>
          <w:marBottom w:val="0"/>
          <w:divBdr>
            <w:top w:val="none" w:sz="0" w:space="0" w:color="auto"/>
            <w:left w:val="none" w:sz="0" w:space="0" w:color="auto"/>
            <w:bottom w:val="none" w:sz="0" w:space="0" w:color="auto"/>
            <w:right w:val="none" w:sz="0" w:space="0" w:color="auto"/>
          </w:divBdr>
        </w:div>
        <w:div w:id="369644792">
          <w:marLeft w:val="640"/>
          <w:marRight w:val="0"/>
          <w:marTop w:val="0"/>
          <w:marBottom w:val="0"/>
          <w:divBdr>
            <w:top w:val="none" w:sz="0" w:space="0" w:color="auto"/>
            <w:left w:val="none" w:sz="0" w:space="0" w:color="auto"/>
            <w:bottom w:val="none" w:sz="0" w:space="0" w:color="auto"/>
            <w:right w:val="none" w:sz="0" w:space="0" w:color="auto"/>
          </w:divBdr>
        </w:div>
        <w:div w:id="1470978819">
          <w:marLeft w:val="640"/>
          <w:marRight w:val="0"/>
          <w:marTop w:val="0"/>
          <w:marBottom w:val="0"/>
          <w:divBdr>
            <w:top w:val="none" w:sz="0" w:space="0" w:color="auto"/>
            <w:left w:val="none" w:sz="0" w:space="0" w:color="auto"/>
            <w:bottom w:val="none" w:sz="0" w:space="0" w:color="auto"/>
            <w:right w:val="none" w:sz="0" w:space="0" w:color="auto"/>
          </w:divBdr>
        </w:div>
        <w:div w:id="415327744">
          <w:marLeft w:val="640"/>
          <w:marRight w:val="0"/>
          <w:marTop w:val="0"/>
          <w:marBottom w:val="0"/>
          <w:divBdr>
            <w:top w:val="none" w:sz="0" w:space="0" w:color="auto"/>
            <w:left w:val="none" w:sz="0" w:space="0" w:color="auto"/>
            <w:bottom w:val="none" w:sz="0" w:space="0" w:color="auto"/>
            <w:right w:val="none" w:sz="0" w:space="0" w:color="auto"/>
          </w:divBdr>
        </w:div>
        <w:div w:id="951475492">
          <w:marLeft w:val="640"/>
          <w:marRight w:val="0"/>
          <w:marTop w:val="0"/>
          <w:marBottom w:val="0"/>
          <w:divBdr>
            <w:top w:val="none" w:sz="0" w:space="0" w:color="auto"/>
            <w:left w:val="none" w:sz="0" w:space="0" w:color="auto"/>
            <w:bottom w:val="none" w:sz="0" w:space="0" w:color="auto"/>
            <w:right w:val="none" w:sz="0" w:space="0" w:color="auto"/>
          </w:divBdr>
        </w:div>
        <w:div w:id="1535262950">
          <w:marLeft w:val="640"/>
          <w:marRight w:val="0"/>
          <w:marTop w:val="0"/>
          <w:marBottom w:val="0"/>
          <w:divBdr>
            <w:top w:val="none" w:sz="0" w:space="0" w:color="auto"/>
            <w:left w:val="none" w:sz="0" w:space="0" w:color="auto"/>
            <w:bottom w:val="none" w:sz="0" w:space="0" w:color="auto"/>
            <w:right w:val="none" w:sz="0" w:space="0" w:color="auto"/>
          </w:divBdr>
        </w:div>
        <w:div w:id="1586762428">
          <w:marLeft w:val="640"/>
          <w:marRight w:val="0"/>
          <w:marTop w:val="0"/>
          <w:marBottom w:val="0"/>
          <w:divBdr>
            <w:top w:val="none" w:sz="0" w:space="0" w:color="auto"/>
            <w:left w:val="none" w:sz="0" w:space="0" w:color="auto"/>
            <w:bottom w:val="none" w:sz="0" w:space="0" w:color="auto"/>
            <w:right w:val="none" w:sz="0" w:space="0" w:color="auto"/>
          </w:divBdr>
        </w:div>
        <w:div w:id="927932871">
          <w:marLeft w:val="640"/>
          <w:marRight w:val="0"/>
          <w:marTop w:val="0"/>
          <w:marBottom w:val="0"/>
          <w:divBdr>
            <w:top w:val="none" w:sz="0" w:space="0" w:color="auto"/>
            <w:left w:val="none" w:sz="0" w:space="0" w:color="auto"/>
            <w:bottom w:val="none" w:sz="0" w:space="0" w:color="auto"/>
            <w:right w:val="none" w:sz="0" w:space="0" w:color="auto"/>
          </w:divBdr>
        </w:div>
        <w:div w:id="1759594385">
          <w:marLeft w:val="640"/>
          <w:marRight w:val="0"/>
          <w:marTop w:val="0"/>
          <w:marBottom w:val="0"/>
          <w:divBdr>
            <w:top w:val="none" w:sz="0" w:space="0" w:color="auto"/>
            <w:left w:val="none" w:sz="0" w:space="0" w:color="auto"/>
            <w:bottom w:val="none" w:sz="0" w:space="0" w:color="auto"/>
            <w:right w:val="none" w:sz="0" w:space="0" w:color="auto"/>
          </w:divBdr>
        </w:div>
        <w:div w:id="450319669">
          <w:marLeft w:val="640"/>
          <w:marRight w:val="0"/>
          <w:marTop w:val="0"/>
          <w:marBottom w:val="0"/>
          <w:divBdr>
            <w:top w:val="none" w:sz="0" w:space="0" w:color="auto"/>
            <w:left w:val="none" w:sz="0" w:space="0" w:color="auto"/>
            <w:bottom w:val="none" w:sz="0" w:space="0" w:color="auto"/>
            <w:right w:val="none" w:sz="0" w:space="0" w:color="auto"/>
          </w:divBdr>
        </w:div>
        <w:div w:id="1650789392">
          <w:marLeft w:val="640"/>
          <w:marRight w:val="0"/>
          <w:marTop w:val="0"/>
          <w:marBottom w:val="0"/>
          <w:divBdr>
            <w:top w:val="none" w:sz="0" w:space="0" w:color="auto"/>
            <w:left w:val="none" w:sz="0" w:space="0" w:color="auto"/>
            <w:bottom w:val="none" w:sz="0" w:space="0" w:color="auto"/>
            <w:right w:val="none" w:sz="0" w:space="0" w:color="auto"/>
          </w:divBdr>
        </w:div>
        <w:div w:id="1212956881">
          <w:marLeft w:val="640"/>
          <w:marRight w:val="0"/>
          <w:marTop w:val="0"/>
          <w:marBottom w:val="0"/>
          <w:divBdr>
            <w:top w:val="none" w:sz="0" w:space="0" w:color="auto"/>
            <w:left w:val="none" w:sz="0" w:space="0" w:color="auto"/>
            <w:bottom w:val="none" w:sz="0" w:space="0" w:color="auto"/>
            <w:right w:val="none" w:sz="0" w:space="0" w:color="auto"/>
          </w:divBdr>
        </w:div>
        <w:div w:id="787628157">
          <w:marLeft w:val="640"/>
          <w:marRight w:val="0"/>
          <w:marTop w:val="0"/>
          <w:marBottom w:val="0"/>
          <w:divBdr>
            <w:top w:val="none" w:sz="0" w:space="0" w:color="auto"/>
            <w:left w:val="none" w:sz="0" w:space="0" w:color="auto"/>
            <w:bottom w:val="none" w:sz="0" w:space="0" w:color="auto"/>
            <w:right w:val="none" w:sz="0" w:space="0" w:color="auto"/>
          </w:divBdr>
        </w:div>
        <w:div w:id="217938151">
          <w:marLeft w:val="640"/>
          <w:marRight w:val="0"/>
          <w:marTop w:val="0"/>
          <w:marBottom w:val="0"/>
          <w:divBdr>
            <w:top w:val="none" w:sz="0" w:space="0" w:color="auto"/>
            <w:left w:val="none" w:sz="0" w:space="0" w:color="auto"/>
            <w:bottom w:val="none" w:sz="0" w:space="0" w:color="auto"/>
            <w:right w:val="none" w:sz="0" w:space="0" w:color="auto"/>
          </w:divBdr>
        </w:div>
        <w:div w:id="1888905626">
          <w:marLeft w:val="640"/>
          <w:marRight w:val="0"/>
          <w:marTop w:val="0"/>
          <w:marBottom w:val="0"/>
          <w:divBdr>
            <w:top w:val="none" w:sz="0" w:space="0" w:color="auto"/>
            <w:left w:val="none" w:sz="0" w:space="0" w:color="auto"/>
            <w:bottom w:val="none" w:sz="0" w:space="0" w:color="auto"/>
            <w:right w:val="none" w:sz="0" w:space="0" w:color="auto"/>
          </w:divBdr>
        </w:div>
        <w:div w:id="1592396296">
          <w:marLeft w:val="640"/>
          <w:marRight w:val="0"/>
          <w:marTop w:val="0"/>
          <w:marBottom w:val="0"/>
          <w:divBdr>
            <w:top w:val="none" w:sz="0" w:space="0" w:color="auto"/>
            <w:left w:val="none" w:sz="0" w:space="0" w:color="auto"/>
            <w:bottom w:val="none" w:sz="0" w:space="0" w:color="auto"/>
            <w:right w:val="none" w:sz="0" w:space="0" w:color="auto"/>
          </w:divBdr>
        </w:div>
        <w:div w:id="1516455516">
          <w:marLeft w:val="640"/>
          <w:marRight w:val="0"/>
          <w:marTop w:val="0"/>
          <w:marBottom w:val="0"/>
          <w:divBdr>
            <w:top w:val="none" w:sz="0" w:space="0" w:color="auto"/>
            <w:left w:val="none" w:sz="0" w:space="0" w:color="auto"/>
            <w:bottom w:val="none" w:sz="0" w:space="0" w:color="auto"/>
            <w:right w:val="none" w:sz="0" w:space="0" w:color="auto"/>
          </w:divBdr>
        </w:div>
        <w:div w:id="1524440418">
          <w:marLeft w:val="640"/>
          <w:marRight w:val="0"/>
          <w:marTop w:val="0"/>
          <w:marBottom w:val="0"/>
          <w:divBdr>
            <w:top w:val="none" w:sz="0" w:space="0" w:color="auto"/>
            <w:left w:val="none" w:sz="0" w:space="0" w:color="auto"/>
            <w:bottom w:val="none" w:sz="0" w:space="0" w:color="auto"/>
            <w:right w:val="none" w:sz="0" w:space="0" w:color="auto"/>
          </w:divBdr>
        </w:div>
        <w:div w:id="1354067464">
          <w:marLeft w:val="640"/>
          <w:marRight w:val="0"/>
          <w:marTop w:val="0"/>
          <w:marBottom w:val="0"/>
          <w:divBdr>
            <w:top w:val="none" w:sz="0" w:space="0" w:color="auto"/>
            <w:left w:val="none" w:sz="0" w:space="0" w:color="auto"/>
            <w:bottom w:val="none" w:sz="0" w:space="0" w:color="auto"/>
            <w:right w:val="none" w:sz="0" w:space="0" w:color="auto"/>
          </w:divBdr>
        </w:div>
        <w:div w:id="1254968990">
          <w:marLeft w:val="640"/>
          <w:marRight w:val="0"/>
          <w:marTop w:val="0"/>
          <w:marBottom w:val="0"/>
          <w:divBdr>
            <w:top w:val="none" w:sz="0" w:space="0" w:color="auto"/>
            <w:left w:val="none" w:sz="0" w:space="0" w:color="auto"/>
            <w:bottom w:val="none" w:sz="0" w:space="0" w:color="auto"/>
            <w:right w:val="none" w:sz="0" w:space="0" w:color="auto"/>
          </w:divBdr>
        </w:div>
        <w:div w:id="536818031">
          <w:marLeft w:val="640"/>
          <w:marRight w:val="0"/>
          <w:marTop w:val="0"/>
          <w:marBottom w:val="0"/>
          <w:divBdr>
            <w:top w:val="none" w:sz="0" w:space="0" w:color="auto"/>
            <w:left w:val="none" w:sz="0" w:space="0" w:color="auto"/>
            <w:bottom w:val="none" w:sz="0" w:space="0" w:color="auto"/>
            <w:right w:val="none" w:sz="0" w:space="0" w:color="auto"/>
          </w:divBdr>
        </w:div>
        <w:div w:id="1967813786">
          <w:marLeft w:val="640"/>
          <w:marRight w:val="0"/>
          <w:marTop w:val="0"/>
          <w:marBottom w:val="0"/>
          <w:divBdr>
            <w:top w:val="none" w:sz="0" w:space="0" w:color="auto"/>
            <w:left w:val="none" w:sz="0" w:space="0" w:color="auto"/>
            <w:bottom w:val="none" w:sz="0" w:space="0" w:color="auto"/>
            <w:right w:val="none" w:sz="0" w:space="0" w:color="auto"/>
          </w:divBdr>
        </w:div>
        <w:div w:id="1364137879">
          <w:marLeft w:val="640"/>
          <w:marRight w:val="0"/>
          <w:marTop w:val="0"/>
          <w:marBottom w:val="0"/>
          <w:divBdr>
            <w:top w:val="none" w:sz="0" w:space="0" w:color="auto"/>
            <w:left w:val="none" w:sz="0" w:space="0" w:color="auto"/>
            <w:bottom w:val="none" w:sz="0" w:space="0" w:color="auto"/>
            <w:right w:val="none" w:sz="0" w:space="0" w:color="auto"/>
          </w:divBdr>
        </w:div>
        <w:div w:id="182135130">
          <w:marLeft w:val="640"/>
          <w:marRight w:val="0"/>
          <w:marTop w:val="0"/>
          <w:marBottom w:val="0"/>
          <w:divBdr>
            <w:top w:val="none" w:sz="0" w:space="0" w:color="auto"/>
            <w:left w:val="none" w:sz="0" w:space="0" w:color="auto"/>
            <w:bottom w:val="none" w:sz="0" w:space="0" w:color="auto"/>
            <w:right w:val="none" w:sz="0" w:space="0" w:color="auto"/>
          </w:divBdr>
        </w:div>
        <w:div w:id="93594979">
          <w:marLeft w:val="640"/>
          <w:marRight w:val="0"/>
          <w:marTop w:val="0"/>
          <w:marBottom w:val="0"/>
          <w:divBdr>
            <w:top w:val="none" w:sz="0" w:space="0" w:color="auto"/>
            <w:left w:val="none" w:sz="0" w:space="0" w:color="auto"/>
            <w:bottom w:val="none" w:sz="0" w:space="0" w:color="auto"/>
            <w:right w:val="none" w:sz="0" w:space="0" w:color="auto"/>
          </w:divBdr>
        </w:div>
        <w:div w:id="1317416859">
          <w:marLeft w:val="640"/>
          <w:marRight w:val="0"/>
          <w:marTop w:val="0"/>
          <w:marBottom w:val="0"/>
          <w:divBdr>
            <w:top w:val="none" w:sz="0" w:space="0" w:color="auto"/>
            <w:left w:val="none" w:sz="0" w:space="0" w:color="auto"/>
            <w:bottom w:val="none" w:sz="0" w:space="0" w:color="auto"/>
            <w:right w:val="none" w:sz="0" w:space="0" w:color="auto"/>
          </w:divBdr>
        </w:div>
        <w:div w:id="1796175304">
          <w:marLeft w:val="640"/>
          <w:marRight w:val="0"/>
          <w:marTop w:val="0"/>
          <w:marBottom w:val="0"/>
          <w:divBdr>
            <w:top w:val="none" w:sz="0" w:space="0" w:color="auto"/>
            <w:left w:val="none" w:sz="0" w:space="0" w:color="auto"/>
            <w:bottom w:val="none" w:sz="0" w:space="0" w:color="auto"/>
            <w:right w:val="none" w:sz="0" w:space="0" w:color="auto"/>
          </w:divBdr>
        </w:div>
        <w:div w:id="741871208">
          <w:marLeft w:val="640"/>
          <w:marRight w:val="0"/>
          <w:marTop w:val="0"/>
          <w:marBottom w:val="0"/>
          <w:divBdr>
            <w:top w:val="none" w:sz="0" w:space="0" w:color="auto"/>
            <w:left w:val="none" w:sz="0" w:space="0" w:color="auto"/>
            <w:bottom w:val="none" w:sz="0" w:space="0" w:color="auto"/>
            <w:right w:val="none" w:sz="0" w:space="0" w:color="auto"/>
          </w:divBdr>
        </w:div>
        <w:div w:id="1183201503">
          <w:marLeft w:val="640"/>
          <w:marRight w:val="0"/>
          <w:marTop w:val="0"/>
          <w:marBottom w:val="0"/>
          <w:divBdr>
            <w:top w:val="none" w:sz="0" w:space="0" w:color="auto"/>
            <w:left w:val="none" w:sz="0" w:space="0" w:color="auto"/>
            <w:bottom w:val="none" w:sz="0" w:space="0" w:color="auto"/>
            <w:right w:val="none" w:sz="0" w:space="0" w:color="auto"/>
          </w:divBdr>
        </w:div>
        <w:div w:id="1494680531">
          <w:marLeft w:val="640"/>
          <w:marRight w:val="0"/>
          <w:marTop w:val="0"/>
          <w:marBottom w:val="0"/>
          <w:divBdr>
            <w:top w:val="none" w:sz="0" w:space="0" w:color="auto"/>
            <w:left w:val="none" w:sz="0" w:space="0" w:color="auto"/>
            <w:bottom w:val="none" w:sz="0" w:space="0" w:color="auto"/>
            <w:right w:val="none" w:sz="0" w:space="0" w:color="auto"/>
          </w:divBdr>
        </w:div>
        <w:div w:id="823936542">
          <w:marLeft w:val="640"/>
          <w:marRight w:val="0"/>
          <w:marTop w:val="0"/>
          <w:marBottom w:val="0"/>
          <w:divBdr>
            <w:top w:val="none" w:sz="0" w:space="0" w:color="auto"/>
            <w:left w:val="none" w:sz="0" w:space="0" w:color="auto"/>
            <w:bottom w:val="none" w:sz="0" w:space="0" w:color="auto"/>
            <w:right w:val="none" w:sz="0" w:space="0" w:color="auto"/>
          </w:divBdr>
        </w:div>
        <w:div w:id="206181377">
          <w:marLeft w:val="640"/>
          <w:marRight w:val="0"/>
          <w:marTop w:val="0"/>
          <w:marBottom w:val="0"/>
          <w:divBdr>
            <w:top w:val="none" w:sz="0" w:space="0" w:color="auto"/>
            <w:left w:val="none" w:sz="0" w:space="0" w:color="auto"/>
            <w:bottom w:val="none" w:sz="0" w:space="0" w:color="auto"/>
            <w:right w:val="none" w:sz="0" w:space="0" w:color="auto"/>
          </w:divBdr>
        </w:div>
        <w:div w:id="177043596">
          <w:marLeft w:val="640"/>
          <w:marRight w:val="0"/>
          <w:marTop w:val="0"/>
          <w:marBottom w:val="0"/>
          <w:divBdr>
            <w:top w:val="none" w:sz="0" w:space="0" w:color="auto"/>
            <w:left w:val="none" w:sz="0" w:space="0" w:color="auto"/>
            <w:bottom w:val="none" w:sz="0" w:space="0" w:color="auto"/>
            <w:right w:val="none" w:sz="0" w:space="0" w:color="auto"/>
          </w:divBdr>
        </w:div>
        <w:div w:id="1331330339">
          <w:marLeft w:val="640"/>
          <w:marRight w:val="0"/>
          <w:marTop w:val="0"/>
          <w:marBottom w:val="0"/>
          <w:divBdr>
            <w:top w:val="none" w:sz="0" w:space="0" w:color="auto"/>
            <w:left w:val="none" w:sz="0" w:space="0" w:color="auto"/>
            <w:bottom w:val="none" w:sz="0" w:space="0" w:color="auto"/>
            <w:right w:val="none" w:sz="0" w:space="0" w:color="auto"/>
          </w:divBdr>
        </w:div>
        <w:div w:id="1747417153">
          <w:marLeft w:val="640"/>
          <w:marRight w:val="0"/>
          <w:marTop w:val="0"/>
          <w:marBottom w:val="0"/>
          <w:divBdr>
            <w:top w:val="none" w:sz="0" w:space="0" w:color="auto"/>
            <w:left w:val="none" w:sz="0" w:space="0" w:color="auto"/>
            <w:bottom w:val="none" w:sz="0" w:space="0" w:color="auto"/>
            <w:right w:val="none" w:sz="0" w:space="0" w:color="auto"/>
          </w:divBdr>
        </w:div>
        <w:div w:id="1884517087">
          <w:marLeft w:val="640"/>
          <w:marRight w:val="0"/>
          <w:marTop w:val="0"/>
          <w:marBottom w:val="0"/>
          <w:divBdr>
            <w:top w:val="none" w:sz="0" w:space="0" w:color="auto"/>
            <w:left w:val="none" w:sz="0" w:space="0" w:color="auto"/>
            <w:bottom w:val="none" w:sz="0" w:space="0" w:color="auto"/>
            <w:right w:val="none" w:sz="0" w:space="0" w:color="auto"/>
          </w:divBdr>
        </w:div>
        <w:div w:id="2134520596">
          <w:marLeft w:val="640"/>
          <w:marRight w:val="0"/>
          <w:marTop w:val="0"/>
          <w:marBottom w:val="0"/>
          <w:divBdr>
            <w:top w:val="none" w:sz="0" w:space="0" w:color="auto"/>
            <w:left w:val="none" w:sz="0" w:space="0" w:color="auto"/>
            <w:bottom w:val="none" w:sz="0" w:space="0" w:color="auto"/>
            <w:right w:val="none" w:sz="0" w:space="0" w:color="auto"/>
          </w:divBdr>
        </w:div>
        <w:div w:id="392854470">
          <w:marLeft w:val="640"/>
          <w:marRight w:val="0"/>
          <w:marTop w:val="0"/>
          <w:marBottom w:val="0"/>
          <w:divBdr>
            <w:top w:val="none" w:sz="0" w:space="0" w:color="auto"/>
            <w:left w:val="none" w:sz="0" w:space="0" w:color="auto"/>
            <w:bottom w:val="none" w:sz="0" w:space="0" w:color="auto"/>
            <w:right w:val="none" w:sz="0" w:space="0" w:color="auto"/>
          </w:divBdr>
        </w:div>
        <w:div w:id="428232676">
          <w:marLeft w:val="640"/>
          <w:marRight w:val="0"/>
          <w:marTop w:val="0"/>
          <w:marBottom w:val="0"/>
          <w:divBdr>
            <w:top w:val="none" w:sz="0" w:space="0" w:color="auto"/>
            <w:left w:val="none" w:sz="0" w:space="0" w:color="auto"/>
            <w:bottom w:val="none" w:sz="0" w:space="0" w:color="auto"/>
            <w:right w:val="none" w:sz="0" w:space="0" w:color="auto"/>
          </w:divBdr>
        </w:div>
        <w:div w:id="221404406">
          <w:marLeft w:val="640"/>
          <w:marRight w:val="0"/>
          <w:marTop w:val="0"/>
          <w:marBottom w:val="0"/>
          <w:divBdr>
            <w:top w:val="none" w:sz="0" w:space="0" w:color="auto"/>
            <w:left w:val="none" w:sz="0" w:space="0" w:color="auto"/>
            <w:bottom w:val="none" w:sz="0" w:space="0" w:color="auto"/>
            <w:right w:val="none" w:sz="0" w:space="0" w:color="auto"/>
          </w:divBdr>
        </w:div>
        <w:div w:id="2072539851">
          <w:marLeft w:val="640"/>
          <w:marRight w:val="0"/>
          <w:marTop w:val="0"/>
          <w:marBottom w:val="0"/>
          <w:divBdr>
            <w:top w:val="none" w:sz="0" w:space="0" w:color="auto"/>
            <w:left w:val="none" w:sz="0" w:space="0" w:color="auto"/>
            <w:bottom w:val="none" w:sz="0" w:space="0" w:color="auto"/>
            <w:right w:val="none" w:sz="0" w:space="0" w:color="auto"/>
          </w:divBdr>
        </w:div>
        <w:div w:id="268852725">
          <w:marLeft w:val="640"/>
          <w:marRight w:val="0"/>
          <w:marTop w:val="0"/>
          <w:marBottom w:val="0"/>
          <w:divBdr>
            <w:top w:val="none" w:sz="0" w:space="0" w:color="auto"/>
            <w:left w:val="none" w:sz="0" w:space="0" w:color="auto"/>
            <w:bottom w:val="none" w:sz="0" w:space="0" w:color="auto"/>
            <w:right w:val="none" w:sz="0" w:space="0" w:color="auto"/>
          </w:divBdr>
        </w:div>
        <w:div w:id="572282694">
          <w:marLeft w:val="640"/>
          <w:marRight w:val="0"/>
          <w:marTop w:val="0"/>
          <w:marBottom w:val="0"/>
          <w:divBdr>
            <w:top w:val="none" w:sz="0" w:space="0" w:color="auto"/>
            <w:left w:val="none" w:sz="0" w:space="0" w:color="auto"/>
            <w:bottom w:val="none" w:sz="0" w:space="0" w:color="auto"/>
            <w:right w:val="none" w:sz="0" w:space="0" w:color="auto"/>
          </w:divBdr>
        </w:div>
      </w:divsChild>
    </w:div>
    <w:div w:id="979044114">
      <w:bodyDiv w:val="1"/>
      <w:marLeft w:val="0"/>
      <w:marRight w:val="0"/>
      <w:marTop w:val="0"/>
      <w:marBottom w:val="0"/>
      <w:divBdr>
        <w:top w:val="none" w:sz="0" w:space="0" w:color="auto"/>
        <w:left w:val="none" w:sz="0" w:space="0" w:color="auto"/>
        <w:bottom w:val="none" w:sz="0" w:space="0" w:color="auto"/>
        <w:right w:val="none" w:sz="0" w:space="0" w:color="auto"/>
      </w:divBdr>
    </w:div>
    <w:div w:id="979845384">
      <w:bodyDiv w:val="1"/>
      <w:marLeft w:val="0"/>
      <w:marRight w:val="0"/>
      <w:marTop w:val="0"/>
      <w:marBottom w:val="0"/>
      <w:divBdr>
        <w:top w:val="none" w:sz="0" w:space="0" w:color="auto"/>
        <w:left w:val="none" w:sz="0" w:space="0" w:color="auto"/>
        <w:bottom w:val="none" w:sz="0" w:space="0" w:color="auto"/>
        <w:right w:val="none" w:sz="0" w:space="0" w:color="auto"/>
      </w:divBdr>
    </w:div>
    <w:div w:id="980421742">
      <w:bodyDiv w:val="1"/>
      <w:marLeft w:val="0"/>
      <w:marRight w:val="0"/>
      <w:marTop w:val="0"/>
      <w:marBottom w:val="0"/>
      <w:divBdr>
        <w:top w:val="none" w:sz="0" w:space="0" w:color="auto"/>
        <w:left w:val="none" w:sz="0" w:space="0" w:color="auto"/>
        <w:bottom w:val="none" w:sz="0" w:space="0" w:color="auto"/>
        <w:right w:val="none" w:sz="0" w:space="0" w:color="auto"/>
      </w:divBdr>
    </w:div>
    <w:div w:id="984746424">
      <w:bodyDiv w:val="1"/>
      <w:marLeft w:val="0"/>
      <w:marRight w:val="0"/>
      <w:marTop w:val="0"/>
      <w:marBottom w:val="0"/>
      <w:divBdr>
        <w:top w:val="none" w:sz="0" w:space="0" w:color="auto"/>
        <w:left w:val="none" w:sz="0" w:space="0" w:color="auto"/>
        <w:bottom w:val="none" w:sz="0" w:space="0" w:color="auto"/>
        <w:right w:val="none" w:sz="0" w:space="0" w:color="auto"/>
      </w:divBdr>
    </w:div>
    <w:div w:id="985162666">
      <w:bodyDiv w:val="1"/>
      <w:marLeft w:val="0"/>
      <w:marRight w:val="0"/>
      <w:marTop w:val="0"/>
      <w:marBottom w:val="0"/>
      <w:divBdr>
        <w:top w:val="none" w:sz="0" w:space="0" w:color="auto"/>
        <w:left w:val="none" w:sz="0" w:space="0" w:color="auto"/>
        <w:bottom w:val="none" w:sz="0" w:space="0" w:color="auto"/>
        <w:right w:val="none" w:sz="0" w:space="0" w:color="auto"/>
      </w:divBdr>
    </w:div>
    <w:div w:id="986277710">
      <w:bodyDiv w:val="1"/>
      <w:marLeft w:val="0"/>
      <w:marRight w:val="0"/>
      <w:marTop w:val="0"/>
      <w:marBottom w:val="0"/>
      <w:divBdr>
        <w:top w:val="none" w:sz="0" w:space="0" w:color="auto"/>
        <w:left w:val="none" w:sz="0" w:space="0" w:color="auto"/>
        <w:bottom w:val="none" w:sz="0" w:space="0" w:color="auto"/>
        <w:right w:val="none" w:sz="0" w:space="0" w:color="auto"/>
      </w:divBdr>
    </w:div>
    <w:div w:id="987788555">
      <w:bodyDiv w:val="1"/>
      <w:marLeft w:val="0"/>
      <w:marRight w:val="0"/>
      <w:marTop w:val="0"/>
      <w:marBottom w:val="0"/>
      <w:divBdr>
        <w:top w:val="none" w:sz="0" w:space="0" w:color="auto"/>
        <w:left w:val="none" w:sz="0" w:space="0" w:color="auto"/>
        <w:bottom w:val="none" w:sz="0" w:space="0" w:color="auto"/>
        <w:right w:val="none" w:sz="0" w:space="0" w:color="auto"/>
      </w:divBdr>
    </w:div>
    <w:div w:id="989865425">
      <w:bodyDiv w:val="1"/>
      <w:marLeft w:val="0"/>
      <w:marRight w:val="0"/>
      <w:marTop w:val="0"/>
      <w:marBottom w:val="0"/>
      <w:divBdr>
        <w:top w:val="none" w:sz="0" w:space="0" w:color="auto"/>
        <w:left w:val="none" w:sz="0" w:space="0" w:color="auto"/>
        <w:bottom w:val="none" w:sz="0" w:space="0" w:color="auto"/>
        <w:right w:val="none" w:sz="0" w:space="0" w:color="auto"/>
      </w:divBdr>
    </w:div>
    <w:div w:id="991836110">
      <w:bodyDiv w:val="1"/>
      <w:marLeft w:val="0"/>
      <w:marRight w:val="0"/>
      <w:marTop w:val="0"/>
      <w:marBottom w:val="0"/>
      <w:divBdr>
        <w:top w:val="none" w:sz="0" w:space="0" w:color="auto"/>
        <w:left w:val="none" w:sz="0" w:space="0" w:color="auto"/>
        <w:bottom w:val="none" w:sz="0" w:space="0" w:color="auto"/>
        <w:right w:val="none" w:sz="0" w:space="0" w:color="auto"/>
      </w:divBdr>
    </w:div>
    <w:div w:id="993027171">
      <w:bodyDiv w:val="1"/>
      <w:marLeft w:val="0"/>
      <w:marRight w:val="0"/>
      <w:marTop w:val="0"/>
      <w:marBottom w:val="0"/>
      <w:divBdr>
        <w:top w:val="none" w:sz="0" w:space="0" w:color="auto"/>
        <w:left w:val="none" w:sz="0" w:space="0" w:color="auto"/>
        <w:bottom w:val="none" w:sz="0" w:space="0" w:color="auto"/>
        <w:right w:val="none" w:sz="0" w:space="0" w:color="auto"/>
      </w:divBdr>
    </w:div>
    <w:div w:id="994603882">
      <w:bodyDiv w:val="1"/>
      <w:marLeft w:val="0"/>
      <w:marRight w:val="0"/>
      <w:marTop w:val="0"/>
      <w:marBottom w:val="0"/>
      <w:divBdr>
        <w:top w:val="none" w:sz="0" w:space="0" w:color="auto"/>
        <w:left w:val="none" w:sz="0" w:space="0" w:color="auto"/>
        <w:bottom w:val="none" w:sz="0" w:space="0" w:color="auto"/>
        <w:right w:val="none" w:sz="0" w:space="0" w:color="auto"/>
      </w:divBdr>
    </w:div>
    <w:div w:id="995380419">
      <w:bodyDiv w:val="1"/>
      <w:marLeft w:val="0"/>
      <w:marRight w:val="0"/>
      <w:marTop w:val="0"/>
      <w:marBottom w:val="0"/>
      <w:divBdr>
        <w:top w:val="none" w:sz="0" w:space="0" w:color="auto"/>
        <w:left w:val="none" w:sz="0" w:space="0" w:color="auto"/>
        <w:bottom w:val="none" w:sz="0" w:space="0" w:color="auto"/>
        <w:right w:val="none" w:sz="0" w:space="0" w:color="auto"/>
      </w:divBdr>
    </w:div>
    <w:div w:id="996155963">
      <w:bodyDiv w:val="1"/>
      <w:marLeft w:val="0"/>
      <w:marRight w:val="0"/>
      <w:marTop w:val="0"/>
      <w:marBottom w:val="0"/>
      <w:divBdr>
        <w:top w:val="none" w:sz="0" w:space="0" w:color="auto"/>
        <w:left w:val="none" w:sz="0" w:space="0" w:color="auto"/>
        <w:bottom w:val="none" w:sz="0" w:space="0" w:color="auto"/>
        <w:right w:val="none" w:sz="0" w:space="0" w:color="auto"/>
      </w:divBdr>
    </w:div>
    <w:div w:id="996422377">
      <w:bodyDiv w:val="1"/>
      <w:marLeft w:val="0"/>
      <w:marRight w:val="0"/>
      <w:marTop w:val="0"/>
      <w:marBottom w:val="0"/>
      <w:divBdr>
        <w:top w:val="none" w:sz="0" w:space="0" w:color="auto"/>
        <w:left w:val="none" w:sz="0" w:space="0" w:color="auto"/>
        <w:bottom w:val="none" w:sz="0" w:space="0" w:color="auto"/>
        <w:right w:val="none" w:sz="0" w:space="0" w:color="auto"/>
      </w:divBdr>
    </w:div>
    <w:div w:id="996568843">
      <w:bodyDiv w:val="1"/>
      <w:marLeft w:val="0"/>
      <w:marRight w:val="0"/>
      <w:marTop w:val="0"/>
      <w:marBottom w:val="0"/>
      <w:divBdr>
        <w:top w:val="none" w:sz="0" w:space="0" w:color="auto"/>
        <w:left w:val="none" w:sz="0" w:space="0" w:color="auto"/>
        <w:bottom w:val="none" w:sz="0" w:space="0" w:color="auto"/>
        <w:right w:val="none" w:sz="0" w:space="0" w:color="auto"/>
      </w:divBdr>
    </w:div>
    <w:div w:id="998078445">
      <w:bodyDiv w:val="1"/>
      <w:marLeft w:val="0"/>
      <w:marRight w:val="0"/>
      <w:marTop w:val="0"/>
      <w:marBottom w:val="0"/>
      <w:divBdr>
        <w:top w:val="none" w:sz="0" w:space="0" w:color="auto"/>
        <w:left w:val="none" w:sz="0" w:space="0" w:color="auto"/>
        <w:bottom w:val="none" w:sz="0" w:space="0" w:color="auto"/>
        <w:right w:val="none" w:sz="0" w:space="0" w:color="auto"/>
      </w:divBdr>
    </w:div>
    <w:div w:id="998386153">
      <w:bodyDiv w:val="1"/>
      <w:marLeft w:val="0"/>
      <w:marRight w:val="0"/>
      <w:marTop w:val="0"/>
      <w:marBottom w:val="0"/>
      <w:divBdr>
        <w:top w:val="none" w:sz="0" w:space="0" w:color="auto"/>
        <w:left w:val="none" w:sz="0" w:space="0" w:color="auto"/>
        <w:bottom w:val="none" w:sz="0" w:space="0" w:color="auto"/>
        <w:right w:val="none" w:sz="0" w:space="0" w:color="auto"/>
      </w:divBdr>
    </w:div>
    <w:div w:id="1002006239">
      <w:bodyDiv w:val="1"/>
      <w:marLeft w:val="0"/>
      <w:marRight w:val="0"/>
      <w:marTop w:val="0"/>
      <w:marBottom w:val="0"/>
      <w:divBdr>
        <w:top w:val="none" w:sz="0" w:space="0" w:color="auto"/>
        <w:left w:val="none" w:sz="0" w:space="0" w:color="auto"/>
        <w:bottom w:val="none" w:sz="0" w:space="0" w:color="auto"/>
        <w:right w:val="none" w:sz="0" w:space="0" w:color="auto"/>
      </w:divBdr>
    </w:div>
    <w:div w:id="1003625187">
      <w:bodyDiv w:val="1"/>
      <w:marLeft w:val="0"/>
      <w:marRight w:val="0"/>
      <w:marTop w:val="0"/>
      <w:marBottom w:val="0"/>
      <w:divBdr>
        <w:top w:val="none" w:sz="0" w:space="0" w:color="auto"/>
        <w:left w:val="none" w:sz="0" w:space="0" w:color="auto"/>
        <w:bottom w:val="none" w:sz="0" w:space="0" w:color="auto"/>
        <w:right w:val="none" w:sz="0" w:space="0" w:color="auto"/>
      </w:divBdr>
    </w:div>
    <w:div w:id="1005520939">
      <w:bodyDiv w:val="1"/>
      <w:marLeft w:val="0"/>
      <w:marRight w:val="0"/>
      <w:marTop w:val="0"/>
      <w:marBottom w:val="0"/>
      <w:divBdr>
        <w:top w:val="none" w:sz="0" w:space="0" w:color="auto"/>
        <w:left w:val="none" w:sz="0" w:space="0" w:color="auto"/>
        <w:bottom w:val="none" w:sz="0" w:space="0" w:color="auto"/>
        <w:right w:val="none" w:sz="0" w:space="0" w:color="auto"/>
      </w:divBdr>
    </w:div>
    <w:div w:id="1008600359">
      <w:bodyDiv w:val="1"/>
      <w:marLeft w:val="0"/>
      <w:marRight w:val="0"/>
      <w:marTop w:val="0"/>
      <w:marBottom w:val="0"/>
      <w:divBdr>
        <w:top w:val="none" w:sz="0" w:space="0" w:color="auto"/>
        <w:left w:val="none" w:sz="0" w:space="0" w:color="auto"/>
        <w:bottom w:val="none" w:sz="0" w:space="0" w:color="auto"/>
        <w:right w:val="none" w:sz="0" w:space="0" w:color="auto"/>
      </w:divBdr>
      <w:divsChild>
        <w:div w:id="1676423639">
          <w:marLeft w:val="640"/>
          <w:marRight w:val="0"/>
          <w:marTop w:val="0"/>
          <w:marBottom w:val="0"/>
          <w:divBdr>
            <w:top w:val="none" w:sz="0" w:space="0" w:color="auto"/>
            <w:left w:val="none" w:sz="0" w:space="0" w:color="auto"/>
            <w:bottom w:val="none" w:sz="0" w:space="0" w:color="auto"/>
            <w:right w:val="none" w:sz="0" w:space="0" w:color="auto"/>
          </w:divBdr>
        </w:div>
        <w:div w:id="238372686">
          <w:marLeft w:val="640"/>
          <w:marRight w:val="0"/>
          <w:marTop w:val="0"/>
          <w:marBottom w:val="0"/>
          <w:divBdr>
            <w:top w:val="none" w:sz="0" w:space="0" w:color="auto"/>
            <w:left w:val="none" w:sz="0" w:space="0" w:color="auto"/>
            <w:bottom w:val="none" w:sz="0" w:space="0" w:color="auto"/>
            <w:right w:val="none" w:sz="0" w:space="0" w:color="auto"/>
          </w:divBdr>
        </w:div>
        <w:div w:id="469979502">
          <w:marLeft w:val="640"/>
          <w:marRight w:val="0"/>
          <w:marTop w:val="0"/>
          <w:marBottom w:val="0"/>
          <w:divBdr>
            <w:top w:val="none" w:sz="0" w:space="0" w:color="auto"/>
            <w:left w:val="none" w:sz="0" w:space="0" w:color="auto"/>
            <w:bottom w:val="none" w:sz="0" w:space="0" w:color="auto"/>
            <w:right w:val="none" w:sz="0" w:space="0" w:color="auto"/>
          </w:divBdr>
        </w:div>
        <w:div w:id="152110145">
          <w:marLeft w:val="640"/>
          <w:marRight w:val="0"/>
          <w:marTop w:val="0"/>
          <w:marBottom w:val="0"/>
          <w:divBdr>
            <w:top w:val="none" w:sz="0" w:space="0" w:color="auto"/>
            <w:left w:val="none" w:sz="0" w:space="0" w:color="auto"/>
            <w:bottom w:val="none" w:sz="0" w:space="0" w:color="auto"/>
            <w:right w:val="none" w:sz="0" w:space="0" w:color="auto"/>
          </w:divBdr>
        </w:div>
        <w:div w:id="1185746744">
          <w:marLeft w:val="640"/>
          <w:marRight w:val="0"/>
          <w:marTop w:val="0"/>
          <w:marBottom w:val="0"/>
          <w:divBdr>
            <w:top w:val="none" w:sz="0" w:space="0" w:color="auto"/>
            <w:left w:val="none" w:sz="0" w:space="0" w:color="auto"/>
            <w:bottom w:val="none" w:sz="0" w:space="0" w:color="auto"/>
            <w:right w:val="none" w:sz="0" w:space="0" w:color="auto"/>
          </w:divBdr>
        </w:div>
        <w:div w:id="1870601028">
          <w:marLeft w:val="640"/>
          <w:marRight w:val="0"/>
          <w:marTop w:val="0"/>
          <w:marBottom w:val="0"/>
          <w:divBdr>
            <w:top w:val="none" w:sz="0" w:space="0" w:color="auto"/>
            <w:left w:val="none" w:sz="0" w:space="0" w:color="auto"/>
            <w:bottom w:val="none" w:sz="0" w:space="0" w:color="auto"/>
            <w:right w:val="none" w:sz="0" w:space="0" w:color="auto"/>
          </w:divBdr>
        </w:div>
        <w:div w:id="373697349">
          <w:marLeft w:val="640"/>
          <w:marRight w:val="0"/>
          <w:marTop w:val="0"/>
          <w:marBottom w:val="0"/>
          <w:divBdr>
            <w:top w:val="none" w:sz="0" w:space="0" w:color="auto"/>
            <w:left w:val="none" w:sz="0" w:space="0" w:color="auto"/>
            <w:bottom w:val="none" w:sz="0" w:space="0" w:color="auto"/>
            <w:right w:val="none" w:sz="0" w:space="0" w:color="auto"/>
          </w:divBdr>
        </w:div>
        <w:div w:id="2044746844">
          <w:marLeft w:val="640"/>
          <w:marRight w:val="0"/>
          <w:marTop w:val="0"/>
          <w:marBottom w:val="0"/>
          <w:divBdr>
            <w:top w:val="none" w:sz="0" w:space="0" w:color="auto"/>
            <w:left w:val="none" w:sz="0" w:space="0" w:color="auto"/>
            <w:bottom w:val="none" w:sz="0" w:space="0" w:color="auto"/>
            <w:right w:val="none" w:sz="0" w:space="0" w:color="auto"/>
          </w:divBdr>
        </w:div>
        <w:div w:id="1596863009">
          <w:marLeft w:val="640"/>
          <w:marRight w:val="0"/>
          <w:marTop w:val="0"/>
          <w:marBottom w:val="0"/>
          <w:divBdr>
            <w:top w:val="none" w:sz="0" w:space="0" w:color="auto"/>
            <w:left w:val="none" w:sz="0" w:space="0" w:color="auto"/>
            <w:bottom w:val="none" w:sz="0" w:space="0" w:color="auto"/>
            <w:right w:val="none" w:sz="0" w:space="0" w:color="auto"/>
          </w:divBdr>
        </w:div>
        <w:div w:id="672031288">
          <w:marLeft w:val="640"/>
          <w:marRight w:val="0"/>
          <w:marTop w:val="0"/>
          <w:marBottom w:val="0"/>
          <w:divBdr>
            <w:top w:val="none" w:sz="0" w:space="0" w:color="auto"/>
            <w:left w:val="none" w:sz="0" w:space="0" w:color="auto"/>
            <w:bottom w:val="none" w:sz="0" w:space="0" w:color="auto"/>
            <w:right w:val="none" w:sz="0" w:space="0" w:color="auto"/>
          </w:divBdr>
        </w:div>
        <w:div w:id="469517891">
          <w:marLeft w:val="640"/>
          <w:marRight w:val="0"/>
          <w:marTop w:val="0"/>
          <w:marBottom w:val="0"/>
          <w:divBdr>
            <w:top w:val="none" w:sz="0" w:space="0" w:color="auto"/>
            <w:left w:val="none" w:sz="0" w:space="0" w:color="auto"/>
            <w:bottom w:val="none" w:sz="0" w:space="0" w:color="auto"/>
            <w:right w:val="none" w:sz="0" w:space="0" w:color="auto"/>
          </w:divBdr>
        </w:div>
        <w:div w:id="433599841">
          <w:marLeft w:val="640"/>
          <w:marRight w:val="0"/>
          <w:marTop w:val="0"/>
          <w:marBottom w:val="0"/>
          <w:divBdr>
            <w:top w:val="none" w:sz="0" w:space="0" w:color="auto"/>
            <w:left w:val="none" w:sz="0" w:space="0" w:color="auto"/>
            <w:bottom w:val="none" w:sz="0" w:space="0" w:color="auto"/>
            <w:right w:val="none" w:sz="0" w:space="0" w:color="auto"/>
          </w:divBdr>
        </w:div>
        <w:div w:id="1873225564">
          <w:marLeft w:val="640"/>
          <w:marRight w:val="0"/>
          <w:marTop w:val="0"/>
          <w:marBottom w:val="0"/>
          <w:divBdr>
            <w:top w:val="none" w:sz="0" w:space="0" w:color="auto"/>
            <w:left w:val="none" w:sz="0" w:space="0" w:color="auto"/>
            <w:bottom w:val="none" w:sz="0" w:space="0" w:color="auto"/>
            <w:right w:val="none" w:sz="0" w:space="0" w:color="auto"/>
          </w:divBdr>
        </w:div>
        <w:div w:id="110900872">
          <w:marLeft w:val="640"/>
          <w:marRight w:val="0"/>
          <w:marTop w:val="0"/>
          <w:marBottom w:val="0"/>
          <w:divBdr>
            <w:top w:val="none" w:sz="0" w:space="0" w:color="auto"/>
            <w:left w:val="none" w:sz="0" w:space="0" w:color="auto"/>
            <w:bottom w:val="none" w:sz="0" w:space="0" w:color="auto"/>
            <w:right w:val="none" w:sz="0" w:space="0" w:color="auto"/>
          </w:divBdr>
        </w:div>
        <w:div w:id="649753760">
          <w:marLeft w:val="640"/>
          <w:marRight w:val="0"/>
          <w:marTop w:val="0"/>
          <w:marBottom w:val="0"/>
          <w:divBdr>
            <w:top w:val="none" w:sz="0" w:space="0" w:color="auto"/>
            <w:left w:val="none" w:sz="0" w:space="0" w:color="auto"/>
            <w:bottom w:val="none" w:sz="0" w:space="0" w:color="auto"/>
            <w:right w:val="none" w:sz="0" w:space="0" w:color="auto"/>
          </w:divBdr>
        </w:div>
        <w:div w:id="979723928">
          <w:marLeft w:val="640"/>
          <w:marRight w:val="0"/>
          <w:marTop w:val="0"/>
          <w:marBottom w:val="0"/>
          <w:divBdr>
            <w:top w:val="none" w:sz="0" w:space="0" w:color="auto"/>
            <w:left w:val="none" w:sz="0" w:space="0" w:color="auto"/>
            <w:bottom w:val="none" w:sz="0" w:space="0" w:color="auto"/>
            <w:right w:val="none" w:sz="0" w:space="0" w:color="auto"/>
          </w:divBdr>
        </w:div>
        <w:div w:id="105778801">
          <w:marLeft w:val="640"/>
          <w:marRight w:val="0"/>
          <w:marTop w:val="0"/>
          <w:marBottom w:val="0"/>
          <w:divBdr>
            <w:top w:val="none" w:sz="0" w:space="0" w:color="auto"/>
            <w:left w:val="none" w:sz="0" w:space="0" w:color="auto"/>
            <w:bottom w:val="none" w:sz="0" w:space="0" w:color="auto"/>
            <w:right w:val="none" w:sz="0" w:space="0" w:color="auto"/>
          </w:divBdr>
        </w:div>
        <w:div w:id="507058309">
          <w:marLeft w:val="640"/>
          <w:marRight w:val="0"/>
          <w:marTop w:val="0"/>
          <w:marBottom w:val="0"/>
          <w:divBdr>
            <w:top w:val="none" w:sz="0" w:space="0" w:color="auto"/>
            <w:left w:val="none" w:sz="0" w:space="0" w:color="auto"/>
            <w:bottom w:val="none" w:sz="0" w:space="0" w:color="auto"/>
            <w:right w:val="none" w:sz="0" w:space="0" w:color="auto"/>
          </w:divBdr>
        </w:div>
        <w:div w:id="850489255">
          <w:marLeft w:val="640"/>
          <w:marRight w:val="0"/>
          <w:marTop w:val="0"/>
          <w:marBottom w:val="0"/>
          <w:divBdr>
            <w:top w:val="none" w:sz="0" w:space="0" w:color="auto"/>
            <w:left w:val="none" w:sz="0" w:space="0" w:color="auto"/>
            <w:bottom w:val="none" w:sz="0" w:space="0" w:color="auto"/>
            <w:right w:val="none" w:sz="0" w:space="0" w:color="auto"/>
          </w:divBdr>
        </w:div>
        <w:div w:id="241263090">
          <w:marLeft w:val="640"/>
          <w:marRight w:val="0"/>
          <w:marTop w:val="0"/>
          <w:marBottom w:val="0"/>
          <w:divBdr>
            <w:top w:val="none" w:sz="0" w:space="0" w:color="auto"/>
            <w:left w:val="none" w:sz="0" w:space="0" w:color="auto"/>
            <w:bottom w:val="none" w:sz="0" w:space="0" w:color="auto"/>
            <w:right w:val="none" w:sz="0" w:space="0" w:color="auto"/>
          </w:divBdr>
        </w:div>
        <w:div w:id="881289280">
          <w:marLeft w:val="640"/>
          <w:marRight w:val="0"/>
          <w:marTop w:val="0"/>
          <w:marBottom w:val="0"/>
          <w:divBdr>
            <w:top w:val="none" w:sz="0" w:space="0" w:color="auto"/>
            <w:left w:val="none" w:sz="0" w:space="0" w:color="auto"/>
            <w:bottom w:val="none" w:sz="0" w:space="0" w:color="auto"/>
            <w:right w:val="none" w:sz="0" w:space="0" w:color="auto"/>
          </w:divBdr>
        </w:div>
        <w:div w:id="2117870812">
          <w:marLeft w:val="640"/>
          <w:marRight w:val="0"/>
          <w:marTop w:val="0"/>
          <w:marBottom w:val="0"/>
          <w:divBdr>
            <w:top w:val="none" w:sz="0" w:space="0" w:color="auto"/>
            <w:left w:val="none" w:sz="0" w:space="0" w:color="auto"/>
            <w:bottom w:val="none" w:sz="0" w:space="0" w:color="auto"/>
            <w:right w:val="none" w:sz="0" w:space="0" w:color="auto"/>
          </w:divBdr>
        </w:div>
        <w:div w:id="499852145">
          <w:marLeft w:val="640"/>
          <w:marRight w:val="0"/>
          <w:marTop w:val="0"/>
          <w:marBottom w:val="0"/>
          <w:divBdr>
            <w:top w:val="none" w:sz="0" w:space="0" w:color="auto"/>
            <w:left w:val="none" w:sz="0" w:space="0" w:color="auto"/>
            <w:bottom w:val="none" w:sz="0" w:space="0" w:color="auto"/>
            <w:right w:val="none" w:sz="0" w:space="0" w:color="auto"/>
          </w:divBdr>
        </w:div>
        <w:div w:id="975136337">
          <w:marLeft w:val="640"/>
          <w:marRight w:val="0"/>
          <w:marTop w:val="0"/>
          <w:marBottom w:val="0"/>
          <w:divBdr>
            <w:top w:val="none" w:sz="0" w:space="0" w:color="auto"/>
            <w:left w:val="none" w:sz="0" w:space="0" w:color="auto"/>
            <w:bottom w:val="none" w:sz="0" w:space="0" w:color="auto"/>
            <w:right w:val="none" w:sz="0" w:space="0" w:color="auto"/>
          </w:divBdr>
        </w:div>
        <w:div w:id="1164904256">
          <w:marLeft w:val="640"/>
          <w:marRight w:val="0"/>
          <w:marTop w:val="0"/>
          <w:marBottom w:val="0"/>
          <w:divBdr>
            <w:top w:val="none" w:sz="0" w:space="0" w:color="auto"/>
            <w:left w:val="none" w:sz="0" w:space="0" w:color="auto"/>
            <w:bottom w:val="none" w:sz="0" w:space="0" w:color="auto"/>
            <w:right w:val="none" w:sz="0" w:space="0" w:color="auto"/>
          </w:divBdr>
        </w:div>
        <w:div w:id="721832246">
          <w:marLeft w:val="640"/>
          <w:marRight w:val="0"/>
          <w:marTop w:val="0"/>
          <w:marBottom w:val="0"/>
          <w:divBdr>
            <w:top w:val="none" w:sz="0" w:space="0" w:color="auto"/>
            <w:left w:val="none" w:sz="0" w:space="0" w:color="auto"/>
            <w:bottom w:val="none" w:sz="0" w:space="0" w:color="auto"/>
            <w:right w:val="none" w:sz="0" w:space="0" w:color="auto"/>
          </w:divBdr>
        </w:div>
        <w:div w:id="902525981">
          <w:marLeft w:val="640"/>
          <w:marRight w:val="0"/>
          <w:marTop w:val="0"/>
          <w:marBottom w:val="0"/>
          <w:divBdr>
            <w:top w:val="none" w:sz="0" w:space="0" w:color="auto"/>
            <w:left w:val="none" w:sz="0" w:space="0" w:color="auto"/>
            <w:bottom w:val="none" w:sz="0" w:space="0" w:color="auto"/>
            <w:right w:val="none" w:sz="0" w:space="0" w:color="auto"/>
          </w:divBdr>
        </w:div>
        <w:div w:id="457991871">
          <w:marLeft w:val="640"/>
          <w:marRight w:val="0"/>
          <w:marTop w:val="0"/>
          <w:marBottom w:val="0"/>
          <w:divBdr>
            <w:top w:val="none" w:sz="0" w:space="0" w:color="auto"/>
            <w:left w:val="none" w:sz="0" w:space="0" w:color="auto"/>
            <w:bottom w:val="none" w:sz="0" w:space="0" w:color="auto"/>
            <w:right w:val="none" w:sz="0" w:space="0" w:color="auto"/>
          </w:divBdr>
        </w:div>
        <w:div w:id="1562062052">
          <w:marLeft w:val="640"/>
          <w:marRight w:val="0"/>
          <w:marTop w:val="0"/>
          <w:marBottom w:val="0"/>
          <w:divBdr>
            <w:top w:val="none" w:sz="0" w:space="0" w:color="auto"/>
            <w:left w:val="none" w:sz="0" w:space="0" w:color="auto"/>
            <w:bottom w:val="none" w:sz="0" w:space="0" w:color="auto"/>
            <w:right w:val="none" w:sz="0" w:space="0" w:color="auto"/>
          </w:divBdr>
        </w:div>
        <w:div w:id="784034577">
          <w:marLeft w:val="640"/>
          <w:marRight w:val="0"/>
          <w:marTop w:val="0"/>
          <w:marBottom w:val="0"/>
          <w:divBdr>
            <w:top w:val="none" w:sz="0" w:space="0" w:color="auto"/>
            <w:left w:val="none" w:sz="0" w:space="0" w:color="auto"/>
            <w:bottom w:val="none" w:sz="0" w:space="0" w:color="auto"/>
            <w:right w:val="none" w:sz="0" w:space="0" w:color="auto"/>
          </w:divBdr>
        </w:div>
        <w:div w:id="209614124">
          <w:marLeft w:val="640"/>
          <w:marRight w:val="0"/>
          <w:marTop w:val="0"/>
          <w:marBottom w:val="0"/>
          <w:divBdr>
            <w:top w:val="none" w:sz="0" w:space="0" w:color="auto"/>
            <w:left w:val="none" w:sz="0" w:space="0" w:color="auto"/>
            <w:bottom w:val="none" w:sz="0" w:space="0" w:color="auto"/>
            <w:right w:val="none" w:sz="0" w:space="0" w:color="auto"/>
          </w:divBdr>
        </w:div>
        <w:div w:id="1011955766">
          <w:marLeft w:val="640"/>
          <w:marRight w:val="0"/>
          <w:marTop w:val="0"/>
          <w:marBottom w:val="0"/>
          <w:divBdr>
            <w:top w:val="none" w:sz="0" w:space="0" w:color="auto"/>
            <w:left w:val="none" w:sz="0" w:space="0" w:color="auto"/>
            <w:bottom w:val="none" w:sz="0" w:space="0" w:color="auto"/>
            <w:right w:val="none" w:sz="0" w:space="0" w:color="auto"/>
          </w:divBdr>
        </w:div>
        <w:div w:id="2050180942">
          <w:marLeft w:val="640"/>
          <w:marRight w:val="0"/>
          <w:marTop w:val="0"/>
          <w:marBottom w:val="0"/>
          <w:divBdr>
            <w:top w:val="none" w:sz="0" w:space="0" w:color="auto"/>
            <w:left w:val="none" w:sz="0" w:space="0" w:color="auto"/>
            <w:bottom w:val="none" w:sz="0" w:space="0" w:color="auto"/>
            <w:right w:val="none" w:sz="0" w:space="0" w:color="auto"/>
          </w:divBdr>
        </w:div>
        <w:div w:id="129058462">
          <w:marLeft w:val="640"/>
          <w:marRight w:val="0"/>
          <w:marTop w:val="0"/>
          <w:marBottom w:val="0"/>
          <w:divBdr>
            <w:top w:val="none" w:sz="0" w:space="0" w:color="auto"/>
            <w:left w:val="none" w:sz="0" w:space="0" w:color="auto"/>
            <w:bottom w:val="none" w:sz="0" w:space="0" w:color="auto"/>
            <w:right w:val="none" w:sz="0" w:space="0" w:color="auto"/>
          </w:divBdr>
        </w:div>
        <w:div w:id="833378591">
          <w:marLeft w:val="640"/>
          <w:marRight w:val="0"/>
          <w:marTop w:val="0"/>
          <w:marBottom w:val="0"/>
          <w:divBdr>
            <w:top w:val="none" w:sz="0" w:space="0" w:color="auto"/>
            <w:left w:val="none" w:sz="0" w:space="0" w:color="auto"/>
            <w:bottom w:val="none" w:sz="0" w:space="0" w:color="auto"/>
            <w:right w:val="none" w:sz="0" w:space="0" w:color="auto"/>
          </w:divBdr>
        </w:div>
        <w:div w:id="736703697">
          <w:marLeft w:val="640"/>
          <w:marRight w:val="0"/>
          <w:marTop w:val="0"/>
          <w:marBottom w:val="0"/>
          <w:divBdr>
            <w:top w:val="none" w:sz="0" w:space="0" w:color="auto"/>
            <w:left w:val="none" w:sz="0" w:space="0" w:color="auto"/>
            <w:bottom w:val="none" w:sz="0" w:space="0" w:color="auto"/>
            <w:right w:val="none" w:sz="0" w:space="0" w:color="auto"/>
          </w:divBdr>
        </w:div>
        <w:div w:id="1200630143">
          <w:marLeft w:val="640"/>
          <w:marRight w:val="0"/>
          <w:marTop w:val="0"/>
          <w:marBottom w:val="0"/>
          <w:divBdr>
            <w:top w:val="none" w:sz="0" w:space="0" w:color="auto"/>
            <w:left w:val="none" w:sz="0" w:space="0" w:color="auto"/>
            <w:bottom w:val="none" w:sz="0" w:space="0" w:color="auto"/>
            <w:right w:val="none" w:sz="0" w:space="0" w:color="auto"/>
          </w:divBdr>
        </w:div>
        <w:div w:id="2053769478">
          <w:marLeft w:val="640"/>
          <w:marRight w:val="0"/>
          <w:marTop w:val="0"/>
          <w:marBottom w:val="0"/>
          <w:divBdr>
            <w:top w:val="none" w:sz="0" w:space="0" w:color="auto"/>
            <w:left w:val="none" w:sz="0" w:space="0" w:color="auto"/>
            <w:bottom w:val="none" w:sz="0" w:space="0" w:color="auto"/>
            <w:right w:val="none" w:sz="0" w:space="0" w:color="auto"/>
          </w:divBdr>
        </w:div>
        <w:div w:id="622885035">
          <w:marLeft w:val="640"/>
          <w:marRight w:val="0"/>
          <w:marTop w:val="0"/>
          <w:marBottom w:val="0"/>
          <w:divBdr>
            <w:top w:val="none" w:sz="0" w:space="0" w:color="auto"/>
            <w:left w:val="none" w:sz="0" w:space="0" w:color="auto"/>
            <w:bottom w:val="none" w:sz="0" w:space="0" w:color="auto"/>
            <w:right w:val="none" w:sz="0" w:space="0" w:color="auto"/>
          </w:divBdr>
        </w:div>
        <w:div w:id="1999461325">
          <w:marLeft w:val="640"/>
          <w:marRight w:val="0"/>
          <w:marTop w:val="0"/>
          <w:marBottom w:val="0"/>
          <w:divBdr>
            <w:top w:val="none" w:sz="0" w:space="0" w:color="auto"/>
            <w:left w:val="none" w:sz="0" w:space="0" w:color="auto"/>
            <w:bottom w:val="none" w:sz="0" w:space="0" w:color="auto"/>
            <w:right w:val="none" w:sz="0" w:space="0" w:color="auto"/>
          </w:divBdr>
        </w:div>
        <w:div w:id="2072383346">
          <w:marLeft w:val="640"/>
          <w:marRight w:val="0"/>
          <w:marTop w:val="0"/>
          <w:marBottom w:val="0"/>
          <w:divBdr>
            <w:top w:val="none" w:sz="0" w:space="0" w:color="auto"/>
            <w:left w:val="none" w:sz="0" w:space="0" w:color="auto"/>
            <w:bottom w:val="none" w:sz="0" w:space="0" w:color="auto"/>
            <w:right w:val="none" w:sz="0" w:space="0" w:color="auto"/>
          </w:divBdr>
        </w:div>
        <w:div w:id="467012815">
          <w:marLeft w:val="640"/>
          <w:marRight w:val="0"/>
          <w:marTop w:val="0"/>
          <w:marBottom w:val="0"/>
          <w:divBdr>
            <w:top w:val="none" w:sz="0" w:space="0" w:color="auto"/>
            <w:left w:val="none" w:sz="0" w:space="0" w:color="auto"/>
            <w:bottom w:val="none" w:sz="0" w:space="0" w:color="auto"/>
            <w:right w:val="none" w:sz="0" w:space="0" w:color="auto"/>
          </w:divBdr>
        </w:div>
        <w:div w:id="1580098879">
          <w:marLeft w:val="640"/>
          <w:marRight w:val="0"/>
          <w:marTop w:val="0"/>
          <w:marBottom w:val="0"/>
          <w:divBdr>
            <w:top w:val="none" w:sz="0" w:space="0" w:color="auto"/>
            <w:left w:val="none" w:sz="0" w:space="0" w:color="auto"/>
            <w:bottom w:val="none" w:sz="0" w:space="0" w:color="auto"/>
            <w:right w:val="none" w:sz="0" w:space="0" w:color="auto"/>
          </w:divBdr>
        </w:div>
        <w:div w:id="1484738513">
          <w:marLeft w:val="640"/>
          <w:marRight w:val="0"/>
          <w:marTop w:val="0"/>
          <w:marBottom w:val="0"/>
          <w:divBdr>
            <w:top w:val="none" w:sz="0" w:space="0" w:color="auto"/>
            <w:left w:val="none" w:sz="0" w:space="0" w:color="auto"/>
            <w:bottom w:val="none" w:sz="0" w:space="0" w:color="auto"/>
            <w:right w:val="none" w:sz="0" w:space="0" w:color="auto"/>
          </w:divBdr>
        </w:div>
        <w:div w:id="760419882">
          <w:marLeft w:val="640"/>
          <w:marRight w:val="0"/>
          <w:marTop w:val="0"/>
          <w:marBottom w:val="0"/>
          <w:divBdr>
            <w:top w:val="none" w:sz="0" w:space="0" w:color="auto"/>
            <w:left w:val="none" w:sz="0" w:space="0" w:color="auto"/>
            <w:bottom w:val="none" w:sz="0" w:space="0" w:color="auto"/>
            <w:right w:val="none" w:sz="0" w:space="0" w:color="auto"/>
          </w:divBdr>
        </w:div>
        <w:div w:id="1289707004">
          <w:marLeft w:val="640"/>
          <w:marRight w:val="0"/>
          <w:marTop w:val="0"/>
          <w:marBottom w:val="0"/>
          <w:divBdr>
            <w:top w:val="none" w:sz="0" w:space="0" w:color="auto"/>
            <w:left w:val="none" w:sz="0" w:space="0" w:color="auto"/>
            <w:bottom w:val="none" w:sz="0" w:space="0" w:color="auto"/>
            <w:right w:val="none" w:sz="0" w:space="0" w:color="auto"/>
          </w:divBdr>
        </w:div>
        <w:div w:id="914515481">
          <w:marLeft w:val="640"/>
          <w:marRight w:val="0"/>
          <w:marTop w:val="0"/>
          <w:marBottom w:val="0"/>
          <w:divBdr>
            <w:top w:val="none" w:sz="0" w:space="0" w:color="auto"/>
            <w:left w:val="none" w:sz="0" w:space="0" w:color="auto"/>
            <w:bottom w:val="none" w:sz="0" w:space="0" w:color="auto"/>
            <w:right w:val="none" w:sz="0" w:space="0" w:color="auto"/>
          </w:divBdr>
        </w:div>
        <w:div w:id="2067023425">
          <w:marLeft w:val="640"/>
          <w:marRight w:val="0"/>
          <w:marTop w:val="0"/>
          <w:marBottom w:val="0"/>
          <w:divBdr>
            <w:top w:val="none" w:sz="0" w:space="0" w:color="auto"/>
            <w:left w:val="none" w:sz="0" w:space="0" w:color="auto"/>
            <w:bottom w:val="none" w:sz="0" w:space="0" w:color="auto"/>
            <w:right w:val="none" w:sz="0" w:space="0" w:color="auto"/>
          </w:divBdr>
        </w:div>
        <w:div w:id="1240289119">
          <w:marLeft w:val="640"/>
          <w:marRight w:val="0"/>
          <w:marTop w:val="0"/>
          <w:marBottom w:val="0"/>
          <w:divBdr>
            <w:top w:val="none" w:sz="0" w:space="0" w:color="auto"/>
            <w:left w:val="none" w:sz="0" w:space="0" w:color="auto"/>
            <w:bottom w:val="none" w:sz="0" w:space="0" w:color="auto"/>
            <w:right w:val="none" w:sz="0" w:space="0" w:color="auto"/>
          </w:divBdr>
        </w:div>
        <w:div w:id="152841148">
          <w:marLeft w:val="640"/>
          <w:marRight w:val="0"/>
          <w:marTop w:val="0"/>
          <w:marBottom w:val="0"/>
          <w:divBdr>
            <w:top w:val="none" w:sz="0" w:space="0" w:color="auto"/>
            <w:left w:val="none" w:sz="0" w:space="0" w:color="auto"/>
            <w:bottom w:val="none" w:sz="0" w:space="0" w:color="auto"/>
            <w:right w:val="none" w:sz="0" w:space="0" w:color="auto"/>
          </w:divBdr>
        </w:div>
        <w:div w:id="1578903623">
          <w:marLeft w:val="640"/>
          <w:marRight w:val="0"/>
          <w:marTop w:val="0"/>
          <w:marBottom w:val="0"/>
          <w:divBdr>
            <w:top w:val="none" w:sz="0" w:space="0" w:color="auto"/>
            <w:left w:val="none" w:sz="0" w:space="0" w:color="auto"/>
            <w:bottom w:val="none" w:sz="0" w:space="0" w:color="auto"/>
            <w:right w:val="none" w:sz="0" w:space="0" w:color="auto"/>
          </w:divBdr>
        </w:div>
        <w:div w:id="770244834">
          <w:marLeft w:val="640"/>
          <w:marRight w:val="0"/>
          <w:marTop w:val="0"/>
          <w:marBottom w:val="0"/>
          <w:divBdr>
            <w:top w:val="none" w:sz="0" w:space="0" w:color="auto"/>
            <w:left w:val="none" w:sz="0" w:space="0" w:color="auto"/>
            <w:bottom w:val="none" w:sz="0" w:space="0" w:color="auto"/>
            <w:right w:val="none" w:sz="0" w:space="0" w:color="auto"/>
          </w:divBdr>
        </w:div>
        <w:div w:id="1937861111">
          <w:marLeft w:val="640"/>
          <w:marRight w:val="0"/>
          <w:marTop w:val="0"/>
          <w:marBottom w:val="0"/>
          <w:divBdr>
            <w:top w:val="none" w:sz="0" w:space="0" w:color="auto"/>
            <w:left w:val="none" w:sz="0" w:space="0" w:color="auto"/>
            <w:bottom w:val="none" w:sz="0" w:space="0" w:color="auto"/>
            <w:right w:val="none" w:sz="0" w:space="0" w:color="auto"/>
          </w:divBdr>
        </w:div>
        <w:div w:id="1526603458">
          <w:marLeft w:val="640"/>
          <w:marRight w:val="0"/>
          <w:marTop w:val="0"/>
          <w:marBottom w:val="0"/>
          <w:divBdr>
            <w:top w:val="none" w:sz="0" w:space="0" w:color="auto"/>
            <w:left w:val="none" w:sz="0" w:space="0" w:color="auto"/>
            <w:bottom w:val="none" w:sz="0" w:space="0" w:color="auto"/>
            <w:right w:val="none" w:sz="0" w:space="0" w:color="auto"/>
          </w:divBdr>
        </w:div>
        <w:div w:id="201983763">
          <w:marLeft w:val="640"/>
          <w:marRight w:val="0"/>
          <w:marTop w:val="0"/>
          <w:marBottom w:val="0"/>
          <w:divBdr>
            <w:top w:val="none" w:sz="0" w:space="0" w:color="auto"/>
            <w:left w:val="none" w:sz="0" w:space="0" w:color="auto"/>
            <w:bottom w:val="none" w:sz="0" w:space="0" w:color="auto"/>
            <w:right w:val="none" w:sz="0" w:space="0" w:color="auto"/>
          </w:divBdr>
        </w:div>
        <w:div w:id="1717074028">
          <w:marLeft w:val="640"/>
          <w:marRight w:val="0"/>
          <w:marTop w:val="0"/>
          <w:marBottom w:val="0"/>
          <w:divBdr>
            <w:top w:val="none" w:sz="0" w:space="0" w:color="auto"/>
            <w:left w:val="none" w:sz="0" w:space="0" w:color="auto"/>
            <w:bottom w:val="none" w:sz="0" w:space="0" w:color="auto"/>
            <w:right w:val="none" w:sz="0" w:space="0" w:color="auto"/>
          </w:divBdr>
        </w:div>
        <w:div w:id="1951667417">
          <w:marLeft w:val="640"/>
          <w:marRight w:val="0"/>
          <w:marTop w:val="0"/>
          <w:marBottom w:val="0"/>
          <w:divBdr>
            <w:top w:val="none" w:sz="0" w:space="0" w:color="auto"/>
            <w:left w:val="none" w:sz="0" w:space="0" w:color="auto"/>
            <w:bottom w:val="none" w:sz="0" w:space="0" w:color="auto"/>
            <w:right w:val="none" w:sz="0" w:space="0" w:color="auto"/>
          </w:divBdr>
        </w:div>
        <w:div w:id="1446459338">
          <w:marLeft w:val="640"/>
          <w:marRight w:val="0"/>
          <w:marTop w:val="0"/>
          <w:marBottom w:val="0"/>
          <w:divBdr>
            <w:top w:val="none" w:sz="0" w:space="0" w:color="auto"/>
            <w:left w:val="none" w:sz="0" w:space="0" w:color="auto"/>
            <w:bottom w:val="none" w:sz="0" w:space="0" w:color="auto"/>
            <w:right w:val="none" w:sz="0" w:space="0" w:color="auto"/>
          </w:divBdr>
        </w:div>
        <w:div w:id="1306619481">
          <w:marLeft w:val="640"/>
          <w:marRight w:val="0"/>
          <w:marTop w:val="0"/>
          <w:marBottom w:val="0"/>
          <w:divBdr>
            <w:top w:val="none" w:sz="0" w:space="0" w:color="auto"/>
            <w:left w:val="none" w:sz="0" w:space="0" w:color="auto"/>
            <w:bottom w:val="none" w:sz="0" w:space="0" w:color="auto"/>
            <w:right w:val="none" w:sz="0" w:space="0" w:color="auto"/>
          </w:divBdr>
        </w:div>
        <w:div w:id="1902934534">
          <w:marLeft w:val="640"/>
          <w:marRight w:val="0"/>
          <w:marTop w:val="0"/>
          <w:marBottom w:val="0"/>
          <w:divBdr>
            <w:top w:val="none" w:sz="0" w:space="0" w:color="auto"/>
            <w:left w:val="none" w:sz="0" w:space="0" w:color="auto"/>
            <w:bottom w:val="none" w:sz="0" w:space="0" w:color="auto"/>
            <w:right w:val="none" w:sz="0" w:space="0" w:color="auto"/>
          </w:divBdr>
        </w:div>
        <w:div w:id="1391348965">
          <w:marLeft w:val="640"/>
          <w:marRight w:val="0"/>
          <w:marTop w:val="0"/>
          <w:marBottom w:val="0"/>
          <w:divBdr>
            <w:top w:val="none" w:sz="0" w:space="0" w:color="auto"/>
            <w:left w:val="none" w:sz="0" w:space="0" w:color="auto"/>
            <w:bottom w:val="none" w:sz="0" w:space="0" w:color="auto"/>
            <w:right w:val="none" w:sz="0" w:space="0" w:color="auto"/>
          </w:divBdr>
        </w:div>
        <w:div w:id="462041907">
          <w:marLeft w:val="640"/>
          <w:marRight w:val="0"/>
          <w:marTop w:val="0"/>
          <w:marBottom w:val="0"/>
          <w:divBdr>
            <w:top w:val="none" w:sz="0" w:space="0" w:color="auto"/>
            <w:left w:val="none" w:sz="0" w:space="0" w:color="auto"/>
            <w:bottom w:val="none" w:sz="0" w:space="0" w:color="auto"/>
            <w:right w:val="none" w:sz="0" w:space="0" w:color="auto"/>
          </w:divBdr>
        </w:div>
        <w:div w:id="1091121926">
          <w:marLeft w:val="640"/>
          <w:marRight w:val="0"/>
          <w:marTop w:val="0"/>
          <w:marBottom w:val="0"/>
          <w:divBdr>
            <w:top w:val="none" w:sz="0" w:space="0" w:color="auto"/>
            <w:left w:val="none" w:sz="0" w:space="0" w:color="auto"/>
            <w:bottom w:val="none" w:sz="0" w:space="0" w:color="auto"/>
            <w:right w:val="none" w:sz="0" w:space="0" w:color="auto"/>
          </w:divBdr>
        </w:div>
        <w:div w:id="79451037">
          <w:marLeft w:val="640"/>
          <w:marRight w:val="0"/>
          <w:marTop w:val="0"/>
          <w:marBottom w:val="0"/>
          <w:divBdr>
            <w:top w:val="none" w:sz="0" w:space="0" w:color="auto"/>
            <w:left w:val="none" w:sz="0" w:space="0" w:color="auto"/>
            <w:bottom w:val="none" w:sz="0" w:space="0" w:color="auto"/>
            <w:right w:val="none" w:sz="0" w:space="0" w:color="auto"/>
          </w:divBdr>
        </w:div>
      </w:divsChild>
    </w:div>
    <w:div w:id="1009213672">
      <w:bodyDiv w:val="1"/>
      <w:marLeft w:val="0"/>
      <w:marRight w:val="0"/>
      <w:marTop w:val="0"/>
      <w:marBottom w:val="0"/>
      <w:divBdr>
        <w:top w:val="none" w:sz="0" w:space="0" w:color="auto"/>
        <w:left w:val="none" w:sz="0" w:space="0" w:color="auto"/>
        <w:bottom w:val="none" w:sz="0" w:space="0" w:color="auto"/>
        <w:right w:val="none" w:sz="0" w:space="0" w:color="auto"/>
      </w:divBdr>
    </w:div>
    <w:div w:id="1009407098">
      <w:bodyDiv w:val="1"/>
      <w:marLeft w:val="0"/>
      <w:marRight w:val="0"/>
      <w:marTop w:val="0"/>
      <w:marBottom w:val="0"/>
      <w:divBdr>
        <w:top w:val="none" w:sz="0" w:space="0" w:color="auto"/>
        <w:left w:val="none" w:sz="0" w:space="0" w:color="auto"/>
        <w:bottom w:val="none" w:sz="0" w:space="0" w:color="auto"/>
        <w:right w:val="none" w:sz="0" w:space="0" w:color="auto"/>
      </w:divBdr>
    </w:div>
    <w:div w:id="1012685966">
      <w:bodyDiv w:val="1"/>
      <w:marLeft w:val="0"/>
      <w:marRight w:val="0"/>
      <w:marTop w:val="0"/>
      <w:marBottom w:val="0"/>
      <w:divBdr>
        <w:top w:val="none" w:sz="0" w:space="0" w:color="auto"/>
        <w:left w:val="none" w:sz="0" w:space="0" w:color="auto"/>
        <w:bottom w:val="none" w:sz="0" w:space="0" w:color="auto"/>
        <w:right w:val="none" w:sz="0" w:space="0" w:color="auto"/>
      </w:divBdr>
    </w:div>
    <w:div w:id="1013923510">
      <w:bodyDiv w:val="1"/>
      <w:marLeft w:val="0"/>
      <w:marRight w:val="0"/>
      <w:marTop w:val="0"/>
      <w:marBottom w:val="0"/>
      <w:divBdr>
        <w:top w:val="none" w:sz="0" w:space="0" w:color="auto"/>
        <w:left w:val="none" w:sz="0" w:space="0" w:color="auto"/>
        <w:bottom w:val="none" w:sz="0" w:space="0" w:color="auto"/>
        <w:right w:val="none" w:sz="0" w:space="0" w:color="auto"/>
      </w:divBdr>
    </w:div>
    <w:div w:id="1014259711">
      <w:bodyDiv w:val="1"/>
      <w:marLeft w:val="0"/>
      <w:marRight w:val="0"/>
      <w:marTop w:val="0"/>
      <w:marBottom w:val="0"/>
      <w:divBdr>
        <w:top w:val="none" w:sz="0" w:space="0" w:color="auto"/>
        <w:left w:val="none" w:sz="0" w:space="0" w:color="auto"/>
        <w:bottom w:val="none" w:sz="0" w:space="0" w:color="auto"/>
        <w:right w:val="none" w:sz="0" w:space="0" w:color="auto"/>
      </w:divBdr>
    </w:div>
    <w:div w:id="1018508382">
      <w:bodyDiv w:val="1"/>
      <w:marLeft w:val="0"/>
      <w:marRight w:val="0"/>
      <w:marTop w:val="0"/>
      <w:marBottom w:val="0"/>
      <w:divBdr>
        <w:top w:val="none" w:sz="0" w:space="0" w:color="auto"/>
        <w:left w:val="none" w:sz="0" w:space="0" w:color="auto"/>
        <w:bottom w:val="none" w:sz="0" w:space="0" w:color="auto"/>
        <w:right w:val="none" w:sz="0" w:space="0" w:color="auto"/>
      </w:divBdr>
    </w:div>
    <w:div w:id="1020474422">
      <w:bodyDiv w:val="1"/>
      <w:marLeft w:val="0"/>
      <w:marRight w:val="0"/>
      <w:marTop w:val="0"/>
      <w:marBottom w:val="0"/>
      <w:divBdr>
        <w:top w:val="none" w:sz="0" w:space="0" w:color="auto"/>
        <w:left w:val="none" w:sz="0" w:space="0" w:color="auto"/>
        <w:bottom w:val="none" w:sz="0" w:space="0" w:color="auto"/>
        <w:right w:val="none" w:sz="0" w:space="0" w:color="auto"/>
      </w:divBdr>
    </w:div>
    <w:div w:id="1024283132">
      <w:bodyDiv w:val="1"/>
      <w:marLeft w:val="0"/>
      <w:marRight w:val="0"/>
      <w:marTop w:val="0"/>
      <w:marBottom w:val="0"/>
      <w:divBdr>
        <w:top w:val="none" w:sz="0" w:space="0" w:color="auto"/>
        <w:left w:val="none" w:sz="0" w:space="0" w:color="auto"/>
        <w:bottom w:val="none" w:sz="0" w:space="0" w:color="auto"/>
        <w:right w:val="none" w:sz="0" w:space="0" w:color="auto"/>
      </w:divBdr>
    </w:div>
    <w:div w:id="1024868323">
      <w:bodyDiv w:val="1"/>
      <w:marLeft w:val="0"/>
      <w:marRight w:val="0"/>
      <w:marTop w:val="0"/>
      <w:marBottom w:val="0"/>
      <w:divBdr>
        <w:top w:val="none" w:sz="0" w:space="0" w:color="auto"/>
        <w:left w:val="none" w:sz="0" w:space="0" w:color="auto"/>
        <w:bottom w:val="none" w:sz="0" w:space="0" w:color="auto"/>
        <w:right w:val="none" w:sz="0" w:space="0" w:color="auto"/>
      </w:divBdr>
    </w:div>
    <w:div w:id="1026442474">
      <w:bodyDiv w:val="1"/>
      <w:marLeft w:val="0"/>
      <w:marRight w:val="0"/>
      <w:marTop w:val="0"/>
      <w:marBottom w:val="0"/>
      <w:divBdr>
        <w:top w:val="none" w:sz="0" w:space="0" w:color="auto"/>
        <w:left w:val="none" w:sz="0" w:space="0" w:color="auto"/>
        <w:bottom w:val="none" w:sz="0" w:space="0" w:color="auto"/>
        <w:right w:val="none" w:sz="0" w:space="0" w:color="auto"/>
      </w:divBdr>
    </w:div>
    <w:div w:id="1026757389">
      <w:bodyDiv w:val="1"/>
      <w:marLeft w:val="0"/>
      <w:marRight w:val="0"/>
      <w:marTop w:val="0"/>
      <w:marBottom w:val="0"/>
      <w:divBdr>
        <w:top w:val="none" w:sz="0" w:space="0" w:color="auto"/>
        <w:left w:val="none" w:sz="0" w:space="0" w:color="auto"/>
        <w:bottom w:val="none" w:sz="0" w:space="0" w:color="auto"/>
        <w:right w:val="none" w:sz="0" w:space="0" w:color="auto"/>
      </w:divBdr>
    </w:div>
    <w:div w:id="1027677261">
      <w:bodyDiv w:val="1"/>
      <w:marLeft w:val="0"/>
      <w:marRight w:val="0"/>
      <w:marTop w:val="0"/>
      <w:marBottom w:val="0"/>
      <w:divBdr>
        <w:top w:val="none" w:sz="0" w:space="0" w:color="auto"/>
        <w:left w:val="none" w:sz="0" w:space="0" w:color="auto"/>
        <w:bottom w:val="none" w:sz="0" w:space="0" w:color="auto"/>
        <w:right w:val="none" w:sz="0" w:space="0" w:color="auto"/>
      </w:divBdr>
    </w:div>
    <w:div w:id="1028993254">
      <w:bodyDiv w:val="1"/>
      <w:marLeft w:val="0"/>
      <w:marRight w:val="0"/>
      <w:marTop w:val="0"/>
      <w:marBottom w:val="0"/>
      <w:divBdr>
        <w:top w:val="none" w:sz="0" w:space="0" w:color="auto"/>
        <w:left w:val="none" w:sz="0" w:space="0" w:color="auto"/>
        <w:bottom w:val="none" w:sz="0" w:space="0" w:color="auto"/>
        <w:right w:val="none" w:sz="0" w:space="0" w:color="auto"/>
      </w:divBdr>
    </w:div>
    <w:div w:id="1029598581">
      <w:bodyDiv w:val="1"/>
      <w:marLeft w:val="0"/>
      <w:marRight w:val="0"/>
      <w:marTop w:val="0"/>
      <w:marBottom w:val="0"/>
      <w:divBdr>
        <w:top w:val="none" w:sz="0" w:space="0" w:color="auto"/>
        <w:left w:val="none" w:sz="0" w:space="0" w:color="auto"/>
        <w:bottom w:val="none" w:sz="0" w:space="0" w:color="auto"/>
        <w:right w:val="none" w:sz="0" w:space="0" w:color="auto"/>
      </w:divBdr>
    </w:div>
    <w:div w:id="1029793588">
      <w:bodyDiv w:val="1"/>
      <w:marLeft w:val="0"/>
      <w:marRight w:val="0"/>
      <w:marTop w:val="0"/>
      <w:marBottom w:val="0"/>
      <w:divBdr>
        <w:top w:val="none" w:sz="0" w:space="0" w:color="auto"/>
        <w:left w:val="none" w:sz="0" w:space="0" w:color="auto"/>
        <w:bottom w:val="none" w:sz="0" w:space="0" w:color="auto"/>
        <w:right w:val="none" w:sz="0" w:space="0" w:color="auto"/>
      </w:divBdr>
    </w:div>
    <w:div w:id="1030911542">
      <w:bodyDiv w:val="1"/>
      <w:marLeft w:val="0"/>
      <w:marRight w:val="0"/>
      <w:marTop w:val="0"/>
      <w:marBottom w:val="0"/>
      <w:divBdr>
        <w:top w:val="none" w:sz="0" w:space="0" w:color="auto"/>
        <w:left w:val="none" w:sz="0" w:space="0" w:color="auto"/>
        <w:bottom w:val="none" w:sz="0" w:space="0" w:color="auto"/>
        <w:right w:val="none" w:sz="0" w:space="0" w:color="auto"/>
      </w:divBdr>
    </w:div>
    <w:div w:id="1033573207">
      <w:bodyDiv w:val="1"/>
      <w:marLeft w:val="0"/>
      <w:marRight w:val="0"/>
      <w:marTop w:val="0"/>
      <w:marBottom w:val="0"/>
      <w:divBdr>
        <w:top w:val="none" w:sz="0" w:space="0" w:color="auto"/>
        <w:left w:val="none" w:sz="0" w:space="0" w:color="auto"/>
        <w:bottom w:val="none" w:sz="0" w:space="0" w:color="auto"/>
        <w:right w:val="none" w:sz="0" w:space="0" w:color="auto"/>
      </w:divBdr>
    </w:div>
    <w:div w:id="1033727572">
      <w:bodyDiv w:val="1"/>
      <w:marLeft w:val="0"/>
      <w:marRight w:val="0"/>
      <w:marTop w:val="0"/>
      <w:marBottom w:val="0"/>
      <w:divBdr>
        <w:top w:val="none" w:sz="0" w:space="0" w:color="auto"/>
        <w:left w:val="none" w:sz="0" w:space="0" w:color="auto"/>
        <w:bottom w:val="none" w:sz="0" w:space="0" w:color="auto"/>
        <w:right w:val="none" w:sz="0" w:space="0" w:color="auto"/>
      </w:divBdr>
    </w:div>
    <w:div w:id="1035078916">
      <w:bodyDiv w:val="1"/>
      <w:marLeft w:val="0"/>
      <w:marRight w:val="0"/>
      <w:marTop w:val="0"/>
      <w:marBottom w:val="0"/>
      <w:divBdr>
        <w:top w:val="none" w:sz="0" w:space="0" w:color="auto"/>
        <w:left w:val="none" w:sz="0" w:space="0" w:color="auto"/>
        <w:bottom w:val="none" w:sz="0" w:space="0" w:color="auto"/>
        <w:right w:val="none" w:sz="0" w:space="0" w:color="auto"/>
      </w:divBdr>
    </w:div>
    <w:div w:id="1036005414">
      <w:bodyDiv w:val="1"/>
      <w:marLeft w:val="0"/>
      <w:marRight w:val="0"/>
      <w:marTop w:val="0"/>
      <w:marBottom w:val="0"/>
      <w:divBdr>
        <w:top w:val="none" w:sz="0" w:space="0" w:color="auto"/>
        <w:left w:val="none" w:sz="0" w:space="0" w:color="auto"/>
        <w:bottom w:val="none" w:sz="0" w:space="0" w:color="auto"/>
        <w:right w:val="none" w:sz="0" w:space="0" w:color="auto"/>
      </w:divBdr>
      <w:divsChild>
        <w:div w:id="1572540409">
          <w:marLeft w:val="640"/>
          <w:marRight w:val="0"/>
          <w:marTop w:val="0"/>
          <w:marBottom w:val="0"/>
          <w:divBdr>
            <w:top w:val="none" w:sz="0" w:space="0" w:color="auto"/>
            <w:left w:val="none" w:sz="0" w:space="0" w:color="auto"/>
            <w:bottom w:val="none" w:sz="0" w:space="0" w:color="auto"/>
            <w:right w:val="none" w:sz="0" w:space="0" w:color="auto"/>
          </w:divBdr>
        </w:div>
        <w:div w:id="1352532236">
          <w:marLeft w:val="640"/>
          <w:marRight w:val="0"/>
          <w:marTop w:val="0"/>
          <w:marBottom w:val="0"/>
          <w:divBdr>
            <w:top w:val="none" w:sz="0" w:space="0" w:color="auto"/>
            <w:left w:val="none" w:sz="0" w:space="0" w:color="auto"/>
            <w:bottom w:val="none" w:sz="0" w:space="0" w:color="auto"/>
            <w:right w:val="none" w:sz="0" w:space="0" w:color="auto"/>
          </w:divBdr>
        </w:div>
        <w:div w:id="939023871">
          <w:marLeft w:val="640"/>
          <w:marRight w:val="0"/>
          <w:marTop w:val="0"/>
          <w:marBottom w:val="0"/>
          <w:divBdr>
            <w:top w:val="none" w:sz="0" w:space="0" w:color="auto"/>
            <w:left w:val="none" w:sz="0" w:space="0" w:color="auto"/>
            <w:bottom w:val="none" w:sz="0" w:space="0" w:color="auto"/>
            <w:right w:val="none" w:sz="0" w:space="0" w:color="auto"/>
          </w:divBdr>
        </w:div>
        <w:div w:id="811218883">
          <w:marLeft w:val="640"/>
          <w:marRight w:val="0"/>
          <w:marTop w:val="0"/>
          <w:marBottom w:val="0"/>
          <w:divBdr>
            <w:top w:val="none" w:sz="0" w:space="0" w:color="auto"/>
            <w:left w:val="none" w:sz="0" w:space="0" w:color="auto"/>
            <w:bottom w:val="none" w:sz="0" w:space="0" w:color="auto"/>
            <w:right w:val="none" w:sz="0" w:space="0" w:color="auto"/>
          </w:divBdr>
        </w:div>
        <w:div w:id="1135369300">
          <w:marLeft w:val="640"/>
          <w:marRight w:val="0"/>
          <w:marTop w:val="0"/>
          <w:marBottom w:val="0"/>
          <w:divBdr>
            <w:top w:val="none" w:sz="0" w:space="0" w:color="auto"/>
            <w:left w:val="none" w:sz="0" w:space="0" w:color="auto"/>
            <w:bottom w:val="none" w:sz="0" w:space="0" w:color="auto"/>
            <w:right w:val="none" w:sz="0" w:space="0" w:color="auto"/>
          </w:divBdr>
        </w:div>
        <w:div w:id="776605901">
          <w:marLeft w:val="640"/>
          <w:marRight w:val="0"/>
          <w:marTop w:val="0"/>
          <w:marBottom w:val="0"/>
          <w:divBdr>
            <w:top w:val="none" w:sz="0" w:space="0" w:color="auto"/>
            <w:left w:val="none" w:sz="0" w:space="0" w:color="auto"/>
            <w:bottom w:val="none" w:sz="0" w:space="0" w:color="auto"/>
            <w:right w:val="none" w:sz="0" w:space="0" w:color="auto"/>
          </w:divBdr>
        </w:div>
        <w:div w:id="540168738">
          <w:marLeft w:val="640"/>
          <w:marRight w:val="0"/>
          <w:marTop w:val="0"/>
          <w:marBottom w:val="0"/>
          <w:divBdr>
            <w:top w:val="none" w:sz="0" w:space="0" w:color="auto"/>
            <w:left w:val="none" w:sz="0" w:space="0" w:color="auto"/>
            <w:bottom w:val="none" w:sz="0" w:space="0" w:color="auto"/>
            <w:right w:val="none" w:sz="0" w:space="0" w:color="auto"/>
          </w:divBdr>
        </w:div>
        <w:div w:id="2048990667">
          <w:marLeft w:val="640"/>
          <w:marRight w:val="0"/>
          <w:marTop w:val="0"/>
          <w:marBottom w:val="0"/>
          <w:divBdr>
            <w:top w:val="none" w:sz="0" w:space="0" w:color="auto"/>
            <w:left w:val="none" w:sz="0" w:space="0" w:color="auto"/>
            <w:bottom w:val="none" w:sz="0" w:space="0" w:color="auto"/>
            <w:right w:val="none" w:sz="0" w:space="0" w:color="auto"/>
          </w:divBdr>
        </w:div>
        <w:div w:id="135416948">
          <w:marLeft w:val="640"/>
          <w:marRight w:val="0"/>
          <w:marTop w:val="0"/>
          <w:marBottom w:val="0"/>
          <w:divBdr>
            <w:top w:val="none" w:sz="0" w:space="0" w:color="auto"/>
            <w:left w:val="none" w:sz="0" w:space="0" w:color="auto"/>
            <w:bottom w:val="none" w:sz="0" w:space="0" w:color="auto"/>
            <w:right w:val="none" w:sz="0" w:space="0" w:color="auto"/>
          </w:divBdr>
        </w:div>
        <w:div w:id="328021532">
          <w:marLeft w:val="640"/>
          <w:marRight w:val="0"/>
          <w:marTop w:val="0"/>
          <w:marBottom w:val="0"/>
          <w:divBdr>
            <w:top w:val="none" w:sz="0" w:space="0" w:color="auto"/>
            <w:left w:val="none" w:sz="0" w:space="0" w:color="auto"/>
            <w:bottom w:val="none" w:sz="0" w:space="0" w:color="auto"/>
            <w:right w:val="none" w:sz="0" w:space="0" w:color="auto"/>
          </w:divBdr>
        </w:div>
        <w:div w:id="1864900323">
          <w:marLeft w:val="640"/>
          <w:marRight w:val="0"/>
          <w:marTop w:val="0"/>
          <w:marBottom w:val="0"/>
          <w:divBdr>
            <w:top w:val="none" w:sz="0" w:space="0" w:color="auto"/>
            <w:left w:val="none" w:sz="0" w:space="0" w:color="auto"/>
            <w:bottom w:val="none" w:sz="0" w:space="0" w:color="auto"/>
            <w:right w:val="none" w:sz="0" w:space="0" w:color="auto"/>
          </w:divBdr>
        </w:div>
        <w:div w:id="106896352">
          <w:marLeft w:val="640"/>
          <w:marRight w:val="0"/>
          <w:marTop w:val="0"/>
          <w:marBottom w:val="0"/>
          <w:divBdr>
            <w:top w:val="none" w:sz="0" w:space="0" w:color="auto"/>
            <w:left w:val="none" w:sz="0" w:space="0" w:color="auto"/>
            <w:bottom w:val="none" w:sz="0" w:space="0" w:color="auto"/>
            <w:right w:val="none" w:sz="0" w:space="0" w:color="auto"/>
          </w:divBdr>
        </w:div>
        <w:div w:id="2145347700">
          <w:marLeft w:val="640"/>
          <w:marRight w:val="0"/>
          <w:marTop w:val="0"/>
          <w:marBottom w:val="0"/>
          <w:divBdr>
            <w:top w:val="none" w:sz="0" w:space="0" w:color="auto"/>
            <w:left w:val="none" w:sz="0" w:space="0" w:color="auto"/>
            <w:bottom w:val="none" w:sz="0" w:space="0" w:color="auto"/>
            <w:right w:val="none" w:sz="0" w:space="0" w:color="auto"/>
          </w:divBdr>
        </w:div>
        <w:div w:id="1050231231">
          <w:marLeft w:val="640"/>
          <w:marRight w:val="0"/>
          <w:marTop w:val="0"/>
          <w:marBottom w:val="0"/>
          <w:divBdr>
            <w:top w:val="none" w:sz="0" w:space="0" w:color="auto"/>
            <w:left w:val="none" w:sz="0" w:space="0" w:color="auto"/>
            <w:bottom w:val="none" w:sz="0" w:space="0" w:color="auto"/>
            <w:right w:val="none" w:sz="0" w:space="0" w:color="auto"/>
          </w:divBdr>
        </w:div>
        <w:div w:id="1333947791">
          <w:marLeft w:val="640"/>
          <w:marRight w:val="0"/>
          <w:marTop w:val="0"/>
          <w:marBottom w:val="0"/>
          <w:divBdr>
            <w:top w:val="none" w:sz="0" w:space="0" w:color="auto"/>
            <w:left w:val="none" w:sz="0" w:space="0" w:color="auto"/>
            <w:bottom w:val="none" w:sz="0" w:space="0" w:color="auto"/>
            <w:right w:val="none" w:sz="0" w:space="0" w:color="auto"/>
          </w:divBdr>
        </w:div>
        <w:div w:id="892814186">
          <w:marLeft w:val="640"/>
          <w:marRight w:val="0"/>
          <w:marTop w:val="0"/>
          <w:marBottom w:val="0"/>
          <w:divBdr>
            <w:top w:val="none" w:sz="0" w:space="0" w:color="auto"/>
            <w:left w:val="none" w:sz="0" w:space="0" w:color="auto"/>
            <w:bottom w:val="none" w:sz="0" w:space="0" w:color="auto"/>
            <w:right w:val="none" w:sz="0" w:space="0" w:color="auto"/>
          </w:divBdr>
        </w:div>
        <w:div w:id="1470321757">
          <w:marLeft w:val="640"/>
          <w:marRight w:val="0"/>
          <w:marTop w:val="0"/>
          <w:marBottom w:val="0"/>
          <w:divBdr>
            <w:top w:val="none" w:sz="0" w:space="0" w:color="auto"/>
            <w:left w:val="none" w:sz="0" w:space="0" w:color="auto"/>
            <w:bottom w:val="none" w:sz="0" w:space="0" w:color="auto"/>
            <w:right w:val="none" w:sz="0" w:space="0" w:color="auto"/>
          </w:divBdr>
        </w:div>
        <w:div w:id="213273960">
          <w:marLeft w:val="640"/>
          <w:marRight w:val="0"/>
          <w:marTop w:val="0"/>
          <w:marBottom w:val="0"/>
          <w:divBdr>
            <w:top w:val="none" w:sz="0" w:space="0" w:color="auto"/>
            <w:left w:val="none" w:sz="0" w:space="0" w:color="auto"/>
            <w:bottom w:val="none" w:sz="0" w:space="0" w:color="auto"/>
            <w:right w:val="none" w:sz="0" w:space="0" w:color="auto"/>
          </w:divBdr>
        </w:div>
        <w:div w:id="829712682">
          <w:marLeft w:val="640"/>
          <w:marRight w:val="0"/>
          <w:marTop w:val="0"/>
          <w:marBottom w:val="0"/>
          <w:divBdr>
            <w:top w:val="none" w:sz="0" w:space="0" w:color="auto"/>
            <w:left w:val="none" w:sz="0" w:space="0" w:color="auto"/>
            <w:bottom w:val="none" w:sz="0" w:space="0" w:color="auto"/>
            <w:right w:val="none" w:sz="0" w:space="0" w:color="auto"/>
          </w:divBdr>
        </w:div>
        <w:div w:id="143086592">
          <w:marLeft w:val="640"/>
          <w:marRight w:val="0"/>
          <w:marTop w:val="0"/>
          <w:marBottom w:val="0"/>
          <w:divBdr>
            <w:top w:val="none" w:sz="0" w:space="0" w:color="auto"/>
            <w:left w:val="none" w:sz="0" w:space="0" w:color="auto"/>
            <w:bottom w:val="none" w:sz="0" w:space="0" w:color="auto"/>
            <w:right w:val="none" w:sz="0" w:space="0" w:color="auto"/>
          </w:divBdr>
        </w:div>
        <w:div w:id="785387683">
          <w:marLeft w:val="640"/>
          <w:marRight w:val="0"/>
          <w:marTop w:val="0"/>
          <w:marBottom w:val="0"/>
          <w:divBdr>
            <w:top w:val="none" w:sz="0" w:space="0" w:color="auto"/>
            <w:left w:val="none" w:sz="0" w:space="0" w:color="auto"/>
            <w:bottom w:val="none" w:sz="0" w:space="0" w:color="auto"/>
            <w:right w:val="none" w:sz="0" w:space="0" w:color="auto"/>
          </w:divBdr>
        </w:div>
        <w:div w:id="1445998852">
          <w:marLeft w:val="640"/>
          <w:marRight w:val="0"/>
          <w:marTop w:val="0"/>
          <w:marBottom w:val="0"/>
          <w:divBdr>
            <w:top w:val="none" w:sz="0" w:space="0" w:color="auto"/>
            <w:left w:val="none" w:sz="0" w:space="0" w:color="auto"/>
            <w:bottom w:val="none" w:sz="0" w:space="0" w:color="auto"/>
            <w:right w:val="none" w:sz="0" w:space="0" w:color="auto"/>
          </w:divBdr>
        </w:div>
        <w:div w:id="1840582091">
          <w:marLeft w:val="640"/>
          <w:marRight w:val="0"/>
          <w:marTop w:val="0"/>
          <w:marBottom w:val="0"/>
          <w:divBdr>
            <w:top w:val="none" w:sz="0" w:space="0" w:color="auto"/>
            <w:left w:val="none" w:sz="0" w:space="0" w:color="auto"/>
            <w:bottom w:val="none" w:sz="0" w:space="0" w:color="auto"/>
            <w:right w:val="none" w:sz="0" w:space="0" w:color="auto"/>
          </w:divBdr>
        </w:div>
        <w:div w:id="731343147">
          <w:marLeft w:val="640"/>
          <w:marRight w:val="0"/>
          <w:marTop w:val="0"/>
          <w:marBottom w:val="0"/>
          <w:divBdr>
            <w:top w:val="none" w:sz="0" w:space="0" w:color="auto"/>
            <w:left w:val="none" w:sz="0" w:space="0" w:color="auto"/>
            <w:bottom w:val="none" w:sz="0" w:space="0" w:color="auto"/>
            <w:right w:val="none" w:sz="0" w:space="0" w:color="auto"/>
          </w:divBdr>
        </w:div>
        <w:div w:id="1023167480">
          <w:marLeft w:val="640"/>
          <w:marRight w:val="0"/>
          <w:marTop w:val="0"/>
          <w:marBottom w:val="0"/>
          <w:divBdr>
            <w:top w:val="none" w:sz="0" w:space="0" w:color="auto"/>
            <w:left w:val="none" w:sz="0" w:space="0" w:color="auto"/>
            <w:bottom w:val="none" w:sz="0" w:space="0" w:color="auto"/>
            <w:right w:val="none" w:sz="0" w:space="0" w:color="auto"/>
          </w:divBdr>
        </w:div>
        <w:div w:id="152569269">
          <w:marLeft w:val="640"/>
          <w:marRight w:val="0"/>
          <w:marTop w:val="0"/>
          <w:marBottom w:val="0"/>
          <w:divBdr>
            <w:top w:val="none" w:sz="0" w:space="0" w:color="auto"/>
            <w:left w:val="none" w:sz="0" w:space="0" w:color="auto"/>
            <w:bottom w:val="none" w:sz="0" w:space="0" w:color="auto"/>
            <w:right w:val="none" w:sz="0" w:space="0" w:color="auto"/>
          </w:divBdr>
        </w:div>
        <w:div w:id="1988194903">
          <w:marLeft w:val="640"/>
          <w:marRight w:val="0"/>
          <w:marTop w:val="0"/>
          <w:marBottom w:val="0"/>
          <w:divBdr>
            <w:top w:val="none" w:sz="0" w:space="0" w:color="auto"/>
            <w:left w:val="none" w:sz="0" w:space="0" w:color="auto"/>
            <w:bottom w:val="none" w:sz="0" w:space="0" w:color="auto"/>
            <w:right w:val="none" w:sz="0" w:space="0" w:color="auto"/>
          </w:divBdr>
        </w:div>
        <w:div w:id="777721564">
          <w:marLeft w:val="640"/>
          <w:marRight w:val="0"/>
          <w:marTop w:val="0"/>
          <w:marBottom w:val="0"/>
          <w:divBdr>
            <w:top w:val="none" w:sz="0" w:space="0" w:color="auto"/>
            <w:left w:val="none" w:sz="0" w:space="0" w:color="auto"/>
            <w:bottom w:val="none" w:sz="0" w:space="0" w:color="auto"/>
            <w:right w:val="none" w:sz="0" w:space="0" w:color="auto"/>
          </w:divBdr>
        </w:div>
        <w:div w:id="347609055">
          <w:marLeft w:val="640"/>
          <w:marRight w:val="0"/>
          <w:marTop w:val="0"/>
          <w:marBottom w:val="0"/>
          <w:divBdr>
            <w:top w:val="none" w:sz="0" w:space="0" w:color="auto"/>
            <w:left w:val="none" w:sz="0" w:space="0" w:color="auto"/>
            <w:bottom w:val="none" w:sz="0" w:space="0" w:color="auto"/>
            <w:right w:val="none" w:sz="0" w:space="0" w:color="auto"/>
          </w:divBdr>
        </w:div>
        <w:div w:id="1177773313">
          <w:marLeft w:val="640"/>
          <w:marRight w:val="0"/>
          <w:marTop w:val="0"/>
          <w:marBottom w:val="0"/>
          <w:divBdr>
            <w:top w:val="none" w:sz="0" w:space="0" w:color="auto"/>
            <w:left w:val="none" w:sz="0" w:space="0" w:color="auto"/>
            <w:bottom w:val="none" w:sz="0" w:space="0" w:color="auto"/>
            <w:right w:val="none" w:sz="0" w:space="0" w:color="auto"/>
          </w:divBdr>
        </w:div>
        <w:div w:id="2025014942">
          <w:marLeft w:val="640"/>
          <w:marRight w:val="0"/>
          <w:marTop w:val="0"/>
          <w:marBottom w:val="0"/>
          <w:divBdr>
            <w:top w:val="none" w:sz="0" w:space="0" w:color="auto"/>
            <w:left w:val="none" w:sz="0" w:space="0" w:color="auto"/>
            <w:bottom w:val="none" w:sz="0" w:space="0" w:color="auto"/>
            <w:right w:val="none" w:sz="0" w:space="0" w:color="auto"/>
          </w:divBdr>
        </w:div>
        <w:div w:id="725446746">
          <w:marLeft w:val="640"/>
          <w:marRight w:val="0"/>
          <w:marTop w:val="0"/>
          <w:marBottom w:val="0"/>
          <w:divBdr>
            <w:top w:val="none" w:sz="0" w:space="0" w:color="auto"/>
            <w:left w:val="none" w:sz="0" w:space="0" w:color="auto"/>
            <w:bottom w:val="none" w:sz="0" w:space="0" w:color="auto"/>
            <w:right w:val="none" w:sz="0" w:space="0" w:color="auto"/>
          </w:divBdr>
        </w:div>
        <w:div w:id="1302271460">
          <w:marLeft w:val="640"/>
          <w:marRight w:val="0"/>
          <w:marTop w:val="0"/>
          <w:marBottom w:val="0"/>
          <w:divBdr>
            <w:top w:val="none" w:sz="0" w:space="0" w:color="auto"/>
            <w:left w:val="none" w:sz="0" w:space="0" w:color="auto"/>
            <w:bottom w:val="none" w:sz="0" w:space="0" w:color="auto"/>
            <w:right w:val="none" w:sz="0" w:space="0" w:color="auto"/>
          </w:divBdr>
        </w:div>
        <w:div w:id="1818034521">
          <w:marLeft w:val="640"/>
          <w:marRight w:val="0"/>
          <w:marTop w:val="0"/>
          <w:marBottom w:val="0"/>
          <w:divBdr>
            <w:top w:val="none" w:sz="0" w:space="0" w:color="auto"/>
            <w:left w:val="none" w:sz="0" w:space="0" w:color="auto"/>
            <w:bottom w:val="none" w:sz="0" w:space="0" w:color="auto"/>
            <w:right w:val="none" w:sz="0" w:space="0" w:color="auto"/>
          </w:divBdr>
        </w:div>
        <w:div w:id="869684558">
          <w:marLeft w:val="640"/>
          <w:marRight w:val="0"/>
          <w:marTop w:val="0"/>
          <w:marBottom w:val="0"/>
          <w:divBdr>
            <w:top w:val="none" w:sz="0" w:space="0" w:color="auto"/>
            <w:left w:val="none" w:sz="0" w:space="0" w:color="auto"/>
            <w:bottom w:val="none" w:sz="0" w:space="0" w:color="auto"/>
            <w:right w:val="none" w:sz="0" w:space="0" w:color="auto"/>
          </w:divBdr>
        </w:div>
        <w:div w:id="885797224">
          <w:marLeft w:val="640"/>
          <w:marRight w:val="0"/>
          <w:marTop w:val="0"/>
          <w:marBottom w:val="0"/>
          <w:divBdr>
            <w:top w:val="none" w:sz="0" w:space="0" w:color="auto"/>
            <w:left w:val="none" w:sz="0" w:space="0" w:color="auto"/>
            <w:bottom w:val="none" w:sz="0" w:space="0" w:color="auto"/>
            <w:right w:val="none" w:sz="0" w:space="0" w:color="auto"/>
          </w:divBdr>
        </w:div>
        <w:div w:id="1729306375">
          <w:marLeft w:val="640"/>
          <w:marRight w:val="0"/>
          <w:marTop w:val="0"/>
          <w:marBottom w:val="0"/>
          <w:divBdr>
            <w:top w:val="none" w:sz="0" w:space="0" w:color="auto"/>
            <w:left w:val="none" w:sz="0" w:space="0" w:color="auto"/>
            <w:bottom w:val="none" w:sz="0" w:space="0" w:color="auto"/>
            <w:right w:val="none" w:sz="0" w:space="0" w:color="auto"/>
          </w:divBdr>
        </w:div>
        <w:div w:id="1549419052">
          <w:marLeft w:val="640"/>
          <w:marRight w:val="0"/>
          <w:marTop w:val="0"/>
          <w:marBottom w:val="0"/>
          <w:divBdr>
            <w:top w:val="none" w:sz="0" w:space="0" w:color="auto"/>
            <w:left w:val="none" w:sz="0" w:space="0" w:color="auto"/>
            <w:bottom w:val="none" w:sz="0" w:space="0" w:color="auto"/>
            <w:right w:val="none" w:sz="0" w:space="0" w:color="auto"/>
          </w:divBdr>
        </w:div>
        <w:div w:id="616059991">
          <w:marLeft w:val="640"/>
          <w:marRight w:val="0"/>
          <w:marTop w:val="0"/>
          <w:marBottom w:val="0"/>
          <w:divBdr>
            <w:top w:val="none" w:sz="0" w:space="0" w:color="auto"/>
            <w:left w:val="none" w:sz="0" w:space="0" w:color="auto"/>
            <w:bottom w:val="none" w:sz="0" w:space="0" w:color="auto"/>
            <w:right w:val="none" w:sz="0" w:space="0" w:color="auto"/>
          </w:divBdr>
        </w:div>
        <w:div w:id="796022756">
          <w:marLeft w:val="640"/>
          <w:marRight w:val="0"/>
          <w:marTop w:val="0"/>
          <w:marBottom w:val="0"/>
          <w:divBdr>
            <w:top w:val="none" w:sz="0" w:space="0" w:color="auto"/>
            <w:left w:val="none" w:sz="0" w:space="0" w:color="auto"/>
            <w:bottom w:val="none" w:sz="0" w:space="0" w:color="auto"/>
            <w:right w:val="none" w:sz="0" w:space="0" w:color="auto"/>
          </w:divBdr>
        </w:div>
        <w:div w:id="1891728379">
          <w:marLeft w:val="640"/>
          <w:marRight w:val="0"/>
          <w:marTop w:val="0"/>
          <w:marBottom w:val="0"/>
          <w:divBdr>
            <w:top w:val="none" w:sz="0" w:space="0" w:color="auto"/>
            <w:left w:val="none" w:sz="0" w:space="0" w:color="auto"/>
            <w:bottom w:val="none" w:sz="0" w:space="0" w:color="auto"/>
            <w:right w:val="none" w:sz="0" w:space="0" w:color="auto"/>
          </w:divBdr>
        </w:div>
        <w:div w:id="1939018399">
          <w:marLeft w:val="640"/>
          <w:marRight w:val="0"/>
          <w:marTop w:val="0"/>
          <w:marBottom w:val="0"/>
          <w:divBdr>
            <w:top w:val="none" w:sz="0" w:space="0" w:color="auto"/>
            <w:left w:val="none" w:sz="0" w:space="0" w:color="auto"/>
            <w:bottom w:val="none" w:sz="0" w:space="0" w:color="auto"/>
            <w:right w:val="none" w:sz="0" w:space="0" w:color="auto"/>
          </w:divBdr>
        </w:div>
        <w:div w:id="1603295265">
          <w:marLeft w:val="640"/>
          <w:marRight w:val="0"/>
          <w:marTop w:val="0"/>
          <w:marBottom w:val="0"/>
          <w:divBdr>
            <w:top w:val="none" w:sz="0" w:space="0" w:color="auto"/>
            <w:left w:val="none" w:sz="0" w:space="0" w:color="auto"/>
            <w:bottom w:val="none" w:sz="0" w:space="0" w:color="auto"/>
            <w:right w:val="none" w:sz="0" w:space="0" w:color="auto"/>
          </w:divBdr>
        </w:div>
        <w:div w:id="2069455757">
          <w:marLeft w:val="640"/>
          <w:marRight w:val="0"/>
          <w:marTop w:val="0"/>
          <w:marBottom w:val="0"/>
          <w:divBdr>
            <w:top w:val="none" w:sz="0" w:space="0" w:color="auto"/>
            <w:left w:val="none" w:sz="0" w:space="0" w:color="auto"/>
            <w:bottom w:val="none" w:sz="0" w:space="0" w:color="auto"/>
            <w:right w:val="none" w:sz="0" w:space="0" w:color="auto"/>
          </w:divBdr>
        </w:div>
        <w:div w:id="1204706030">
          <w:marLeft w:val="640"/>
          <w:marRight w:val="0"/>
          <w:marTop w:val="0"/>
          <w:marBottom w:val="0"/>
          <w:divBdr>
            <w:top w:val="none" w:sz="0" w:space="0" w:color="auto"/>
            <w:left w:val="none" w:sz="0" w:space="0" w:color="auto"/>
            <w:bottom w:val="none" w:sz="0" w:space="0" w:color="auto"/>
            <w:right w:val="none" w:sz="0" w:space="0" w:color="auto"/>
          </w:divBdr>
        </w:div>
        <w:div w:id="44064843">
          <w:marLeft w:val="640"/>
          <w:marRight w:val="0"/>
          <w:marTop w:val="0"/>
          <w:marBottom w:val="0"/>
          <w:divBdr>
            <w:top w:val="none" w:sz="0" w:space="0" w:color="auto"/>
            <w:left w:val="none" w:sz="0" w:space="0" w:color="auto"/>
            <w:bottom w:val="none" w:sz="0" w:space="0" w:color="auto"/>
            <w:right w:val="none" w:sz="0" w:space="0" w:color="auto"/>
          </w:divBdr>
        </w:div>
        <w:div w:id="1353800380">
          <w:marLeft w:val="640"/>
          <w:marRight w:val="0"/>
          <w:marTop w:val="0"/>
          <w:marBottom w:val="0"/>
          <w:divBdr>
            <w:top w:val="none" w:sz="0" w:space="0" w:color="auto"/>
            <w:left w:val="none" w:sz="0" w:space="0" w:color="auto"/>
            <w:bottom w:val="none" w:sz="0" w:space="0" w:color="auto"/>
            <w:right w:val="none" w:sz="0" w:space="0" w:color="auto"/>
          </w:divBdr>
        </w:div>
        <w:div w:id="2035885666">
          <w:marLeft w:val="640"/>
          <w:marRight w:val="0"/>
          <w:marTop w:val="0"/>
          <w:marBottom w:val="0"/>
          <w:divBdr>
            <w:top w:val="none" w:sz="0" w:space="0" w:color="auto"/>
            <w:left w:val="none" w:sz="0" w:space="0" w:color="auto"/>
            <w:bottom w:val="none" w:sz="0" w:space="0" w:color="auto"/>
            <w:right w:val="none" w:sz="0" w:space="0" w:color="auto"/>
          </w:divBdr>
        </w:div>
        <w:div w:id="161627447">
          <w:marLeft w:val="640"/>
          <w:marRight w:val="0"/>
          <w:marTop w:val="0"/>
          <w:marBottom w:val="0"/>
          <w:divBdr>
            <w:top w:val="none" w:sz="0" w:space="0" w:color="auto"/>
            <w:left w:val="none" w:sz="0" w:space="0" w:color="auto"/>
            <w:bottom w:val="none" w:sz="0" w:space="0" w:color="auto"/>
            <w:right w:val="none" w:sz="0" w:space="0" w:color="auto"/>
          </w:divBdr>
        </w:div>
        <w:div w:id="1898977091">
          <w:marLeft w:val="640"/>
          <w:marRight w:val="0"/>
          <w:marTop w:val="0"/>
          <w:marBottom w:val="0"/>
          <w:divBdr>
            <w:top w:val="none" w:sz="0" w:space="0" w:color="auto"/>
            <w:left w:val="none" w:sz="0" w:space="0" w:color="auto"/>
            <w:bottom w:val="none" w:sz="0" w:space="0" w:color="auto"/>
            <w:right w:val="none" w:sz="0" w:space="0" w:color="auto"/>
          </w:divBdr>
        </w:div>
        <w:div w:id="1880777610">
          <w:marLeft w:val="640"/>
          <w:marRight w:val="0"/>
          <w:marTop w:val="0"/>
          <w:marBottom w:val="0"/>
          <w:divBdr>
            <w:top w:val="none" w:sz="0" w:space="0" w:color="auto"/>
            <w:left w:val="none" w:sz="0" w:space="0" w:color="auto"/>
            <w:bottom w:val="none" w:sz="0" w:space="0" w:color="auto"/>
            <w:right w:val="none" w:sz="0" w:space="0" w:color="auto"/>
          </w:divBdr>
        </w:div>
        <w:div w:id="1538084197">
          <w:marLeft w:val="640"/>
          <w:marRight w:val="0"/>
          <w:marTop w:val="0"/>
          <w:marBottom w:val="0"/>
          <w:divBdr>
            <w:top w:val="none" w:sz="0" w:space="0" w:color="auto"/>
            <w:left w:val="none" w:sz="0" w:space="0" w:color="auto"/>
            <w:bottom w:val="none" w:sz="0" w:space="0" w:color="auto"/>
            <w:right w:val="none" w:sz="0" w:space="0" w:color="auto"/>
          </w:divBdr>
        </w:div>
        <w:div w:id="986593716">
          <w:marLeft w:val="640"/>
          <w:marRight w:val="0"/>
          <w:marTop w:val="0"/>
          <w:marBottom w:val="0"/>
          <w:divBdr>
            <w:top w:val="none" w:sz="0" w:space="0" w:color="auto"/>
            <w:left w:val="none" w:sz="0" w:space="0" w:color="auto"/>
            <w:bottom w:val="none" w:sz="0" w:space="0" w:color="auto"/>
            <w:right w:val="none" w:sz="0" w:space="0" w:color="auto"/>
          </w:divBdr>
        </w:div>
        <w:div w:id="1081828423">
          <w:marLeft w:val="640"/>
          <w:marRight w:val="0"/>
          <w:marTop w:val="0"/>
          <w:marBottom w:val="0"/>
          <w:divBdr>
            <w:top w:val="none" w:sz="0" w:space="0" w:color="auto"/>
            <w:left w:val="none" w:sz="0" w:space="0" w:color="auto"/>
            <w:bottom w:val="none" w:sz="0" w:space="0" w:color="auto"/>
            <w:right w:val="none" w:sz="0" w:space="0" w:color="auto"/>
          </w:divBdr>
        </w:div>
        <w:div w:id="220867823">
          <w:marLeft w:val="640"/>
          <w:marRight w:val="0"/>
          <w:marTop w:val="0"/>
          <w:marBottom w:val="0"/>
          <w:divBdr>
            <w:top w:val="none" w:sz="0" w:space="0" w:color="auto"/>
            <w:left w:val="none" w:sz="0" w:space="0" w:color="auto"/>
            <w:bottom w:val="none" w:sz="0" w:space="0" w:color="auto"/>
            <w:right w:val="none" w:sz="0" w:space="0" w:color="auto"/>
          </w:divBdr>
        </w:div>
        <w:div w:id="1966035453">
          <w:marLeft w:val="640"/>
          <w:marRight w:val="0"/>
          <w:marTop w:val="0"/>
          <w:marBottom w:val="0"/>
          <w:divBdr>
            <w:top w:val="none" w:sz="0" w:space="0" w:color="auto"/>
            <w:left w:val="none" w:sz="0" w:space="0" w:color="auto"/>
            <w:bottom w:val="none" w:sz="0" w:space="0" w:color="auto"/>
            <w:right w:val="none" w:sz="0" w:space="0" w:color="auto"/>
          </w:divBdr>
        </w:div>
        <w:div w:id="1730684482">
          <w:marLeft w:val="640"/>
          <w:marRight w:val="0"/>
          <w:marTop w:val="0"/>
          <w:marBottom w:val="0"/>
          <w:divBdr>
            <w:top w:val="none" w:sz="0" w:space="0" w:color="auto"/>
            <w:left w:val="none" w:sz="0" w:space="0" w:color="auto"/>
            <w:bottom w:val="none" w:sz="0" w:space="0" w:color="auto"/>
            <w:right w:val="none" w:sz="0" w:space="0" w:color="auto"/>
          </w:divBdr>
        </w:div>
        <w:div w:id="1421486150">
          <w:marLeft w:val="640"/>
          <w:marRight w:val="0"/>
          <w:marTop w:val="0"/>
          <w:marBottom w:val="0"/>
          <w:divBdr>
            <w:top w:val="none" w:sz="0" w:space="0" w:color="auto"/>
            <w:left w:val="none" w:sz="0" w:space="0" w:color="auto"/>
            <w:bottom w:val="none" w:sz="0" w:space="0" w:color="auto"/>
            <w:right w:val="none" w:sz="0" w:space="0" w:color="auto"/>
          </w:divBdr>
        </w:div>
        <w:div w:id="256715304">
          <w:marLeft w:val="640"/>
          <w:marRight w:val="0"/>
          <w:marTop w:val="0"/>
          <w:marBottom w:val="0"/>
          <w:divBdr>
            <w:top w:val="none" w:sz="0" w:space="0" w:color="auto"/>
            <w:left w:val="none" w:sz="0" w:space="0" w:color="auto"/>
            <w:bottom w:val="none" w:sz="0" w:space="0" w:color="auto"/>
            <w:right w:val="none" w:sz="0" w:space="0" w:color="auto"/>
          </w:divBdr>
        </w:div>
        <w:div w:id="1680888218">
          <w:marLeft w:val="640"/>
          <w:marRight w:val="0"/>
          <w:marTop w:val="0"/>
          <w:marBottom w:val="0"/>
          <w:divBdr>
            <w:top w:val="none" w:sz="0" w:space="0" w:color="auto"/>
            <w:left w:val="none" w:sz="0" w:space="0" w:color="auto"/>
            <w:bottom w:val="none" w:sz="0" w:space="0" w:color="auto"/>
            <w:right w:val="none" w:sz="0" w:space="0" w:color="auto"/>
          </w:divBdr>
        </w:div>
        <w:div w:id="653415802">
          <w:marLeft w:val="640"/>
          <w:marRight w:val="0"/>
          <w:marTop w:val="0"/>
          <w:marBottom w:val="0"/>
          <w:divBdr>
            <w:top w:val="none" w:sz="0" w:space="0" w:color="auto"/>
            <w:left w:val="none" w:sz="0" w:space="0" w:color="auto"/>
            <w:bottom w:val="none" w:sz="0" w:space="0" w:color="auto"/>
            <w:right w:val="none" w:sz="0" w:space="0" w:color="auto"/>
          </w:divBdr>
        </w:div>
        <w:div w:id="1034621904">
          <w:marLeft w:val="640"/>
          <w:marRight w:val="0"/>
          <w:marTop w:val="0"/>
          <w:marBottom w:val="0"/>
          <w:divBdr>
            <w:top w:val="none" w:sz="0" w:space="0" w:color="auto"/>
            <w:left w:val="none" w:sz="0" w:space="0" w:color="auto"/>
            <w:bottom w:val="none" w:sz="0" w:space="0" w:color="auto"/>
            <w:right w:val="none" w:sz="0" w:space="0" w:color="auto"/>
          </w:divBdr>
        </w:div>
        <w:div w:id="782919097">
          <w:marLeft w:val="640"/>
          <w:marRight w:val="0"/>
          <w:marTop w:val="0"/>
          <w:marBottom w:val="0"/>
          <w:divBdr>
            <w:top w:val="none" w:sz="0" w:space="0" w:color="auto"/>
            <w:left w:val="none" w:sz="0" w:space="0" w:color="auto"/>
            <w:bottom w:val="none" w:sz="0" w:space="0" w:color="auto"/>
            <w:right w:val="none" w:sz="0" w:space="0" w:color="auto"/>
          </w:divBdr>
        </w:div>
        <w:div w:id="480270177">
          <w:marLeft w:val="640"/>
          <w:marRight w:val="0"/>
          <w:marTop w:val="0"/>
          <w:marBottom w:val="0"/>
          <w:divBdr>
            <w:top w:val="none" w:sz="0" w:space="0" w:color="auto"/>
            <w:left w:val="none" w:sz="0" w:space="0" w:color="auto"/>
            <w:bottom w:val="none" w:sz="0" w:space="0" w:color="auto"/>
            <w:right w:val="none" w:sz="0" w:space="0" w:color="auto"/>
          </w:divBdr>
        </w:div>
      </w:divsChild>
    </w:div>
    <w:div w:id="1036353399">
      <w:bodyDiv w:val="1"/>
      <w:marLeft w:val="0"/>
      <w:marRight w:val="0"/>
      <w:marTop w:val="0"/>
      <w:marBottom w:val="0"/>
      <w:divBdr>
        <w:top w:val="none" w:sz="0" w:space="0" w:color="auto"/>
        <w:left w:val="none" w:sz="0" w:space="0" w:color="auto"/>
        <w:bottom w:val="none" w:sz="0" w:space="0" w:color="auto"/>
        <w:right w:val="none" w:sz="0" w:space="0" w:color="auto"/>
      </w:divBdr>
    </w:div>
    <w:div w:id="1036737469">
      <w:bodyDiv w:val="1"/>
      <w:marLeft w:val="0"/>
      <w:marRight w:val="0"/>
      <w:marTop w:val="0"/>
      <w:marBottom w:val="0"/>
      <w:divBdr>
        <w:top w:val="none" w:sz="0" w:space="0" w:color="auto"/>
        <w:left w:val="none" w:sz="0" w:space="0" w:color="auto"/>
        <w:bottom w:val="none" w:sz="0" w:space="0" w:color="auto"/>
        <w:right w:val="none" w:sz="0" w:space="0" w:color="auto"/>
      </w:divBdr>
    </w:div>
    <w:div w:id="1037200633">
      <w:bodyDiv w:val="1"/>
      <w:marLeft w:val="0"/>
      <w:marRight w:val="0"/>
      <w:marTop w:val="0"/>
      <w:marBottom w:val="0"/>
      <w:divBdr>
        <w:top w:val="none" w:sz="0" w:space="0" w:color="auto"/>
        <w:left w:val="none" w:sz="0" w:space="0" w:color="auto"/>
        <w:bottom w:val="none" w:sz="0" w:space="0" w:color="auto"/>
        <w:right w:val="none" w:sz="0" w:space="0" w:color="auto"/>
      </w:divBdr>
    </w:div>
    <w:div w:id="1037894575">
      <w:bodyDiv w:val="1"/>
      <w:marLeft w:val="0"/>
      <w:marRight w:val="0"/>
      <w:marTop w:val="0"/>
      <w:marBottom w:val="0"/>
      <w:divBdr>
        <w:top w:val="none" w:sz="0" w:space="0" w:color="auto"/>
        <w:left w:val="none" w:sz="0" w:space="0" w:color="auto"/>
        <w:bottom w:val="none" w:sz="0" w:space="0" w:color="auto"/>
        <w:right w:val="none" w:sz="0" w:space="0" w:color="auto"/>
      </w:divBdr>
    </w:div>
    <w:div w:id="1041444995">
      <w:bodyDiv w:val="1"/>
      <w:marLeft w:val="0"/>
      <w:marRight w:val="0"/>
      <w:marTop w:val="0"/>
      <w:marBottom w:val="0"/>
      <w:divBdr>
        <w:top w:val="none" w:sz="0" w:space="0" w:color="auto"/>
        <w:left w:val="none" w:sz="0" w:space="0" w:color="auto"/>
        <w:bottom w:val="none" w:sz="0" w:space="0" w:color="auto"/>
        <w:right w:val="none" w:sz="0" w:space="0" w:color="auto"/>
      </w:divBdr>
    </w:div>
    <w:div w:id="1043944746">
      <w:bodyDiv w:val="1"/>
      <w:marLeft w:val="0"/>
      <w:marRight w:val="0"/>
      <w:marTop w:val="0"/>
      <w:marBottom w:val="0"/>
      <w:divBdr>
        <w:top w:val="none" w:sz="0" w:space="0" w:color="auto"/>
        <w:left w:val="none" w:sz="0" w:space="0" w:color="auto"/>
        <w:bottom w:val="none" w:sz="0" w:space="0" w:color="auto"/>
        <w:right w:val="none" w:sz="0" w:space="0" w:color="auto"/>
      </w:divBdr>
      <w:divsChild>
        <w:div w:id="1274366963">
          <w:marLeft w:val="480"/>
          <w:marRight w:val="0"/>
          <w:marTop w:val="0"/>
          <w:marBottom w:val="0"/>
          <w:divBdr>
            <w:top w:val="none" w:sz="0" w:space="0" w:color="auto"/>
            <w:left w:val="none" w:sz="0" w:space="0" w:color="auto"/>
            <w:bottom w:val="none" w:sz="0" w:space="0" w:color="auto"/>
            <w:right w:val="none" w:sz="0" w:space="0" w:color="auto"/>
          </w:divBdr>
        </w:div>
        <w:div w:id="1327588185">
          <w:marLeft w:val="480"/>
          <w:marRight w:val="0"/>
          <w:marTop w:val="0"/>
          <w:marBottom w:val="0"/>
          <w:divBdr>
            <w:top w:val="none" w:sz="0" w:space="0" w:color="auto"/>
            <w:left w:val="none" w:sz="0" w:space="0" w:color="auto"/>
            <w:bottom w:val="none" w:sz="0" w:space="0" w:color="auto"/>
            <w:right w:val="none" w:sz="0" w:space="0" w:color="auto"/>
          </w:divBdr>
        </w:div>
        <w:div w:id="2006854397">
          <w:marLeft w:val="480"/>
          <w:marRight w:val="0"/>
          <w:marTop w:val="0"/>
          <w:marBottom w:val="0"/>
          <w:divBdr>
            <w:top w:val="none" w:sz="0" w:space="0" w:color="auto"/>
            <w:left w:val="none" w:sz="0" w:space="0" w:color="auto"/>
            <w:bottom w:val="none" w:sz="0" w:space="0" w:color="auto"/>
            <w:right w:val="none" w:sz="0" w:space="0" w:color="auto"/>
          </w:divBdr>
        </w:div>
        <w:div w:id="1159735656">
          <w:marLeft w:val="480"/>
          <w:marRight w:val="0"/>
          <w:marTop w:val="0"/>
          <w:marBottom w:val="0"/>
          <w:divBdr>
            <w:top w:val="none" w:sz="0" w:space="0" w:color="auto"/>
            <w:left w:val="none" w:sz="0" w:space="0" w:color="auto"/>
            <w:bottom w:val="none" w:sz="0" w:space="0" w:color="auto"/>
            <w:right w:val="none" w:sz="0" w:space="0" w:color="auto"/>
          </w:divBdr>
        </w:div>
        <w:div w:id="104541118">
          <w:marLeft w:val="480"/>
          <w:marRight w:val="0"/>
          <w:marTop w:val="0"/>
          <w:marBottom w:val="0"/>
          <w:divBdr>
            <w:top w:val="none" w:sz="0" w:space="0" w:color="auto"/>
            <w:left w:val="none" w:sz="0" w:space="0" w:color="auto"/>
            <w:bottom w:val="none" w:sz="0" w:space="0" w:color="auto"/>
            <w:right w:val="none" w:sz="0" w:space="0" w:color="auto"/>
          </w:divBdr>
        </w:div>
        <w:div w:id="523324283">
          <w:marLeft w:val="480"/>
          <w:marRight w:val="0"/>
          <w:marTop w:val="0"/>
          <w:marBottom w:val="0"/>
          <w:divBdr>
            <w:top w:val="none" w:sz="0" w:space="0" w:color="auto"/>
            <w:left w:val="none" w:sz="0" w:space="0" w:color="auto"/>
            <w:bottom w:val="none" w:sz="0" w:space="0" w:color="auto"/>
            <w:right w:val="none" w:sz="0" w:space="0" w:color="auto"/>
          </w:divBdr>
        </w:div>
        <w:div w:id="1513643051">
          <w:marLeft w:val="480"/>
          <w:marRight w:val="0"/>
          <w:marTop w:val="0"/>
          <w:marBottom w:val="0"/>
          <w:divBdr>
            <w:top w:val="none" w:sz="0" w:space="0" w:color="auto"/>
            <w:left w:val="none" w:sz="0" w:space="0" w:color="auto"/>
            <w:bottom w:val="none" w:sz="0" w:space="0" w:color="auto"/>
            <w:right w:val="none" w:sz="0" w:space="0" w:color="auto"/>
          </w:divBdr>
        </w:div>
        <w:div w:id="123811353">
          <w:marLeft w:val="480"/>
          <w:marRight w:val="0"/>
          <w:marTop w:val="0"/>
          <w:marBottom w:val="0"/>
          <w:divBdr>
            <w:top w:val="none" w:sz="0" w:space="0" w:color="auto"/>
            <w:left w:val="none" w:sz="0" w:space="0" w:color="auto"/>
            <w:bottom w:val="none" w:sz="0" w:space="0" w:color="auto"/>
            <w:right w:val="none" w:sz="0" w:space="0" w:color="auto"/>
          </w:divBdr>
        </w:div>
        <w:div w:id="1973123707">
          <w:marLeft w:val="480"/>
          <w:marRight w:val="0"/>
          <w:marTop w:val="0"/>
          <w:marBottom w:val="0"/>
          <w:divBdr>
            <w:top w:val="none" w:sz="0" w:space="0" w:color="auto"/>
            <w:left w:val="none" w:sz="0" w:space="0" w:color="auto"/>
            <w:bottom w:val="none" w:sz="0" w:space="0" w:color="auto"/>
            <w:right w:val="none" w:sz="0" w:space="0" w:color="auto"/>
          </w:divBdr>
        </w:div>
        <w:div w:id="1832939170">
          <w:marLeft w:val="480"/>
          <w:marRight w:val="0"/>
          <w:marTop w:val="0"/>
          <w:marBottom w:val="0"/>
          <w:divBdr>
            <w:top w:val="none" w:sz="0" w:space="0" w:color="auto"/>
            <w:left w:val="none" w:sz="0" w:space="0" w:color="auto"/>
            <w:bottom w:val="none" w:sz="0" w:space="0" w:color="auto"/>
            <w:right w:val="none" w:sz="0" w:space="0" w:color="auto"/>
          </w:divBdr>
        </w:div>
        <w:div w:id="1577982894">
          <w:marLeft w:val="480"/>
          <w:marRight w:val="0"/>
          <w:marTop w:val="0"/>
          <w:marBottom w:val="0"/>
          <w:divBdr>
            <w:top w:val="none" w:sz="0" w:space="0" w:color="auto"/>
            <w:left w:val="none" w:sz="0" w:space="0" w:color="auto"/>
            <w:bottom w:val="none" w:sz="0" w:space="0" w:color="auto"/>
            <w:right w:val="none" w:sz="0" w:space="0" w:color="auto"/>
          </w:divBdr>
        </w:div>
        <w:div w:id="1922373438">
          <w:marLeft w:val="480"/>
          <w:marRight w:val="0"/>
          <w:marTop w:val="0"/>
          <w:marBottom w:val="0"/>
          <w:divBdr>
            <w:top w:val="none" w:sz="0" w:space="0" w:color="auto"/>
            <w:left w:val="none" w:sz="0" w:space="0" w:color="auto"/>
            <w:bottom w:val="none" w:sz="0" w:space="0" w:color="auto"/>
            <w:right w:val="none" w:sz="0" w:space="0" w:color="auto"/>
          </w:divBdr>
        </w:div>
        <w:div w:id="643703506">
          <w:marLeft w:val="480"/>
          <w:marRight w:val="0"/>
          <w:marTop w:val="0"/>
          <w:marBottom w:val="0"/>
          <w:divBdr>
            <w:top w:val="none" w:sz="0" w:space="0" w:color="auto"/>
            <w:left w:val="none" w:sz="0" w:space="0" w:color="auto"/>
            <w:bottom w:val="none" w:sz="0" w:space="0" w:color="auto"/>
            <w:right w:val="none" w:sz="0" w:space="0" w:color="auto"/>
          </w:divBdr>
        </w:div>
        <w:div w:id="1810436803">
          <w:marLeft w:val="480"/>
          <w:marRight w:val="0"/>
          <w:marTop w:val="0"/>
          <w:marBottom w:val="0"/>
          <w:divBdr>
            <w:top w:val="none" w:sz="0" w:space="0" w:color="auto"/>
            <w:left w:val="none" w:sz="0" w:space="0" w:color="auto"/>
            <w:bottom w:val="none" w:sz="0" w:space="0" w:color="auto"/>
            <w:right w:val="none" w:sz="0" w:space="0" w:color="auto"/>
          </w:divBdr>
        </w:div>
        <w:div w:id="1095515323">
          <w:marLeft w:val="480"/>
          <w:marRight w:val="0"/>
          <w:marTop w:val="0"/>
          <w:marBottom w:val="0"/>
          <w:divBdr>
            <w:top w:val="none" w:sz="0" w:space="0" w:color="auto"/>
            <w:left w:val="none" w:sz="0" w:space="0" w:color="auto"/>
            <w:bottom w:val="none" w:sz="0" w:space="0" w:color="auto"/>
            <w:right w:val="none" w:sz="0" w:space="0" w:color="auto"/>
          </w:divBdr>
        </w:div>
        <w:div w:id="1770931613">
          <w:marLeft w:val="480"/>
          <w:marRight w:val="0"/>
          <w:marTop w:val="0"/>
          <w:marBottom w:val="0"/>
          <w:divBdr>
            <w:top w:val="none" w:sz="0" w:space="0" w:color="auto"/>
            <w:left w:val="none" w:sz="0" w:space="0" w:color="auto"/>
            <w:bottom w:val="none" w:sz="0" w:space="0" w:color="auto"/>
            <w:right w:val="none" w:sz="0" w:space="0" w:color="auto"/>
          </w:divBdr>
        </w:div>
        <w:div w:id="1177768808">
          <w:marLeft w:val="480"/>
          <w:marRight w:val="0"/>
          <w:marTop w:val="0"/>
          <w:marBottom w:val="0"/>
          <w:divBdr>
            <w:top w:val="none" w:sz="0" w:space="0" w:color="auto"/>
            <w:left w:val="none" w:sz="0" w:space="0" w:color="auto"/>
            <w:bottom w:val="none" w:sz="0" w:space="0" w:color="auto"/>
            <w:right w:val="none" w:sz="0" w:space="0" w:color="auto"/>
          </w:divBdr>
        </w:div>
        <w:div w:id="1869834395">
          <w:marLeft w:val="480"/>
          <w:marRight w:val="0"/>
          <w:marTop w:val="0"/>
          <w:marBottom w:val="0"/>
          <w:divBdr>
            <w:top w:val="none" w:sz="0" w:space="0" w:color="auto"/>
            <w:left w:val="none" w:sz="0" w:space="0" w:color="auto"/>
            <w:bottom w:val="none" w:sz="0" w:space="0" w:color="auto"/>
            <w:right w:val="none" w:sz="0" w:space="0" w:color="auto"/>
          </w:divBdr>
        </w:div>
        <w:div w:id="602424634">
          <w:marLeft w:val="480"/>
          <w:marRight w:val="0"/>
          <w:marTop w:val="0"/>
          <w:marBottom w:val="0"/>
          <w:divBdr>
            <w:top w:val="none" w:sz="0" w:space="0" w:color="auto"/>
            <w:left w:val="none" w:sz="0" w:space="0" w:color="auto"/>
            <w:bottom w:val="none" w:sz="0" w:space="0" w:color="auto"/>
            <w:right w:val="none" w:sz="0" w:space="0" w:color="auto"/>
          </w:divBdr>
        </w:div>
        <w:div w:id="1713387557">
          <w:marLeft w:val="480"/>
          <w:marRight w:val="0"/>
          <w:marTop w:val="0"/>
          <w:marBottom w:val="0"/>
          <w:divBdr>
            <w:top w:val="none" w:sz="0" w:space="0" w:color="auto"/>
            <w:left w:val="none" w:sz="0" w:space="0" w:color="auto"/>
            <w:bottom w:val="none" w:sz="0" w:space="0" w:color="auto"/>
            <w:right w:val="none" w:sz="0" w:space="0" w:color="auto"/>
          </w:divBdr>
        </w:div>
        <w:div w:id="237400552">
          <w:marLeft w:val="480"/>
          <w:marRight w:val="0"/>
          <w:marTop w:val="0"/>
          <w:marBottom w:val="0"/>
          <w:divBdr>
            <w:top w:val="none" w:sz="0" w:space="0" w:color="auto"/>
            <w:left w:val="none" w:sz="0" w:space="0" w:color="auto"/>
            <w:bottom w:val="none" w:sz="0" w:space="0" w:color="auto"/>
            <w:right w:val="none" w:sz="0" w:space="0" w:color="auto"/>
          </w:divBdr>
        </w:div>
        <w:div w:id="1911696933">
          <w:marLeft w:val="480"/>
          <w:marRight w:val="0"/>
          <w:marTop w:val="0"/>
          <w:marBottom w:val="0"/>
          <w:divBdr>
            <w:top w:val="none" w:sz="0" w:space="0" w:color="auto"/>
            <w:left w:val="none" w:sz="0" w:space="0" w:color="auto"/>
            <w:bottom w:val="none" w:sz="0" w:space="0" w:color="auto"/>
            <w:right w:val="none" w:sz="0" w:space="0" w:color="auto"/>
          </w:divBdr>
        </w:div>
        <w:div w:id="1635670397">
          <w:marLeft w:val="480"/>
          <w:marRight w:val="0"/>
          <w:marTop w:val="0"/>
          <w:marBottom w:val="0"/>
          <w:divBdr>
            <w:top w:val="none" w:sz="0" w:space="0" w:color="auto"/>
            <w:left w:val="none" w:sz="0" w:space="0" w:color="auto"/>
            <w:bottom w:val="none" w:sz="0" w:space="0" w:color="auto"/>
            <w:right w:val="none" w:sz="0" w:space="0" w:color="auto"/>
          </w:divBdr>
        </w:div>
        <w:div w:id="1156606378">
          <w:marLeft w:val="480"/>
          <w:marRight w:val="0"/>
          <w:marTop w:val="0"/>
          <w:marBottom w:val="0"/>
          <w:divBdr>
            <w:top w:val="none" w:sz="0" w:space="0" w:color="auto"/>
            <w:left w:val="none" w:sz="0" w:space="0" w:color="auto"/>
            <w:bottom w:val="none" w:sz="0" w:space="0" w:color="auto"/>
            <w:right w:val="none" w:sz="0" w:space="0" w:color="auto"/>
          </w:divBdr>
        </w:div>
        <w:div w:id="1341539808">
          <w:marLeft w:val="480"/>
          <w:marRight w:val="0"/>
          <w:marTop w:val="0"/>
          <w:marBottom w:val="0"/>
          <w:divBdr>
            <w:top w:val="none" w:sz="0" w:space="0" w:color="auto"/>
            <w:left w:val="none" w:sz="0" w:space="0" w:color="auto"/>
            <w:bottom w:val="none" w:sz="0" w:space="0" w:color="auto"/>
            <w:right w:val="none" w:sz="0" w:space="0" w:color="auto"/>
          </w:divBdr>
        </w:div>
        <w:div w:id="742918946">
          <w:marLeft w:val="480"/>
          <w:marRight w:val="0"/>
          <w:marTop w:val="0"/>
          <w:marBottom w:val="0"/>
          <w:divBdr>
            <w:top w:val="none" w:sz="0" w:space="0" w:color="auto"/>
            <w:left w:val="none" w:sz="0" w:space="0" w:color="auto"/>
            <w:bottom w:val="none" w:sz="0" w:space="0" w:color="auto"/>
            <w:right w:val="none" w:sz="0" w:space="0" w:color="auto"/>
          </w:divBdr>
        </w:div>
        <w:div w:id="279340093">
          <w:marLeft w:val="480"/>
          <w:marRight w:val="0"/>
          <w:marTop w:val="0"/>
          <w:marBottom w:val="0"/>
          <w:divBdr>
            <w:top w:val="none" w:sz="0" w:space="0" w:color="auto"/>
            <w:left w:val="none" w:sz="0" w:space="0" w:color="auto"/>
            <w:bottom w:val="none" w:sz="0" w:space="0" w:color="auto"/>
            <w:right w:val="none" w:sz="0" w:space="0" w:color="auto"/>
          </w:divBdr>
        </w:div>
        <w:div w:id="688407274">
          <w:marLeft w:val="480"/>
          <w:marRight w:val="0"/>
          <w:marTop w:val="0"/>
          <w:marBottom w:val="0"/>
          <w:divBdr>
            <w:top w:val="none" w:sz="0" w:space="0" w:color="auto"/>
            <w:left w:val="none" w:sz="0" w:space="0" w:color="auto"/>
            <w:bottom w:val="none" w:sz="0" w:space="0" w:color="auto"/>
            <w:right w:val="none" w:sz="0" w:space="0" w:color="auto"/>
          </w:divBdr>
        </w:div>
        <w:div w:id="628902464">
          <w:marLeft w:val="480"/>
          <w:marRight w:val="0"/>
          <w:marTop w:val="0"/>
          <w:marBottom w:val="0"/>
          <w:divBdr>
            <w:top w:val="none" w:sz="0" w:space="0" w:color="auto"/>
            <w:left w:val="none" w:sz="0" w:space="0" w:color="auto"/>
            <w:bottom w:val="none" w:sz="0" w:space="0" w:color="auto"/>
            <w:right w:val="none" w:sz="0" w:space="0" w:color="auto"/>
          </w:divBdr>
        </w:div>
        <w:div w:id="168566781">
          <w:marLeft w:val="480"/>
          <w:marRight w:val="0"/>
          <w:marTop w:val="0"/>
          <w:marBottom w:val="0"/>
          <w:divBdr>
            <w:top w:val="none" w:sz="0" w:space="0" w:color="auto"/>
            <w:left w:val="none" w:sz="0" w:space="0" w:color="auto"/>
            <w:bottom w:val="none" w:sz="0" w:space="0" w:color="auto"/>
            <w:right w:val="none" w:sz="0" w:space="0" w:color="auto"/>
          </w:divBdr>
        </w:div>
        <w:div w:id="779185040">
          <w:marLeft w:val="480"/>
          <w:marRight w:val="0"/>
          <w:marTop w:val="0"/>
          <w:marBottom w:val="0"/>
          <w:divBdr>
            <w:top w:val="none" w:sz="0" w:space="0" w:color="auto"/>
            <w:left w:val="none" w:sz="0" w:space="0" w:color="auto"/>
            <w:bottom w:val="none" w:sz="0" w:space="0" w:color="auto"/>
            <w:right w:val="none" w:sz="0" w:space="0" w:color="auto"/>
          </w:divBdr>
        </w:div>
        <w:div w:id="456458530">
          <w:marLeft w:val="480"/>
          <w:marRight w:val="0"/>
          <w:marTop w:val="0"/>
          <w:marBottom w:val="0"/>
          <w:divBdr>
            <w:top w:val="none" w:sz="0" w:space="0" w:color="auto"/>
            <w:left w:val="none" w:sz="0" w:space="0" w:color="auto"/>
            <w:bottom w:val="none" w:sz="0" w:space="0" w:color="auto"/>
            <w:right w:val="none" w:sz="0" w:space="0" w:color="auto"/>
          </w:divBdr>
        </w:div>
        <w:div w:id="1997027223">
          <w:marLeft w:val="480"/>
          <w:marRight w:val="0"/>
          <w:marTop w:val="0"/>
          <w:marBottom w:val="0"/>
          <w:divBdr>
            <w:top w:val="none" w:sz="0" w:space="0" w:color="auto"/>
            <w:left w:val="none" w:sz="0" w:space="0" w:color="auto"/>
            <w:bottom w:val="none" w:sz="0" w:space="0" w:color="auto"/>
            <w:right w:val="none" w:sz="0" w:space="0" w:color="auto"/>
          </w:divBdr>
        </w:div>
        <w:div w:id="586185371">
          <w:marLeft w:val="480"/>
          <w:marRight w:val="0"/>
          <w:marTop w:val="0"/>
          <w:marBottom w:val="0"/>
          <w:divBdr>
            <w:top w:val="none" w:sz="0" w:space="0" w:color="auto"/>
            <w:left w:val="none" w:sz="0" w:space="0" w:color="auto"/>
            <w:bottom w:val="none" w:sz="0" w:space="0" w:color="auto"/>
            <w:right w:val="none" w:sz="0" w:space="0" w:color="auto"/>
          </w:divBdr>
        </w:div>
        <w:div w:id="824124381">
          <w:marLeft w:val="480"/>
          <w:marRight w:val="0"/>
          <w:marTop w:val="0"/>
          <w:marBottom w:val="0"/>
          <w:divBdr>
            <w:top w:val="none" w:sz="0" w:space="0" w:color="auto"/>
            <w:left w:val="none" w:sz="0" w:space="0" w:color="auto"/>
            <w:bottom w:val="none" w:sz="0" w:space="0" w:color="auto"/>
            <w:right w:val="none" w:sz="0" w:space="0" w:color="auto"/>
          </w:divBdr>
        </w:div>
        <w:div w:id="1940140243">
          <w:marLeft w:val="480"/>
          <w:marRight w:val="0"/>
          <w:marTop w:val="0"/>
          <w:marBottom w:val="0"/>
          <w:divBdr>
            <w:top w:val="none" w:sz="0" w:space="0" w:color="auto"/>
            <w:left w:val="none" w:sz="0" w:space="0" w:color="auto"/>
            <w:bottom w:val="none" w:sz="0" w:space="0" w:color="auto"/>
            <w:right w:val="none" w:sz="0" w:space="0" w:color="auto"/>
          </w:divBdr>
        </w:div>
        <w:div w:id="463232626">
          <w:marLeft w:val="480"/>
          <w:marRight w:val="0"/>
          <w:marTop w:val="0"/>
          <w:marBottom w:val="0"/>
          <w:divBdr>
            <w:top w:val="none" w:sz="0" w:space="0" w:color="auto"/>
            <w:left w:val="none" w:sz="0" w:space="0" w:color="auto"/>
            <w:bottom w:val="none" w:sz="0" w:space="0" w:color="auto"/>
            <w:right w:val="none" w:sz="0" w:space="0" w:color="auto"/>
          </w:divBdr>
        </w:div>
        <w:div w:id="1847399599">
          <w:marLeft w:val="480"/>
          <w:marRight w:val="0"/>
          <w:marTop w:val="0"/>
          <w:marBottom w:val="0"/>
          <w:divBdr>
            <w:top w:val="none" w:sz="0" w:space="0" w:color="auto"/>
            <w:left w:val="none" w:sz="0" w:space="0" w:color="auto"/>
            <w:bottom w:val="none" w:sz="0" w:space="0" w:color="auto"/>
            <w:right w:val="none" w:sz="0" w:space="0" w:color="auto"/>
          </w:divBdr>
        </w:div>
        <w:div w:id="251091906">
          <w:marLeft w:val="480"/>
          <w:marRight w:val="0"/>
          <w:marTop w:val="0"/>
          <w:marBottom w:val="0"/>
          <w:divBdr>
            <w:top w:val="none" w:sz="0" w:space="0" w:color="auto"/>
            <w:left w:val="none" w:sz="0" w:space="0" w:color="auto"/>
            <w:bottom w:val="none" w:sz="0" w:space="0" w:color="auto"/>
            <w:right w:val="none" w:sz="0" w:space="0" w:color="auto"/>
          </w:divBdr>
        </w:div>
        <w:div w:id="1173567045">
          <w:marLeft w:val="480"/>
          <w:marRight w:val="0"/>
          <w:marTop w:val="0"/>
          <w:marBottom w:val="0"/>
          <w:divBdr>
            <w:top w:val="none" w:sz="0" w:space="0" w:color="auto"/>
            <w:left w:val="none" w:sz="0" w:space="0" w:color="auto"/>
            <w:bottom w:val="none" w:sz="0" w:space="0" w:color="auto"/>
            <w:right w:val="none" w:sz="0" w:space="0" w:color="auto"/>
          </w:divBdr>
        </w:div>
        <w:div w:id="157816197">
          <w:marLeft w:val="480"/>
          <w:marRight w:val="0"/>
          <w:marTop w:val="0"/>
          <w:marBottom w:val="0"/>
          <w:divBdr>
            <w:top w:val="none" w:sz="0" w:space="0" w:color="auto"/>
            <w:left w:val="none" w:sz="0" w:space="0" w:color="auto"/>
            <w:bottom w:val="none" w:sz="0" w:space="0" w:color="auto"/>
            <w:right w:val="none" w:sz="0" w:space="0" w:color="auto"/>
          </w:divBdr>
        </w:div>
        <w:div w:id="676807155">
          <w:marLeft w:val="480"/>
          <w:marRight w:val="0"/>
          <w:marTop w:val="0"/>
          <w:marBottom w:val="0"/>
          <w:divBdr>
            <w:top w:val="none" w:sz="0" w:space="0" w:color="auto"/>
            <w:left w:val="none" w:sz="0" w:space="0" w:color="auto"/>
            <w:bottom w:val="none" w:sz="0" w:space="0" w:color="auto"/>
            <w:right w:val="none" w:sz="0" w:space="0" w:color="auto"/>
          </w:divBdr>
        </w:div>
        <w:div w:id="380594706">
          <w:marLeft w:val="480"/>
          <w:marRight w:val="0"/>
          <w:marTop w:val="0"/>
          <w:marBottom w:val="0"/>
          <w:divBdr>
            <w:top w:val="none" w:sz="0" w:space="0" w:color="auto"/>
            <w:left w:val="none" w:sz="0" w:space="0" w:color="auto"/>
            <w:bottom w:val="none" w:sz="0" w:space="0" w:color="auto"/>
            <w:right w:val="none" w:sz="0" w:space="0" w:color="auto"/>
          </w:divBdr>
        </w:div>
        <w:div w:id="1817916520">
          <w:marLeft w:val="480"/>
          <w:marRight w:val="0"/>
          <w:marTop w:val="0"/>
          <w:marBottom w:val="0"/>
          <w:divBdr>
            <w:top w:val="none" w:sz="0" w:space="0" w:color="auto"/>
            <w:left w:val="none" w:sz="0" w:space="0" w:color="auto"/>
            <w:bottom w:val="none" w:sz="0" w:space="0" w:color="auto"/>
            <w:right w:val="none" w:sz="0" w:space="0" w:color="auto"/>
          </w:divBdr>
        </w:div>
        <w:div w:id="34543490">
          <w:marLeft w:val="480"/>
          <w:marRight w:val="0"/>
          <w:marTop w:val="0"/>
          <w:marBottom w:val="0"/>
          <w:divBdr>
            <w:top w:val="none" w:sz="0" w:space="0" w:color="auto"/>
            <w:left w:val="none" w:sz="0" w:space="0" w:color="auto"/>
            <w:bottom w:val="none" w:sz="0" w:space="0" w:color="auto"/>
            <w:right w:val="none" w:sz="0" w:space="0" w:color="auto"/>
          </w:divBdr>
        </w:div>
        <w:div w:id="1971861542">
          <w:marLeft w:val="480"/>
          <w:marRight w:val="0"/>
          <w:marTop w:val="0"/>
          <w:marBottom w:val="0"/>
          <w:divBdr>
            <w:top w:val="none" w:sz="0" w:space="0" w:color="auto"/>
            <w:left w:val="none" w:sz="0" w:space="0" w:color="auto"/>
            <w:bottom w:val="none" w:sz="0" w:space="0" w:color="auto"/>
            <w:right w:val="none" w:sz="0" w:space="0" w:color="auto"/>
          </w:divBdr>
        </w:div>
        <w:div w:id="427386608">
          <w:marLeft w:val="480"/>
          <w:marRight w:val="0"/>
          <w:marTop w:val="0"/>
          <w:marBottom w:val="0"/>
          <w:divBdr>
            <w:top w:val="none" w:sz="0" w:space="0" w:color="auto"/>
            <w:left w:val="none" w:sz="0" w:space="0" w:color="auto"/>
            <w:bottom w:val="none" w:sz="0" w:space="0" w:color="auto"/>
            <w:right w:val="none" w:sz="0" w:space="0" w:color="auto"/>
          </w:divBdr>
        </w:div>
        <w:div w:id="683439272">
          <w:marLeft w:val="480"/>
          <w:marRight w:val="0"/>
          <w:marTop w:val="0"/>
          <w:marBottom w:val="0"/>
          <w:divBdr>
            <w:top w:val="none" w:sz="0" w:space="0" w:color="auto"/>
            <w:left w:val="none" w:sz="0" w:space="0" w:color="auto"/>
            <w:bottom w:val="none" w:sz="0" w:space="0" w:color="auto"/>
            <w:right w:val="none" w:sz="0" w:space="0" w:color="auto"/>
          </w:divBdr>
        </w:div>
        <w:div w:id="80570837">
          <w:marLeft w:val="480"/>
          <w:marRight w:val="0"/>
          <w:marTop w:val="0"/>
          <w:marBottom w:val="0"/>
          <w:divBdr>
            <w:top w:val="none" w:sz="0" w:space="0" w:color="auto"/>
            <w:left w:val="none" w:sz="0" w:space="0" w:color="auto"/>
            <w:bottom w:val="none" w:sz="0" w:space="0" w:color="auto"/>
            <w:right w:val="none" w:sz="0" w:space="0" w:color="auto"/>
          </w:divBdr>
        </w:div>
        <w:div w:id="1031808922">
          <w:marLeft w:val="480"/>
          <w:marRight w:val="0"/>
          <w:marTop w:val="0"/>
          <w:marBottom w:val="0"/>
          <w:divBdr>
            <w:top w:val="none" w:sz="0" w:space="0" w:color="auto"/>
            <w:left w:val="none" w:sz="0" w:space="0" w:color="auto"/>
            <w:bottom w:val="none" w:sz="0" w:space="0" w:color="auto"/>
            <w:right w:val="none" w:sz="0" w:space="0" w:color="auto"/>
          </w:divBdr>
        </w:div>
        <w:div w:id="1121681404">
          <w:marLeft w:val="480"/>
          <w:marRight w:val="0"/>
          <w:marTop w:val="0"/>
          <w:marBottom w:val="0"/>
          <w:divBdr>
            <w:top w:val="none" w:sz="0" w:space="0" w:color="auto"/>
            <w:left w:val="none" w:sz="0" w:space="0" w:color="auto"/>
            <w:bottom w:val="none" w:sz="0" w:space="0" w:color="auto"/>
            <w:right w:val="none" w:sz="0" w:space="0" w:color="auto"/>
          </w:divBdr>
        </w:div>
        <w:div w:id="440227127">
          <w:marLeft w:val="480"/>
          <w:marRight w:val="0"/>
          <w:marTop w:val="0"/>
          <w:marBottom w:val="0"/>
          <w:divBdr>
            <w:top w:val="none" w:sz="0" w:space="0" w:color="auto"/>
            <w:left w:val="none" w:sz="0" w:space="0" w:color="auto"/>
            <w:bottom w:val="none" w:sz="0" w:space="0" w:color="auto"/>
            <w:right w:val="none" w:sz="0" w:space="0" w:color="auto"/>
          </w:divBdr>
        </w:div>
        <w:div w:id="1321156039">
          <w:marLeft w:val="480"/>
          <w:marRight w:val="0"/>
          <w:marTop w:val="0"/>
          <w:marBottom w:val="0"/>
          <w:divBdr>
            <w:top w:val="none" w:sz="0" w:space="0" w:color="auto"/>
            <w:left w:val="none" w:sz="0" w:space="0" w:color="auto"/>
            <w:bottom w:val="none" w:sz="0" w:space="0" w:color="auto"/>
            <w:right w:val="none" w:sz="0" w:space="0" w:color="auto"/>
          </w:divBdr>
        </w:div>
        <w:div w:id="532420184">
          <w:marLeft w:val="480"/>
          <w:marRight w:val="0"/>
          <w:marTop w:val="0"/>
          <w:marBottom w:val="0"/>
          <w:divBdr>
            <w:top w:val="none" w:sz="0" w:space="0" w:color="auto"/>
            <w:left w:val="none" w:sz="0" w:space="0" w:color="auto"/>
            <w:bottom w:val="none" w:sz="0" w:space="0" w:color="auto"/>
            <w:right w:val="none" w:sz="0" w:space="0" w:color="auto"/>
          </w:divBdr>
        </w:div>
        <w:div w:id="1325013567">
          <w:marLeft w:val="480"/>
          <w:marRight w:val="0"/>
          <w:marTop w:val="0"/>
          <w:marBottom w:val="0"/>
          <w:divBdr>
            <w:top w:val="none" w:sz="0" w:space="0" w:color="auto"/>
            <w:left w:val="none" w:sz="0" w:space="0" w:color="auto"/>
            <w:bottom w:val="none" w:sz="0" w:space="0" w:color="auto"/>
            <w:right w:val="none" w:sz="0" w:space="0" w:color="auto"/>
          </w:divBdr>
        </w:div>
        <w:div w:id="1680740506">
          <w:marLeft w:val="480"/>
          <w:marRight w:val="0"/>
          <w:marTop w:val="0"/>
          <w:marBottom w:val="0"/>
          <w:divBdr>
            <w:top w:val="none" w:sz="0" w:space="0" w:color="auto"/>
            <w:left w:val="none" w:sz="0" w:space="0" w:color="auto"/>
            <w:bottom w:val="none" w:sz="0" w:space="0" w:color="auto"/>
            <w:right w:val="none" w:sz="0" w:space="0" w:color="auto"/>
          </w:divBdr>
        </w:div>
        <w:div w:id="2107263438">
          <w:marLeft w:val="480"/>
          <w:marRight w:val="0"/>
          <w:marTop w:val="0"/>
          <w:marBottom w:val="0"/>
          <w:divBdr>
            <w:top w:val="none" w:sz="0" w:space="0" w:color="auto"/>
            <w:left w:val="none" w:sz="0" w:space="0" w:color="auto"/>
            <w:bottom w:val="none" w:sz="0" w:space="0" w:color="auto"/>
            <w:right w:val="none" w:sz="0" w:space="0" w:color="auto"/>
          </w:divBdr>
        </w:div>
        <w:div w:id="95373262">
          <w:marLeft w:val="480"/>
          <w:marRight w:val="0"/>
          <w:marTop w:val="0"/>
          <w:marBottom w:val="0"/>
          <w:divBdr>
            <w:top w:val="none" w:sz="0" w:space="0" w:color="auto"/>
            <w:left w:val="none" w:sz="0" w:space="0" w:color="auto"/>
            <w:bottom w:val="none" w:sz="0" w:space="0" w:color="auto"/>
            <w:right w:val="none" w:sz="0" w:space="0" w:color="auto"/>
          </w:divBdr>
        </w:div>
        <w:div w:id="1215697719">
          <w:marLeft w:val="480"/>
          <w:marRight w:val="0"/>
          <w:marTop w:val="0"/>
          <w:marBottom w:val="0"/>
          <w:divBdr>
            <w:top w:val="none" w:sz="0" w:space="0" w:color="auto"/>
            <w:left w:val="none" w:sz="0" w:space="0" w:color="auto"/>
            <w:bottom w:val="none" w:sz="0" w:space="0" w:color="auto"/>
            <w:right w:val="none" w:sz="0" w:space="0" w:color="auto"/>
          </w:divBdr>
        </w:div>
        <w:div w:id="964238868">
          <w:marLeft w:val="480"/>
          <w:marRight w:val="0"/>
          <w:marTop w:val="0"/>
          <w:marBottom w:val="0"/>
          <w:divBdr>
            <w:top w:val="none" w:sz="0" w:space="0" w:color="auto"/>
            <w:left w:val="none" w:sz="0" w:space="0" w:color="auto"/>
            <w:bottom w:val="none" w:sz="0" w:space="0" w:color="auto"/>
            <w:right w:val="none" w:sz="0" w:space="0" w:color="auto"/>
          </w:divBdr>
        </w:div>
        <w:div w:id="1719164183">
          <w:marLeft w:val="480"/>
          <w:marRight w:val="0"/>
          <w:marTop w:val="0"/>
          <w:marBottom w:val="0"/>
          <w:divBdr>
            <w:top w:val="none" w:sz="0" w:space="0" w:color="auto"/>
            <w:left w:val="none" w:sz="0" w:space="0" w:color="auto"/>
            <w:bottom w:val="none" w:sz="0" w:space="0" w:color="auto"/>
            <w:right w:val="none" w:sz="0" w:space="0" w:color="auto"/>
          </w:divBdr>
        </w:div>
        <w:div w:id="1761292530">
          <w:marLeft w:val="480"/>
          <w:marRight w:val="0"/>
          <w:marTop w:val="0"/>
          <w:marBottom w:val="0"/>
          <w:divBdr>
            <w:top w:val="none" w:sz="0" w:space="0" w:color="auto"/>
            <w:left w:val="none" w:sz="0" w:space="0" w:color="auto"/>
            <w:bottom w:val="none" w:sz="0" w:space="0" w:color="auto"/>
            <w:right w:val="none" w:sz="0" w:space="0" w:color="auto"/>
          </w:divBdr>
        </w:div>
      </w:divsChild>
    </w:div>
    <w:div w:id="1045956610">
      <w:bodyDiv w:val="1"/>
      <w:marLeft w:val="0"/>
      <w:marRight w:val="0"/>
      <w:marTop w:val="0"/>
      <w:marBottom w:val="0"/>
      <w:divBdr>
        <w:top w:val="none" w:sz="0" w:space="0" w:color="auto"/>
        <w:left w:val="none" w:sz="0" w:space="0" w:color="auto"/>
        <w:bottom w:val="none" w:sz="0" w:space="0" w:color="auto"/>
        <w:right w:val="none" w:sz="0" w:space="0" w:color="auto"/>
      </w:divBdr>
    </w:div>
    <w:div w:id="1049034796">
      <w:bodyDiv w:val="1"/>
      <w:marLeft w:val="0"/>
      <w:marRight w:val="0"/>
      <w:marTop w:val="0"/>
      <w:marBottom w:val="0"/>
      <w:divBdr>
        <w:top w:val="none" w:sz="0" w:space="0" w:color="auto"/>
        <w:left w:val="none" w:sz="0" w:space="0" w:color="auto"/>
        <w:bottom w:val="none" w:sz="0" w:space="0" w:color="auto"/>
        <w:right w:val="none" w:sz="0" w:space="0" w:color="auto"/>
      </w:divBdr>
    </w:div>
    <w:div w:id="1050885866">
      <w:bodyDiv w:val="1"/>
      <w:marLeft w:val="0"/>
      <w:marRight w:val="0"/>
      <w:marTop w:val="0"/>
      <w:marBottom w:val="0"/>
      <w:divBdr>
        <w:top w:val="none" w:sz="0" w:space="0" w:color="auto"/>
        <w:left w:val="none" w:sz="0" w:space="0" w:color="auto"/>
        <w:bottom w:val="none" w:sz="0" w:space="0" w:color="auto"/>
        <w:right w:val="none" w:sz="0" w:space="0" w:color="auto"/>
      </w:divBdr>
    </w:div>
    <w:div w:id="1053625274">
      <w:bodyDiv w:val="1"/>
      <w:marLeft w:val="0"/>
      <w:marRight w:val="0"/>
      <w:marTop w:val="0"/>
      <w:marBottom w:val="0"/>
      <w:divBdr>
        <w:top w:val="none" w:sz="0" w:space="0" w:color="auto"/>
        <w:left w:val="none" w:sz="0" w:space="0" w:color="auto"/>
        <w:bottom w:val="none" w:sz="0" w:space="0" w:color="auto"/>
        <w:right w:val="none" w:sz="0" w:space="0" w:color="auto"/>
      </w:divBdr>
    </w:div>
    <w:div w:id="1054545420">
      <w:bodyDiv w:val="1"/>
      <w:marLeft w:val="0"/>
      <w:marRight w:val="0"/>
      <w:marTop w:val="0"/>
      <w:marBottom w:val="0"/>
      <w:divBdr>
        <w:top w:val="none" w:sz="0" w:space="0" w:color="auto"/>
        <w:left w:val="none" w:sz="0" w:space="0" w:color="auto"/>
        <w:bottom w:val="none" w:sz="0" w:space="0" w:color="auto"/>
        <w:right w:val="none" w:sz="0" w:space="0" w:color="auto"/>
      </w:divBdr>
      <w:divsChild>
        <w:div w:id="1975212669">
          <w:marLeft w:val="640"/>
          <w:marRight w:val="0"/>
          <w:marTop w:val="0"/>
          <w:marBottom w:val="0"/>
          <w:divBdr>
            <w:top w:val="none" w:sz="0" w:space="0" w:color="auto"/>
            <w:left w:val="none" w:sz="0" w:space="0" w:color="auto"/>
            <w:bottom w:val="none" w:sz="0" w:space="0" w:color="auto"/>
            <w:right w:val="none" w:sz="0" w:space="0" w:color="auto"/>
          </w:divBdr>
        </w:div>
        <w:div w:id="193659296">
          <w:marLeft w:val="640"/>
          <w:marRight w:val="0"/>
          <w:marTop w:val="0"/>
          <w:marBottom w:val="0"/>
          <w:divBdr>
            <w:top w:val="none" w:sz="0" w:space="0" w:color="auto"/>
            <w:left w:val="none" w:sz="0" w:space="0" w:color="auto"/>
            <w:bottom w:val="none" w:sz="0" w:space="0" w:color="auto"/>
            <w:right w:val="none" w:sz="0" w:space="0" w:color="auto"/>
          </w:divBdr>
        </w:div>
        <w:div w:id="1718705000">
          <w:marLeft w:val="640"/>
          <w:marRight w:val="0"/>
          <w:marTop w:val="0"/>
          <w:marBottom w:val="0"/>
          <w:divBdr>
            <w:top w:val="none" w:sz="0" w:space="0" w:color="auto"/>
            <w:left w:val="none" w:sz="0" w:space="0" w:color="auto"/>
            <w:bottom w:val="none" w:sz="0" w:space="0" w:color="auto"/>
            <w:right w:val="none" w:sz="0" w:space="0" w:color="auto"/>
          </w:divBdr>
        </w:div>
        <w:div w:id="1054620809">
          <w:marLeft w:val="640"/>
          <w:marRight w:val="0"/>
          <w:marTop w:val="0"/>
          <w:marBottom w:val="0"/>
          <w:divBdr>
            <w:top w:val="none" w:sz="0" w:space="0" w:color="auto"/>
            <w:left w:val="none" w:sz="0" w:space="0" w:color="auto"/>
            <w:bottom w:val="none" w:sz="0" w:space="0" w:color="auto"/>
            <w:right w:val="none" w:sz="0" w:space="0" w:color="auto"/>
          </w:divBdr>
        </w:div>
        <w:div w:id="1801728526">
          <w:marLeft w:val="640"/>
          <w:marRight w:val="0"/>
          <w:marTop w:val="0"/>
          <w:marBottom w:val="0"/>
          <w:divBdr>
            <w:top w:val="none" w:sz="0" w:space="0" w:color="auto"/>
            <w:left w:val="none" w:sz="0" w:space="0" w:color="auto"/>
            <w:bottom w:val="none" w:sz="0" w:space="0" w:color="auto"/>
            <w:right w:val="none" w:sz="0" w:space="0" w:color="auto"/>
          </w:divBdr>
        </w:div>
        <w:div w:id="1725327485">
          <w:marLeft w:val="640"/>
          <w:marRight w:val="0"/>
          <w:marTop w:val="0"/>
          <w:marBottom w:val="0"/>
          <w:divBdr>
            <w:top w:val="none" w:sz="0" w:space="0" w:color="auto"/>
            <w:left w:val="none" w:sz="0" w:space="0" w:color="auto"/>
            <w:bottom w:val="none" w:sz="0" w:space="0" w:color="auto"/>
            <w:right w:val="none" w:sz="0" w:space="0" w:color="auto"/>
          </w:divBdr>
        </w:div>
        <w:div w:id="681856290">
          <w:marLeft w:val="640"/>
          <w:marRight w:val="0"/>
          <w:marTop w:val="0"/>
          <w:marBottom w:val="0"/>
          <w:divBdr>
            <w:top w:val="none" w:sz="0" w:space="0" w:color="auto"/>
            <w:left w:val="none" w:sz="0" w:space="0" w:color="auto"/>
            <w:bottom w:val="none" w:sz="0" w:space="0" w:color="auto"/>
            <w:right w:val="none" w:sz="0" w:space="0" w:color="auto"/>
          </w:divBdr>
        </w:div>
        <w:div w:id="684794529">
          <w:marLeft w:val="640"/>
          <w:marRight w:val="0"/>
          <w:marTop w:val="0"/>
          <w:marBottom w:val="0"/>
          <w:divBdr>
            <w:top w:val="none" w:sz="0" w:space="0" w:color="auto"/>
            <w:left w:val="none" w:sz="0" w:space="0" w:color="auto"/>
            <w:bottom w:val="none" w:sz="0" w:space="0" w:color="auto"/>
            <w:right w:val="none" w:sz="0" w:space="0" w:color="auto"/>
          </w:divBdr>
        </w:div>
        <w:div w:id="375931312">
          <w:marLeft w:val="640"/>
          <w:marRight w:val="0"/>
          <w:marTop w:val="0"/>
          <w:marBottom w:val="0"/>
          <w:divBdr>
            <w:top w:val="none" w:sz="0" w:space="0" w:color="auto"/>
            <w:left w:val="none" w:sz="0" w:space="0" w:color="auto"/>
            <w:bottom w:val="none" w:sz="0" w:space="0" w:color="auto"/>
            <w:right w:val="none" w:sz="0" w:space="0" w:color="auto"/>
          </w:divBdr>
        </w:div>
        <w:div w:id="623541828">
          <w:marLeft w:val="640"/>
          <w:marRight w:val="0"/>
          <w:marTop w:val="0"/>
          <w:marBottom w:val="0"/>
          <w:divBdr>
            <w:top w:val="none" w:sz="0" w:space="0" w:color="auto"/>
            <w:left w:val="none" w:sz="0" w:space="0" w:color="auto"/>
            <w:bottom w:val="none" w:sz="0" w:space="0" w:color="auto"/>
            <w:right w:val="none" w:sz="0" w:space="0" w:color="auto"/>
          </w:divBdr>
        </w:div>
        <w:div w:id="669790903">
          <w:marLeft w:val="640"/>
          <w:marRight w:val="0"/>
          <w:marTop w:val="0"/>
          <w:marBottom w:val="0"/>
          <w:divBdr>
            <w:top w:val="none" w:sz="0" w:space="0" w:color="auto"/>
            <w:left w:val="none" w:sz="0" w:space="0" w:color="auto"/>
            <w:bottom w:val="none" w:sz="0" w:space="0" w:color="auto"/>
            <w:right w:val="none" w:sz="0" w:space="0" w:color="auto"/>
          </w:divBdr>
        </w:div>
        <w:div w:id="939071770">
          <w:marLeft w:val="640"/>
          <w:marRight w:val="0"/>
          <w:marTop w:val="0"/>
          <w:marBottom w:val="0"/>
          <w:divBdr>
            <w:top w:val="none" w:sz="0" w:space="0" w:color="auto"/>
            <w:left w:val="none" w:sz="0" w:space="0" w:color="auto"/>
            <w:bottom w:val="none" w:sz="0" w:space="0" w:color="auto"/>
            <w:right w:val="none" w:sz="0" w:space="0" w:color="auto"/>
          </w:divBdr>
        </w:div>
        <w:div w:id="68044560">
          <w:marLeft w:val="640"/>
          <w:marRight w:val="0"/>
          <w:marTop w:val="0"/>
          <w:marBottom w:val="0"/>
          <w:divBdr>
            <w:top w:val="none" w:sz="0" w:space="0" w:color="auto"/>
            <w:left w:val="none" w:sz="0" w:space="0" w:color="auto"/>
            <w:bottom w:val="none" w:sz="0" w:space="0" w:color="auto"/>
            <w:right w:val="none" w:sz="0" w:space="0" w:color="auto"/>
          </w:divBdr>
        </w:div>
        <w:div w:id="1218398419">
          <w:marLeft w:val="640"/>
          <w:marRight w:val="0"/>
          <w:marTop w:val="0"/>
          <w:marBottom w:val="0"/>
          <w:divBdr>
            <w:top w:val="none" w:sz="0" w:space="0" w:color="auto"/>
            <w:left w:val="none" w:sz="0" w:space="0" w:color="auto"/>
            <w:bottom w:val="none" w:sz="0" w:space="0" w:color="auto"/>
            <w:right w:val="none" w:sz="0" w:space="0" w:color="auto"/>
          </w:divBdr>
        </w:div>
        <w:div w:id="1519388759">
          <w:marLeft w:val="640"/>
          <w:marRight w:val="0"/>
          <w:marTop w:val="0"/>
          <w:marBottom w:val="0"/>
          <w:divBdr>
            <w:top w:val="none" w:sz="0" w:space="0" w:color="auto"/>
            <w:left w:val="none" w:sz="0" w:space="0" w:color="auto"/>
            <w:bottom w:val="none" w:sz="0" w:space="0" w:color="auto"/>
            <w:right w:val="none" w:sz="0" w:space="0" w:color="auto"/>
          </w:divBdr>
        </w:div>
        <w:div w:id="2104758033">
          <w:marLeft w:val="640"/>
          <w:marRight w:val="0"/>
          <w:marTop w:val="0"/>
          <w:marBottom w:val="0"/>
          <w:divBdr>
            <w:top w:val="none" w:sz="0" w:space="0" w:color="auto"/>
            <w:left w:val="none" w:sz="0" w:space="0" w:color="auto"/>
            <w:bottom w:val="none" w:sz="0" w:space="0" w:color="auto"/>
            <w:right w:val="none" w:sz="0" w:space="0" w:color="auto"/>
          </w:divBdr>
        </w:div>
        <w:div w:id="261498456">
          <w:marLeft w:val="640"/>
          <w:marRight w:val="0"/>
          <w:marTop w:val="0"/>
          <w:marBottom w:val="0"/>
          <w:divBdr>
            <w:top w:val="none" w:sz="0" w:space="0" w:color="auto"/>
            <w:left w:val="none" w:sz="0" w:space="0" w:color="auto"/>
            <w:bottom w:val="none" w:sz="0" w:space="0" w:color="auto"/>
            <w:right w:val="none" w:sz="0" w:space="0" w:color="auto"/>
          </w:divBdr>
        </w:div>
        <w:div w:id="344675082">
          <w:marLeft w:val="640"/>
          <w:marRight w:val="0"/>
          <w:marTop w:val="0"/>
          <w:marBottom w:val="0"/>
          <w:divBdr>
            <w:top w:val="none" w:sz="0" w:space="0" w:color="auto"/>
            <w:left w:val="none" w:sz="0" w:space="0" w:color="auto"/>
            <w:bottom w:val="none" w:sz="0" w:space="0" w:color="auto"/>
            <w:right w:val="none" w:sz="0" w:space="0" w:color="auto"/>
          </w:divBdr>
        </w:div>
        <w:div w:id="1061175393">
          <w:marLeft w:val="640"/>
          <w:marRight w:val="0"/>
          <w:marTop w:val="0"/>
          <w:marBottom w:val="0"/>
          <w:divBdr>
            <w:top w:val="none" w:sz="0" w:space="0" w:color="auto"/>
            <w:left w:val="none" w:sz="0" w:space="0" w:color="auto"/>
            <w:bottom w:val="none" w:sz="0" w:space="0" w:color="auto"/>
            <w:right w:val="none" w:sz="0" w:space="0" w:color="auto"/>
          </w:divBdr>
        </w:div>
        <w:div w:id="1984850102">
          <w:marLeft w:val="640"/>
          <w:marRight w:val="0"/>
          <w:marTop w:val="0"/>
          <w:marBottom w:val="0"/>
          <w:divBdr>
            <w:top w:val="none" w:sz="0" w:space="0" w:color="auto"/>
            <w:left w:val="none" w:sz="0" w:space="0" w:color="auto"/>
            <w:bottom w:val="none" w:sz="0" w:space="0" w:color="auto"/>
            <w:right w:val="none" w:sz="0" w:space="0" w:color="auto"/>
          </w:divBdr>
        </w:div>
        <w:div w:id="1156189026">
          <w:marLeft w:val="640"/>
          <w:marRight w:val="0"/>
          <w:marTop w:val="0"/>
          <w:marBottom w:val="0"/>
          <w:divBdr>
            <w:top w:val="none" w:sz="0" w:space="0" w:color="auto"/>
            <w:left w:val="none" w:sz="0" w:space="0" w:color="auto"/>
            <w:bottom w:val="none" w:sz="0" w:space="0" w:color="auto"/>
            <w:right w:val="none" w:sz="0" w:space="0" w:color="auto"/>
          </w:divBdr>
        </w:div>
        <w:div w:id="1183476607">
          <w:marLeft w:val="640"/>
          <w:marRight w:val="0"/>
          <w:marTop w:val="0"/>
          <w:marBottom w:val="0"/>
          <w:divBdr>
            <w:top w:val="none" w:sz="0" w:space="0" w:color="auto"/>
            <w:left w:val="none" w:sz="0" w:space="0" w:color="auto"/>
            <w:bottom w:val="none" w:sz="0" w:space="0" w:color="auto"/>
            <w:right w:val="none" w:sz="0" w:space="0" w:color="auto"/>
          </w:divBdr>
        </w:div>
        <w:div w:id="440565615">
          <w:marLeft w:val="640"/>
          <w:marRight w:val="0"/>
          <w:marTop w:val="0"/>
          <w:marBottom w:val="0"/>
          <w:divBdr>
            <w:top w:val="none" w:sz="0" w:space="0" w:color="auto"/>
            <w:left w:val="none" w:sz="0" w:space="0" w:color="auto"/>
            <w:bottom w:val="none" w:sz="0" w:space="0" w:color="auto"/>
            <w:right w:val="none" w:sz="0" w:space="0" w:color="auto"/>
          </w:divBdr>
        </w:div>
        <w:div w:id="36901216">
          <w:marLeft w:val="640"/>
          <w:marRight w:val="0"/>
          <w:marTop w:val="0"/>
          <w:marBottom w:val="0"/>
          <w:divBdr>
            <w:top w:val="none" w:sz="0" w:space="0" w:color="auto"/>
            <w:left w:val="none" w:sz="0" w:space="0" w:color="auto"/>
            <w:bottom w:val="none" w:sz="0" w:space="0" w:color="auto"/>
            <w:right w:val="none" w:sz="0" w:space="0" w:color="auto"/>
          </w:divBdr>
        </w:div>
        <w:div w:id="574974069">
          <w:marLeft w:val="640"/>
          <w:marRight w:val="0"/>
          <w:marTop w:val="0"/>
          <w:marBottom w:val="0"/>
          <w:divBdr>
            <w:top w:val="none" w:sz="0" w:space="0" w:color="auto"/>
            <w:left w:val="none" w:sz="0" w:space="0" w:color="auto"/>
            <w:bottom w:val="none" w:sz="0" w:space="0" w:color="auto"/>
            <w:right w:val="none" w:sz="0" w:space="0" w:color="auto"/>
          </w:divBdr>
        </w:div>
        <w:div w:id="2034962774">
          <w:marLeft w:val="640"/>
          <w:marRight w:val="0"/>
          <w:marTop w:val="0"/>
          <w:marBottom w:val="0"/>
          <w:divBdr>
            <w:top w:val="none" w:sz="0" w:space="0" w:color="auto"/>
            <w:left w:val="none" w:sz="0" w:space="0" w:color="auto"/>
            <w:bottom w:val="none" w:sz="0" w:space="0" w:color="auto"/>
            <w:right w:val="none" w:sz="0" w:space="0" w:color="auto"/>
          </w:divBdr>
        </w:div>
        <w:div w:id="228418118">
          <w:marLeft w:val="640"/>
          <w:marRight w:val="0"/>
          <w:marTop w:val="0"/>
          <w:marBottom w:val="0"/>
          <w:divBdr>
            <w:top w:val="none" w:sz="0" w:space="0" w:color="auto"/>
            <w:left w:val="none" w:sz="0" w:space="0" w:color="auto"/>
            <w:bottom w:val="none" w:sz="0" w:space="0" w:color="auto"/>
            <w:right w:val="none" w:sz="0" w:space="0" w:color="auto"/>
          </w:divBdr>
        </w:div>
        <w:div w:id="783771341">
          <w:marLeft w:val="640"/>
          <w:marRight w:val="0"/>
          <w:marTop w:val="0"/>
          <w:marBottom w:val="0"/>
          <w:divBdr>
            <w:top w:val="none" w:sz="0" w:space="0" w:color="auto"/>
            <w:left w:val="none" w:sz="0" w:space="0" w:color="auto"/>
            <w:bottom w:val="none" w:sz="0" w:space="0" w:color="auto"/>
            <w:right w:val="none" w:sz="0" w:space="0" w:color="auto"/>
          </w:divBdr>
        </w:div>
        <w:div w:id="1549611884">
          <w:marLeft w:val="640"/>
          <w:marRight w:val="0"/>
          <w:marTop w:val="0"/>
          <w:marBottom w:val="0"/>
          <w:divBdr>
            <w:top w:val="none" w:sz="0" w:space="0" w:color="auto"/>
            <w:left w:val="none" w:sz="0" w:space="0" w:color="auto"/>
            <w:bottom w:val="none" w:sz="0" w:space="0" w:color="auto"/>
            <w:right w:val="none" w:sz="0" w:space="0" w:color="auto"/>
          </w:divBdr>
        </w:div>
        <w:div w:id="1316644483">
          <w:marLeft w:val="640"/>
          <w:marRight w:val="0"/>
          <w:marTop w:val="0"/>
          <w:marBottom w:val="0"/>
          <w:divBdr>
            <w:top w:val="none" w:sz="0" w:space="0" w:color="auto"/>
            <w:left w:val="none" w:sz="0" w:space="0" w:color="auto"/>
            <w:bottom w:val="none" w:sz="0" w:space="0" w:color="auto"/>
            <w:right w:val="none" w:sz="0" w:space="0" w:color="auto"/>
          </w:divBdr>
        </w:div>
        <w:div w:id="1459833076">
          <w:marLeft w:val="640"/>
          <w:marRight w:val="0"/>
          <w:marTop w:val="0"/>
          <w:marBottom w:val="0"/>
          <w:divBdr>
            <w:top w:val="none" w:sz="0" w:space="0" w:color="auto"/>
            <w:left w:val="none" w:sz="0" w:space="0" w:color="auto"/>
            <w:bottom w:val="none" w:sz="0" w:space="0" w:color="auto"/>
            <w:right w:val="none" w:sz="0" w:space="0" w:color="auto"/>
          </w:divBdr>
        </w:div>
        <w:div w:id="1696465534">
          <w:marLeft w:val="640"/>
          <w:marRight w:val="0"/>
          <w:marTop w:val="0"/>
          <w:marBottom w:val="0"/>
          <w:divBdr>
            <w:top w:val="none" w:sz="0" w:space="0" w:color="auto"/>
            <w:left w:val="none" w:sz="0" w:space="0" w:color="auto"/>
            <w:bottom w:val="none" w:sz="0" w:space="0" w:color="auto"/>
            <w:right w:val="none" w:sz="0" w:space="0" w:color="auto"/>
          </w:divBdr>
        </w:div>
        <w:div w:id="725957262">
          <w:marLeft w:val="640"/>
          <w:marRight w:val="0"/>
          <w:marTop w:val="0"/>
          <w:marBottom w:val="0"/>
          <w:divBdr>
            <w:top w:val="none" w:sz="0" w:space="0" w:color="auto"/>
            <w:left w:val="none" w:sz="0" w:space="0" w:color="auto"/>
            <w:bottom w:val="none" w:sz="0" w:space="0" w:color="auto"/>
            <w:right w:val="none" w:sz="0" w:space="0" w:color="auto"/>
          </w:divBdr>
        </w:div>
        <w:div w:id="2112970006">
          <w:marLeft w:val="640"/>
          <w:marRight w:val="0"/>
          <w:marTop w:val="0"/>
          <w:marBottom w:val="0"/>
          <w:divBdr>
            <w:top w:val="none" w:sz="0" w:space="0" w:color="auto"/>
            <w:left w:val="none" w:sz="0" w:space="0" w:color="auto"/>
            <w:bottom w:val="none" w:sz="0" w:space="0" w:color="auto"/>
            <w:right w:val="none" w:sz="0" w:space="0" w:color="auto"/>
          </w:divBdr>
        </w:div>
        <w:div w:id="800073673">
          <w:marLeft w:val="640"/>
          <w:marRight w:val="0"/>
          <w:marTop w:val="0"/>
          <w:marBottom w:val="0"/>
          <w:divBdr>
            <w:top w:val="none" w:sz="0" w:space="0" w:color="auto"/>
            <w:left w:val="none" w:sz="0" w:space="0" w:color="auto"/>
            <w:bottom w:val="none" w:sz="0" w:space="0" w:color="auto"/>
            <w:right w:val="none" w:sz="0" w:space="0" w:color="auto"/>
          </w:divBdr>
        </w:div>
        <w:div w:id="1385300826">
          <w:marLeft w:val="640"/>
          <w:marRight w:val="0"/>
          <w:marTop w:val="0"/>
          <w:marBottom w:val="0"/>
          <w:divBdr>
            <w:top w:val="none" w:sz="0" w:space="0" w:color="auto"/>
            <w:left w:val="none" w:sz="0" w:space="0" w:color="auto"/>
            <w:bottom w:val="none" w:sz="0" w:space="0" w:color="auto"/>
            <w:right w:val="none" w:sz="0" w:space="0" w:color="auto"/>
          </w:divBdr>
        </w:div>
        <w:div w:id="733049799">
          <w:marLeft w:val="640"/>
          <w:marRight w:val="0"/>
          <w:marTop w:val="0"/>
          <w:marBottom w:val="0"/>
          <w:divBdr>
            <w:top w:val="none" w:sz="0" w:space="0" w:color="auto"/>
            <w:left w:val="none" w:sz="0" w:space="0" w:color="auto"/>
            <w:bottom w:val="none" w:sz="0" w:space="0" w:color="auto"/>
            <w:right w:val="none" w:sz="0" w:space="0" w:color="auto"/>
          </w:divBdr>
        </w:div>
        <w:div w:id="1217623199">
          <w:marLeft w:val="640"/>
          <w:marRight w:val="0"/>
          <w:marTop w:val="0"/>
          <w:marBottom w:val="0"/>
          <w:divBdr>
            <w:top w:val="none" w:sz="0" w:space="0" w:color="auto"/>
            <w:left w:val="none" w:sz="0" w:space="0" w:color="auto"/>
            <w:bottom w:val="none" w:sz="0" w:space="0" w:color="auto"/>
            <w:right w:val="none" w:sz="0" w:space="0" w:color="auto"/>
          </w:divBdr>
        </w:div>
        <w:div w:id="338964705">
          <w:marLeft w:val="640"/>
          <w:marRight w:val="0"/>
          <w:marTop w:val="0"/>
          <w:marBottom w:val="0"/>
          <w:divBdr>
            <w:top w:val="none" w:sz="0" w:space="0" w:color="auto"/>
            <w:left w:val="none" w:sz="0" w:space="0" w:color="auto"/>
            <w:bottom w:val="none" w:sz="0" w:space="0" w:color="auto"/>
            <w:right w:val="none" w:sz="0" w:space="0" w:color="auto"/>
          </w:divBdr>
        </w:div>
        <w:div w:id="1262957091">
          <w:marLeft w:val="640"/>
          <w:marRight w:val="0"/>
          <w:marTop w:val="0"/>
          <w:marBottom w:val="0"/>
          <w:divBdr>
            <w:top w:val="none" w:sz="0" w:space="0" w:color="auto"/>
            <w:left w:val="none" w:sz="0" w:space="0" w:color="auto"/>
            <w:bottom w:val="none" w:sz="0" w:space="0" w:color="auto"/>
            <w:right w:val="none" w:sz="0" w:space="0" w:color="auto"/>
          </w:divBdr>
        </w:div>
        <w:div w:id="2080204375">
          <w:marLeft w:val="640"/>
          <w:marRight w:val="0"/>
          <w:marTop w:val="0"/>
          <w:marBottom w:val="0"/>
          <w:divBdr>
            <w:top w:val="none" w:sz="0" w:space="0" w:color="auto"/>
            <w:left w:val="none" w:sz="0" w:space="0" w:color="auto"/>
            <w:bottom w:val="none" w:sz="0" w:space="0" w:color="auto"/>
            <w:right w:val="none" w:sz="0" w:space="0" w:color="auto"/>
          </w:divBdr>
        </w:div>
        <w:div w:id="1286083904">
          <w:marLeft w:val="640"/>
          <w:marRight w:val="0"/>
          <w:marTop w:val="0"/>
          <w:marBottom w:val="0"/>
          <w:divBdr>
            <w:top w:val="none" w:sz="0" w:space="0" w:color="auto"/>
            <w:left w:val="none" w:sz="0" w:space="0" w:color="auto"/>
            <w:bottom w:val="none" w:sz="0" w:space="0" w:color="auto"/>
            <w:right w:val="none" w:sz="0" w:space="0" w:color="auto"/>
          </w:divBdr>
        </w:div>
        <w:div w:id="1188985729">
          <w:marLeft w:val="640"/>
          <w:marRight w:val="0"/>
          <w:marTop w:val="0"/>
          <w:marBottom w:val="0"/>
          <w:divBdr>
            <w:top w:val="none" w:sz="0" w:space="0" w:color="auto"/>
            <w:left w:val="none" w:sz="0" w:space="0" w:color="auto"/>
            <w:bottom w:val="none" w:sz="0" w:space="0" w:color="auto"/>
            <w:right w:val="none" w:sz="0" w:space="0" w:color="auto"/>
          </w:divBdr>
        </w:div>
        <w:div w:id="933787392">
          <w:marLeft w:val="640"/>
          <w:marRight w:val="0"/>
          <w:marTop w:val="0"/>
          <w:marBottom w:val="0"/>
          <w:divBdr>
            <w:top w:val="none" w:sz="0" w:space="0" w:color="auto"/>
            <w:left w:val="none" w:sz="0" w:space="0" w:color="auto"/>
            <w:bottom w:val="none" w:sz="0" w:space="0" w:color="auto"/>
            <w:right w:val="none" w:sz="0" w:space="0" w:color="auto"/>
          </w:divBdr>
        </w:div>
        <w:div w:id="1973247028">
          <w:marLeft w:val="640"/>
          <w:marRight w:val="0"/>
          <w:marTop w:val="0"/>
          <w:marBottom w:val="0"/>
          <w:divBdr>
            <w:top w:val="none" w:sz="0" w:space="0" w:color="auto"/>
            <w:left w:val="none" w:sz="0" w:space="0" w:color="auto"/>
            <w:bottom w:val="none" w:sz="0" w:space="0" w:color="auto"/>
            <w:right w:val="none" w:sz="0" w:space="0" w:color="auto"/>
          </w:divBdr>
        </w:div>
        <w:div w:id="1456170749">
          <w:marLeft w:val="640"/>
          <w:marRight w:val="0"/>
          <w:marTop w:val="0"/>
          <w:marBottom w:val="0"/>
          <w:divBdr>
            <w:top w:val="none" w:sz="0" w:space="0" w:color="auto"/>
            <w:left w:val="none" w:sz="0" w:space="0" w:color="auto"/>
            <w:bottom w:val="none" w:sz="0" w:space="0" w:color="auto"/>
            <w:right w:val="none" w:sz="0" w:space="0" w:color="auto"/>
          </w:divBdr>
        </w:div>
        <w:div w:id="246304645">
          <w:marLeft w:val="640"/>
          <w:marRight w:val="0"/>
          <w:marTop w:val="0"/>
          <w:marBottom w:val="0"/>
          <w:divBdr>
            <w:top w:val="none" w:sz="0" w:space="0" w:color="auto"/>
            <w:left w:val="none" w:sz="0" w:space="0" w:color="auto"/>
            <w:bottom w:val="none" w:sz="0" w:space="0" w:color="auto"/>
            <w:right w:val="none" w:sz="0" w:space="0" w:color="auto"/>
          </w:divBdr>
        </w:div>
        <w:div w:id="1043138850">
          <w:marLeft w:val="640"/>
          <w:marRight w:val="0"/>
          <w:marTop w:val="0"/>
          <w:marBottom w:val="0"/>
          <w:divBdr>
            <w:top w:val="none" w:sz="0" w:space="0" w:color="auto"/>
            <w:left w:val="none" w:sz="0" w:space="0" w:color="auto"/>
            <w:bottom w:val="none" w:sz="0" w:space="0" w:color="auto"/>
            <w:right w:val="none" w:sz="0" w:space="0" w:color="auto"/>
          </w:divBdr>
        </w:div>
        <w:div w:id="1762142332">
          <w:marLeft w:val="640"/>
          <w:marRight w:val="0"/>
          <w:marTop w:val="0"/>
          <w:marBottom w:val="0"/>
          <w:divBdr>
            <w:top w:val="none" w:sz="0" w:space="0" w:color="auto"/>
            <w:left w:val="none" w:sz="0" w:space="0" w:color="auto"/>
            <w:bottom w:val="none" w:sz="0" w:space="0" w:color="auto"/>
            <w:right w:val="none" w:sz="0" w:space="0" w:color="auto"/>
          </w:divBdr>
        </w:div>
        <w:div w:id="777798946">
          <w:marLeft w:val="640"/>
          <w:marRight w:val="0"/>
          <w:marTop w:val="0"/>
          <w:marBottom w:val="0"/>
          <w:divBdr>
            <w:top w:val="none" w:sz="0" w:space="0" w:color="auto"/>
            <w:left w:val="none" w:sz="0" w:space="0" w:color="auto"/>
            <w:bottom w:val="none" w:sz="0" w:space="0" w:color="auto"/>
            <w:right w:val="none" w:sz="0" w:space="0" w:color="auto"/>
          </w:divBdr>
        </w:div>
        <w:div w:id="1211842489">
          <w:marLeft w:val="640"/>
          <w:marRight w:val="0"/>
          <w:marTop w:val="0"/>
          <w:marBottom w:val="0"/>
          <w:divBdr>
            <w:top w:val="none" w:sz="0" w:space="0" w:color="auto"/>
            <w:left w:val="none" w:sz="0" w:space="0" w:color="auto"/>
            <w:bottom w:val="none" w:sz="0" w:space="0" w:color="auto"/>
            <w:right w:val="none" w:sz="0" w:space="0" w:color="auto"/>
          </w:divBdr>
        </w:div>
        <w:div w:id="741758917">
          <w:marLeft w:val="640"/>
          <w:marRight w:val="0"/>
          <w:marTop w:val="0"/>
          <w:marBottom w:val="0"/>
          <w:divBdr>
            <w:top w:val="none" w:sz="0" w:space="0" w:color="auto"/>
            <w:left w:val="none" w:sz="0" w:space="0" w:color="auto"/>
            <w:bottom w:val="none" w:sz="0" w:space="0" w:color="auto"/>
            <w:right w:val="none" w:sz="0" w:space="0" w:color="auto"/>
          </w:divBdr>
        </w:div>
        <w:div w:id="921984468">
          <w:marLeft w:val="640"/>
          <w:marRight w:val="0"/>
          <w:marTop w:val="0"/>
          <w:marBottom w:val="0"/>
          <w:divBdr>
            <w:top w:val="none" w:sz="0" w:space="0" w:color="auto"/>
            <w:left w:val="none" w:sz="0" w:space="0" w:color="auto"/>
            <w:bottom w:val="none" w:sz="0" w:space="0" w:color="auto"/>
            <w:right w:val="none" w:sz="0" w:space="0" w:color="auto"/>
          </w:divBdr>
        </w:div>
        <w:div w:id="878977199">
          <w:marLeft w:val="640"/>
          <w:marRight w:val="0"/>
          <w:marTop w:val="0"/>
          <w:marBottom w:val="0"/>
          <w:divBdr>
            <w:top w:val="none" w:sz="0" w:space="0" w:color="auto"/>
            <w:left w:val="none" w:sz="0" w:space="0" w:color="auto"/>
            <w:bottom w:val="none" w:sz="0" w:space="0" w:color="auto"/>
            <w:right w:val="none" w:sz="0" w:space="0" w:color="auto"/>
          </w:divBdr>
        </w:div>
        <w:div w:id="1811239558">
          <w:marLeft w:val="640"/>
          <w:marRight w:val="0"/>
          <w:marTop w:val="0"/>
          <w:marBottom w:val="0"/>
          <w:divBdr>
            <w:top w:val="none" w:sz="0" w:space="0" w:color="auto"/>
            <w:left w:val="none" w:sz="0" w:space="0" w:color="auto"/>
            <w:bottom w:val="none" w:sz="0" w:space="0" w:color="auto"/>
            <w:right w:val="none" w:sz="0" w:space="0" w:color="auto"/>
          </w:divBdr>
        </w:div>
        <w:div w:id="114061595">
          <w:marLeft w:val="640"/>
          <w:marRight w:val="0"/>
          <w:marTop w:val="0"/>
          <w:marBottom w:val="0"/>
          <w:divBdr>
            <w:top w:val="none" w:sz="0" w:space="0" w:color="auto"/>
            <w:left w:val="none" w:sz="0" w:space="0" w:color="auto"/>
            <w:bottom w:val="none" w:sz="0" w:space="0" w:color="auto"/>
            <w:right w:val="none" w:sz="0" w:space="0" w:color="auto"/>
          </w:divBdr>
        </w:div>
        <w:div w:id="980160048">
          <w:marLeft w:val="640"/>
          <w:marRight w:val="0"/>
          <w:marTop w:val="0"/>
          <w:marBottom w:val="0"/>
          <w:divBdr>
            <w:top w:val="none" w:sz="0" w:space="0" w:color="auto"/>
            <w:left w:val="none" w:sz="0" w:space="0" w:color="auto"/>
            <w:bottom w:val="none" w:sz="0" w:space="0" w:color="auto"/>
            <w:right w:val="none" w:sz="0" w:space="0" w:color="auto"/>
          </w:divBdr>
        </w:div>
        <w:div w:id="1295719074">
          <w:marLeft w:val="640"/>
          <w:marRight w:val="0"/>
          <w:marTop w:val="0"/>
          <w:marBottom w:val="0"/>
          <w:divBdr>
            <w:top w:val="none" w:sz="0" w:space="0" w:color="auto"/>
            <w:left w:val="none" w:sz="0" w:space="0" w:color="auto"/>
            <w:bottom w:val="none" w:sz="0" w:space="0" w:color="auto"/>
            <w:right w:val="none" w:sz="0" w:space="0" w:color="auto"/>
          </w:divBdr>
        </w:div>
        <w:div w:id="914127638">
          <w:marLeft w:val="640"/>
          <w:marRight w:val="0"/>
          <w:marTop w:val="0"/>
          <w:marBottom w:val="0"/>
          <w:divBdr>
            <w:top w:val="none" w:sz="0" w:space="0" w:color="auto"/>
            <w:left w:val="none" w:sz="0" w:space="0" w:color="auto"/>
            <w:bottom w:val="none" w:sz="0" w:space="0" w:color="auto"/>
            <w:right w:val="none" w:sz="0" w:space="0" w:color="auto"/>
          </w:divBdr>
        </w:div>
        <w:div w:id="810291440">
          <w:marLeft w:val="640"/>
          <w:marRight w:val="0"/>
          <w:marTop w:val="0"/>
          <w:marBottom w:val="0"/>
          <w:divBdr>
            <w:top w:val="none" w:sz="0" w:space="0" w:color="auto"/>
            <w:left w:val="none" w:sz="0" w:space="0" w:color="auto"/>
            <w:bottom w:val="none" w:sz="0" w:space="0" w:color="auto"/>
            <w:right w:val="none" w:sz="0" w:space="0" w:color="auto"/>
          </w:divBdr>
        </w:div>
        <w:div w:id="1668171173">
          <w:marLeft w:val="640"/>
          <w:marRight w:val="0"/>
          <w:marTop w:val="0"/>
          <w:marBottom w:val="0"/>
          <w:divBdr>
            <w:top w:val="none" w:sz="0" w:space="0" w:color="auto"/>
            <w:left w:val="none" w:sz="0" w:space="0" w:color="auto"/>
            <w:bottom w:val="none" w:sz="0" w:space="0" w:color="auto"/>
            <w:right w:val="none" w:sz="0" w:space="0" w:color="auto"/>
          </w:divBdr>
        </w:div>
        <w:div w:id="1586457420">
          <w:marLeft w:val="640"/>
          <w:marRight w:val="0"/>
          <w:marTop w:val="0"/>
          <w:marBottom w:val="0"/>
          <w:divBdr>
            <w:top w:val="none" w:sz="0" w:space="0" w:color="auto"/>
            <w:left w:val="none" w:sz="0" w:space="0" w:color="auto"/>
            <w:bottom w:val="none" w:sz="0" w:space="0" w:color="auto"/>
            <w:right w:val="none" w:sz="0" w:space="0" w:color="auto"/>
          </w:divBdr>
        </w:div>
        <w:div w:id="1792748102">
          <w:marLeft w:val="640"/>
          <w:marRight w:val="0"/>
          <w:marTop w:val="0"/>
          <w:marBottom w:val="0"/>
          <w:divBdr>
            <w:top w:val="none" w:sz="0" w:space="0" w:color="auto"/>
            <w:left w:val="none" w:sz="0" w:space="0" w:color="auto"/>
            <w:bottom w:val="none" w:sz="0" w:space="0" w:color="auto"/>
            <w:right w:val="none" w:sz="0" w:space="0" w:color="auto"/>
          </w:divBdr>
        </w:div>
        <w:div w:id="1609310913">
          <w:marLeft w:val="640"/>
          <w:marRight w:val="0"/>
          <w:marTop w:val="0"/>
          <w:marBottom w:val="0"/>
          <w:divBdr>
            <w:top w:val="none" w:sz="0" w:space="0" w:color="auto"/>
            <w:left w:val="none" w:sz="0" w:space="0" w:color="auto"/>
            <w:bottom w:val="none" w:sz="0" w:space="0" w:color="auto"/>
            <w:right w:val="none" w:sz="0" w:space="0" w:color="auto"/>
          </w:divBdr>
        </w:div>
        <w:div w:id="1339313194">
          <w:marLeft w:val="640"/>
          <w:marRight w:val="0"/>
          <w:marTop w:val="0"/>
          <w:marBottom w:val="0"/>
          <w:divBdr>
            <w:top w:val="none" w:sz="0" w:space="0" w:color="auto"/>
            <w:left w:val="none" w:sz="0" w:space="0" w:color="auto"/>
            <w:bottom w:val="none" w:sz="0" w:space="0" w:color="auto"/>
            <w:right w:val="none" w:sz="0" w:space="0" w:color="auto"/>
          </w:divBdr>
        </w:div>
        <w:div w:id="2032489996">
          <w:marLeft w:val="640"/>
          <w:marRight w:val="0"/>
          <w:marTop w:val="0"/>
          <w:marBottom w:val="0"/>
          <w:divBdr>
            <w:top w:val="none" w:sz="0" w:space="0" w:color="auto"/>
            <w:left w:val="none" w:sz="0" w:space="0" w:color="auto"/>
            <w:bottom w:val="none" w:sz="0" w:space="0" w:color="auto"/>
            <w:right w:val="none" w:sz="0" w:space="0" w:color="auto"/>
          </w:divBdr>
        </w:div>
      </w:divsChild>
    </w:div>
    <w:div w:id="1054816524">
      <w:bodyDiv w:val="1"/>
      <w:marLeft w:val="0"/>
      <w:marRight w:val="0"/>
      <w:marTop w:val="0"/>
      <w:marBottom w:val="0"/>
      <w:divBdr>
        <w:top w:val="none" w:sz="0" w:space="0" w:color="auto"/>
        <w:left w:val="none" w:sz="0" w:space="0" w:color="auto"/>
        <w:bottom w:val="none" w:sz="0" w:space="0" w:color="auto"/>
        <w:right w:val="none" w:sz="0" w:space="0" w:color="auto"/>
      </w:divBdr>
    </w:div>
    <w:div w:id="1055161663">
      <w:bodyDiv w:val="1"/>
      <w:marLeft w:val="0"/>
      <w:marRight w:val="0"/>
      <w:marTop w:val="0"/>
      <w:marBottom w:val="0"/>
      <w:divBdr>
        <w:top w:val="none" w:sz="0" w:space="0" w:color="auto"/>
        <w:left w:val="none" w:sz="0" w:space="0" w:color="auto"/>
        <w:bottom w:val="none" w:sz="0" w:space="0" w:color="auto"/>
        <w:right w:val="none" w:sz="0" w:space="0" w:color="auto"/>
      </w:divBdr>
    </w:div>
    <w:div w:id="1055620631">
      <w:bodyDiv w:val="1"/>
      <w:marLeft w:val="0"/>
      <w:marRight w:val="0"/>
      <w:marTop w:val="0"/>
      <w:marBottom w:val="0"/>
      <w:divBdr>
        <w:top w:val="none" w:sz="0" w:space="0" w:color="auto"/>
        <w:left w:val="none" w:sz="0" w:space="0" w:color="auto"/>
        <w:bottom w:val="none" w:sz="0" w:space="0" w:color="auto"/>
        <w:right w:val="none" w:sz="0" w:space="0" w:color="auto"/>
      </w:divBdr>
    </w:div>
    <w:div w:id="1055735078">
      <w:bodyDiv w:val="1"/>
      <w:marLeft w:val="0"/>
      <w:marRight w:val="0"/>
      <w:marTop w:val="0"/>
      <w:marBottom w:val="0"/>
      <w:divBdr>
        <w:top w:val="none" w:sz="0" w:space="0" w:color="auto"/>
        <w:left w:val="none" w:sz="0" w:space="0" w:color="auto"/>
        <w:bottom w:val="none" w:sz="0" w:space="0" w:color="auto"/>
        <w:right w:val="none" w:sz="0" w:space="0" w:color="auto"/>
      </w:divBdr>
    </w:div>
    <w:div w:id="1057706400">
      <w:bodyDiv w:val="1"/>
      <w:marLeft w:val="0"/>
      <w:marRight w:val="0"/>
      <w:marTop w:val="0"/>
      <w:marBottom w:val="0"/>
      <w:divBdr>
        <w:top w:val="none" w:sz="0" w:space="0" w:color="auto"/>
        <w:left w:val="none" w:sz="0" w:space="0" w:color="auto"/>
        <w:bottom w:val="none" w:sz="0" w:space="0" w:color="auto"/>
        <w:right w:val="none" w:sz="0" w:space="0" w:color="auto"/>
      </w:divBdr>
    </w:div>
    <w:div w:id="1058818057">
      <w:bodyDiv w:val="1"/>
      <w:marLeft w:val="0"/>
      <w:marRight w:val="0"/>
      <w:marTop w:val="0"/>
      <w:marBottom w:val="0"/>
      <w:divBdr>
        <w:top w:val="none" w:sz="0" w:space="0" w:color="auto"/>
        <w:left w:val="none" w:sz="0" w:space="0" w:color="auto"/>
        <w:bottom w:val="none" w:sz="0" w:space="0" w:color="auto"/>
        <w:right w:val="none" w:sz="0" w:space="0" w:color="auto"/>
      </w:divBdr>
    </w:div>
    <w:div w:id="1059088561">
      <w:bodyDiv w:val="1"/>
      <w:marLeft w:val="0"/>
      <w:marRight w:val="0"/>
      <w:marTop w:val="0"/>
      <w:marBottom w:val="0"/>
      <w:divBdr>
        <w:top w:val="none" w:sz="0" w:space="0" w:color="auto"/>
        <w:left w:val="none" w:sz="0" w:space="0" w:color="auto"/>
        <w:bottom w:val="none" w:sz="0" w:space="0" w:color="auto"/>
        <w:right w:val="none" w:sz="0" w:space="0" w:color="auto"/>
      </w:divBdr>
    </w:div>
    <w:div w:id="1059786324">
      <w:bodyDiv w:val="1"/>
      <w:marLeft w:val="0"/>
      <w:marRight w:val="0"/>
      <w:marTop w:val="0"/>
      <w:marBottom w:val="0"/>
      <w:divBdr>
        <w:top w:val="none" w:sz="0" w:space="0" w:color="auto"/>
        <w:left w:val="none" w:sz="0" w:space="0" w:color="auto"/>
        <w:bottom w:val="none" w:sz="0" w:space="0" w:color="auto"/>
        <w:right w:val="none" w:sz="0" w:space="0" w:color="auto"/>
      </w:divBdr>
    </w:div>
    <w:div w:id="1060590337">
      <w:bodyDiv w:val="1"/>
      <w:marLeft w:val="0"/>
      <w:marRight w:val="0"/>
      <w:marTop w:val="0"/>
      <w:marBottom w:val="0"/>
      <w:divBdr>
        <w:top w:val="none" w:sz="0" w:space="0" w:color="auto"/>
        <w:left w:val="none" w:sz="0" w:space="0" w:color="auto"/>
        <w:bottom w:val="none" w:sz="0" w:space="0" w:color="auto"/>
        <w:right w:val="none" w:sz="0" w:space="0" w:color="auto"/>
      </w:divBdr>
    </w:div>
    <w:div w:id="1060596901">
      <w:bodyDiv w:val="1"/>
      <w:marLeft w:val="0"/>
      <w:marRight w:val="0"/>
      <w:marTop w:val="0"/>
      <w:marBottom w:val="0"/>
      <w:divBdr>
        <w:top w:val="none" w:sz="0" w:space="0" w:color="auto"/>
        <w:left w:val="none" w:sz="0" w:space="0" w:color="auto"/>
        <w:bottom w:val="none" w:sz="0" w:space="0" w:color="auto"/>
        <w:right w:val="none" w:sz="0" w:space="0" w:color="auto"/>
      </w:divBdr>
    </w:div>
    <w:div w:id="1065027108">
      <w:bodyDiv w:val="1"/>
      <w:marLeft w:val="0"/>
      <w:marRight w:val="0"/>
      <w:marTop w:val="0"/>
      <w:marBottom w:val="0"/>
      <w:divBdr>
        <w:top w:val="none" w:sz="0" w:space="0" w:color="auto"/>
        <w:left w:val="none" w:sz="0" w:space="0" w:color="auto"/>
        <w:bottom w:val="none" w:sz="0" w:space="0" w:color="auto"/>
        <w:right w:val="none" w:sz="0" w:space="0" w:color="auto"/>
      </w:divBdr>
    </w:div>
    <w:div w:id="1066031066">
      <w:bodyDiv w:val="1"/>
      <w:marLeft w:val="0"/>
      <w:marRight w:val="0"/>
      <w:marTop w:val="0"/>
      <w:marBottom w:val="0"/>
      <w:divBdr>
        <w:top w:val="none" w:sz="0" w:space="0" w:color="auto"/>
        <w:left w:val="none" w:sz="0" w:space="0" w:color="auto"/>
        <w:bottom w:val="none" w:sz="0" w:space="0" w:color="auto"/>
        <w:right w:val="none" w:sz="0" w:space="0" w:color="auto"/>
      </w:divBdr>
    </w:div>
    <w:div w:id="1068843295">
      <w:bodyDiv w:val="1"/>
      <w:marLeft w:val="0"/>
      <w:marRight w:val="0"/>
      <w:marTop w:val="0"/>
      <w:marBottom w:val="0"/>
      <w:divBdr>
        <w:top w:val="none" w:sz="0" w:space="0" w:color="auto"/>
        <w:left w:val="none" w:sz="0" w:space="0" w:color="auto"/>
        <w:bottom w:val="none" w:sz="0" w:space="0" w:color="auto"/>
        <w:right w:val="none" w:sz="0" w:space="0" w:color="auto"/>
      </w:divBdr>
    </w:div>
    <w:div w:id="1068921137">
      <w:bodyDiv w:val="1"/>
      <w:marLeft w:val="0"/>
      <w:marRight w:val="0"/>
      <w:marTop w:val="0"/>
      <w:marBottom w:val="0"/>
      <w:divBdr>
        <w:top w:val="none" w:sz="0" w:space="0" w:color="auto"/>
        <w:left w:val="none" w:sz="0" w:space="0" w:color="auto"/>
        <w:bottom w:val="none" w:sz="0" w:space="0" w:color="auto"/>
        <w:right w:val="none" w:sz="0" w:space="0" w:color="auto"/>
      </w:divBdr>
    </w:div>
    <w:div w:id="1068964054">
      <w:bodyDiv w:val="1"/>
      <w:marLeft w:val="0"/>
      <w:marRight w:val="0"/>
      <w:marTop w:val="0"/>
      <w:marBottom w:val="0"/>
      <w:divBdr>
        <w:top w:val="none" w:sz="0" w:space="0" w:color="auto"/>
        <w:left w:val="none" w:sz="0" w:space="0" w:color="auto"/>
        <w:bottom w:val="none" w:sz="0" w:space="0" w:color="auto"/>
        <w:right w:val="none" w:sz="0" w:space="0" w:color="auto"/>
      </w:divBdr>
    </w:div>
    <w:div w:id="1072310918">
      <w:bodyDiv w:val="1"/>
      <w:marLeft w:val="0"/>
      <w:marRight w:val="0"/>
      <w:marTop w:val="0"/>
      <w:marBottom w:val="0"/>
      <w:divBdr>
        <w:top w:val="none" w:sz="0" w:space="0" w:color="auto"/>
        <w:left w:val="none" w:sz="0" w:space="0" w:color="auto"/>
        <w:bottom w:val="none" w:sz="0" w:space="0" w:color="auto"/>
        <w:right w:val="none" w:sz="0" w:space="0" w:color="auto"/>
      </w:divBdr>
    </w:div>
    <w:div w:id="1072586354">
      <w:bodyDiv w:val="1"/>
      <w:marLeft w:val="0"/>
      <w:marRight w:val="0"/>
      <w:marTop w:val="0"/>
      <w:marBottom w:val="0"/>
      <w:divBdr>
        <w:top w:val="none" w:sz="0" w:space="0" w:color="auto"/>
        <w:left w:val="none" w:sz="0" w:space="0" w:color="auto"/>
        <w:bottom w:val="none" w:sz="0" w:space="0" w:color="auto"/>
        <w:right w:val="none" w:sz="0" w:space="0" w:color="auto"/>
      </w:divBdr>
    </w:div>
    <w:div w:id="1072654313">
      <w:bodyDiv w:val="1"/>
      <w:marLeft w:val="0"/>
      <w:marRight w:val="0"/>
      <w:marTop w:val="0"/>
      <w:marBottom w:val="0"/>
      <w:divBdr>
        <w:top w:val="none" w:sz="0" w:space="0" w:color="auto"/>
        <w:left w:val="none" w:sz="0" w:space="0" w:color="auto"/>
        <w:bottom w:val="none" w:sz="0" w:space="0" w:color="auto"/>
        <w:right w:val="none" w:sz="0" w:space="0" w:color="auto"/>
      </w:divBdr>
    </w:div>
    <w:div w:id="1074547170">
      <w:bodyDiv w:val="1"/>
      <w:marLeft w:val="0"/>
      <w:marRight w:val="0"/>
      <w:marTop w:val="0"/>
      <w:marBottom w:val="0"/>
      <w:divBdr>
        <w:top w:val="none" w:sz="0" w:space="0" w:color="auto"/>
        <w:left w:val="none" w:sz="0" w:space="0" w:color="auto"/>
        <w:bottom w:val="none" w:sz="0" w:space="0" w:color="auto"/>
        <w:right w:val="none" w:sz="0" w:space="0" w:color="auto"/>
      </w:divBdr>
      <w:divsChild>
        <w:div w:id="322658288">
          <w:marLeft w:val="640"/>
          <w:marRight w:val="0"/>
          <w:marTop w:val="0"/>
          <w:marBottom w:val="0"/>
          <w:divBdr>
            <w:top w:val="none" w:sz="0" w:space="0" w:color="auto"/>
            <w:left w:val="none" w:sz="0" w:space="0" w:color="auto"/>
            <w:bottom w:val="none" w:sz="0" w:space="0" w:color="auto"/>
            <w:right w:val="none" w:sz="0" w:space="0" w:color="auto"/>
          </w:divBdr>
        </w:div>
        <w:div w:id="421612540">
          <w:marLeft w:val="640"/>
          <w:marRight w:val="0"/>
          <w:marTop w:val="0"/>
          <w:marBottom w:val="0"/>
          <w:divBdr>
            <w:top w:val="none" w:sz="0" w:space="0" w:color="auto"/>
            <w:left w:val="none" w:sz="0" w:space="0" w:color="auto"/>
            <w:bottom w:val="none" w:sz="0" w:space="0" w:color="auto"/>
            <w:right w:val="none" w:sz="0" w:space="0" w:color="auto"/>
          </w:divBdr>
        </w:div>
        <w:div w:id="663439289">
          <w:marLeft w:val="640"/>
          <w:marRight w:val="0"/>
          <w:marTop w:val="0"/>
          <w:marBottom w:val="0"/>
          <w:divBdr>
            <w:top w:val="none" w:sz="0" w:space="0" w:color="auto"/>
            <w:left w:val="none" w:sz="0" w:space="0" w:color="auto"/>
            <w:bottom w:val="none" w:sz="0" w:space="0" w:color="auto"/>
            <w:right w:val="none" w:sz="0" w:space="0" w:color="auto"/>
          </w:divBdr>
        </w:div>
        <w:div w:id="248543261">
          <w:marLeft w:val="640"/>
          <w:marRight w:val="0"/>
          <w:marTop w:val="0"/>
          <w:marBottom w:val="0"/>
          <w:divBdr>
            <w:top w:val="none" w:sz="0" w:space="0" w:color="auto"/>
            <w:left w:val="none" w:sz="0" w:space="0" w:color="auto"/>
            <w:bottom w:val="none" w:sz="0" w:space="0" w:color="auto"/>
            <w:right w:val="none" w:sz="0" w:space="0" w:color="auto"/>
          </w:divBdr>
        </w:div>
        <w:div w:id="156313657">
          <w:marLeft w:val="640"/>
          <w:marRight w:val="0"/>
          <w:marTop w:val="0"/>
          <w:marBottom w:val="0"/>
          <w:divBdr>
            <w:top w:val="none" w:sz="0" w:space="0" w:color="auto"/>
            <w:left w:val="none" w:sz="0" w:space="0" w:color="auto"/>
            <w:bottom w:val="none" w:sz="0" w:space="0" w:color="auto"/>
            <w:right w:val="none" w:sz="0" w:space="0" w:color="auto"/>
          </w:divBdr>
        </w:div>
        <w:div w:id="534659425">
          <w:marLeft w:val="640"/>
          <w:marRight w:val="0"/>
          <w:marTop w:val="0"/>
          <w:marBottom w:val="0"/>
          <w:divBdr>
            <w:top w:val="none" w:sz="0" w:space="0" w:color="auto"/>
            <w:left w:val="none" w:sz="0" w:space="0" w:color="auto"/>
            <w:bottom w:val="none" w:sz="0" w:space="0" w:color="auto"/>
            <w:right w:val="none" w:sz="0" w:space="0" w:color="auto"/>
          </w:divBdr>
        </w:div>
        <w:div w:id="1415055879">
          <w:marLeft w:val="640"/>
          <w:marRight w:val="0"/>
          <w:marTop w:val="0"/>
          <w:marBottom w:val="0"/>
          <w:divBdr>
            <w:top w:val="none" w:sz="0" w:space="0" w:color="auto"/>
            <w:left w:val="none" w:sz="0" w:space="0" w:color="auto"/>
            <w:bottom w:val="none" w:sz="0" w:space="0" w:color="auto"/>
            <w:right w:val="none" w:sz="0" w:space="0" w:color="auto"/>
          </w:divBdr>
        </w:div>
        <w:div w:id="1188256658">
          <w:marLeft w:val="640"/>
          <w:marRight w:val="0"/>
          <w:marTop w:val="0"/>
          <w:marBottom w:val="0"/>
          <w:divBdr>
            <w:top w:val="none" w:sz="0" w:space="0" w:color="auto"/>
            <w:left w:val="none" w:sz="0" w:space="0" w:color="auto"/>
            <w:bottom w:val="none" w:sz="0" w:space="0" w:color="auto"/>
            <w:right w:val="none" w:sz="0" w:space="0" w:color="auto"/>
          </w:divBdr>
        </w:div>
        <w:div w:id="272907495">
          <w:marLeft w:val="640"/>
          <w:marRight w:val="0"/>
          <w:marTop w:val="0"/>
          <w:marBottom w:val="0"/>
          <w:divBdr>
            <w:top w:val="none" w:sz="0" w:space="0" w:color="auto"/>
            <w:left w:val="none" w:sz="0" w:space="0" w:color="auto"/>
            <w:bottom w:val="none" w:sz="0" w:space="0" w:color="auto"/>
            <w:right w:val="none" w:sz="0" w:space="0" w:color="auto"/>
          </w:divBdr>
        </w:div>
        <w:div w:id="117264077">
          <w:marLeft w:val="640"/>
          <w:marRight w:val="0"/>
          <w:marTop w:val="0"/>
          <w:marBottom w:val="0"/>
          <w:divBdr>
            <w:top w:val="none" w:sz="0" w:space="0" w:color="auto"/>
            <w:left w:val="none" w:sz="0" w:space="0" w:color="auto"/>
            <w:bottom w:val="none" w:sz="0" w:space="0" w:color="auto"/>
            <w:right w:val="none" w:sz="0" w:space="0" w:color="auto"/>
          </w:divBdr>
        </w:div>
        <w:div w:id="468670919">
          <w:marLeft w:val="640"/>
          <w:marRight w:val="0"/>
          <w:marTop w:val="0"/>
          <w:marBottom w:val="0"/>
          <w:divBdr>
            <w:top w:val="none" w:sz="0" w:space="0" w:color="auto"/>
            <w:left w:val="none" w:sz="0" w:space="0" w:color="auto"/>
            <w:bottom w:val="none" w:sz="0" w:space="0" w:color="auto"/>
            <w:right w:val="none" w:sz="0" w:space="0" w:color="auto"/>
          </w:divBdr>
        </w:div>
        <w:div w:id="1328750606">
          <w:marLeft w:val="640"/>
          <w:marRight w:val="0"/>
          <w:marTop w:val="0"/>
          <w:marBottom w:val="0"/>
          <w:divBdr>
            <w:top w:val="none" w:sz="0" w:space="0" w:color="auto"/>
            <w:left w:val="none" w:sz="0" w:space="0" w:color="auto"/>
            <w:bottom w:val="none" w:sz="0" w:space="0" w:color="auto"/>
            <w:right w:val="none" w:sz="0" w:space="0" w:color="auto"/>
          </w:divBdr>
        </w:div>
        <w:div w:id="1051998396">
          <w:marLeft w:val="640"/>
          <w:marRight w:val="0"/>
          <w:marTop w:val="0"/>
          <w:marBottom w:val="0"/>
          <w:divBdr>
            <w:top w:val="none" w:sz="0" w:space="0" w:color="auto"/>
            <w:left w:val="none" w:sz="0" w:space="0" w:color="auto"/>
            <w:bottom w:val="none" w:sz="0" w:space="0" w:color="auto"/>
            <w:right w:val="none" w:sz="0" w:space="0" w:color="auto"/>
          </w:divBdr>
        </w:div>
        <w:div w:id="307907607">
          <w:marLeft w:val="640"/>
          <w:marRight w:val="0"/>
          <w:marTop w:val="0"/>
          <w:marBottom w:val="0"/>
          <w:divBdr>
            <w:top w:val="none" w:sz="0" w:space="0" w:color="auto"/>
            <w:left w:val="none" w:sz="0" w:space="0" w:color="auto"/>
            <w:bottom w:val="none" w:sz="0" w:space="0" w:color="auto"/>
            <w:right w:val="none" w:sz="0" w:space="0" w:color="auto"/>
          </w:divBdr>
        </w:div>
        <w:div w:id="513962111">
          <w:marLeft w:val="640"/>
          <w:marRight w:val="0"/>
          <w:marTop w:val="0"/>
          <w:marBottom w:val="0"/>
          <w:divBdr>
            <w:top w:val="none" w:sz="0" w:space="0" w:color="auto"/>
            <w:left w:val="none" w:sz="0" w:space="0" w:color="auto"/>
            <w:bottom w:val="none" w:sz="0" w:space="0" w:color="auto"/>
            <w:right w:val="none" w:sz="0" w:space="0" w:color="auto"/>
          </w:divBdr>
        </w:div>
        <w:div w:id="1689411600">
          <w:marLeft w:val="640"/>
          <w:marRight w:val="0"/>
          <w:marTop w:val="0"/>
          <w:marBottom w:val="0"/>
          <w:divBdr>
            <w:top w:val="none" w:sz="0" w:space="0" w:color="auto"/>
            <w:left w:val="none" w:sz="0" w:space="0" w:color="auto"/>
            <w:bottom w:val="none" w:sz="0" w:space="0" w:color="auto"/>
            <w:right w:val="none" w:sz="0" w:space="0" w:color="auto"/>
          </w:divBdr>
        </w:div>
        <w:div w:id="1465735093">
          <w:marLeft w:val="640"/>
          <w:marRight w:val="0"/>
          <w:marTop w:val="0"/>
          <w:marBottom w:val="0"/>
          <w:divBdr>
            <w:top w:val="none" w:sz="0" w:space="0" w:color="auto"/>
            <w:left w:val="none" w:sz="0" w:space="0" w:color="auto"/>
            <w:bottom w:val="none" w:sz="0" w:space="0" w:color="auto"/>
            <w:right w:val="none" w:sz="0" w:space="0" w:color="auto"/>
          </w:divBdr>
        </w:div>
        <w:div w:id="1835104152">
          <w:marLeft w:val="640"/>
          <w:marRight w:val="0"/>
          <w:marTop w:val="0"/>
          <w:marBottom w:val="0"/>
          <w:divBdr>
            <w:top w:val="none" w:sz="0" w:space="0" w:color="auto"/>
            <w:left w:val="none" w:sz="0" w:space="0" w:color="auto"/>
            <w:bottom w:val="none" w:sz="0" w:space="0" w:color="auto"/>
            <w:right w:val="none" w:sz="0" w:space="0" w:color="auto"/>
          </w:divBdr>
        </w:div>
        <w:div w:id="480080387">
          <w:marLeft w:val="640"/>
          <w:marRight w:val="0"/>
          <w:marTop w:val="0"/>
          <w:marBottom w:val="0"/>
          <w:divBdr>
            <w:top w:val="none" w:sz="0" w:space="0" w:color="auto"/>
            <w:left w:val="none" w:sz="0" w:space="0" w:color="auto"/>
            <w:bottom w:val="none" w:sz="0" w:space="0" w:color="auto"/>
            <w:right w:val="none" w:sz="0" w:space="0" w:color="auto"/>
          </w:divBdr>
        </w:div>
        <w:div w:id="1992440169">
          <w:marLeft w:val="640"/>
          <w:marRight w:val="0"/>
          <w:marTop w:val="0"/>
          <w:marBottom w:val="0"/>
          <w:divBdr>
            <w:top w:val="none" w:sz="0" w:space="0" w:color="auto"/>
            <w:left w:val="none" w:sz="0" w:space="0" w:color="auto"/>
            <w:bottom w:val="none" w:sz="0" w:space="0" w:color="auto"/>
            <w:right w:val="none" w:sz="0" w:space="0" w:color="auto"/>
          </w:divBdr>
        </w:div>
        <w:div w:id="2143843649">
          <w:marLeft w:val="640"/>
          <w:marRight w:val="0"/>
          <w:marTop w:val="0"/>
          <w:marBottom w:val="0"/>
          <w:divBdr>
            <w:top w:val="none" w:sz="0" w:space="0" w:color="auto"/>
            <w:left w:val="none" w:sz="0" w:space="0" w:color="auto"/>
            <w:bottom w:val="none" w:sz="0" w:space="0" w:color="auto"/>
            <w:right w:val="none" w:sz="0" w:space="0" w:color="auto"/>
          </w:divBdr>
        </w:div>
        <w:div w:id="1833715299">
          <w:marLeft w:val="640"/>
          <w:marRight w:val="0"/>
          <w:marTop w:val="0"/>
          <w:marBottom w:val="0"/>
          <w:divBdr>
            <w:top w:val="none" w:sz="0" w:space="0" w:color="auto"/>
            <w:left w:val="none" w:sz="0" w:space="0" w:color="auto"/>
            <w:bottom w:val="none" w:sz="0" w:space="0" w:color="auto"/>
            <w:right w:val="none" w:sz="0" w:space="0" w:color="auto"/>
          </w:divBdr>
        </w:div>
        <w:div w:id="1374234203">
          <w:marLeft w:val="640"/>
          <w:marRight w:val="0"/>
          <w:marTop w:val="0"/>
          <w:marBottom w:val="0"/>
          <w:divBdr>
            <w:top w:val="none" w:sz="0" w:space="0" w:color="auto"/>
            <w:left w:val="none" w:sz="0" w:space="0" w:color="auto"/>
            <w:bottom w:val="none" w:sz="0" w:space="0" w:color="auto"/>
            <w:right w:val="none" w:sz="0" w:space="0" w:color="auto"/>
          </w:divBdr>
        </w:div>
        <w:div w:id="205029283">
          <w:marLeft w:val="640"/>
          <w:marRight w:val="0"/>
          <w:marTop w:val="0"/>
          <w:marBottom w:val="0"/>
          <w:divBdr>
            <w:top w:val="none" w:sz="0" w:space="0" w:color="auto"/>
            <w:left w:val="none" w:sz="0" w:space="0" w:color="auto"/>
            <w:bottom w:val="none" w:sz="0" w:space="0" w:color="auto"/>
            <w:right w:val="none" w:sz="0" w:space="0" w:color="auto"/>
          </w:divBdr>
        </w:div>
        <w:div w:id="986124988">
          <w:marLeft w:val="640"/>
          <w:marRight w:val="0"/>
          <w:marTop w:val="0"/>
          <w:marBottom w:val="0"/>
          <w:divBdr>
            <w:top w:val="none" w:sz="0" w:space="0" w:color="auto"/>
            <w:left w:val="none" w:sz="0" w:space="0" w:color="auto"/>
            <w:bottom w:val="none" w:sz="0" w:space="0" w:color="auto"/>
            <w:right w:val="none" w:sz="0" w:space="0" w:color="auto"/>
          </w:divBdr>
        </w:div>
        <w:div w:id="922879870">
          <w:marLeft w:val="640"/>
          <w:marRight w:val="0"/>
          <w:marTop w:val="0"/>
          <w:marBottom w:val="0"/>
          <w:divBdr>
            <w:top w:val="none" w:sz="0" w:space="0" w:color="auto"/>
            <w:left w:val="none" w:sz="0" w:space="0" w:color="auto"/>
            <w:bottom w:val="none" w:sz="0" w:space="0" w:color="auto"/>
            <w:right w:val="none" w:sz="0" w:space="0" w:color="auto"/>
          </w:divBdr>
        </w:div>
        <w:div w:id="113526321">
          <w:marLeft w:val="640"/>
          <w:marRight w:val="0"/>
          <w:marTop w:val="0"/>
          <w:marBottom w:val="0"/>
          <w:divBdr>
            <w:top w:val="none" w:sz="0" w:space="0" w:color="auto"/>
            <w:left w:val="none" w:sz="0" w:space="0" w:color="auto"/>
            <w:bottom w:val="none" w:sz="0" w:space="0" w:color="auto"/>
            <w:right w:val="none" w:sz="0" w:space="0" w:color="auto"/>
          </w:divBdr>
        </w:div>
        <w:div w:id="1873033235">
          <w:marLeft w:val="640"/>
          <w:marRight w:val="0"/>
          <w:marTop w:val="0"/>
          <w:marBottom w:val="0"/>
          <w:divBdr>
            <w:top w:val="none" w:sz="0" w:space="0" w:color="auto"/>
            <w:left w:val="none" w:sz="0" w:space="0" w:color="auto"/>
            <w:bottom w:val="none" w:sz="0" w:space="0" w:color="auto"/>
            <w:right w:val="none" w:sz="0" w:space="0" w:color="auto"/>
          </w:divBdr>
        </w:div>
        <w:div w:id="1061975351">
          <w:marLeft w:val="640"/>
          <w:marRight w:val="0"/>
          <w:marTop w:val="0"/>
          <w:marBottom w:val="0"/>
          <w:divBdr>
            <w:top w:val="none" w:sz="0" w:space="0" w:color="auto"/>
            <w:left w:val="none" w:sz="0" w:space="0" w:color="auto"/>
            <w:bottom w:val="none" w:sz="0" w:space="0" w:color="auto"/>
            <w:right w:val="none" w:sz="0" w:space="0" w:color="auto"/>
          </w:divBdr>
        </w:div>
        <w:div w:id="1965963203">
          <w:marLeft w:val="640"/>
          <w:marRight w:val="0"/>
          <w:marTop w:val="0"/>
          <w:marBottom w:val="0"/>
          <w:divBdr>
            <w:top w:val="none" w:sz="0" w:space="0" w:color="auto"/>
            <w:left w:val="none" w:sz="0" w:space="0" w:color="auto"/>
            <w:bottom w:val="none" w:sz="0" w:space="0" w:color="auto"/>
            <w:right w:val="none" w:sz="0" w:space="0" w:color="auto"/>
          </w:divBdr>
        </w:div>
        <w:div w:id="1305037813">
          <w:marLeft w:val="640"/>
          <w:marRight w:val="0"/>
          <w:marTop w:val="0"/>
          <w:marBottom w:val="0"/>
          <w:divBdr>
            <w:top w:val="none" w:sz="0" w:space="0" w:color="auto"/>
            <w:left w:val="none" w:sz="0" w:space="0" w:color="auto"/>
            <w:bottom w:val="none" w:sz="0" w:space="0" w:color="auto"/>
            <w:right w:val="none" w:sz="0" w:space="0" w:color="auto"/>
          </w:divBdr>
        </w:div>
        <w:div w:id="575628418">
          <w:marLeft w:val="640"/>
          <w:marRight w:val="0"/>
          <w:marTop w:val="0"/>
          <w:marBottom w:val="0"/>
          <w:divBdr>
            <w:top w:val="none" w:sz="0" w:space="0" w:color="auto"/>
            <w:left w:val="none" w:sz="0" w:space="0" w:color="auto"/>
            <w:bottom w:val="none" w:sz="0" w:space="0" w:color="auto"/>
            <w:right w:val="none" w:sz="0" w:space="0" w:color="auto"/>
          </w:divBdr>
        </w:div>
        <w:div w:id="1800799947">
          <w:marLeft w:val="640"/>
          <w:marRight w:val="0"/>
          <w:marTop w:val="0"/>
          <w:marBottom w:val="0"/>
          <w:divBdr>
            <w:top w:val="none" w:sz="0" w:space="0" w:color="auto"/>
            <w:left w:val="none" w:sz="0" w:space="0" w:color="auto"/>
            <w:bottom w:val="none" w:sz="0" w:space="0" w:color="auto"/>
            <w:right w:val="none" w:sz="0" w:space="0" w:color="auto"/>
          </w:divBdr>
        </w:div>
        <w:div w:id="886381277">
          <w:marLeft w:val="640"/>
          <w:marRight w:val="0"/>
          <w:marTop w:val="0"/>
          <w:marBottom w:val="0"/>
          <w:divBdr>
            <w:top w:val="none" w:sz="0" w:space="0" w:color="auto"/>
            <w:left w:val="none" w:sz="0" w:space="0" w:color="auto"/>
            <w:bottom w:val="none" w:sz="0" w:space="0" w:color="auto"/>
            <w:right w:val="none" w:sz="0" w:space="0" w:color="auto"/>
          </w:divBdr>
        </w:div>
        <w:div w:id="340789382">
          <w:marLeft w:val="640"/>
          <w:marRight w:val="0"/>
          <w:marTop w:val="0"/>
          <w:marBottom w:val="0"/>
          <w:divBdr>
            <w:top w:val="none" w:sz="0" w:space="0" w:color="auto"/>
            <w:left w:val="none" w:sz="0" w:space="0" w:color="auto"/>
            <w:bottom w:val="none" w:sz="0" w:space="0" w:color="auto"/>
            <w:right w:val="none" w:sz="0" w:space="0" w:color="auto"/>
          </w:divBdr>
        </w:div>
        <w:div w:id="321665721">
          <w:marLeft w:val="640"/>
          <w:marRight w:val="0"/>
          <w:marTop w:val="0"/>
          <w:marBottom w:val="0"/>
          <w:divBdr>
            <w:top w:val="none" w:sz="0" w:space="0" w:color="auto"/>
            <w:left w:val="none" w:sz="0" w:space="0" w:color="auto"/>
            <w:bottom w:val="none" w:sz="0" w:space="0" w:color="auto"/>
            <w:right w:val="none" w:sz="0" w:space="0" w:color="auto"/>
          </w:divBdr>
        </w:div>
        <w:div w:id="1959292810">
          <w:marLeft w:val="640"/>
          <w:marRight w:val="0"/>
          <w:marTop w:val="0"/>
          <w:marBottom w:val="0"/>
          <w:divBdr>
            <w:top w:val="none" w:sz="0" w:space="0" w:color="auto"/>
            <w:left w:val="none" w:sz="0" w:space="0" w:color="auto"/>
            <w:bottom w:val="none" w:sz="0" w:space="0" w:color="auto"/>
            <w:right w:val="none" w:sz="0" w:space="0" w:color="auto"/>
          </w:divBdr>
        </w:div>
        <w:div w:id="859129141">
          <w:marLeft w:val="640"/>
          <w:marRight w:val="0"/>
          <w:marTop w:val="0"/>
          <w:marBottom w:val="0"/>
          <w:divBdr>
            <w:top w:val="none" w:sz="0" w:space="0" w:color="auto"/>
            <w:left w:val="none" w:sz="0" w:space="0" w:color="auto"/>
            <w:bottom w:val="none" w:sz="0" w:space="0" w:color="auto"/>
            <w:right w:val="none" w:sz="0" w:space="0" w:color="auto"/>
          </w:divBdr>
        </w:div>
        <w:div w:id="396167112">
          <w:marLeft w:val="640"/>
          <w:marRight w:val="0"/>
          <w:marTop w:val="0"/>
          <w:marBottom w:val="0"/>
          <w:divBdr>
            <w:top w:val="none" w:sz="0" w:space="0" w:color="auto"/>
            <w:left w:val="none" w:sz="0" w:space="0" w:color="auto"/>
            <w:bottom w:val="none" w:sz="0" w:space="0" w:color="auto"/>
            <w:right w:val="none" w:sz="0" w:space="0" w:color="auto"/>
          </w:divBdr>
        </w:div>
        <w:div w:id="213928954">
          <w:marLeft w:val="640"/>
          <w:marRight w:val="0"/>
          <w:marTop w:val="0"/>
          <w:marBottom w:val="0"/>
          <w:divBdr>
            <w:top w:val="none" w:sz="0" w:space="0" w:color="auto"/>
            <w:left w:val="none" w:sz="0" w:space="0" w:color="auto"/>
            <w:bottom w:val="none" w:sz="0" w:space="0" w:color="auto"/>
            <w:right w:val="none" w:sz="0" w:space="0" w:color="auto"/>
          </w:divBdr>
        </w:div>
        <w:div w:id="1167285957">
          <w:marLeft w:val="640"/>
          <w:marRight w:val="0"/>
          <w:marTop w:val="0"/>
          <w:marBottom w:val="0"/>
          <w:divBdr>
            <w:top w:val="none" w:sz="0" w:space="0" w:color="auto"/>
            <w:left w:val="none" w:sz="0" w:space="0" w:color="auto"/>
            <w:bottom w:val="none" w:sz="0" w:space="0" w:color="auto"/>
            <w:right w:val="none" w:sz="0" w:space="0" w:color="auto"/>
          </w:divBdr>
        </w:div>
        <w:div w:id="1421246141">
          <w:marLeft w:val="640"/>
          <w:marRight w:val="0"/>
          <w:marTop w:val="0"/>
          <w:marBottom w:val="0"/>
          <w:divBdr>
            <w:top w:val="none" w:sz="0" w:space="0" w:color="auto"/>
            <w:left w:val="none" w:sz="0" w:space="0" w:color="auto"/>
            <w:bottom w:val="none" w:sz="0" w:space="0" w:color="auto"/>
            <w:right w:val="none" w:sz="0" w:space="0" w:color="auto"/>
          </w:divBdr>
        </w:div>
        <w:div w:id="1476491097">
          <w:marLeft w:val="640"/>
          <w:marRight w:val="0"/>
          <w:marTop w:val="0"/>
          <w:marBottom w:val="0"/>
          <w:divBdr>
            <w:top w:val="none" w:sz="0" w:space="0" w:color="auto"/>
            <w:left w:val="none" w:sz="0" w:space="0" w:color="auto"/>
            <w:bottom w:val="none" w:sz="0" w:space="0" w:color="auto"/>
            <w:right w:val="none" w:sz="0" w:space="0" w:color="auto"/>
          </w:divBdr>
        </w:div>
        <w:div w:id="892276693">
          <w:marLeft w:val="640"/>
          <w:marRight w:val="0"/>
          <w:marTop w:val="0"/>
          <w:marBottom w:val="0"/>
          <w:divBdr>
            <w:top w:val="none" w:sz="0" w:space="0" w:color="auto"/>
            <w:left w:val="none" w:sz="0" w:space="0" w:color="auto"/>
            <w:bottom w:val="none" w:sz="0" w:space="0" w:color="auto"/>
            <w:right w:val="none" w:sz="0" w:space="0" w:color="auto"/>
          </w:divBdr>
        </w:div>
        <w:div w:id="1547836921">
          <w:marLeft w:val="640"/>
          <w:marRight w:val="0"/>
          <w:marTop w:val="0"/>
          <w:marBottom w:val="0"/>
          <w:divBdr>
            <w:top w:val="none" w:sz="0" w:space="0" w:color="auto"/>
            <w:left w:val="none" w:sz="0" w:space="0" w:color="auto"/>
            <w:bottom w:val="none" w:sz="0" w:space="0" w:color="auto"/>
            <w:right w:val="none" w:sz="0" w:space="0" w:color="auto"/>
          </w:divBdr>
        </w:div>
        <w:div w:id="1747920676">
          <w:marLeft w:val="640"/>
          <w:marRight w:val="0"/>
          <w:marTop w:val="0"/>
          <w:marBottom w:val="0"/>
          <w:divBdr>
            <w:top w:val="none" w:sz="0" w:space="0" w:color="auto"/>
            <w:left w:val="none" w:sz="0" w:space="0" w:color="auto"/>
            <w:bottom w:val="none" w:sz="0" w:space="0" w:color="auto"/>
            <w:right w:val="none" w:sz="0" w:space="0" w:color="auto"/>
          </w:divBdr>
        </w:div>
        <w:div w:id="683628841">
          <w:marLeft w:val="640"/>
          <w:marRight w:val="0"/>
          <w:marTop w:val="0"/>
          <w:marBottom w:val="0"/>
          <w:divBdr>
            <w:top w:val="none" w:sz="0" w:space="0" w:color="auto"/>
            <w:left w:val="none" w:sz="0" w:space="0" w:color="auto"/>
            <w:bottom w:val="none" w:sz="0" w:space="0" w:color="auto"/>
            <w:right w:val="none" w:sz="0" w:space="0" w:color="auto"/>
          </w:divBdr>
        </w:div>
        <w:div w:id="719938776">
          <w:marLeft w:val="640"/>
          <w:marRight w:val="0"/>
          <w:marTop w:val="0"/>
          <w:marBottom w:val="0"/>
          <w:divBdr>
            <w:top w:val="none" w:sz="0" w:space="0" w:color="auto"/>
            <w:left w:val="none" w:sz="0" w:space="0" w:color="auto"/>
            <w:bottom w:val="none" w:sz="0" w:space="0" w:color="auto"/>
            <w:right w:val="none" w:sz="0" w:space="0" w:color="auto"/>
          </w:divBdr>
        </w:div>
        <w:div w:id="1239249932">
          <w:marLeft w:val="640"/>
          <w:marRight w:val="0"/>
          <w:marTop w:val="0"/>
          <w:marBottom w:val="0"/>
          <w:divBdr>
            <w:top w:val="none" w:sz="0" w:space="0" w:color="auto"/>
            <w:left w:val="none" w:sz="0" w:space="0" w:color="auto"/>
            <w:bottom w:val="none" w:sz="0" w:space="0" w:color="auto"/>
            <w:right w:val="none" w:sz="0" w:space="0" w:color="auto"/>
          </w:divBdr>
        </w:div>
        <w:div w:id="418597256">
          <w:marLeft w:val="640"/>
          <w:marRight w:val="0"/>
          <w:marTop w:val="0"/>
          <w:marBottom w:val="0"/>
          <w:divBdr>
            <w:top w:val="none" w:sz="0" w:space="0" w:color="auto"/>
            <w:left w:val="none" w:sz="0" w:space="0" w:color="auto"/>
            <w:bottom w:val="none" w:sz="0" w:space="0" w:color="auto"/>
            <w:right w:val="none" w:sz="0" w:space="0" w:color="auto"/>
          </w:divBdr>
        </w:div>
        <w:div w:id="113913743">
          <w:marLeft w:val="640"/>
          <w:marRight w:val="0"/>
          <w:marTop w:val="0"/>
          <w:marBottom w:val="0"/>
          <w:divBdr>
            <w:top w:val="none" w:sz="0" w:space="0" w:color="auto"/>
            <w:left w:val="none" w:sz="0" w:space="0" w:color="auto"/>
            <w:bottom w:val="none" w:sz="0" w:space="0" w:color="auto"/>
            <w:right w:val="none" w:sz="0" w:space="0" w:color="auto"/>
          </w:divBdr>
        </w:div>
        <w:div w:id="639578986">
          <w:marLeft w:val="640"/>
          <w:marRight w:val="0"/>
          <w:marTop w:val="0"/>
          <w:marBottom w:val="0"/>
          <w:divBdr>
            <w:top w:val="none" w:sz="0" w:space="0" w:color="auto"/>
            <w:left w:val="none" w:sz="0" w:space="0" w:color="auto"/>
            <w:bottom w:val="none" w:sz="0" w:space="0" w:color="auto"/>
            <w:right w:val="none" w:sz="0" w:space="0" w:color="auto"/>
          </w:divBdr>
        </w:div>
        <w:div w:id="2072536470">
          <w:marLeft w:val="640"/>
          <w:marRight w:val="0"/>
          <w:marTop w:val="0"/>
          <w:marBottom w:val="0"/>
          <w:divBdr>
            <w:top w:val="none" w:sz="0" w:space="0" w:color="auto"/>
            <w:left w:val="none" w:sz="0" w:space="0" w:color="auto"/>
            <w:bottom w:val="none" w:sz="0" w:space="0" w:color="auto"/>
            <w:right w:val="none" w:sz="0" w:space="0" w:color="auto"/>
          </w:divBdr>
        </w:div>
        <w:div w:id="1439447529">
          <w:marLeft w:val="640"/>
          <w:marRight w:val="0"/>
          <w:marTop w:val="0"/>
          <w:marBottom w:val="0"/>
          <w:divBdr>
            <w:top w:val="none" w:sz="0" w:space="0" w:color="auto"/>
            <w:left w:val="none" w:sz="0" w:space="0" w:color="auto"/>
            <w:bottom w:val="none" w:sz="0" w:space="0" w:color="auto"/>
            <w:right w:val="none" w:sz="0" w:space="0" w:color="auto"/>
          </w:divBdr>
        </w:div>
        <w:div w:id="909341284">
          <w:marLeft w:val="640"/>
          <w:marRight w:val="0"/>
          <w:marTop w:val="0"/>
          <w:marBottom w:val="0"/>
          <w:divBdr>
            <w:top w:val="none" w:sz="0" w:space="0" w:color="auto"/>
            <w:left w:val="none" w:sz="0" w:space="0" w:color="auto"/>
            <w:bottom w:val="none" w:sz="0" w:space="0" w:color="auto"/>
            <w:right w:val="none" w:sz="0" w:space="0" w:color="auto"/>
          </w:divBdr>
        </w:div>
        <w:div w:id="214317785">
          <w:marLeft w:val="640"/>
          <w:marRight w:val="0"/>
          <w:marTop w:val="0"/>
          <w:marBottom w:val="0"/>
          <w:divBdr>
            <w:top w:val="none" w:sz="0" w:space="0" w:color="auto"/>
            <w:left w:val="none" w:sz="0" w:space="0" w:color="auto"/>
            <w:bottom w:val="none" w:sz="0" w:space="0" w:color="auto"/>
            <w:right w:val="none" w:sz="0" w:space="0" w:color="auto"/>
          </w:divBdr>
        </w:div>
        <w:div w:id="554392657">
          <w:marLeft w:val="640"/>
          <w:marRight w:val="0"/>
          <w:marTop w:val="0"/>
          <w:marBottom w:val="0"/>
          <w:divBdr>
            <w:top w:val="none" w:sz="0" w:space="0" w:color="auto"/>
            <w:left w:val="none" w:sz="0" w:space="0" w:color="auto"/>
            <w:bottom w:val="none" w:sz="0" w:space="0" w:color="auto"/>
            <w:right w:val="none" w:sz="0" w:space="0" w:color="auto"/>
          </w:divBdr>
        </w:div>
        <w:div w:id="642974193">
          <w:marLeft w:val="640"/>
          <w:marRight w:val="0"/>
          <w:marTop w:val="0"/>
          <w:marBottom w:val="0"/>
          <w:divBdr>
            <w:top w:val="none" w:sz="0" w:space="0" w:color="auto"/>
            <w:left w:val="none" w:sz="0" w:space="0" w:color="auto"/>
            <w:bottom w:val="none" w:sz="0" w:space="0" w:color="auto"/>
            <w:right w:val="none" w:sz="0" w:space="0" w:color="auto"/>
          </w:divBdr>
        </w:div>
        <w:div w:id="1955167811">
          <w:marLeft w:val="640"/>
          <w:marRight w:val="0"/>
          <w:marTop w:val="0"/>
          <w:marBottom w:val="0"/>
          <w:divBdr>
            <w:top w:val="none" w:sz="0" w:space="0" w:color="auto"/>
            <w:left w:val="none" w:sz="0" w:space="0" w:color="auto"/>
            <w:bottom w:val="none" w:sz="0" w:space="0" w:color="auto"/>
            <w:right w:val="none" w:sz="0" w:space="0" w:color="auto"/>
          </w:divBdr>
        </w:div>
        <w:div w:id="1829900250">
          <w:marLeft w:val="640"/>
          <w:marRight w:val="0"/>
          <w:marTop w:val="0"/>
          <w:marBottom w:val="0"/>
          <w:divBdr>
            <w:top w:val="none" w:sz="0" w:space="0" w:color="auto"/>
            <w:left w:val="none" w:sz="0" w:space="0" w:color="auto"/>
            <w:bottom w:val="none" w:sz="0" w:space="0" w:color="auto"/>
            <w:right w:val="none" w:sz="0" w:space="0" w:color="auto"/>
          </w:divBdr>
        </w:div>
        <w:div w:id="528488787">
          <w:marLeft w:val="640"/>
          <w:marRight w:val="0"/>
          <w:marTop w:val="0"/>
          <w:marBottom w:val="0"/>
          <w:divBdr>
            <w:top w:val="none" w:sz="0" w:space="0" w:color="auto"/>
            <w:left w:val="none" w:sz="0" w:space="0" w:color="auto"/>
            <w:bottom w:val="none" w:sz="0" w:space="0" w:color="auto"/>
            <w:right w:val="none" w:sz="0" w:space="0" w:color="auto"/>
          </w:divBdr>
        </w:div>
        <w:div w:id="426578100">
          <w:marLeft w:val="640"/>
          <w:marRight w:val="0"/>
          <w:marTop w:val="0"/>
          <w:marBottom w:val="0"/>
          <w:divBdr>
            <w:top w:val="none" w:sz="0" w:space="0" w:color="auto"/>
            <w:left w:val="none" w:sz="0" w:space="0" w:color="auto"/>
            <w:bottom w:val="none" w:sz="0" w:space="0" w:color="auto"/>
            <w:right w:val="none" w:sz="0" w:space="0" w:color="auto"/>
          </w:divBdr>
        </w:div>
        <w:div w:id="1181437004">
          <w:marLeft w:val="640"/>
          <w:marRight w:val="0"/>
          <w:marTop w:val="0"/>
          <w:marBottom w:val="0"/>
          <w:divBdr>
            <w:top w:val="none" w:sz="0" w:space="0" w:color="auto"/>
            <w:left w:val="none" w:sz="0" w:space="0" w:color="auto"/>
            <w:bottom w:val="none" w:sz="0" w:space="0" w:color="auto"/>
            <w:right w:val="none" w:sz="0" w:space="0" w:color="auto"/>
          </w:divBdr>
        </w:div>
        <w:div w:id="599488228">
          <w:marLeft w:val="640"/>
          <w:marRight w:val="0"/>
          <w:marTop w:val="0"/>
          <w:marBottom w:val="0"/>
          <w:divBdr>
            <w:top w:val="none" w:sz="0" w:space="0" w:color="auto"/>
            <w:left w:val="none" w:sz="0" w:space="0" w:color="auto"/>
            <w:bottom w:val="none" w:sz="0" w:space="0" w:color="auto"/>
            <w:right w:val="none" w:sz="0" w:space="0" w:color="auto"/>
          </w:divBdr>
        </w:div>
        <w:div w:id="898714411">
          <w:marLeft w:val="640"/>
          <w:marRight w:val="0"/>
          <w:marTop w:val="0"/>
          <w:marBottom w:val="0"/>
          <w:divBdr>
            <w:top w:val="none" w:sz="0" w:space="0" w:color="auto"/>
            <w:left w:val="none" w:sz="0" w:space="0" w:color="auto"/>
            <w:bottom w:val="none" w:sz="0" w:space="0" w:color="auto"/>
            <w:right w:val="none" w:sz="0" w:space="0" w:color="auto"/>
          </w:divBdr>
        </w:div>
      </w:divsChild>
    </w:div>
    <w:div w:id="1079521809">
      <w:bodyDiv w:val="1"/>
      <w:marLeft w:val="0"/>
      <w:marRight w:val="0"/>
      <w:marTop w:val="0"/>
      <w:marBottom w:val="0"/>
      <w:divBdr>
        <w:top w:val="none" w:sz="0" w:space="0" w:color="auto"/>
        <w:left w:val="none" w:sz="0" w:space="0" w:color="auto"/>
        <w:bottom w:val="none" w:sz="0" w:space="0" w:color="auto"/>
        <w:right w:val="none" w:sz="0" w:space="0" w:color="auto"/>
      </w:divBdr>
    </w:div>
    <w:div w:id="1079981654">
      <w:bodyDiv w:val="1"/>
      <w:marLeft w:val="0"/>
      <w:marRight w:val="0"/>
      <w:marTop w:val="0"/>
      <w:marBottom w:val="0"/>
      <w:divBdr>
        <w:top w:val="none" w:sz="0" w:space="0" w:color="auto"/>
        <w:left w:val="none" w:sz="0" w:space="0" w:color="auto"/>
        <w:bottom w:val="none" w:sz="0" w:space="0" w:color="auto"/>
        <w:right w:val="none" w:sz="0" w:space="0" w:color="auto"/>
      </w:divBdr>
    </w:div>
    <w:div w:id="1080951294">
      <w:bodyDiv w:val="1"/>
      <w:marLeft w:val="0"/>
      <w:marRight w:val="0"/>
      <w:marTop w:val="0"/>
      <w:marBottom w:val="0"/>
      <w:divBdr>
        <w:top w:val="none" w:sz="0" w:space="0" w:color="auto"/>
        <w:left w:val="none" w:sz="0" w:space="0" w:color="auto"/>
        <w:bottom w:val="none" w:sz="0" w:space="0" w:color="auto"/>
        <w:right w:val="none" w:sz="0" w:space="0" w:color="auto"/>
      </w:divBdr>
    </w:div>
    <w:div w:id="1081029359">
      <w:bodyDiv w:val="1"/>
      <w:marLeft w:val="0"/>
      <w:marRight w:val="0"/>
      <w:marTop w:val="0"/>
      <w:marBottom w:val="0"/>
      <w:divBdr>
        <w:top w:val="none" w:sz="0" w:space="0" w:color="auto"/>
        <w:left w:val="none" w:sz="0" w:space="0" w:color="auto"/>
        <w:bottom w:val="none" w:sz="0" w:space="0" w:color="auto"/>
        <w:right w:val="none" w:sz="0" w:space="0" w:color="auto"/>
      </w:divBdr>
    </w:div>
    <w:div w:id="1081365370">
      <w:bodyDiv w:val="1"/>
      <w:marLeft w:val="0"/>
      <w:marRight w:val="0"/>
      <w:marTop w:val="0"/>
      <w:marBottom w:val="0"/>
      <w:divBdr>
        <w:top w:val="none" w:sz="0" w:space="0" w:color="auto"/>
        <w:left w:val="none" w:sz="0" w:space="0" w:color="auto"/>
        <w:bottom w:val="none" w:sz="0" w:space="0" w:color="auto"/>
        <w:right w:val="none" w:sz="0" w:space="0" w:color="auto"/>
      </w:divBdr>
    </w:div>
    <w:div w:id="1082141996">
      <w:bodyDiv w:val="1"/>
      <w:marLeft w:val="0"/>
      <w:marRight w:val="0"/>
      <w:marTop w:val="0"/>
      <w:marBottom w:val="0"/>
      <w:divBdr>
        <w:top w:val="none" w:sz="0" w:space="0" w:color="auto"/>
        <w:left w:val="none" w:sz="0" w:space="0" w:color="auto"/>
        <w:bottom w:val="none" w:sz="0" w:space="0" w:color="auto"/>
        <w:right w:val="none" w:sz="0" w:space="0" w:color="auto"/>
      </w:divBdr>
    </w:div>
    <w:div w:id="1083376120">
      <w:bodyDiv w:val="1"/>
      <w:marLeft w:val="0"/>
      <w:marRight w:val="0"/>
      <w:marTop w:val="0"/>
      <w:marBottom w:val="0"/>
      <w:divBdr>
        <w:top w:val="none" w:sz="0" w:space="0" w:color="auto"/>
        <w:left w:val="none" w:sz="0" w:space="0" w:color="auto"/>
        <w:bottom w:val="none" w:sz="0" w:space="0" w:color="auto"/>
        <w:right w:val="none" w:sz="0" w:space="0" w:color="auto"/>
      </w:divBdr>
    </w:div>
    <w:div w:id="1084106498">
      <w:bodyDiv w:val="1"/>
      <w:marLeft w:val="0"/>
      <w:marRight w:val="0"/>
      <w:marTop w:val="0"/>
      <w:marBottom w:val="0"/>
      <w:divBdr>
        <w:top w:val="none" w:sz="0" w:space="0" w:color="auto"/>
        <w:left w:val="none" w:sz="0" w:space="0" w:color="auto"/>
        <w:bottom w:val="none" w:sz="0" w:space="0" w:color="auto"/>
        <w:right w:val="none" w:sz="0" w:space="0" w:color="auto"/>
      </w:divBdr>
      <w:divsChild>
        <w:div w:id="1426263212">
          <w:marLeft w:val="640"/>
          <w:marRight w:val="0"/>
          <w:marTop w:val="0"/>
          <w:marBottom w:val="0"/>
          <w:divBdr>
            <w:top w:val="none" w:sz="0" w:space="0" w:color="auto"/>
            <w:left w:val="none" w:sz="0" w:space="0" w:color="auto"/>
            <w:bottom w:val="none" w:sz="0" w:space="0" w:color="auto"/>
            <w:right w:val="none" w:sz="0" w:space="0" w:color="auto"/>
          </w:divBdr>
        </w:div>
        <w:div w:id="755055188">
          <w:marLeft w:val="640"/>
          <w:marRight w:val="0"/>
          <w:marTop w:val="0"/>
          <w:marBottom w:val="0"/>
          <w:divBdr>
            <w:top w:val="none" w:sz="0" w:space="0" w:color="auto"/>
            <w:left w:val="none" w:sz="0" w:space="0" w:color="auto"/>
            <w:bottom w:val="none" w:sz="0" w:space="0" w:color="auto"/>
            <w:right w:val="none" w:sz="0" w:space="0" w:color="auto"/>
          </w:divBdr>
        </w:div>
        <w:div w:id="1271425578">
          <w:marLeft w:val="640"/>
          <w:marRight w:val="0"/>
          <w:marTop w:val="0"/>
          <w:marBottom w:val="0"/>
          <w:divBdr>
            <w:top w:val="none" w:sz="0" w:space="0" w:color="auto"/>
            <w:left w:val="none" w:sz="0" w:space="0" w:color="auto"/>
            <w:bottom w:val="none" w:sz="0" w:space="0" w:color="auto"/>
            <w:right w:val="none" w:sz="0" w:space="0" w:color="auto"/>
          </w:divBdr>
        </w:div>
        <w:div w:id="1855725775">
          <w:marLeft w:val="640"/>
          <w:marRight w:val="0"/>
          <w:marTop w:val="0"/>
          <w:marBottom w:val="0"/>
          <w:divBdr>
            <w:top w:val="none" w:sz="0" w:space="0" w:color="auto"/>
            <w:left w:val="none" w:sz="0" w:space="0" w:color="auto"/>
            <w:bottom w:val="none" w:sz="0" w:space="0" w:color="auto"/>
            <w:right w:val="none" w:sz="0" w:space="0" w:color="auto"/>
          </w:divBdr>
        </w:div>
        <w:div w:id="813445222">
          <w:marLeft w:val="640"/>
          <w:marRight w:val="0"/>
          <w:marTop w:val="0"/>
          <w:marBottom w:val="0"/>
          <w:divBdr>
            <w:top w:val="none" w:sz="0" w:space="0" w:color="auto"/>
            <w:left w:val="none" w:sz="0" w:space="0" w:color="auto"/>
            <w:bottom w:val="none" w:sz="0" w:space="0" w:color="auto"/>
            <w:right w:val="none" w:sz="0" w:space="0" w:color="auto"/>
          </w:divBdr>
        </w:div>
        <w:div w:id="1247956259">
          <w:marLeft w:val="640"/>
          <w:marRight w:val="0"/>
          <w:marTop w:val="0"/>
          <w:marBottom w:val="0"/>
          <w:divBdr>
            <w:top w:val="none" w:sz="0" w:space="0" w:color="auto"/>
            <w:left w:val="none" w:sz="0" w:space="0" w:color="auto"/>
            <w:bottom w:val="none" w:sz="0" w:space="0" w:color="auto"/>
            <w:right w:val="none" w:sz="0" w:space="0" w:color="auto"/>
          </w:divBdr>
        </w:div>
        <w:div w:id="1165705088">
          <w:marLeft w:val="640"/>
          <w:marRight w:val="0"/>
          <w:marTop w:val="0"/>
          <w:marBottom w:val="0"/>
          <w:divBdr>
            <w:top w:val="none" w:sz="0" w:space="0" w:color="auto"/>
            <w:left w:val="none" w:sz="0" w:space="0" w:color="auto"/>
            <w:bottom w:val="none" w:sz="0" w:space="0" w:color="auto"/>
            <w:right w:val="none" w:sz="0" w:space="0" w:color="auto"/>
          </w:divBdr>
        </w:div>
        <w:div w:id="952592053">
          <w:marLeft w:val="640"/>
          <w:marRight w:val="0"/>
          <w:marTop w:val="0"/>
          <w:marBottom w:val="0"/>
          <w:divBdr>
            <w:top w:val="none" w:sz="0" w:space="0" w:color="auto"/>
            <w:left w:val="none" w:sz="0" w:space="0" w:color="auto"/>
            <w:bottom w:val="none" w:sz="0" w:space="0" w:color="auto"/>
            <w:right w:val="none" w:sz="0" w:space="0" w:color="auto"/>
          </w:divBdr>
        </w:div>
        <w:div w:id="1701780818">
          <w:marLeft w:val="640"/>
          <w:marRight w:val="0"/>
          <w:marTop w:val="0"/>
          <w:marBottom w:val="0"/>
          <w:divBdr>
            <w:top w:val="none" w:sz="0" w:space="0" w:color="auto"/>
            <w:left w:val="none" w:sz="0" w:space="0" w:color="auto"/>
            <w:bottom w:val="none" w:sz="0" w:space="0" w:color="auto"/>
            <w:right w:val="none" w:sz="0" w:space="0" w:color="auto"/>
          </w:divBdr>
        </w:div>
        <w:div w:id="1476677952">
          <w:marLeft w:val="640"/>
          <w:marRight w:val="0"/>
          <w:marTop w:val="0"/>
          <w:marBottom w:val="0"/>
          <w:divBdr>
            <w:top w:val="none" w:sz="0" w:space="0" w:color="auto"/>
            <w:left w:val="none" w:sz="0" w:space="0" w:color="auto"/>
            <w:bottom w:val="none" w:sz="0" w:space="0" w:color="auto"/>
            <w:right w:val="none" w:sz="0" w:space="0" w:color="auto"/>
          </w:divBdr>
        </w:div>
        <w:div w:id="908273812">
          <w:marLeft w:val="640"/>
          <w:marRight w:val="0"/>
          <w:marTop w:val="0"/>
          <w:marBottom w:val="0"/>
          <w:divBdr>
            <w:top w:val="none" w:sz="0" w:space="0" w:color="auto"/>
            <w:left w:val="none" w:sz="0" w:space="0" w:color="auto"/>
            <w:bottom w:val="none" w:sz="0" w:space="0" w:color="auto"/>
            <w:right w:val="none" w:sz="0" w:space="0" w:color="auto"/>
          </w:divBdr>
        </w:div>
        <w:div w:id="1032850142">
          <w:marLeft w:val="640"/>
          <w:marRight w:val="0"/>
          <w:marTop w:val="0"/>
          <w:marBottom w:val="0"/>
          <w:divBdr>
            <w:top w:val="none" w:sz="0" w:space="0" w:color="auto"/>
            <w:left w:val="none" w:sz="0" w:space="0" w:color="auto"/>
            <w:bottom w:val="none" w:sz="0" w:space="0" w:color="auto"/>
            <w:right w:val="none" w:sz="0" w:space="0" w:color="auto"/>
          </w:divBdr>
        </w:div>
        <w:div w:id="2028942180">
          <w:marLeft w:val="640"/>
          <w:marRight w:val="0"/>
          <w:marTop w:val="0"/>
          <w:marBottom w:val="0"/>
          <w:divBdr>
            <w:top w:val="none" w:sz="0" w:space="0" w:color="auto"/>
            <w:left w:val="none" w:sz="0" w:space="0" w:color="auto"/>
            <w:bottom w:val="none" w:sz="0" w:space="0" w:color="auto"/>
            <w:right w:val="none" w:sz="0" w:space="0" w:color="auto"/>
          </w:divBdr>
        </w:div>
        <w:div w:id="740441418">
          <w:marLeft w:val="640"/>
          <w:marRight w:val="0"/>
          <w:marTop w:val="0"/>
          <w:marBottom w:val="0"/>
          <w:divBdr>
            <w:top w:val="none" w:sz="0" w:space="0" w:color="auto"/>
            <w:left w:val="none" w:sz="0" w:space="0" w:color="auto"/>
            <w:bottom w:val="none" w:sz="0" w:space="0" w:color="auto"/>
            <w:right w:val="none" w:sz="0" w:space="0" w:color="auto"/>
          </w:divBdr>
        </w:div>
        <w:div w:id="1691953346">
          <w:marLeft w:val="640"/>
          <w:marRight w:val="0"/>
          <w:marTop w:val="0"/>
          <w:marBottom w:val="0"/>
          <w:divBdr>
            <w:top w:val="none" w:sz="0" w:space="0" w:color="auto"/>
            <w:left w:val="none" w:sz="0" w:space="0" w:color="auto"/>
            <w:bottom w:val="none" w:sz="0" w:space="0" w:color="auto"/>
            <w:right w:val="none" w:sz="0" w:space="0" w:color="auto"/>
          </w:divBdr>
        </w:div>
        <w:div w:id="838733403">
          <w:marLeft w:val="640"/>
          <w:marRight w:val="0"/>
          <w:marTop w:val="0"/>
          <w:marBottom w:val="0"/>
          <w:divBdr>
            <w:top w:val="none" w:sz="0" w:space="0" w:color="auto"/>
            <w:left w:val="none" w:sz="0" w:space="0" w:color="auto"/>
            <w:bottom w:val="none" w:sz="0" w:space="0" w:color="auto"/>
            <w:right w:val="none" w:sz="0" w:space="0" w:color="auto"/>
          </w:divBdr>
        </w:div>
        <w:div w:id="1184173177">
          <w:marLeft w:val="640"/>
          <w:marRight w:val="0"/>
          <w:marTop w:val="0"/>
          <w:marBottom w:val="0"/>
          <w:divBdr>
            <w:top w:val="none" w:sz="0" w:space="0" w:color="auto"/>
            <w:left w:val="none" w:sz="0" w:space="0" w:color="auto"/>
            <w:bottom w:val="none" w:sz="0" w:space="0" w:color="auto"/>
            <w:right w:val="none" w:sz="0" w:space="0" w:color="auto"/>
          </w:divBdr>
        </w:div>
        <w:div w:id="5715655">
          <w:marLeft w:val="640"/>
          <w:marRight w:val="0"/>
          <w:marTop w:val="0"/>
          <w:marBottom w:val="0"/>
          <w:divBdr>
            <w:top w:val="none" w:sz="0" w:space="0" w:color="auto"/>
            <w:left w:val="none" w:sz="0" w:space="0" w:color="auto"/>
            <w:bottom w:val="none" w:sz="0" w:space="0" w:color="auto"/>
            <w:right w:val="none" w:sz="0" w:space="0" w:color="auto"/>
          </w:divBdr>
        </w:div>
        <w:div w:id="163252533">
          <w:marLeft w:val="640"/>
          <w:marRight w:val="0"/>
          <w:marTop w:val="0"/>
          <w:marBottom w:val="0"/>
          <w:divBdr>
            <w:top w:val="none" w:sz="0" w:space="0" w:color="auto"/>
            <w:left w:val="none" w:sz="0" w:space="0" w:color="auto"/>
            <w:bottom w:val="none" w:sz="0" w:space="0" w:color="auto"/>
            <w:right w:val="none" w:sz="0" w:space="0" w:color="auto"/>
          </w:divBdr>
        </w:div>
        <w:div w:id="830215391">
          <w:marLeft w:val="640"/>
          <w:marRight w:val="0"/>
          <w:marTop w:val="0"/>
          <w:marBottom w:val="0"/>
          <w:divBdr>
            <w:top w:val="none" w:sz="0" w:space="0" w:color="auto"/>
            <w:left w:val="none" w:sz="0" w:space="0" w:color="auto"/>
            <w:bottom w:val="none" w:sz="0" w:space="0" w:color="auto"/>
            <w:right w:val="none" w:sz="0" w:space="0" w:color="auto"/>
          </w:divBdr>
        </w:div>
        <w:div w:id="921524139">
          <w:marLeft w:val="640"/>
          <w:marRight w:val="0"/>
          <w:marTop w:val="0"/>
          <w:marBottom w:val="0"/>
          <w:divBdr>
            <w:top w:val="none" w:sz="0" w:space="0" w:color="auto"/>
            <w:left w:val="none" w:sz="0" w:space="0" w:color="auto"/>
            <w:bottom w:val="none" w:sz="0" w:space="0" w:color="auto"/>
            <w:right w:val="none" w:sz="0" w:space="0" w:color="auto"/>
          </w:divBdr>
        </w:div>
        <w:div w:id="1330333034">
          <w:marLeft w:val="640"/>
          <w:marRight w:val="0"/>
          <w:marTop w:val="0"/>
          <w:marBottom w:val="0"/>
          <w:divBdr>
            <w:top w:val="none" w:sz="0" w:space="0" w:color="auto"/>
            <w:left w:val="none" w:sz="0" w:space="0" w:color="auto"/>
            <w:bottom w:val="none" w:sz="0" w:space="0" w:color="auto"/>
            <w:right w:val="none" w:sz="0" w:space="0" w:color="auto"/>
          </w:divBdr>
        </w:div>
        <w:div w:id="228731663">
          <w:marLeft w:val="640"/>
          <w:marRight w:val="0"/>
          <w:marTop w:val="0"/>
          <w:marBottom w:val="0"/>
          <w:divBdr>
            <w:top w:val="none" w:sz="0" w:space="0" w:color="auto"/>
            <w:left w:val="none" w:sz="0" w:space="0" w:color="auto"/>
            <w:bottom w:val="none" w:sz="0" w:space="0" w:color="auto"/>
            <w:right w:val="none" w:sz="0" w:space="0" w:color="auto"/>
          </w:divBdr>
        </w:div>
        <w:div w:id="17660755">
          <w:marLeft w:val="640"/>
          <w:marRight w:val="0"/>
          <w:marTop w:val="0"/>
          <w:marBottom w:val="0"/>
          <w:divBdr>
            <w:top w:val="none" w:sz="0" w:space="0" w:color="auto"/>
            <w:left w:val="none" w:sz="0" w:space="0" w:color="auto"/>
            <w:bottom w:val="none" w:sz="0" w:space="0" w:color="auto"/>
            <w:right w:val="none" w:sz="0" w:space="0" w:color="auto"/>
          </w:divBdr>
        </w:div>
        <w:div w:id="1310597582">
          <w:marLeft w:val="640"/>
          <w:marRight w:val="0"/>
          <w:marTop w:val="0"/>
          <w:marBottom w:val="0"/>
          <w:divBdr>
            <w:top w:val="none" w:sz="0" w:space="0" w:color="auto"/>
            <w:left w:val="none" w:sz="0" w:space="0" w:color="auto"/>
            <w:bottom w:val="none" w:sz="0" w:space="0" w:color="auto"/>
            <w:right w:val="none" w:sz="0" w:space="0" w:color="auto"/>
          </w:divBdr>
        </w:div>
        <w:div w:id="2020965217">
          <w:marLeft w:val="640"/>
          <w:marRight w:val="0"/>
          <w:marTop w:val="0"/>
          <w:marBottom w:val="0"/>
          <w:divBdr>
            <w:top w:val="none" w:sz="0" w:space="0" w:color="auto"/>
            <w:left w:val="none" w:sz="0" w:space="0" w:color="auto"/>
            <w:bottom w:val="none" w:sz="0" w:space="0" w:color="auto"/>
            <w:right w:val="none" w:sz="0" w:space="0" w:color="auto"/>
          </w:divBdr>
        </w:div>
        <w:div w:id="1729497366">
          <w:marLeft w:val="640"/>
          <w:marRight w:val="0"/>
          <w:marTop w:val="0"/>
          <w:marBottom w:val="0"/>
          <w:divBdr>
            <w:top w:val="none" w:sz="0" w:space="0" w:color="auto"/>
            <w:left w:val="none" w:sz="0" w:space="0" w:color="auto"/>
            <w:bottom w:val="none" w:sz="0" w:space="0" w:color="auto"/>
            <w:right w:val="none" w:sz="0" w:space="0" w:color="auto"/>
          </w:divBdr>
        </w:div>
        <w:div w:id="766199205">
          <w:marLeft w:val="640"/>
          <w:marRight w:val="0"/>
          <w:marTop w:val="0"/>
          <w:marBottom w:val="0"/>
          <w:divBdr>
            <w:top w:val="none" w:sz="0" w:space="0" w:color="auto"/>
            <w:left w:val="none" w:sz="0" w:space="0" w:color="auto"/>
            <w:bottom w:val="none" w:sz="0" w:space="0" w:color="auto"/>
            <w:right w:val="none" w:sz="0" w:space="0" w:color="auto"/>
          </w:divBdr>
        </w:div>
        <w:div w:id="1548949132">
          <w:marLeft w:val="640"/>
          <w:marRight w:val="0"/>
          <w:marTop w:val="0"/>
          <w:marBottom w:val="0"/>
          <w:divBdr>
            <w:top w:val="none" w:sz="0" w:space="0" w:color="auto"/>
            <w:left w:val="none" w:sz="0" w:space="0" w:color="auto"/>
            <w:bottom w:val="none" w:sz="0" w:space="0" w:color="auto"/>
            <w:right w:val="none" w:sz="0" w:space="0" w:color="auto"/>
          </w:divBdr>
        </w:div>
        <w:div w:id="440884861">
          <w:marLeft w:val="640"/>
          <w:marRight w:val="0"/>
          <w:marTop w:val="0"/>
          <w:marBottom w:val="0"/>
          <w:divBdr>
            <w:top w:val="none" w:sz="0" w:space="0" w:color="auto"/>
            <w:left w:val="none" w:sz="0" w:space="0" w:color="auto"/>
            <w:bottom w:val="none" w:sz="0" w:space="0" w:color="auto"/>
            <w:right w:val="none" w:sz="0" w:space="0" w:color="auto"/>
          </w:divBdr>
        </w:div>
        <w:div w:id="2127920233">
          <w:marLeft w:val="640"/>
          <w:marRight w:val="0"/>
          <w:marTop w:val="0"/>
          <w:marBottom w:val="0"/>
          <w:divBdr>
            <w:top w:val="none" w:sz="0" w:space="0" w:color="auto"/>
            <w:left w:val="none" w:sz="0" w:space="0" w:color="auto"/>
            <w:bottom w:val="none" w:sz="0" w:space="0" w:color="auto"/>
            <w:right w:val="none" w:sz="0" w:space="0" w:color="auto"/>
          </w:divBdr>
        </w:div>
        <w:div w:id="1921596834">
          <w:marLeft w:val="640"/>
          <w:marRight w:val="0"/>
          <w:marTop w:val="0"/>
          <w:marBottom w:val="0"/>
          <w:divBdr>
            <w:top w:val="none" w:sz="0" w:space="0" w:color="auto"/>
            <w:left w:val="none" w:sz="0" w:space="0" w:color="auto"/>
            <w:bottom w:val="none" w:sz="0" w:space="0" w:color="auto"/>
            <w:right w:val="none" w:sz="0" w:space="0" w:color="auto"/>
          </w:divBdr>
        </w:div>
        <w:div w:id="2126583035">
          <w:marLeft w:val="640"/>
          <w:marRight w:val="0"/>
          <w:marTop w:val="0"/>
          <w:marBottom w:val="0"/>
          <w:divBdr>
            <w:top w:val="none" w:sz="0" w:space="0" w:color="auto"/>
            <w:left w:val="none" w:sz="0" w:space="0" w:color="auto"/>
            <w:bottom w:val="none" w:sz="0" w:space="0" w:color="auto"/>
            <w:right w:val="none" w:sz="0" w:space="0" w:color="auto"/>
          </w:divBdr>
        </w:div>
        <w:div w:id="1747872979">
          <w:marLeft w:val="640"/>
          <w:marRight w:val="0"/>
          <w:marTop w:val="0"/>
          <w:marBottom w:val="0"/>
          <w:divBdr>
            <w:top w:val="none" w:sz="0" w:space="0" w:color="auto"/>
            <w:left w:val="none" w:sz="0" w:space="0" w:color="auto"/>
            <w:bottom w:val="none" w:sz="0" w:space="0" w:color="auto"/>
            <w:right w:val="none" w:sz="0" w:space="0" w:color="auto"/>
          </w:divBdr>
        </w:div>
        <w:div w:id="2106804830">
          <w:marLeft w:val="640"/>
          <w:marRight w:val="0"/>
          <w:marTop w:val="0"/>
          <w:marBottom w:val="0"/>
          <w:divBdr>
            <w:top w:val="none" w:sz="0" w:space="0" w:color="auto"/>
            <w:left w:val="none" w:sz="0" w:space="0" w:color="auto"/>
            <w:bottom w:val="none" w:sz="0" w:space="0" w:color="auto"/>
            <w:right w:val="none" w:sz="0" w:space="0" w:color="auto"/>
          </w:divBdr>
        </w:div>
        <w:div w:id="98184605">
          <w:marLeft w:val="640"/>
          <w:marRight w:val="0"/>
          <w:marTop w:val="0"/>
          <w:marBottom w:val="0"/>
          <w:divBdr>
            <w:top w:val="none" w:sz="0" w:space="0" w:color="auto"/>
            <w:left w:val="none" w:sz="0" w:space="0" w:color="auto"/>
            <w:bottom w:val="none" w:sz="0" w:space="0" w:color="auto"/>
            <w:right w:val="none" w:sz="0" w:space="0" w:color="auto"/>
          </w:divBdr>
        </w:div>
        <w:div w:id="2118063833">
          <w:marLeft w:val="640"/>
          <w:marRight w:val="0"/>
          <w:marTop w:val="0"/>
          <w:marBottom w:val="0"/>
          <w:divBdr>
            <w:top w:val="none" w:sz="0" w:space="0" w:color="auto"/>
            <w:left w:val="none" w:sz="0" w:space="0" w:color="auto"/>
            <w:bottom w:val="none" w:sz="0" w:space="0" w:color="auto"/>
            <w:right w:val="none" w:sz="0" w:space="0" w:color="auto"/>
          </w:divBdr>
        </w:div>
        <w:div w:id="296885044">
          <w:marLeft w:val="640"/>
          <w:marRight w:val="0"/>
          <w:marTop w:val="0"/>
          <w:marBottom w:val="0"/>
          <w:divBdr>
            <w:top w:val="none" w:sz="0" w:space="0" w:color="auto"/>
            <w:left w:val="none" w:sz="0" w:space="0" w:color="auto"/>
            <w:bottom w:val="none" w:sz="0" w:space="0" w:color="auto"/>
            <w:right w:val="none" w:sz="0" w:space="0" w:color="auto"/>
          </w:divBdr>
        </w:div>
        <w:div w:id="879590432">
          <w:marLeft w:val="640"/>
          <w:marRight w:val="0"/>
          <w:marTop w:val="0"/>
          <w:marBottom w:val="0"/>
          <w:divBdr>
            <w:top w:val="none" w:sz="0" w:space="0" w:color="auto"/>
            <w:left w:val="none" w:sz="0" w:space="0" w:color="auto"/>
            <w:bottom w:val="none" w:sz="0" w:space="0" w:color="auto"/>
            <w:right w:val="none" w:sz="0" w:space="0" w:color="auto"/>
          </w:divBdr>
        </w:div>
        <w:div w:id="45567807">
          <w:marLeft w:val="640"/>
          <w:marRight w:val="0"/>
          <w:marTop w:val="0"/>
          <w:marBottom w:val="0"/>
          <w:divBdr>
            <w:top w:val="none" w:sz="0" w:space="0" w:color="auto"/>
            <w:left w:val="none" w:sz="0" w:space="0" w:color="auto"/>
            <w:bottom w:val="none" w:sz="0" w:space="0" w:color="auto"/>
            <w:right w:val="none" w:sz="0" w:space="0" w:color="auto"/>
          </w:divBdr>
        </w:div>
        <w:div w:id="1415853412">
          <w:marLeft w:val="640"/>
          <w:marRight w:val="0"/>
          <w:marTop w:val="0"/>
          <w:marBottom w:val="0"/>
          <w:divBdr>
            <w:top w:val="none" w:sz="0" w:space="0" w:color="auto"/>
            <w:left w:val="none" w:sz="0" w:space="0" w:color="auto"/>
            <w:bottom w:val="none" w:sz="0" w:space="0" w:color="auto"/>
            <w:right w:val="none" w:sz="0" w:space="0" w:color="auto"/>
          </w:divBdr>
        </w:div>
        <w:div w:id="1476995510">
          <w:marLeft w:val="640"/>
          <w:marRight w:val="0"/>
          <w:marTop w:val="0"/>
          <w:marBottom w:val="0"/>
          <w:divBdr>
            <w:top w:val="none" w:sz="0" w:space="0" w:color="auto"/>
            <w:left w:val="none" w:sz="0" w:space="0" w:color="auto"/>
            <w:bottom w:val="none" w:sz="0" w:space="0" w:color="auto"/>
            <w:right w:val="none" w:sz="0" w:space="0" w:color="auto"/>
          </w:divBdr>
        </w:div>
        <w:div w:id="1330602372">
          <w:marLeft w:val="640"/>
          <w:marRight w:val="0"/>
          <w:marTop w:val="0"/>
          <w:marBottom w:val="0"/>
          <w:divBdr>
            <w:top w:val="none" w:sz="0" w:space="0" w:color="auto"/>
            <w:left w:val="none" w:sz="0" w:space="0" w:color="auto"/>
            <w:bottom w:val="none" w:sz="0" w:space="0" w:color="auto"/>
            <w:right w:val="none" w:sz="0" w:space="0" w:color="auto"/>
          </w:divBdr>
        </w:div>
        <w:div w:id="729957409">
          <w:marLeft w:val="640"/>
          <w:marRight w:val="0"/>
          <w:marTop w:val="0"/>
          <w:marBottom w:val="0"/>
          <w:divBdr>
            <w:top w:val="none" w:sz="0" w:space="0" w:color="auto"/>
            <w:left w:val="none" w:sz="0" w:space="0" w:color="auto"/>
            <w:bottom w:val="none" w:sz="0" w:space="0" w:color="auto"/>
            <w:right w:val="none" w:sz="0" w:space="0" w:color="auto"/>
          </w:divBdr>
        </w:div>
        <w:div w:id="1019357034">
          <w:marLeft w:val="640"/>
          <w:marRight w:val="0"/>
          <w:marTop w:val="0"/>
          <w:marBottom w:val="0"/>
          <w:divBdr>
            <w:top w:val="none" w:sz="0" w:space="0" w:color="auto"/>
            <w:left w:val="none" w:sz="0" w:space="0" w:color="auto"/>
            <w:bottom w:val="none" w:sz="0" w:space="0" w:color="auto"/>
            <w:right w:val="none" w:sz="0" w:space="0" w:color="auto"/>
          </w:divBdr>
        </w:div>
        <w:div w:id="673532636">
          <w:marLeft w:val="640"/>
          <w:marRight w:val="0"/>
          <w:marTop w:val="0"/>
          <w:marBottom w:val="0"/>
          <w:divBdr>
            <w:top w:val="none" w:sz="0" w:space="0" w:color="auto"/>
            <w:left w:val="none" w:sz="0" w:space="0" w:color="auto"/>
            <w:bottom w:val="none" w:sz="0" w:space="0" w:color="auto"/>
            <w:right w:val="none" w:sz="0" w:space="0" w:color="auto"/>
          </w:divBdr>
        </w:div>
        <w:div w:id="1828663534">
          <w:marLeft w:val="640"/>
          <w:marRight w:val="0"/>
          <w:marTop w:val="0"/>
          <w:marBottom w:val="0"/>
          <w:divBdr>
            <w:top w:val="none" w:sz="0" w:space="0" w:color="auto"/>
            <w:left w:val="none" w:sz="0" w:space="0" w:color="auto"/>
            <w:bottom w:val="none" w:sz="0" w:space="0" w:color="auto"/>
            <w:right w:val="none" w:sz="0" w:space="0" w:color="auto"/>
          </w:divBdr>
        </w:div>
        <w:div w:id="743143837">
          <w:marLeft w:val="640"/>
          <w:marRight w:val="0"/>
          <w:marTop w:val="0"/>
          <w:marBottom w:val="0"/>
          <w:divBdr>
            <w:top w:val="none" w:sz="0" w:space="0" w:color="auto"/>
            <w:left w:val="none" w:sz="0" w:space="0" w:color="auto"/>
            <w:bottom w:val="none" w:sz="0" w:space="0" w:color="auto"/>
            <w:right w:val="none" w:sz="0" w:space="0" w:color="auto"/>
          </w:divBdr>
        </w:div>
        <w:div w:id="569383776">
          <w:marLeft w:val="640"/>
          <w:marRight w:val="0"/>
          <w:marTop w:val="0"/>
          <w:marBottom w:val="0"/>
          <w:divBdr>
            <w:top w:val="none" w:sz="0" w:space="0" w:color="auto"/>
            <w:left w:val="none" w:sz="0" w:space="0" w:color="auto"/>
            <w:bottom w:val="none" w:sz="0" w:space="0" w:color="auto"/>
            <w:right w:val="none" w:sz="0" w:space="0" w:color="auto"/>
          </w:divBdr>
        </w:div>
        <w:div w:id="1291937826">
          <w:marLeft w:val="640"/>
          <w:marRight w:val="0"/>
          <w:marTop w:val="0"/>
          <w:marBottom w:val="0"/>
          <w:divBdr>
            <w:top w:val="none" w:sz="0" w:space="0" w:color="auto"/>
            <w:left w:val="none" w:sz="0" w:space="0" w:color="auto"/>
            <w:bottom w:val="none" w:sz="0" w:space="0" w:color="auto"/>
            <w:right w:val="none" w:sz="0" w:space="0" w:color="auto"/>
          </w:divBdr>
        </w:div>
        <w:div w:id="2013027193">
          <w:marLeft w:val="640"/>
          <w:marRight w:val="0"/>
          <w:marTop w:val="0"/>
          <w:marBottom w:val="0"/>
          <w:divBdr>
            <w:top w:val="none" w:sz="0" w:space="0" w:color="auto"/>
            <w:left w:val="none" w:sz="0" w:space="0" w:color="auto"/>
            <w:bottom w:val="none" w:sz="0" w:space="0" w:color="auto"/>
            <w:right w:val="none" w:sz="0" w:space="0" w:color="auto"/>
          </w:divBdr>
        </w:div>
        <w:div w:id="1609775478">
          <w:marLeft w:val="640"/>
          <w:marRight w:val="0"/>
          <w:marTop w:val="0"/>
          <w:marBottom w:val="0"/>
          <w:divBdr>
            <w:top w:val="none" w:sz="0" w:space="0" w:color="auto"/>
            <w:left w:val="none" w:sz="0" w:space="0" w:color="auto"/>
            <w:bottom w:val="none" w:sz="0" w:space="0" w:color="auto"/>
            <w:right w:val="none" w:sz="0" w:space="0" w:color="auto"/>
          </w:divBdr>
        </w:div>
        <w:div w:id="269044230">
          <w:marLeft w:val="640"/>
          <w:marRight w:val="0"/>
          <w:marTop w:val="0"/>
          <w:marBottom w:val="0"/>
          <w:divBdr>
            <w:top w:val="none" w:sz="0" w:space="0" w:color="auto"/>
            <w:left w:val="none" w:sz="0" w:space="0" w:color="auto"/>
            <w:bottom w:val="none" w:sz="0" w:space="0" w:color="auto"/>
            <w:right w:val="none" w:sz="0" w:space="0" w:color="auto"/>
          </w:divBdr>
        </w:div>
        <w:div w:id="1693606216">
          <w:marLeft w:val="640"/>
          <w:marRight w:val="0"/>
          <w:marTop w:val="0"/>
          <w:marBottom w:val="0"/>
          <w:divBdr>
            <w:top w:val="none" w:sz="0" w:space="0" w:color="auto"/>
            <w:left w:val="none" w:sz="0" w:space="0" w:color="auto"/>
            <w:bottom w:val="none" w:sz="0" w:space="0" w:color="auto"/>
            <w:right w:val="none" w:sz="0" w:space="0" w:color="auto"/>
          </w:divBdr>
        </w:div>
        <w:div w:id="938831595">
          <w:marLeft w:val="640"/>
          <w:marRight w:val="0"/>
          <w:marTop w:val="0"/>
          <w:marBottom w:val="0"/>
          <w:divBdr>
            <w:top w:val="none" w:sz="0" w:space="0" w:color="auto"/>
            <w:left w:val="none" w:sz="0" w:space="0" w:color="auto"/>
            <w:bottom w:val="none" w:sz="0" w:space="0" w:color="auto"/>
            <w:right w:val="none" w:sz="0" w:space="0" w:color="auto"/>
          </w:divBdr>
        </w:div>
        <w:div w:id="1374227436">
          <w:marLeft w:val="640"/>
          <w:marRight w:val="0"/>
          <w:marTop w:val="0"/>
          <w:marBottom w:val="0"/>
          <w:divBdr>
            <w:top w:val="none" w:sz="0" w:space="0" w:color="auto"/>
            <w:left w:val="none" w:sz="0" w:space="0" w:color="auto"/>
            <w:bottom w:val="none" w:sz="0" w:space="0" w:color="auto"/>
            <w:right w:val="none" w:sz="0" w:space="0" w:color="auto"/>
          </w:divBdr>
        </w:div>
        <w:div w:id="1549876014">
          <w:marLeft w:val="640"/>
          <w:marRight w:val="0"/>
          <w:marTop w:val="0"/>
          <w:marBottom w:val="0"/>
          <w:divBdr>
            <w:top w:val="none" w:sz="0" w:space="0" w:color="auto"/>
            <w:left w:val="none" w:sz="0" w:space="0" w:color="auto"/>
            <w:bottom w:val="none" w:sz="0" w:space="0" w:color="auto"/>
            <w:right w:val="none" w:sz="0" w:space="0" w:color="auto"/>
          </w:divBdr>
        </w:div>
        <w:div w:id="1627392525">
          <w:marLeft w:val="640"/>
          <w:marRight w:val="0"/>
          <w:marTop w:val="0"/>
          <w:marBottom w:val="0"/>
          <w:divBdr>
            <w:top w:val="none" w:sz="0" w:space="0" w:color="auto"/>
            <w:left w:val="none" w:sz="0" w:space="0" w:color="auto"/>
            <w:bottom w:val="none" w:sz="0" w:space="0" w:color="auto"/>
            <w:right w:val="none" w:sz="0" w:space="0" w:color="auto"/>
          </w:divBdr>
        </w:div>
        <w:div w:id="267275730">
          <w:marLeft w:val="640"/>
          <w:marRight w:val="0"/>
          <w:marTop w:val="0"/>
          <w:marBottom w:val="0"/>
          <w:divBdr>
            <w:top w:val="none" w:sz="0" w:space="0" w:color="auto"/>
            <w:left w:val="none" w:sz="0" w:space="0" w:color="auto"/>
            <w:bottom w:val="none" w:sz="0" w:space="0" w:color="auto"/>
            <w:right w:val="none" w:sz="0" w:space="0" w:color="auto"/>
          </w:divBdr>
        </w:div>
        <w:div w:id="105972404">
          <w:marLeft w:val="640"/>
          <w:marRight w:val="0"/>
          <w:marTop w:val="0"/>
          <w:marBottom w:val="0"/>
          <w:divBdr>
            <w:top w:val="none" w:sz="0" w:space="0" w:color="auto"/>
            <w:left w:val="none" w:sz="0" w:space="0" w:color="auto"/>
            <w:bottom w:val="none" w:sz="0" w:space="0" w:color="auto"/>
            <w:right w:val="none" w:sz="0" w:space="0" w:color="auto"/>
          </w:divBdr>
        </w:div>
        <w:div w:id="1137528353">
          <w:marLeft w:val="640"/>
          <w:marRight w:val="0"/>
          <w:marTop w:val="0"/>
          <w:marBottom w:val="0"/>
          <w:divBdr>
            <w:top w:val="none" w:sz="0" w:space="0" w:color="auto"/>
            <w:left w:val="none" w:sz="0" w:space="0" w:color="auto"/>
            <w:bottom w:val="none" w:sz="0" w:space="0" w:color="auto"/>
            <w:right w:val="none" w:sz="0" w:space="0" w:color="auto"/>
          </w:divBdr>
        </w:div>
        <w:div w:id="1659731117">
          <w:marLeft w:val="640"/>
          <w:marRight w:val="0"/>
          <w:marTop w:val="0"/>
          <w:marBottom w:val="0"/>
          <w:divBdr>
            <w:top w:val="none" w:sz="0" w:space="0" w:color="auto"/>
            <w:left w:val="none" w:sz="0" w:space="0" w:color="auto"/>
            <w:bottom w:val="none" w:sz="0" w:space="0" w:color="auto"/>
            <w:right w:val="none" w:sz="0" w:space="0" w:color="auto"/>
          </w:divBdr>
        </w:div>
        <w:div w:id="577447510">
          <w:marLeft w:val="640"/>
          <w:marRight w:val="0"/>
          <w:marTop w:val="0"/>
          <w:marBottom w:val="0"/>
          <w:divBdr>
            <w:top w:val="none" w:sz="0" w:space="0" w:color="auto"/>
            <w:left w:val="none" w:sz="0" w:space="0" w:color="auto"/>
            <w:bottom w:val="none" w:sz="0" w:space="0" w:color="auto"/>
            <w:right w:val="none" w:sz="0" w:space="0" w:color="auto"/>
          </w:divBdr>
        </w:div>
        <w:div w:id="1132134859">
          <w:marLeft w:val="640"/>
          <w:marRight w:val="0"/>
          <w:marTop w:val="0"/>
          <w:marBottom w:val="0"/>
          <w:divBdr>
            <w:top w:val="none" w:sz="0" w:space="0" w:color="auto"/>
            <w:left w:val="none" w:sz="0" w:space="0" w:color="auto"/>
            <w:bottom w:val="none" w:sz="0" w:space="0" w:color="auto"/>
            <w:right w:val="none" w:sz="0" w:space="0" w:color="auto"/>
          </w:divBdr>
        </w:div>
        <w:div w:id="1414277006">
          <w:marLeft w:val="640"/>
          <w:marRight w:val="0"/>
          <w:marTop w:val="0"/>
          <w:marBottom w:val="0"/>
          <w:divBdr>
            <w:top w:val="none" w:sz="0" w:space="0" w:color="auto"/>
            <w:left w:val="none" w:sz="0" w:space="0" w:color="auto"/>
            <w:bottom w:val="none" w:sz="0" w:space="0" w:color="auto"/>
            <w:right w:val="none" w:sz="0" w:space="0" w:color="auto"/>
          </w:divBdr>
        </w:div>
        <w:div w:id="278537991">
          <w:marLeft w:val="640"/>
          <w:marRight w:val="0"/>
          <w:marTop w:val="0"/>
          <w:marBottom w:val="0"/>
          <w:divBdr>
            <w:top w:val="none" w:sz="0" w:space="0" w:color="auto"/>
            <w:left w:val="none" w:sz="0" w:space="0" w:color="auto"/>
            <w:bottom w:val="none" w:sz="0" w:space="0" w:color="auto"/>
            <w:right w:val="none" w:sz="0" w:space="0" w:color="auto"/>
          </w:divBdr>
        </w:div>
      </w:divsChild>
    </w:div>
    <w:div w:id="1091899467">
      <w:bodyDiv w:val="1"/>
      <w:marLeft w:val="0"/>
      <w:marRight w:val="0"/>
      <w:marTop w:val="0"/>
      <w:marBottom w:val="0"/>
      <w:divBdr>
        <w:top w:val="none" w:sz="0" w:space="0" w:color="auto"/>
        <w:left w:val="none" w:sz="0" w:space="0" w:color="auto"/>
        <w:bottom w:val="none" w:sz="0" w:space="0" w:color="auto"/>
        <w:right w:val="none" w:sz="0" w:space="0" w:color="auto"/>
      </w:divBdr>
    </w:div>
    <w:div w:id="1091969428">
      <w:bodyDiv w:val="1"/>
      <w:marLeft w:val="0"/>
      <w:marRight w:val="0"/>
      <w:marTop w:val="0"/>
      <w:marBottom w:val="0"/>
      <w:divBdr>
        <w:top w:val="none" w:sz="0" w:space="0" w:color="auto"/>
        <w:left w:val="none" w:sz="0" w:space="0" w:color="auto"/>
        <w:bottom w:val="none" w:sz="0" w:space="0" w:color="auto"/>
        <w:right w:val="none" w:sz="0" w:space="0" w:color="auto"/>
      </w:divBdr>
    </w:div>
    <w:div w:id="1092622902">
      <w:bodyDiv w:val="1"/>
      <w:marLeft w:val="0"/>
      <w:marRight w:val="0"/>
      <w:marTop w:val="0"/>
      <w:marBottom w:val="0"/>
      <w:divBdr>
        <w:top w:val="none" w:sz="0" w:space="0" w:color="auto"/>
        <w:left w:val="none" w:sz="0" w:space="0" w:color="auto"/>
        <w:bottom w:val="none" w:sz="0" w:space="0" w:color="auto"/>
        <w:right w:val="none" w:sz="0" w:space="0" w:color="auto"/>
      </w:divBdr>
    </w:div>
    <w:div w:id="1099906976">
      <w:bodyDiv w:val="1"/>
      <w:marLeft w:val="0"/>
      <w:marRight w:val="0"/>
      <w:marTop w:val="0"/>
      <w:marBottom w:val="0"/>
      <w:divBdr>
        <w:top w:val="none" w:sz="0" w:space="0" w:color="auto"/>
        <w:left w:val="none" w:sz="0" w:space="0" w:color="auto"/>
        <w:bottom w:val="none" w:sz="0" w:space="0" w:color="auto"/>
        <w:right w:val="none" w:sz="0" w:space="0" w:color="auto"/>
      </w:divBdr>
    </w:div>
    <w:div w:id="1104885984">
      <w:bodyDiv w:val="1"/>
      <w:marLeft w:val="0"/>
      <w:marRight w:val="0"/>
      <w:marTop w:val="0"/>
      <w:marBottom w:val="0"/>
      <w:divBdr>
        <w:top w:val="none" w:sz="0" w:space="0" w:color="auto"/>
        <w:left w:val="none" w:sz="0" w:space="0" w:color="auto"/>
        <w:bottom w:val="none" w:sz="0" w:space="0" w:color="auto"/>
        <w:right w:val="none" w:sz="0" w:space="0" w:color="auto"/>
      </w:divBdr>
      <w:divsChild>
        <w:div w:id="2000771563">
          <w:marLeft w:val="480"/>
          <w:marRight w:val="0"/>
          <w:marTop w:val="0"/>
          <w:marBottom w:val="0"/>
          <w:divBdr>
            <w:top w:val="none" w:sz="0" w:space="0" w:color="auto"/>
            <w:left w:val="none" w:sz="0" w:space="0" w:color="auto"/>
            <w:bottom w:val="none" w:sz="0" w:space="0" w:color="auto"/>
            <w:right w:val="none" w:sz="0" w:space="0" w:color="auto"/>
          </w:divBdr>
        </w:div>
        <w:div w:id="476455341">
          <w:marLeft w:val="480"/>
          <w:marRight w:val="0"/>
          <w:marTop w:val="0"/>
          <w:marBottom w:val="0"/>
          <w:divBdr>
            <w:top w:val="none" w:sz="0" w:space="0" w:color="auto"/>
            <w:left w:val="none" w:sz="0" w:space="0" w:color="auto"/>
            <w:bottom w:val="none" w:sz="0" w:space="0" w:color="auto"/>
            <w:right w:val="none" w:sz="0" w:space="0" w:color="auto"/>
          </w:divBdr>
        </w:div>
        <w:div w:id="134445276">
          <w:marLeft w:val="480"/>
          <w:marRight w:val="0"/>
          <w:marTop w:val="0"/>
          <w:marBottom w:val="0"/>
          <w:divBdr>
            <w:top w:val="none" w:sz="0" w:space="0" w:color="auto"/>
            <w:left w:val="none" w:sz="0" w:space="0" w:color="auto"/>
            <w:bottom w:val="none" w:sz="0" w:space="0" w:color="auto"/>
            <w:right w:val="none" w:sz="0" w:space="0" w:color="auto"/>
          </w:divBdr>
        </w:div>
        <w:div w:id="799614771">
          <w:marLeft w:val="480"/>
          <w:marRight w:val="0"/>
          <w:marTop w:val="0"/>
          <w:marBottom w:val="0"/>
          <w:divBdr>
            <w:top w:val="none" w:sz="0" w:space="0" w:color="auto"/>
            <w:left w:val="none" w:sz="0" w:space="0" w:color="auto"/>
            <w:bottom w:val="none" w:sz="0" w:space="0" w:color="auto"/>
            <w:right w:val="none" w:sz="0" w:space="0" w:color="auto"/>
          </w:divBdr>
        </w:div>
        <w:div w:id="1607998763">
          <w:marLeft w:val="480"/>
          <w:marRight w:val="0"/>
          <w:marTop w:val="0"/>
          <w:marBottom w:val="0"/>
          <w:divBdr>
            <w:top w:val="none" w:sz="0" w:space="0" w:color="auto"/>
            <w:left w:val="none" w:sz="0" w:space="0" w:color="auto"/>
            <w:bottom w:val="none" w:sz="0" w:space="0" w:color="auto"/>
            <w:right w:val="none" w:sz="0" w:space="0" w:color="auto"/>
          </w:divBdr>
        </w:div>
        <w:div w:id="2063208886">
          <w:marLeft w:val="480"/>
          <w:marRight w:val="0"/>
          <w:marTop w:val="0"/>
          <w:marBottom w:val="0"/>
          <w:divBdr>
            <w:top w:val="none" w:sz="0" w:space="0" w:color="auto"/>
            <w:left w:val="none" w:sz="0" w:space="0" w:color="auto"/>
            <w:bottom w:val="none" w:sz="0" w:space="0" w:color="auto"/>
            <w:right w:val="none" w:sz="0" w:space="0" w:color="auto"/>
          </w:divBdr>
        </w:div>
        <w:div w:id="158885372">
          <w:marLeft w:val="480"/>
          <w:marRight w:val="0"/>
          <w:marTop w:val="0"/>
          <w:marBottom w:val="0"/>
          <w:divBdr>
            <w:top w:val="none" w:sz="0" w:space="0" w:color="auto"/>
            <w:left w:val="none" w:sz="0" w:space="0" w:color="auto"/>
            <w:bottom w:val="none" w:sz="0" w:space="0" w:color="auto"/>
            <w:right w:val="none" w:sz="0" w:space="0" w:color="auto"/>
          </w:divBdr>
        </w:div>
        <w:div w:id="274530549">
          <w:marLeft w:val="480"/>
          <w:marRight w:val="0"/>
          <w:marTop w:val="0"/>
          <w:marBottom w:val="0"/>
          <w:divBdr>
            <w:top w:val="none" w:sz="0" w:space="0" w:color="auto"/>
            <w:left w:val="none" w:sz="0" w:space="0" w:color="auto"/>
            <w:bottom w:val="none" w:sz="0" w:space="0" w:color="auto"/>
            <w:right w:val="none" w:sz="0" w:space="0" w:color="auto"/>
          </w:divBdr>
        </w:div>
        <w:div w:id="1281835875">
          <w:marLeft w:val="480"/>
          <w:marRight w:val="0"/>
          <w:marTop w:val="0"/>
          <w:marBottom w:val="0"/>
          <w:divBdr>
            <w:top w:val="none" w:sz="0" w:space="0" w:color="auto"/>
            <w:left w:val="none" w:sz="0" w:space="0" w:color="auto"/>
            <w:bottom w:val="none" w:sz="0" w:space="0" w:color="auto"/>
            <w:right w:val="none" w:sz="0" w:space="0" w:color="auto"/>
          </w:divBdr>
        </w:div>
        <w:div w:id="1096902938">
          <w:marLeft w:val="480"/>
          <w:marRight w:val="0"/>
          <w:marTop w:val="0"/>
          <w:marBottom w:val="0"/>
          <w:divBdr>
            <w:top w:val="none" w:sz="0" w:space="0" w:color="auto"/>
            <w:left w:val="none" w:sz="0" w:space="0" w:color="auto"/>
            <w:bottom w:val="none" w:sz="0" w:space="0" w:color="auto"/>
            <w:right w:val="none" w:sz="0" w:space="0" w:color="auto"/>
          </w:divBdr>
        </w:div>
        <w:div w:id="572861785">
          <w:marLeft w:val="480"/>
          <w:marRight w:val="0"/>
          <w:marTop w:val="0"/>
          <w:marBottom w:val="0"/>
          <w:divBdr>
            <w:top w:val="none" w:sz="0" w:space="0" w:color="auto"/>
            <w:left w:val="none" w:sz="0" w:space="0" w:color="auto"/>
            <w:bottom w:val="none" w:sz="0" w:space="0" w:color="auto"/>
            <w:right w:val="none" w:sz="0" w:space="0" w:color="auto"/>
          </w:divBdr>
        </w:div>
        <w:div w:id="1166702093">
          <w:marLeft w:val="480"/>
          <w:marRight w:val="0"/>
          <w:marTop w:val="0"/>
          <w:marBottom w:val="0"/>
          <w:divBdr>
            <w:top w:val="none" w:sz="0" w:space="0" w:color="auto"/>
            <w:left w:val="none" w:sz="0" w:space="0" w:color="auto"/>
            <w:bottom w:val="none" w:sz="0" w:space="0" w:color="auto"/>
            <w:right w:val="none" w:sz="0" w:space="0" w:color="auto"/>
          </w:divBdr>
        </w:div>
        <w:div w:id="122889345">
          <w:marLeft w:val="480"/>
          <w:marRight w:val="0"/>
          <w:marTop w:val="0"/>
          <w:marBottom w:val="0"/>
          <w:divBdr>
            <w:top w:val="none" w:sz="0" w:space="0" w:color="auto"/>
            <w:left w:val="none" w:sz="0" w:space="0" w:color="auto"/>
            <w:bottom w:val="none" w:sz="0" w:space="0" w:color="auto"/>
            <w:right w:val="none" w:sz="0" w:space="0" w:color="auto"/>
          </w:divBdr>
        </w:div>
        <w:div w:id="1826630841">
          <w:marLeft w:val="480"/>
          <w:marRight w:val="0"/>
          <w:marTop w:val="0"/>
          <w:marBottom w:val="0"/>
          <w:divBdr>
            <w:top w:val="none" w:sz="0" w:space="0" w:color="auto"/>
            <w:left w:val="none" w:sz="0" w:space="0" w:color="auto"/>
            <w:bottom w:val="none" w:sz="0" w:space="0" w:color="auto"/>
            <w:right w:val="none" w:sz="0" w:space="0" w:color="auto"/>
          </w:divBdr>
        </w:div>
        <w:div w:id="1401515229">
          <w:marLeft w:val="480"/>
          <w:marRight w:val="0"/>
          <w:marTop w:val="0"/>
          <w:marBottom w:val="0"/>
          <w:divBdr>
            <w:top w:val="none" w:sz="0" w:space="0" w:color="auto"/>
            <w:left w:val="none" w:sz="0" w:space="0" w:color="auto"/>
            <w:bottom w:val="none" w:sz="0" w:space="0" w:color="auto"/>
            <w:right w:val="none" w:sz="0" w:space="0" w:color="auto"/>
          </w:divBdr>
        </w:div>
        <w:div w:id="2081901185">
          <w:marLeft w:val="480"/>
          <w:marRight w:val="0"/>
          <w:marTop w:val="0"/>
          <w:marBottom w:val="0"/>
          <w:divBdr>
            <w:top w:val="none" w:sz="0" w:space="0" w:color="auto"/>
            <w:left w:val="none" w:sz="0" w:space="0" w:color="auto"/>
            <w:bottom w:val="none" w:sz="0" w:space="0" w:color="auto"/>
            <w:right w:val="none" w:sz="0" w:space="0" w:color="auto"/>
          </w:divBdr>
        </w:div>
        <w:div w:id="1476139129">
          <w:marLeft w:val="480"/>
          <w:marRight w:val="0"/>
          <w:marTop w:val="0"/>
          <w:marBottom w:val="0"/>
          <w:divBdr>
            <w:top w:val="none" w:sz="0" w:space="0" w:color="auto"/>
            <w:left w:val="none" w:sz="0" w:space="0" w:color="auto"/>
            <w:bottom w:val="none" w:sz="0" w:space="0" w:color="auto"/>
            <w:right w:val="none" w:sz="0" w:space="0" w:color="auto"/>
          </w:divBdr>
        </w:div>
        <w:div w:id="1980449408">
          <w:marLeft w:val="480"/>
          <w:marRight w:val="0"/>
          <w:marTop w:val="0"/>
          <w:marBottom w:val="0"/>
          <w:divBdr>
            <w:top w:val="none" w:sz="0" w:space="0" w:color="auto"/>
            <w:left w:val="none" w:sz="0" w:space="0" w:color="auto"/>
            <w:bottom w:val="none" w:sz="0" w:space="0" w:color="auto"/>
            <w:right w:val="none" w:sz="0" w:space="0" w:color="auto"/>
          </w:divBdr>
        </w:div>
        <w:div w:id="1377197846">
          <w:marLeft w:val="480"/>
          <w:marRight w:val="0"/>
          <w:marTop w:val="0"/>
          <w:marBottom w:val="0"/>
          <w:divBdr>
            <w:top w:val="none" w:sz="0" w:space="0" w:color="auto"/>
            <w:left w:val="none" w:sz="0" w:space="0" w:color="auto"/>
            <w:bottom w:val="none" w:sz="0" w:space="0" w:color="auto"/>
            <w:right w:val="none" w:sz="0" w:space="0" w:color="auto"/>
          </w:divBdr>
        </w:div>
        <w:div w:id="25952574">
          <w:marLeft w:val="480"/>
          <w:marRight w:val="0"/>
          <w:marTop w:val="0"/>
          <w:marBottom w:val="0"/>
          <w:divBdr>
            <w:top w:val="none" w:sz="0" w:space="0" w:color="auto"/>
            <w:left w:val="none" w:sz="0" w:space="0" w:color="auto"/>
            <w:bottom w:val="none" w:sz="0" w:space="0" w:color="auto"/>
            <w:right w:val="none" w:sz="0" w:space="0" w:color="auto"/>
          </w:divBdr>
        </w:div>
        <w:div w:id="1055276559">
          <w:marLeft w:val="480"/>
          <w:marRight w:val="0"/>
          <w:marTop w:val="0"/>
          <w:marBottom w:val="0"/>
          <w:divBdr>
            <w:top w:val="none" w:sz="0" w:space="0" w:color="auto"/>
            <w:left w:val="none" w:sz="0" w:space="0" w:color="auto"/>
            <w:bottom w:val="none" w:sz="0" w:space="0" w:color="auto"/>
            <w:right w:val="none" w:sz="0" w:space="0" w:color="auto"/>
          </w:divBdr>
        </w:div>
        <w:div w:id="1705402756">
          <w:marLeft w:val="480"/>
          <w:marRight w:val="0"/>
          <w:marTop w:val="0"/>
          <w:marBottom w:val="0"/>
          <w:divBdr>
            <w:top w:val="none" w:sz="0" w:space="0" w:color="auto"/>
            <w:left w:val="none" w:sz="0" w:space="0" w:color="auto"/>
            <w:bottom w:val="none" w:sz="0" w:space="0" w:color="auto"/>
            <w:right w:val="none" w:sz="0" w:space="0" w:color="auto"/>
          </w:divBdr>
        </w:div>
        <w:div w:id="526866875">
          <w:marLeft w:val="480"/>
          <w:marRight w:val="0"/>
          <w:marTop w:val="0"/>
          <w:marBottom w:val="0"/>
          <w:divBdr>
            <w:top w:val="none" w:sz="0" w:space="0" w:color="auto"/>
            <w:left w:val="none" w:sz="0" w:space="0" w:color="auto"/>
            <w:bottom w:val="none" w:sz="0" w:space="0" w:color="auto"/>
            <w:right w:val="none" w:sz="0" w:space="0" w:color="auto"/>
          </w:divBdr>
        </w:div>
        <w:div w:id="2133479007">
          <w:marLeft w:val="480"/>
          <w:marRight w:val="0"/>
          <w:marTop w:val="0"/>
          <w:marBottom w:val="0"/>
          <w:divBdr>
            <w:top w:val="none" w:sz="0" w:space="0" w:color="auto"/>
            <w:left w:val="none" w:sz="0" w:space="0" w:color="auto"/>
            <w:bottom w:val="none" w:sz="0" w:space="0" w:color="auto"/>
            <w:right w:val="none" w:sz="0" w:space="0" w:color="auto"/>
          </w:divBdr>
        </w:div>
        <w:div w:id="1112943452">
          <w:marLeft w:val="480"/>
          <w:marRight w:val="0"/>
          <w:marTop w:val="0"/>
          <w:marBottom w:val="0"/>
          <w:divBdr>
            <w:top w:val="none" w:sz="0" w:space="0" w:color="auto"/>
            <w:left w:val="none" w:sz="0" w:space="0" w:color="auto"/>
            <w:bottom w:val="none" w:sz="0" w:space="0" w:color="auto"/>
            <w:right w:val="none" w:sz="0" w:space="0" w:color="auto"/>
          </w:divBdr>
        </w:div>
        <w:div w:id="201288268">
          <w:marLeft w:val="480"/>
          <w:marRight w:val="0"/>
          <w:marTop w:val="0"/>
          <w:marBottom w:val="0"/>
          <w:divBdr>
            <w:top w:val="none" w:sz="0" w:space="0" w:color="auto"/>
            <w:left w:val="none" w:sz="0" w:space="0" w:color="auto"/>
            <w:bottom w:val="none" w:sz="0" w:space="0" w:color="auto"/>
            <w:right w:val="none" w:sz="0" w:space="0" w:color="auto"/>
          </w:divBdr>
        </w:div>
        <w:div w:id="2054843063">
          <w:marLeft w:val="480"/>
          <w:marRight w:val="0"/>
          <w:marTop w:val="0"/>
          <w:marBottom w:val="0"/>
          <w:divBdr>
            <w:top w:val="none" w:sz="0" w:space="0" w:color="auto"/>
            <w:left w:val="none" w:sz="0" w:space="0" w:color="auto"/>
            <w:bottom w:val="none" w:sz="0" w:space="0" w:color="auto"/>
            <w:right w:val="none" w:sz="0" w:space="0" w:color="auto"/>
          </w:divBdr>
        </w:div>
        <w:div w:id="618998037">
          <w:marLeft w:val="480"/>
          <w:marRight w:val="0"/>
          <w:marTop w:val="0"/>
          <w:marBottom w:val="0"/>
          <w:divBdr>
            <w:top w:val="none" w:sz="0" w:space="0" w:color="auto"/>
            <w:left w:val="none" w:sz="0" w:space="0" w:color="auto"/>
            <w:bottom w:val="none" w:sz="0" w:space="0" w:color="auto"/>
            <w:right w:val="none" w:sz="0" w:space="0" w:color="auto"/>
          </w:divBdr>
        </w:div>
        <w:div w:id="746878952">
          <w:marLeft w:val="480"/>
          <w:marRight w:val="0"/>
          <w:marTop w:val="0"/>
          <w:marBottom w:val="0"/>
          <w:divBdr>
            <w:top w:val="none" w:sz="0" w:space="0" w:color="auto"/>
            <w:left w:val="none" w:sz="0" w:space="0" w:color="auto"/>
            <w:bottom w:val="none" w:sz="0" w:space="0" w:color="auto"/>
            <w:right w:val="none" w:sz="0" w:space="0" w:color="auto"/>
          </w:divBdr>
        </w:div>
        <w:div w:id="924873675">
          <w:marLeft w:val="480"/>
          <w:marRight w:val="0"/>
          <w:marTop w:val="0"/>
          <w:marBottom w:val="0"/>
          <w:divBdr>
            <w:top w:val="none" w:sz="0" w:space="0" w:color="auto"/>
            <w:left w:val="none" w:sz="0" w:space="0" w:color="auto"/>
            <w:bottom w:val="none" w:sz="0" w:space="0" w:color="auto"/>
            <w:right w:val="none" w:sz="0" w:space="0" w:color="auto"/>
          </w:divBdr>
        </w:div>
        <w:div w:id="1296527418">
          <w:marLeft w:val="480"/>
          <w:marRight w:val="0"/>
          <w:marTop w:val="0"/>
          <w:marBottom w:val="0"/>
          <w:divBdr>
            <w:top w:val="none" w:sz="0" w:space="0" w:color="auto"/>
            <w:left w:val="none" w:sz="0" w:space="0" w:color="auto"/>
            <w:bottom w:val="none" w:sz="0" w:space="0" w:color="auto"/>
            <w:right w:val="none" w:sz="0" w:space="0" w:color="auto"/>
          </w:divBdr>
        </w:div>
        <w:div w:id="101654889">
          <w:marLeft w:val="480"/>
          <w:marRight w:val="0"/>
          <w:marTop w:val="0"/>
          <w:marBottom w:val="0"/>
          <w:divBdr>
            <w:top w:val="none" w:sz="0" w:space="0" w:color="auto"/>
            <w:left w:val="none" w:sz="0" w:space="0" w:color="auto"/>
            <w:bottom w:val="none" w:sz="0" w:space="0" w:color="auto"/>
            <w:right w:val="none" w:sz="0" w:space="0" w:color="auto"/>
          </w:divBdr>
        </w:div>
        <w:div w:id="1210192974">
          <w:marLeft w:val="480"/>
          <w:marRight w:val="0"/>
          <w:marTop w:val="0"/>
          <w:marBottom w:val="0"/>
          <w:divBdr>
            <w:top w:val="none" w:sz="0" w:space="0" w:color="auto"/>
            <w:left w:val="none" w:sz="0" w:space="0" w:color="auto"/>
            <w:bottom w:val="none" w:sz="0" w:space="0" w:color="auto"/>
            <w:right w:val="none" w:sz="0" w:space="0" w:color="auto"/>
          </w:divBdr>
        </w:div>
        <w:div w:id="2116826371">
          <w:marLeft w:val="480"/>
          <w:marRight w:val="0"/>
          <w:marTop w:val="0"/>
          <w:marBottom w:val="0"/>
          <w:divBdr>
            <w:top w:val="none" w:sz="0" w:space="0" w:color="auto"/>
            <w:left w:val="none" w:sz="0" w:space="0" w:color="auto"/>
            <w:bottom w:val="none" w:sz="0" w:space="0" w:color="auto"/>
            <w:right w:val="none" w:sz="0" w:space="0" w:color="auto"/>
          </w:divBdr>
        </w:div>
        <w:div w:id="1167398815">
          <w:marLeft w:val="480"/>
          <w:marRight w:val="0"/>
          <w:marTop w:val="0"/>
          <w:marBottom w:val="0"/>
          <w:divBdr>
            <w:top w:val="none" w:sz="0" w:space="0" w:color="auto"/>
            <w:left w:val="none" w:sz="0" w:space="0" w:color="auto"/>
            <w:bottom w:val="none" w:sz="0" w:space="0" w:color="auto"/>
            <w:right w:val="none" w:sz="0" w:space="0" w:color="auto"/>
          </w:divBdr>
        </w:div>
        <w:div w:id="1282540286">
          <w:marLeft w:val="480"/>
          <w:marRight w:val="0"/>
          <w:marTop w:val="0"/>
          <w:marBottom w:val="0"/>
          <w:divBdr>
            <w:top w:val="none" w:sz="0" w:space="0" w:color="auto"/>
            <w:left w:val="none" w:sz="0" w:space="0" w:color="auto"/>
            <w:bottom w:val="none" w:sz="0" w:space="0" w:color="auto"/>
            <w:right w:val="none" w:sz="0" w:space="0" w:color="auto"/>
          </w:divBdr>
        </w:div>
        <w:div w:id="1435251088">
          <w:marLeft w:val="480"/>
          <w:marRight w:val="0"/>
          <w:marTop w:val="0"/>
          <w:marBottom w:val="0"/>
          <w:divBdr>
            <w:top w:val="none" w:sz="0" w:space="0" w:color="auto"/>
            <w:left w:val="none" w:sz="0" w:space="0" w:color="auto"/>
            <w:bottom w:val="none" w:sz="0" w:space="0" w:color="auto"/>
            <w:right w:val="none" w:sz="0" w:space="0" w:color="auto"/>
          </w:divBdr>
        </w:div>
        <w:div w:id="1937861854">
          <w:marLeft w:val="480"/>
          <w:marRight w:val="0"/>
          <w:marTop w:val="0"/>
          <w:marBottom w:val="0"/>
          <w:divBdr>
            <w:top w:val="none" w:sz="0" w:space="0" w:color="auto"/>
            <w:left w:val="none" w:sz="0" w:space="0" w:color="auto"/>
            <w:bottom w:val="none" w:sz="0" w:space="0" w:color="auto"/>
            <w:right w:val="none" w:sz="0" w:space="0" w:color="auto"/>
          </w:divBdr>
        </w:div>
        <w:div w:id="862285549">
          <w:marLeft w:val="480"/>
          <w:marRight w:val="0"/>
          <w:marTop w:val="0"/>
          <w:marBottom w:val="0"/>
          <w:divBdr>
            <w:top w:val="none" w:sz="0" w:space="0" w:color="auto"/>
            <w:left w:val="none" w:sz="0" w:space="0" w:color="auto"/>
            <w:bottom w:val="none" w:sz="0" w:space="0" w:color="auto"/>
            <w:right w:val="none" w:sz="0" w:space="0" w:color="auto"/>
          </w:divBdr>
        </w:div>
        <w:div w:id="565652432">
          <w:marLeft w:val="480"/>
          <w:marRight w:val="0"/>
          <w:marTop w:val="0"/>
          <w:marBottom w:val="0"/>
          <w:divBdr>
            <w:top w:val="none" w:sz="0" w:space="0" w:color="auto"/>
            <w:left w:val="none" w:sz="0" w:space="0" w:color="auto"/>
            <w:bottom w:val="none" w:sz="0" w:space="0" w:color="auto"/>
            <w:right w:val="none" w:sz="0" w:space="0" w:color="auto"/>
          </w:divBdr>
        </w:div>
        <w:div w:id="1668827912">
          <w:marLeft w:val="480"/>
          <w:marRight w:val="0"/>
          <w:marTop w:val="0"/>
          <w:marBottom w:val="0"/>
          <w:divBdr>
            <w:top w:val="none" w:sz="0" w:space="0" w:color="auto"/>
            <w:left w:val="none" w:sz="0" w:space="0" w:color="auto"/>
            <w:bottom w:val="none" w:sz="0" w:space="0" w:color="auto"/>
            <w:right w:val="none" w:sz="0" w:space="0" w:color="auto"/>
          </w:divBdr>
        </w:div>
        <w:div w:id="569658185">
          <w:marLeft w:val="480"/>
          <w:marRight w:val="0"/>
          <w:marTop w:val="0"/>
          <w:marBottom w:val="0"/>
          <w:divBdr>
            <w:top w:val="none" w:sz="0" w:space="0" w:color="auto"/>
            <w:left w:val="none" w:sz="0" w:space="0" w:color="auto"/>
            <w:bottom w:val="none" w:sz="0" w:space="0" w:color="auto"/>
            <w:right w:val="none" w:sz="0" w:space="0" w:color="auto"/>
          </w:divBdr>
        </w:div>
        <w:div w:id="1062288514">
          <w:marLeft w:val="480"/>
          <w:marRight w:val="0"/>
          <w:marTop w:val="0"/>
          <w:marBottom w:val="0"/>
          <w:divBdr>
            <w:top w:val="none" w:sz="0" w:space="0" w:color="auto"/>
            <w:left w:val="none" w:sz="0" w:space="0" w:color="auto"/>
            <w:bottom w:val="none" w:sz="0" w:space="0" w:color="auto"/>
            <w:right w:val="none" w:sz="0" w:space="0" w:color="auto"/>
          </w:divBdr>
        </w:div>
        <w:div w:id="1400518181">
          <w:marLeft w:val="480"/>
          <w:marRight w:val="0"/>
          <w:marTop w:val="0"/>
          <w:marBottom w:val="0"/>
          <w:divBdr>
            <w:top w:val="none" w:sz="0" w:space="0" w:color="auto"/>
            <w:left w:val="none" w:sz="0" w:space="0" w:color="auto"/>
            <w:bottom w:val="none" w:sz="0" w:space="0" w:color="auto"/>
            <w:right w:val="none" w:sz="0" w:space="0" w:color="auto"/>
          </w:divBdr>
        </w:div>
        <w:div w:id="1029838668">
          <w:marLeft w:val="480"/>
          <w:marRight w:val="0"/>
          <w:marTop w:val="0"/>
          <w:marBottom w:val="0"/>
          <w:divBdr>
            <w:top w:val="none" w:sz="0" w:space="0" w:color="auto"/>
            <w:left w:val="none" w:sz="0" w:space="0" w:color="auto"/>
            <w:bottom w:val="none" w:sz="0" w:space="0" w:color="auto"/>
            <w:right w:val="none" w:sz="0" w:space="0" w:color="auto"/>
          </w:divBdr>
        </w:div>
        <w:div w:id="1147477097">
          <w:marLeft w:val="480"/>
          <w:marRight w:val="0"/>
          <w:marTop w:val="0"/>
          <w:marBottom w:val="0"/>
          <w:divBdr>
            <w:top w:val="none" w:sz="0" w:space="0" w:color="auto"/>
            <w:left w:val="none" w:sz="0" w:space="0" w:color="auto"/>
            <w:bottom w:val="none" w:sz="0" w:space="0" w:color="auto"/>
            <w:right w:val="none" w:sz="0" w:space="0" w:color="auto"/>
          </w:divBdr>
        </w:div>
        <w:div w:id="2128085785">
          <w:marLeft w:val="480"/>
          <w:marRight w:val="0"/>
          <w:marTop w:val="0"/>
          <w:marBottom w:val="0"/>
          <w:divBdr>
            <w:top w:val="none" w:sz="0" w:space="0" w:color="auto"/>
            <w:left w:val="none" w:sz="0" w:space="0" w:color="auto"/>
            <w:bottom w:val="none" w:sz="0" w:space="0" w:color="auto"/>
            <w:right w:val="none" w:sz="0" w:space="0" w:color="auto"/>
          </w:divBdr>
        </w:div>
        <w:div w:id="1869835212">
          <w:marLeft w:val="480"/>
          <w:marRight w:val="0"/>
          <w:marTop w:val="0"/>
          <w:marBottom w:val="0"/>
          <w:divBdr>
            <w:top w:val="none" w:sz="0" w:space="0" w:color="auto"/>
            <w:left w:val="none" w:sz="0" w:space="0" w:color="auto"/>
            <w:bottom w:val="none" w:sz="0" w:space="0" w:color="auto"/>
            <w:right w:val="none" w:sz="0" w:space="0" w:color="auto"/>
          </w:divBdr>
        </w:div>
        <w:div w:id="718089262">
          <w:marLeft w:val="480"/>
          <w:marRight w:val="0"/>
          <w:marTop w:val="0"/>
          <w:marBottom w:val="0"/>
          <w:divBdr>
            <w:top w:val="none" w:sz="0" w:space="0" w:color="auto"/>
            <w:left w:val="none" w:sz="0" w:space="0" w:color="auto"/>
            <w:bottom w:val="none" w:sz="0" w:space="0" w:color="auto"/>
            <w:right w:val="none" w:sz="0" w:space="0" w:color="auto"/>
          </w:divBdr>
        </w:div>
        <w:div w:id="1681615093">
          <w:marLeft w:val="480"/>
          <w:marRight w:val="0"/>
          <w:marTop w:val="0"/>
          <w:marBottom w:val="0"/>
          <w:divBdr>
            <w:top w:val="none" w:sz="0" w:space="0" w:color="auto"/>
            <w:left w:val="none" w:sz="0" w:space="0" w:color="auto"/>
            <w:bottom w:val="none" w:sz="0" w:space="0" w:color="auto"/>
            <w:right w:val="none" w:sz="0" w:space="0" w:color="auto"/>
          </w:divBdr>
        </w:div>
        <w:div w:id="490365202">
          <w:marLeft w:val="480"/>
          <w:marRight w:val="0"/>
          <w:marTop w:val="0"/>
          <w:marBottom w:val="0"/>
          <w:divBdr>
            <w:top w:val="none" w:sz="0" w:space="0" w:color="auto"/>
            <w:left w:val="none" w:sz="0" w:space="0" w:color="auto"/>
            <w:bottom w:val="none" w:sz="0" w:space="0" w:color="auto"/>
            <w:right w:val="none" w:sz="0" w:space="0" w:color="auto"/>
          </w:divBdr>
        </w:div>
        <w:div w:id="140388424">
          <w:marLeft w:val="480"/>
          <w:marRight w:val="0"/>
          <w:marTop w:val="0"/>
          <w:marBottom w:val="0"/>
          <w:divBdr>
            <w:top w:val="none" w:sz="0" w:space="0" w:color="auto"/>
            <w:left w:val="none" w:sz="0" w:space="0" w:color="auto"/>
            <w:bottom w:val="none" w:sz="0" w:space="0" w:color="auto"/>
            <w:right w:val="none" w:sz="0" w:space="0" w:color="auto"/>
          </w:divBdr>
        </w:div>
        <w:div w:id="1929075999">
          <w:marLeft w:val="480"/>
          <w:marRight w:val="0"/>
          <w:marTop w:val="0"/>
          <w:marBottom w:val="0"/>
          <w:divBdr>
            <w:top w:val="none" w:sz="0" w:space="0" w:color="auto"/>
            <w:left w:val="none" w:sz="0" w:space="0" w:color="auto"/>
            <w:bottom w:val="none" w:sz="0" w:space="0" w:color="auto"/>
            <w:right w:val="none" w:sz="0" w:space="0" w:color="auto"/>
          </w:divBdr>
        </w:div>
        <w:div w:id="38748366">
          <w:marLeft w:val="480"/>
          <w:marRight w:val="0"/>
          <w:marTop w:val="0"/>
          <w:marBottom w:val="0"/>
          <w:divBdr>
            <w:top w:val="none" w:sz="0" w:space="0" w:color="auto"/>
            <w:left w:val="none" w:sz="0" w:space="0" w:color="auto"/>
            <w:bottom w:val="none" w:sz="0" w:space="0" w:color="auto"/>
            <w:right w:val="none" w:sz="0" w:space="0" w:color="auto"/>
          </w:divBdr>
        </w:div>
        <w:div w:id="890846029">
          <w:marLeft w:val="480"/>
          <w:marRight w:val="0"/>
          <w:marTop w:val="0"/>
          <w:marBottom w:val="0"/>
          <w:divBdr>
            <w:top w:val="none" w:sz="0" w:space="0" w:color="auto"/>
            <w:left w:val="none" w:sz="0" w:space="0" w:color="auto"/>
            <w:bottom w:val="none" w:sz="0" w:space="0" w:color="auto"/>
            <w:right w:val="none" w:sz="0" w:space="0" w:color="auto"/>
          </w:divBdr>
        </w:div>
        <w:div w:id="62915148">
          <w:marLeft w:val="480"/>
          <w:marRight w:val="0"/>
          <w:marTop w:val="0"/>
          <w:marBottom w:val="0"/>
          <w:divBdr>
            <w:top w:val="none" w:sz="0" w:space="0" w:color="auto"/>
            <w:left w:val="none" w:sz="0" w:space="0" w:color="auto"/>
            <w:bottom w:val="none" w:sz="0" w:space="0" w:color="auto"/>
            <w:right w:val="none" w:sz="0" w:space="0" w:color="auto"/>
          </w:divBdr>
        </w:div>
        <w:div w:id="797526507">
          <w:marLeft w:val="480"/>
          <w:marRight w:val="0"/>
          <w:marTop w:val="0"/>
          <w:marBottom w:val="0"/>
          <w:divBdr>
            <w:top w:val="none" w:sz="0" w:space="0" w:color="auto"/>
            <w:left w:val="none" w:sz="0" w:space="0" w:color="auto"/>
            <w:bottom w:val="none" w:sz="0" w:space="0" w:color="auto"/>
            <w:right w:val="none" w:sz="0" w:space="0" w:color="auto"/>
          </w:divBdr>
        </w:div>
        <w:div w:id="1793983510">
          <w:marLeft w:val="480"/>
          <w:marRight w:val="0"/>
          <w:marTop w:val="0"/>
          <w:marBottom w:val="0"/>
          <w:divBdr>
            <w:top w:val="none" w:sz="0" w:space="0" w:color="auto"/>
            <w:left w:val="none" w:sz="0" w:space="0" w:color="auto"/>
            <w:bottom w:val="none" w:sz="0" w:space="0" w:color="auto"/>
            <w:right w:val="none" w:sz="0" w:space="0" w:color="auto"/>
          </w:divBdr>
        </w:div>
        <w:div w:id="1216550650">
          <w:marLeft w:val="480"/>
          <w:marRight w:val="0"/>
          <w:marTop w:val="0"/>
          <w:marBottom w:val="0"/>
          <w:divBdr>
            <w:top w:val="none" w:sz="0" w:space="0" w:color="auto"/>
            <w:left w:val="none" w:sz="0" w:space="0" w:color="auto"/>
            <w:bottom w:val="none" w:sz="0" w:space="0" w:color="auto"/>
            <w:right w:val="none" w:sz="0" w:space="0" w:color="auto"/>
          </w:divBdr>
        </w:div>
        <w:div w:id="2072649129">
          <w:marLeft w:val="480"/>
          <w:marRight w:val="0"/>
          <w:marTop w:val="0"/>
          <w:marBottom w:val="0"/>
          <w:divBdr>
            <w:top w:val="none" w:sz="0" w:space="0" w:color="auto"/>
            <w:left w:val="none" w:sz="0" w:space="0" w:color="auto"/>
            <w:bottom w:val="none" w:sz="0" w:space="0" w:color="auto"/>
            <w:right w:val="none" w:sz="0" w:space="0" w:color="auto"/>
          </w:divBdr>
        </w:div>
        <w:div w:id="1670794514">
          <w:marLeft w:val="480"/>
          <w:marRight w:val="0"/>
          <w:marTop w:val="0"/>
          <w:marBottom w:val="0"/>
          <w:divBdr>
            <w:top w:val="none" w:sz="0" w:space="0" w:color="auto"/>
            <w:left w:val="none" w:sz="0" w:space="0" w:color="auto"/>
            <w:bottom w:val="none" w:sz="0" w:space="0" w:color="auto"/>
            <w:right w:val="none" w:sz="0" w:space="0" w:color="auto"/>
          </w:divBdr>
        </w:div>
        <w:div w:id="1293630410">
          <w:marLeft w:val="480"/>
          <w:marRight w:val="0"/>
          <w:marTop w:val="0"/>
          <w:marBottom w:val="0"/>
          <w:divBdr>
            <w:top w:val="none" w:sz="0" w:space="0" w:color="auto"/>
            <w:left w:val="none" w:sz="0" w:space="0" w:color="auto"/>
            <w:bottom w:val="none" w:sz="0" w:space="0" w:color="auto"/>
            <w:right w:val="none" w:sz="0" w:space="0" w:color="auto"/>
          </w:divBdr>
        </w:div>
      </w:divsChild>
    </w:div>
    <w:div w:id="1109396976">
      <w:bodyDiv w:val="1"/>
      <w:marLeft w:val="0"/>
      <w:marRight w:val="0"/>
      <w:marTop w:val="0"/>
      <w:marBottom w:val="0"/>
      <w:divBdr>
        <w:top w:val="none" w:sz="0" w:space="0" w:color="auto"/>
        <w:left w:val="none" w:sz="0" w:space="0" w:color="auto"/>
        <w:bottom w:val="none" w:sz="0" w:space="0" w:color="auto"/>
        <w:right w:val="none" w:sz="0" w:space="0" w:color="auto"/>
      </w:divBdr>
    </w:div>
    <w:div w:id="1111431825">
      <w:bodyDiv w:val="1"/>
      <w:marLeft w:val="0"/>
      <w:marRight w:val="0"/>
      <w:marTop w:val="0"/>
      <w:marBottom w:val="0"/>
      <w:divBdr>
        <w:top w:val="none" w:sz="0" w:space="0" w:color="auto"/>
        <w:left w:val="none" w:sz="0" w:space="0" w:color="auto"/>
        <w:bottom w:val="none" w:sz="0" w:space="0" w:color="auto"/>
        <w:right w:val="none" w:sz="0" w:space="0" w:color="auto"/>
      </w:divBdr>
    </w:div>
    <w:div w:id="1114252632">
      <w:bodyDiv w:val="1"/>
      <w:marLeft w:val="0"/>
      <w:marRight w:val="0"/>
      <w:marTop w:val="0"/>
      <w:marBottom w:val="0"/>
      <w:divBdr>
        <w:top w:val="none" w:sz="0" w:space="0" w:color="auto"/>
        <w:left w:val="none" w:sz="0" w:space="0" w:color="auto"/>
        <w:bottom w:val="none" w:sz="0" w:space="0" w:color="auto"/>
        <w:right w:val="none" w:sz="0" w:space="0" w:color="auto"/>
      </w:divBdr>
    </w:div>
    <w:div w:id="1116213397">
      <w:bodyDiv w:val="1"/>
      <w:marLeft w:val="0"/>
      <w:marRight w:val="0"/>
      <w:marTop w:val="0"/>
      <w:marBottom w:val="0"/>
      <w:divBdr>
        <w:top w:val="none" w:sz="0" w:space="0" w:color="auto"/>
        <w:left w:val="none" w:sz="0" w:space="0" w:color="auto"/>
        <w:bottom w:val="none" w:sz="0" w:space="0" w:color="auto"/>
        <w:right w:val="none" w:sz="0" w:space="0" w:color="auto"/>
      </w:divBdr>
    </w:div>
    <w:div w:id="1117800260">
      <w:bodyDiv w:val="1"/>
      <w:marLeft w:val="0"/>
      <w:marRight w:val="0"/>
      <w:marTop w:val="0"/>
      <w:marBottom w:val="0"/>
      <w:divBdr>
        <w:top w:val="none" w:sz="0" w:space="0" w:color="auto"/>
        <w:left w:val="none" w:sz="0" w:space="0" w:color="auto"/>
        <w:bottom w:val="none" w:sz="0" w:space="0" w:color="auto"/>
        <w:right w:val="none" w:sz="0" w:space="0" w:color="auto"/>
      </w:divBdr>
    </w:div>
    <w:div w:id="1117991883">
      <w:bodyDiv w:val="1"/>
      <w:marLeft w:val="0"/>
      <w:marRight w:val="0"/>
      <w:marTop w:val="0"/>
      <w:marBottom w:val="0"/>
      <w:divBdr>
        <w:top w:val="none" w:sz="0" w:space="0" w:color="auto"/>
        <w:left w:val="none" w:sz="0" w:space="0" w:color="auto"/>
        <w:bottom w:val="none" w:sz="0" w:space="0" w:color="auto"/>
        <w:right w:val="none" w:sz="0" w:space="0" w:color="auto"/>
      </w:divBdr>
      <w:divsChild>
        <w:div w:id="1024163447">
          <w:marLeft w:val="480"/>
          <w:marRight w:val="0"/>
          <w:marTop w:val="0"/>
          <w:marBottom w:val="0"/>
          <w:divBdr>
            <w:top w:val="none" w:sz="0" w:space="0" w:color="auto"/>
            <w:left w:val="none" w:sz="0" w:space="0" w:color="auto"/>
            <w:bottom w:val="none" w:sz="0" w:space="0" w:color="auto"/>
            <w:right w:val="none" w:sz="0" w:space="0" w:color="auto"/>
          </w:divBdr>
        </w:div>
        <w:div w:id="1189948732">
          <w:marLeft w:val="480"/>
          <w:marRight w:val="0"/>
          <w:marTop w:val="0"/>
          <w:marBottom w:val="0"/>
          <w:divBdr>
            <w:top w:val="none" w:sz="0" w:space="0" w:color="auto"/>
            <w:left w:val="none" w:sz="0" w:space="0" w:color="auto"/>
            <w:bottom w:val="none" w:sz="0" w:space="0" w:color="auto"/>
            <w:right w:val="none" w:sz="0" w:space="0" w:color="auto"/>
          </w:divBdr>
        </w:div>
        <w:div w:id="1960336616">
          <w:marLeft w:val="480"/>
          <w:marRight w:val="0"/>
          <w:marTop w:val="0"/>
          <w:marBottom w:val="0"/>
          <w:divBdr>
            <w:top w:val="none" w:sz="0" w:space="0" w:color="auto"/>
            <w:left w:val="none" w:sz="0" w:space="0" w:color="auto"/>
            <w:bottom w:val="none" w:sz="0" w:space="0" w:color="auto"/>
            <w:right w:val="none" w:sz="0" w:space="0" w:color="auto"/>
          </w:divBdr>
        </w:div>
        <w:div w:id="1294482190">
          <w:marLeft w:val="480"/>
          <w:marRight w:val="0"/>
          <w:marTop w:val="0"/>
          <w:marBottom w:val="0"/>
          <w:divBdr>
            <w:top w:val="none" w:sz="0" w:space="0" w:color="auto"/>
            <w:left w:val="none" w:sz="0" w:space="0" w:color="auto"/>
            <w:bottom w:val="none" w:sz="0" w:space="0" w:color="auto"/>
            <w:right w:val="none" w:sz="0" w:space="0" w:color="auto"/>
          </w:divBdr>
        </w:div>
        <w:div w:id="269093310">
          <w:marLeft w:val="480"/>
          <w:marRight w:val="0"/>
          <w:marTop w:val="0"/>
          <w:marBottom w:val="0"/>
          <w:divBdr>
            <w:top w:val="none" w:sz="0" w:space="0" w:color="auto"/>
            <w:left w:val="none" w:sz="0" w:space="0" w:color="auto"/>
            <w:bottom w:val="none" w:sz="0" w:space="0" w:color="auto"/>
            <w:right w:val="none" w:sz="0" w:space="0" w:color="auto"/>
          </w:divBdr>
        </w:div>
        <w:div w:id="919484944">
          <w:marLeft w:val="480"/>
          <w:marRight w:val="0"/>
          <w:marTop w:val="0"/>
          <w:marBottom w:val="0"/>
          <w:divBdr>
            <w:top w:val="none" w:sz="0" w:space="0" w:color="auto"/>
            <w:left w:val="none" w:sz="0" w:space="0" w:color="auto"/>
            <w:bottom w:val="none" w:sz="0" w:space="0" w:color="auto"/>
            <w:right w:val="none" w:sz="0" w:space="0" w:color="auto"/>
          </w:divBdr>
        </w:div>
        <w:div w:id="2130663149">
          <w:marLeft w:val="480"/>
          <w:marRight w:val="0"/>
          <w:marTop w:val="0"/>
          <w:marBottom w:val="0"/>
          <w:divBdr>
            <w:top w:val="none" w:sz="0" w:space="0" w:color="auto"/>
            <w:left w:val="none" w:sz="0" w:space="0" w:color="auto"/>
            <w:bottom w:val="none" w:sz="0" w:space="0" w:color="auto"/>
            <w:right w:val="none" w:sz="0" w:space="0" w:color="auto"/>
          </w:divBdr>
        </w:div>
        <w:div w:id="1678530997">
          <w:marLeft w:val="480"/>
          <w:marRight w:val="0"/>
          <w:marTop w:val="0"/>
          <w:marBottom w:val="0"/>
          <w:divBdr>
            <w:top w:val="none" w:sz="0" w:space="0" w:color="auto"/>
            <w:left w:val="none" w:sz="0" w:space="0" w:color="auto"/>
            <w:bottom w:val="none" w:sz="0" w:space="0" w:color="auto"/>
            <w:right w:val="none" w:sz="0" w:space="0" w:color="auto"/>
          </w:divBdr>
        </w:div>
        <w:div w:id="678313496">
          <w:marLeft w:val="480"/>
          <w:marRight w:val="0"/>
          <w:marTop w:val="0"/>
          <w:marBottom w:val="0"/>
          <w:divBdr>
            <w:top w:val="none" w:sz="0" w:space="0" w:color="auto"/>
            <w:left w:val="none" w:sz="0" w:space="0" w:color="auto"/>
            <w:bottom w:val="none" w:sz="0" w:space="0" w:color="auto"/>
            <w:right w:val="none" w:sz="0" w:space="0" w:color="auto"/>
          </w:divBdr>
        </w:div>
        <w:div w:id="834033812">
          <w:marLeft w:val="480"/>
          <w:marRight w:val="0"/>
          <w:marTop w:val="0"/>
          <w:marBottom w:val="0"/>
          <w:divBdr>
            <w:top w:val="none" w:sz="0" w:space="0" w:color="auto"/>
            <w:left w:val="none" w:sz="0" w:space="0" w:color="auto"/>
            <w:bottom w:val="none" w:sz="0" w:space="0" w:color="auto"/>
            <w:right w:val="none" w:sz="0" w:space="0" w:color="auto"/>
          </w:divBdr>
        </w:div>
        <w:div w:id="1366102475">
          <w:marLeft w:val="480"/>
          <w:marRight w:val="0"/>
          <w:marTop w:val="0"/>
          <w:marBottom w:val="0"/>
          <w:divBdr>
            <w:top w:val="none" w:sz="0" w:space="0" w:color="auto"/>
            <w:left w:val="none" w:sz="0" w:space="0" w:color="auto"/>
            <w:bottom w:val="none" w:sz="0" w:space="0" w:color="auto"/>
            <w:right w:val="none" w:sz="0" w:space="0" w:color="auto"/>
          </w:divBdr>
        </w:div>
        <w:div w:id="923563711">
          <w:marLeft w:val="480"/>
          <w:marRight w:val="0"/>
          <w:marTop w:val="0"/>
          <w:marBottom w:val="0"/>
          <w:divBdr>
            <w:top w:val="none" w:sz="0" w:space="0" w:color="auto"/>
            <w:left w:val="none" w:sz="0" w:space="0" w:color="auto"/>
            <w:bottom w:val="none" w:sz="0" w:space="0" w:color="auto"/>
            <w:right w:val="none" w:sz="0" w:space="0" w:color="auto"/>
          </w:divBdr>
        </w:div>
        <w:div w:id="519245404">
          <w:marLeft w:val="480"/>
          <w:marRight w:val="0"/>
          <w:marTop w:val="0"/>
          <w:marBottom w:val="0"/>
          <w:divBdr>
            <w:top w:val="none" w:sz="0" w:space="0" w:color="auto"/>
            <w:left w:val="none" w:sz="0" w:space="0" w:color="auto"/>
            <w:bottom w:val="none" w:sz="0" w:space="0" w:color="auto"/>
            <w:right w:val="none" w:sz="0" w:space="0" w:color="auto"/>
          </w:divBdr>
        </w:div>
        <w:div w:id="2088725115">
          <w:marLeft w:val="480"/>
          <w:marRight w:val="0"/>
          <w:marTop w:val="0"/>
          <w:marBottom w:val="0"/>
          <w:divBdr>
            <w:top w:val="none" w:sz="0" w:space="0" w:color="auto"/>
            <w:left w:val="none" w:sz="0" w:space="0" w:color="auto"/>
            <w:bottom w:val="none" w:sz="0" w:space="0" w:color="auto"/>
            <w:right w:val="none" w:sz="0" w:space="0" w:color="auto"/>
          </w:divBdr>
        </w:div>
        <w:div w:id="360712420">
          <w:marLeft w:val="480"/>
          <w:marRight w:val="0"/>
          <w:marTop w:val="0"/>
          <w:marBottom w:val="0"/>
          <w:divBdr>
            <w:top w:val="none" w:sz="0" w:space="0" w:color="auto"/>
            <w:left w:val="none" w:sz="0" w:space="0" w:color="auto"/>
            <w:bottom w:val="none" w:sz="0" w:space="0" w:color="auto"/>
            <w:right w:val="none" w:sz="0" w:space="0" w:color="auto"/>
          </w:divBdr>
        </w:div>
        <w:div w:id="293219228">
          <w:marLeft w:val="480"/>
          <w:marRight w:val="0"/>
          <w:marTop w:val="0"/>
          <w:marBottom w:val="0"/>
          <w:divBdr>
            <w:top w:val="none" w:sz="0" w:space="0" w:color="auto"/>
            <w:left w:val="none" w:sz="0" w:space="0" w:color="auto"/>
            <w:bottom w:val="none" w:sz="0" w:space="0" w:color="auto"/>
            <w:right w:val="none" w:sz="0" w:space="0" w:color="auto"/>
          </w:divBdr>
        </w:div>
        <w:div w:id="351346293">
          <w:marLeft w:val="480"/>
          <w:marRight w:val="0"/>
          <w:marTop w:val="0"/>
          <w:marBottom w:val="0"/>
          <w:divBdr>
            <w:top w:val="none" w:sz="0" w:space="0" w:color="auto"/>
            <w:left w:val="none" w:sz="0" w:space="0" w:color="auto"/>
            <w:bottom w:val="none" w:sz="0" w:space="0" w:color="auto"/>
            <w:right w:val="none" w:sz="0" w:space="0" w:color="auto"/>
          </w:divBdr>
        </w:div>
        <w:div w:id="200673240">
          <w:marLeft w:val="480"/>
          <w:marRight w:val="0"/>
          <w:marTop w:val="0"/>
          <w:marBottom w:val="0"/>
          <w:divBdr>
            <w:top w:val="none" w:sz="0" w:space="0" w:color="auto"/>
            <w:left w:val="none" w:sz="0" w:space="0" w:color="auto"/>
            <w:bottom w:val="none" w:sz="0" w:space="0" w:color="auto"/>
            <w:right w:val="none" w:sz="0" w:space="0" w:color="auto"/>
          </w:divBdr>
        </w:div>
        <w:div w:id="18362540">
          <w:marLeft w:val="480"/>
          <w:marRight w:val="0"/>
          <w:marTop w:val="0"/>
          <w:marBottom w:val="0"/>
          <w:divBdr>
            <w:top w:val="none" w:sz="0" w:space="0" w:color="auto"/>
            <w:left w:val="none" w:sz="0" w:space="0" w:color="auto"/>
            <w:bottom w:val="none" w:sz="0" w:space="0" w:color="auto"/>
            <w:right w:val="none" w:sz="0" w:space="0" w:color="auto"/>
          </w:divBdr>
        </w:div>
        <w:div w:id="1287738133">
          <w:marLeft w:val="480"/>
          <w:marRight w:val="0"/>
          <w:marTop w:val="0"/>
          <w:marBottom w:val="0"/>
          <w:divBdr>
            <w:top w:val="none" w:sz="0" w:space="0" w:color="auto"/>
            <w:left w:val="none" w:sz="0" w:space="0" w:color="auto"/>
            <w:bottom w:val="none" w:sz="0" w:space="0" w:color="auto"/>
            <w:right w:val="none" w:sz="0" w:space="0" w:color="auto"/>
          </w:divBdr>
        </w:div>
        <w:div w:id="1655841908">
          <w:marLeft w:val="480"/>
          <w:marRight w:val="0"/>
          <w:marTop w:val="0"/>
          <w:marBottom w:val="0"/>
          <w:divBdr>
            <w:top w:val="none" w:sz="0" w:space="0" w:color="auto"/>
            <w:left w:val="none" w:sz="0" w:space="0" w:color="auto"/>
            <w:bottom w:val="none" w:sz="0" w:space="0" w:color="auto"/>
            <w:right w:val="none" w:sz="0" w:space="0" w:color="auto"/>
          </w:divBdr>
        </w:div>
        <w:div w:id="356128115">
          <w:marLeft w:val="480"/>
          <w:marRight w:val="0"/>
          <w:marTop w:val="0"/>
          <w:marBottom w:val="0"/>
          <w:divBdr>
            <w:top w:val="none" w:sz="0" w:space="0" w:color="auto"/>
            <w:left w:val="none" w:sz="0" w:space="0" w:color="auto"/>
            <w:bottom w:val="none" w:sz="0" w:space="0" w:color="auto"/>
            <w:right w:val="none" w:sz="0" w:space="0" w:color="auto"/>
          </w:divBdr>
        </w:div>
        <w:div w:id="1830360684">
          <w:marLeft w:val="480"/>
          <w:marRight w:val="0"/>
          <w:marTop w:val="0"/>
          <w:marBottom w:val="0"/>
          <w:divBdr>
            <w:top w:val="none" w:sz="0" w:space="0" w:color="auto"/>
            <w:left w:val="none" w:sz="0" w:space="0" w:color="auto"/>
            <w:bottom w:val="none" w:sz="0" w:space="0" w:color="auto"/>
            <w:right w:val="none" w:sz="0" w:space="0" w:color="auto"/>
          </w:divBdr>
        </w:div>
        <w:div w:id="1186554017">
          <w:marLeft w:val="480"/>
          <w:marRight w:val="0"/>
          <w:marTop w:val="0"/>
          <w:marBottom w:val="0"/>
          <w:divBdr>
            <w:top w:val="none" w:sz="0" w:space="0" w:color="auto"/>
            <w:left w:val="none" w:sz="0" w:space="0" w:color="auto"/>
            <w:bottom w:val="none" w:sz="0" w:space="0" w:color="auto"/>
            <w:right w:val="none" w:sz="0" w:space="0" w:color="auto"/>
          </w:divBdr>
        </w:div>
        <w:div w:id="394133592">
          <w:marLeft w:val="480"/>
          <w:marRight w:val="0"/>
          <w:marTop w:val="0"/>
          <w:marBottom w:val="0"/>
          <w:divBdr>
            <w:top w:val="none" w:sz="0" w:space="0" w:color="auto"/>
            <w:left w:val="none" w:sz="0" w:space="0" w:color="auto"/>
            <w:bottom w:val="none" w:sz="0" w:space="0" w:color="auto"/>
            <w:right w:val="none" w:sz="0" w:space="0" w:color="auto"/>
          </w:divBdr>
        </w:div>
        <w:div w:id="1207789549">
          <w:marLeft w:val="480"/>
          <w:marRight w:val="0"/>
          <w:marTop w:val="0"/>
          <w:marBottom w:val="0"/>
          <w:divBdr>
            <w:top w:val="none" w:sz="0" w:space="0" w:color="auto"/>
            <w:left w:val="none" w:sz="0" w:space="0" w:color="auto"/>
            <w:bottom w:val="none" w:sz="0" w:space="0" w:color="auto"/>
            <w:right w:val="none" w:sz="0" w:space="0" w:color="auto"/>
          </w:divBdr>
        </w:div>
        <w:div w:id="593054725">
          <w:marLeft w:val="480"/>
          <w:marRight w:val="0"/>
          <w:marTop w:val="0"/>
          <w:marBottom w:val="0"/>
          <w:divBdr>
            <w:top w:val="none" w:sz="0" w:space="0" w:color="auto"/>
            <w:left w:val="none" w:sz="0" w:space="0" w:color="auto"/>
            <w:bottom w:val="none" w:sz="0" w:space="0" w:color="auto"/>
            <w:right w:val="none" w:sz="0" w:space="0" w:color="auto"/>
          </w:divBdr>
        </w:div>
        <w:div w:id="2067410040">
          <w:marLeft w:val="480"/>
          <w:marRight w:val="0"/>
          <w:marTop w:val="0"/>
          <w:marBottom w:val="0"/>
          <w:divBdr>
            <w:top w:val="none" w:sz="0" w:space="0" w:color="auto"/>
            <w:left w:val="none" w:sz="0" w:space="0" w:color="auto"/>
            <w:bottom w:val="none" w:sz="0" w:space="0" w:color="auto"/>
            <w:right w:val="none" w:sz="0" w:space="0" w:color="auto"/>
          </w:divBdr>
        </w:div>
        <w:div w:id="2094626671">
          <w:marLeft w:val="480"/>
          <w:marRight w:val="0"/>
          <w:marTop w:val="0"/>
          <w:marBottom w:val="0"/>
          <w:divBdr>
            <w:top w:val="none" w:sz="0" w:space="0" w:color="auto"/>
            <w:left w:val="none" w:sz="0" w:space="0" w:color="auto"/>
            <w:bottom w:val="none" w:sz="0" w:space="0" w:color="auto"/>
            <w:right w:val="none" w:sz="0" w:space="0" w:color="auto"/>
          </w:divBdr>
        </w:div>
        <w:div w:id="44332078">
          <w:marLeft w:val="480"/>
          <w:marRight w:val="0"/>
          <w:marTop w:val="0"/>
          <w:marBottom w:val="0"/>
          <w:divBdr>
            <w:top w:val="none" w:sz="0" w:space="0" w:color="auto"/>
            <w:left w:val="none" w:sz="0" w:space="0" w:color="auto"/>
            <w:bottom w:val="none" w:sz="0" w:space="0" w:color="auto"/>
            <w:right w:val="none" w:sz="0" w:space="0" w:color="auto"/>
          </w:divBdr>
        </w:div>
        <w:div w:id="1036152940">
          <w:marLeft w:val="480"/>
          <w:marRight w:val="0"/>
          <w:marTop w:val="0"/>
          <w:marBottom w:val="0"/>
          <w:divBdr>
            <w:top w:val="none" w:sz="0" w:space="0" w:color="auto"/>
            <w:left w:val="none" w:sz="0" w:space="0" w:color="auto"/>
            <w:bottom w:val="none" w:sz="0" w:space="0" w:color="auto"/>
            <w:right w:val="none" w:sz="0" w:space="0" w:color="auto"/>
          </w:divBdr>
        </w:div>
        <w:div w:id="331497084">
          <w:marLeft w:val="480"/>
          <w:marRight w:val="0"/>
          <w:marTop w:val="0"/>
          <w:marBottom w:val="0"/>
          <w:divBdr>
            <w:top w:val="none" w:sz="0" w:space="0" w:color="auto"/>
            <w:left w:val="none" w:sz="0" w:space="0" w:color="auto"/>
            <w:bottom w:val="none" w:sz="0" w:space="0" w:color="auto"/>
            <w:right w:val="none" w:sz="0" w:space="0" w:color="auto"/>
          </w:divBdr>
        </w:div>
        <w:div w:id="1155146211">
          <w:marLeft w:val="480"/>
          <w:marRight w:val="0"/>
          <w:marTop w:val="0"/>
          <w:marBottom w:val="0"/>
          <w:divBdr>
            <w:top w:val="none" w:sz="0" w:space="0" w:color="auto"/>
            <w:left w:val="none" w:sz="0" w:space="0" w:color="auto"/>
            <w:bottom w:val="none" w:sz="0" w:space="0" w:color="auto"/>
            <w:right w:val="none" w:sz="0" w:space="0" w:color="auto"/>
          </w:divBdr>
        </w:div>
        <w:div w:id="73085953">
          <w:marLeft w:val="480"/>
          <w:marRight w:val="0"/>
          <w:marTop w:val="0"/>
          <w:marBottom w:val="0"/>
          <w:divBdr>
            <w:top w:val="none" w:sz="0" w:space="0" w:color="auto"/>
            <w:left w:val="none" w:sz="0" w:space="0" w:color="auto"/>
            <w:bottom w:val="none" w:sz="0" w:space="0" w:color="auto"/>
            <w:right w:val="none" w:sz="0" w:space="0" w:color="auto"/>
          </w:divBdr>
        </w:div>
        <w:div w:id="745880053">
          <w:marLeft w:val="480"/>
          <w:marRight w:val="0"/>
          <w:marTop w:val="0"/>
          <w:marBottom w:val="0"/>
          <w:divBdr>
            <w:top w:val="none" w:sz="0" w:space="0" w:color="auto"/>
            <w:left w:val="none" w:sz="0" w:space="0" w:color="auto"/>
            <w:bottom w:val="none" w:sz="0" w:space="0" w:color="auto"/>
            <w:right w:val="none" w:sz="0" w:space="0" w:color="auto"/>
          </w:divBdr>
        </w:div>
        <w:div w:id="1995795671">
          <w:marLeft w:val="480"/>
          <w:marRight w:val="0"/>
          <w:marTop w:val="0"/>
          <w:marBottom w:val="0"/>
          <w:divBdr>
            <w:top w:val="none" w:sz="0" w:space="0" w:color="auto"/>
            <w:left w:val="none" w:sz="0" w:space="0" w:color="auto"/>
            <w:bottom w:val="none" w:sz="0" w:space="0" w:color="auto"/>
            <w:right w:val="none" w:sz="0" w:space="0" w:color="auto"/>
          </w:divBdr>
        </w:div>
        <w:div w:id="627392017">
          <w:marLeft w:val="480"/>
          <w:marRight w:val="0"/>
          <w:marTop w:val="0"/>
          <w:marBottom w:val="0"/>
          <w:divBdr>
            <w:top w:val="none" w:sz="0" w:space="0" w:color="auto"/>
            <w:left w:val="none" w:sz="0" w:space="0" w:color="auto"/>
            <w:bottom w:val="none" w:sz="0" w:space="0" w:color="auto"/>
            <w:right w:val="none" w:sz="0" w:space="0" w:color="auto"/>
          </w:divBdr>
        </w:div>
        <w:div w:id="972637523">
          <w:marLeft w:val="480"/>
          <w:marRight w:val="0"/>
          <w:marTop w:val="0"/>
          <w:marBottom w:val="0"/>
          <w:divBdr>
            <w:top w:val="none" w:sz="0" w:space="0" w:color="auto"/>
            <w:left w:val="none" w:sz="0" w:space="0" w:color="auto"/>
            <w:bottom w:val="none" w:sz="0" w:space="0" w:color="auto"/>
            <w:right w:val="none" w:sz="0" w:space="0" w:color="auto"/>
          </w:divBdr>
        </w:div>
        <w:div w:id="253589425">
          <w:marLeft w:val="480"/>
          <w:marRight w:val="0"/>
          <w:marTop w:val="0"/>
          <w:marBottom w:val="0"/>
          <w:divBdr>
            <w:top w:val="none" w:sz="0" w:space="0" w:color="auto"/>
            <w:left w:val="none" w:sz="0" w:space="0" w:color="auto"/>
            <w:bottom w:val="none" w:sz="0" w:space="0" w:color="auto"/>
            <w:right w:val="none" w:sz="0" w:space="0" w:color="auto"/>
          </w:divBdr>
        </w:div>
        <w:div w:id="1567759653">
          <w:marLeft w:val="480"/>
          <w:marRight w:val="0"/>
          <w:marTop w:val="0"/>
          <w:marBottom w:val="0"/>
          <w:divBdr>
            <w:top w:val="none" w:sz="0" w:space="0" w:color="auto"/>
            <w:left w:val="none" w:sz="0" w:space="0" w:color="auto"/>
            <w:bottom w:val="none" w:sz="0" w:space="0" w:color="auto"/>
            <w:right w:val="none" w:sz="0" w:space="0" w:color="auto"/>
          </w:divBdr>
        </w:div>
        <w:div w:id="703136406">
          <w:marLeft w:val="480"/>
          <w:marRight w:val="0"/>
          <w:marTop w:val="0"/>
          <w:marBottom w:val="0"/>
          <w:divBdr>
            <w:top w:val="none" w:sz="0" w:space="0" w:color="auto"/>
            <w:left w:val="none" w:sz="0" w:space="0" w:color="auto"/>
            <w:bottom w:val="none" w:sz="0" w:space="0" w:color="auto"/>
            <w:right w:val="none" w:sz="0" w:space="0" w:color="auto"/>
          </w:divBdr>
        </w:div>
        <w:div w:id="1083720397">
          <w:marLeft w:val="480"/>
          <w:marRight w:val="0"/>
          <w:marTop w:val="0"/>
          <w:marBottom w:val="0"/>
          <w:divBdr>
            <w:top w:val="none" w:sz="0" w:space="0" w:color="auto"/>
            <w:left w:val="none" w:sz="0" w:space="0" w:color="auto"/>
            <w:bottom w:val="none" w:sz="0" w:space="0" w:color="auto"/>
            <w:right w:val="none" w:sz="0" w:space="0" w:color="auto"/>
          </w:divBdr>
        </w:div>
        <w:div w:id="1241601077">
          <w:marLeft w:val="480"/>
          <w:marRight w:val="0"/>
          <w:marTop w:val="0"/>
          <w:marBottom w:val="0"/>
          <w:divBdr>
            <w:top w:val="none" w:sz="0" w:space="0" w:color="auto"/>
            <w:left w:val="none" w:sz="0" w:space="0" w:color="auto"/>
            <w:bottom w:val="none" w:sz="0" w:space="0" w:color="auto"/>
            <w:right w:val="none" w:sz="0" w:space="0" w:color="auto"/>
          </w:divBdr>
        </w:div>
        <w:div w:id="459735792">
          <w:marLeft w:val="480"/>
          <w:marRight w:val="0"/>
          <w:marTop w:val="0"/>
          <w:marBottom w:val="0"/>
          <w:divBdr>
            <w:top w:val="none" w:sz="0" w:space="0" w:color="auto"/>
            <w:left w:val="none" w:sz="0" w:space="0" w:color="auto"/>
            <w:bottom w:val="none" w:sz="0" w:space="0" w:color="auto"/>
            <w:right w:val="none" w:sz="0" w:space="0" w:color="auto"/>
          </w:divBdr>
        </w:div>
        <w:div w:id="1082412329">
          <w:marLeft w:val="480"/>
          <w:marRight w:val="0"/>
          <w:marTop w:val="0"/>
          <w:marBottom w:val="0"/>
          <w:divBdr>
            <w:top w:val="none" w:sz="0" w:space="0" w:color="auto"/>
            <w:left w:val="none" w:sz="0" w:space="0" w:color="auto"/>
            <w:bottom w:val="none" w:sz="0" w:space="0" w:color="auto"/>
            <w:right w:val="none" w:sz="0" w:space="0" w:color="auto"/>
          </w:divBdr>
        </w:div>
        <w:div w:id="748237401">
          <w:marLeft w:val="480"/>
          <w:marRight w:val="0"/>
          <w:marTop w:val="0"/>
          <w:marBottom w:val="0"/>
          <w:divBdr>
            <w:top w:val="none" w:sz="0" w:space="0" w:color="auto"/>
            <w:left w:val="none" w:sz="0" w:space="0" w:color="auto"/>
            <w:bottom w:val="none" w:sz="0" w:space="0" w:color="auto"/>
            <w:right w:val="none" w:sz="0" w:space="0" w:color="auto"/>
          </w:divBdr>
        </w:div>
        <w:div w:id="493035120">
          <w:marLeft w:val="480"/>
          <w:marRight w:val="0"/>
          <w:marTop w:val="0"/>
          <w:marBottom w:val="0"/>
          <w:divBdr>
            <w:top w:val="none" w:sz="0" w:space="0" w:color="auto"/>
            <w:left w:val="none" w:sz="0" w:space="0" w:color="auto"/>
            <w:bottom w:val="none" w:sz="0" w:space="0" w:color="auto"/>
            <w:right w:val="none" w:sz="0" w:space="0" w:color="auto"/>
          </w:divBdr>
        </w:div>
        <w:div w:id="1181508039">
          <w:marLeft w:val="480"/>
          <w:marRight w:val="0"/>
          <w:marTop w:val="0"/>
          <w:marBottom w:val="0"/>
          <w:divBdr>
            <w:top w:val="none" w:sz="0" w:space="0" w:color="auto"/>
            <w:left w:val="none" w:sz="0" w:space="0" w:color="auto"/>
            <w:bottom w:val="none" w:sz="0" w:space="0" w:color="auto"/>
            <w:right w:val="none" w:sz="0" w:space="0" w:color="auto"/>
          </w:divBdr>
        </w:div>
        <w:div w:id="865560159">
          <w:marLeft w:val="480"/>
          <w:marRight w:val="0"/>
          <w:marTop w:val="0"/>
          <w:marBottom w:val="0"/>
          <w:divBdr>
            <w:top w:val="none" w:sz="0" w:space="0" w:color="auto"/>
            <w:left w:val="none" w:sz="0" w:space="0" w:color="auto"/>
            <w:bottom w:val="none" w:sz="0" w:space="0" w:color="auto"/>
            <w:right w:val="none" w:sz="0" w:space="0" w:color="auto"/>
          </w:divBdr>
        </w:div>
        <w:div w:id="2000768361">
          <w:marLeft w:val="480"/>
          <w:marRight w:val="0"/>
          <w:marTop w:val="0"/>
          <w:marBottom w:val="0"/>
          <w:divBdr>
            <w:top w:val="none" w:sz="0" w:space="0" w:color="auto"/>
            <w:left w:val="none" w:sz="0" w:space="0" w:color="auto"/>
            <w:bottom w:val="none" w:sz="0" w:space="0" w:color="auto"/>
            <w:right w:val="none" w:sz="0" w:space="0" w:color="auto"/>
          </w:divBdr>
        </w:div>
        <w:div w:id="1092580952">
          <w:marLeft w:val="480"/>
          <w:marRight w:val="0"/>
          <w:marTop w:val="0"/>
          <w:marBottom w:val="0"/>
          <w:divBdr>
            <w:top w:val="none" w:sz="0" w:space="0" w:color="auto"/>
            <w:left w:val="none" w:sz="0" w:space="0" w:color="auto"/>
            <w:bottom w:val="none" w:sz="0" w:space="0" w:color="auto"/>
            <w:right w:val="none" w:sz="0" w:space="0" w:color="auto"/>
          </w:divBdr>
        </w:div>
        <w:div w:id="915089524">
          <w:marLeft w:val="480"/>
          <w:marRight w:val="0"/>
          <w:marTop w:val="0"/>
          <w:marBottom w:val="0"/>
          <w:divBdr>
            <w:top w:val="none" w:sz="0" w:space="0" w:color="auto"/>
            <w:left w:val="none" w:sz="0" w:space="0" w:color="auto"/>
            <w:bottom w:val="none" w:sz="0" w:space="0" w:color="auto"/>
            <w:right w:val="none" w:sz="0" w:space="0" w:color="auto"/>
          </w:divBdr>
        </w:div>
        <w:div w:id="91512646">
          <w:marLeft w:val="480"/>
          <w:marRight w:val="0"/>
          <w:marTop w:val="0"/>
          <w:marBottom w:val="0"/>
          <w:divBdr>
            <w:top w:val="none" w:sz="0" w:space="0" w:color="auto"/>
            <w:left w:val="none" w:sz="0" w:space="0" w:color="auto"/>
            <w:bottom w:val="none" w:sz="0" w:space="0" w:color="auto"/>
            <w:right w:val="none" w:sz="0" w:space="0" w:color="auto"/>
          </w:divBdr>
        </w:div>
        <w:div w:id="671875932">
          <w:marLeft w:val="480"/>
          <w:marRight w:val="0"/>
          <w:marTop w:val="0"/>
          <w:marBottom w:val="0"/>
          <w:divBdr>
            <w:top w:val="none" w:sz="0" w:space="0" w:color="auto"/>
            <w:left w:val="none" w:sz="0" w:space="0" w:color="auto"/>
            <w:bottom w:val="none" w:sz="0" w:space="0" w:color="auto"/>
            <w:right w:val="none" w:sz="0" w:space="0" w:color="auto"/>
          </w:divBdr>
        </w:div>
        <w:div w:id="1468745425">
          <w:marLeft w:val="480"/>
          <w:marRight w:val="0"/>
          <w:marTop w:val="0"/>
          <w:marBottom w:val="0"/>
          <w:divBdr>
            <w:top w:val="none" w:sz="0" w:space="0" w:color="auto"/>
            <w:left w:val="none" w:sz="0" w:space="0" w:color="auto"/>
            <w:bottom w:val="none" w:sz="0" w:space="0" w:color="auto"/>
            <w:right w:val="none" w:sz="0" w:space="0" w:color="auto"/>
          </w:divBdr>
        </w:div>
        <w:div w:id="1675036378">
          <w:marLeft w:val="480"/>
          <w:marRight w:val="0"/>
          <w:marTop w:val="0"/>
          <w:marBottom w:val="0"/>
          <w:divBdr>
            <w:top w:val="none" w:sz="0" w:space="0" w:color="auto"/>
            <w:left w:val="none" w:sz="0" w:space="0" w:color="auto"/>
            <w:bottom w:val="none" w:sz="0" w:space="0" w:color="auto"/>
            <w:right w:val="none" w:sz="0" w:space="0" w:color="auto"/>
          </w:divBdr>
        </w:div>
        <w:div w:id="1933319904">
          <w:marLeft w:val="480"/>
          <w:marRight w:val="0"/>
          <w:marTop w:val="0"/>
          <w:marBottom w:val="0"/>
          <w:divBdr>
            <w:top w:val="none" w:sz="0" w:space="0" w:color="auto"/>
            <w:left w:val="none" w:sz="0" w:space="0" w:color="auto"/>
            <w:bottom w:val="none" w:sz="0" w:space="0" w:color="auto"/>
            <w:right w:val="none" w:sz="0" w:space="0" w:color="auto"/>
          </w:divBdr>
        </w:div>
        <w:div w:id="267280497">
          <w:marLeft w:val="480"/>
          <w:marRight w:val="0"/>
          <w:marTop w:val="0"/>
          <w:marBottom w:val="0"/>
          <w:divBdr>
            <w:top w:val="none" w:sz="0" w:space="0" w:color="auto"/>
            <w:left w:val="none" w:sz="0" w:space="0" w:color="auto"/>
            <w:bottom w:val="none" w:sz="0" w:space="0" w:color="auto"/>
            <w:right w:val="none" w:sz="0" w:space="0" w:color="auto"/>
          </w:divBdr>
        </w:div>
        <w:div w:id="2087258903">
          <w:marLeft w:val="480"/>
          <w:marRight w:val="0"/>
          <w:marTop w:val="0"/>
          <w:marBottom w:val="0"/>
          <w:divBdr>
            <w:top w:val="none" w:sz="0" w:space="0" w:color="auto"/>
            <w:left w:val="none" w:sz="0" w:space="0" w:color="auto"/>
            <w:bottom w:val="none" w:sz="0" w:space="0" w:color="auto"/>
            <w:right w:val="none" w:sz="0" w:space="0" w:color="auto"/>
          </w:divBdr>
        </w:div>
        <w:div w:id="2083915434">
          <w:marLeft w:val="480"/>
          <w:marRight w:val="0"/>
          <w:marTop w:val="0"/>
          <w:marBottom w:val="0"/>
          <w:divBdr>
            <w:top w:val="none" w:sz="0" w:space="0" w:color="auto"/>
            <w:left w:val="none" w:sz="0" w:space="0" w:color="auto"/>
            <w:bottom w:val="none" w:sz="0" w:space="0" w:color="auto"/>
            <w:right w:val="none" w:sz="0" w:space="0" w:color="auto"/>
          </w:divBdr>
        </w:div>
        <w:div w:id="702748987">
          <w:marLeft w:val="480"/>
          <w:marRight w:val="0"/>
          <w:marTop w:val="0"/>
          <w:marBottom w:val="0"/>
          <w:divBdr>
            <w:top w:val="none" w:sz="0" w:space="0" w:color="auto"/>
            <w:left w:val="none" w:sz="0" w:space="0" w:color="auto"/>
            <w:bottom w:val="none" w:sz="0" w:space="0" w:color="auto"/>
            <w:right w:val="none" w:sz="0" w:space="0" w:color="auto"/>
          </w:divBdr>
        </w:div>
        <w:div w:id="145515926">
          <w:marLeft w:val="480"/>
          <w:marRight w:val="0"/>
          <w:marTop w:val="0"/>
          <w:marBottom w:val="0"/>
          <w:divBdr>
            <w:top w:val="none" w:sz="0" w:space="0" w:color="auto"/>
            <w:left w:val="none" w:sz="0" w:space="0" w:color="auto"/>
            <w:bottom w:val="none" w:sz="0" w:space="0" w:color="auto"/>
            <w:right w:val="none" w:sz="0" w:space="0" w:color="auto"/>
          </w:divBdr>
        </w:div>
      </w:divsChild>
    </w:div>
    <w:div w:id="1118795401">
      <w:bodyDiv w:val="1"/>
      <w:marLeft w:val="0"/>
      <w:marRight w:val="0"/>
      <w:marTop w:val="0"/>
      <w:marBottom w:val="0"/>
      <w:divBdr>
        <w:top w:val="none" w:sz="0" w:space="0" w:color="auto"/>
        <w:left w:val="none" w:sz="0" w:space="0" w:color="auto"/>
        <w:bottom w:val="none" w:sz="0" w:space="0" w:color="auto"/>
        <w:right w:val="none" w:sz="0" w:space="0" w:color="auto"/>
      </w:divBdr>
    </w:div>
    <w:div w:id="1119568115">
      <w:bodyDiv w:val="1"/>
      <w:marLeft w:val="0"/>
      <w:marRight w:val="0"/>
      <w:marTop w:val="0"/>
      <w:marBottom w:val="0"/>
      <w:divBdr>
        <w:top w:val="none" w:sz="0" w:space="0" w:color="auto"/>
        <w:left w:val="none" w:sz="0" w:space="0" w:color="auto"/>
        <w:bottom w:val="none" w:sz="0" w:space="0" w:color="auto"/>
        <w:right w:val="none" w:sz="0" w:space="0" w:color="auto"/>
      </w:divBdr>
    </w:div>
    <w:div w:id="1123622700">
      <w:bodyDiv w:val="1"/>
      <w:marLeft w:val="0"/>
      <w:marRight w:val="0"/>
      <w:marTop w:val="0"/>
      <w:marBottom w:val="0"/>
      <w:divBdr>
        <w:top w:val="none" w:sz="0" w:space="0" w:color="auto"/>
        <w:left w:val="none" w:sz="0" w:space="0" w:color="auto"/>
        <w:bottom w:val="none" w:sz="0" w:space="0" w:color="auto"/>
        <w:right w:val="none" w:sz="0" w:space="0" w:color="auto"/>
      </w:divBdr>
    </w:div>
    <w:div w:id="1124423321">
      <w:bodyDiv w:val="1"/>
      <w:marLeft w:val="0"/>
      <w:marRight w:val="0"/>
      <w:marTop w:val="0"/>
      <w:marBottom w:val="0"/>
      <w:divBdr>
        <w:top w:val="none" w:sz="0" w:space="0" w:color="auto"/>
        <w:left w:val="none" w:sz="0" w:space="0" w:color="auto"/>
        <w:bottom w:val="none" w:sz="0" w:space="0" w:color="auto"/>
        <w:right w:val="none" w:sz="0" w:space="0" w:color="auto"/>
      </w:divBdr>
    </w:div>
    <w:div w:id="1125394941">
      <w:bodyDiv w:val="1"/>
      <w:marLeft w:val="0"/>
      <w:marRight w:val="0"/>
      <w:marTop w:val="0"/>
      <w:marBottom w:val="0"/>
      <w:divBdr>
        <w:top w:val="none" w:sz="0" w:space="0" w:color="auto"/>
        <w:left w:val="none" w:sz="0" w:space="0" w:color="auto"/>
        <w:bottom w:val="none" w:sz="0" w:space="0" w:color="auto"/>
        <w:right w:val="none" w:sz="0" w:space="0" w:color="auto"/>
      </w:divBdr>
    </w:div>
    <w:div w:id="1126313550">
      <w:bodyDiv w:val="1"/>
      <w:marLeft w:val="0"/>
      <w:marRight w:val="0"/>
      <w:marTop w:val="0"/>
      <w:marBottom w:val="0"/>
      <w:divBdr>
        <w:top w:val="none" w:sz="0" w:space="0" w:color="auto"/>
        <w:left w:val="none" w:sz="0" w:space="0" w:color="auto"/>
        <w:bottom w:val="none" w:sz="0" w:space="0" w:color="auto"/>
        <w:right w:val="none" w:sz="0" w:space="0" w:color="auto"/>
      </w:divBdr>
    </w:div>
    <w:div w:id="1129589206">
      <w:bodyDiv w:val="1"/>
      <w:marLeft w:val="0"/>
      <w:marRight w:val="0"/>
      <w:marTop w:val="0"/>
      <w:marBottom w:val="0"/>
      <w:divBdr>
        <w:top w:val="none" w:sz="0" w:space="0" w:color="auto"/>
        <w:left w:val="none" w:sz="0" w:space="0" w:color="auto"/>
        <w:bottom w:val="none" w:sz="0" w:space="0" w:color="auto"/>
        <w:right w:val="none" w:sz="0" w:space="0" w:color="auto"/>
      </w:divBdr>
    </w:div>
    <w:div w:id="1130125529">
      <w:bodyDiv w:val="1"/>
      <w:marLeft w:val="0"/>
      <w:marRight w:val="0"/>
      <w:marTop w:val="0"/>
      <w:marBottom w:val="0"/>
      <w:divBdr>
        <w:top w:val="none" w:sz="0" w:space="0" w:color="auto"/>
        <w:left w:val="none" w:sz="0" w:space="0" w:color="auto"/>
        <w:bottom w:val="none" w:sz="0" w:space="0" w:color="auto"/>
        <w:right w:val="none" w:sz="0" w:space="0" w:color="auto"/>
      </w:divBdr>
    </w:div>
    <w:div w:id="1130250751">
      <w:bodyDiv w:val="1"/>
      <w:marLeft w:val="0"/>
      <w:marRight w:val="0"/>
      <w:marTop w:val="0"/>
      <w:marBottom w:val="0"/>
      <w:divBdr>
        <w:top w:val="none" w:sz="0" w:space="0" w:color="auto"/>
        <w:left w:val="none" w:sz="0" w:space="0" w:color="auto"/>
        <w:bottom w:val="none" w:sz="0" w:space="0" w:color="auto"/>
        <w:right w:val="none" w:sz="0" w:space="0" w:color="auto"/>
      </w:divBdr>
    </w:div>
    <w:div w:id="1131752640">
      <w:bodyDiv w:val="1"/>
      <w:marLeft w:val="0"/>
      <w:marRight w:val="0"/>
      <w:marTop w:val="0"/>
      <w:marBottom w:val="0"/>
      <w:divBdr>
        <w:top w:val="none" w:sz="0" w:space="0" w:color="auto"/>
        <w:left w:val="none" w:sz="0" w:space="0" w:color="auto"/>
        <w:bottom w:val="none" w:sz="0" w:space="0" w:color="auto"/>
        <w:right w:val="none" w:sz="0" w:space="0" w:color="auto"/>
      </w:divBdr>
    </w:div>
    <w:div w:id="1132821665">
      <w:bodyDiv w:val="1"/>
      <w:marLeft w:val="0"/>
      <w:marRight w:val="0"/>
      <w:marTop w:val="0"/>
      <w:marBottom w:val="0"/>
      <w:divBdr>
        <w:top w:val="none" w:sz="0" w:space="0" w:color="auto"/>
        <w:left w:val="none" w:sz="0" w:space="0" w:color="auto"/>
        <w:bottom w:val="none" w:sz="0" w:space="0" w:color="auto"/>
        <w:right w:val="none" w:sz="0" w:space="0" w:color="auto"/>
      </w:divBdr>
    </w:div>
    <w:div w:id="1133913226">
      <w:bodyDiv w:val="1"/>
      <w:marLeft w:val="0"/>
      <w:marRight w:val="0"/>
      <w:marTop w:val="0"/>
      <w:marBottom w:val="0"/>
      <w:divBdr>
        <w:top w:val="none" w:sz="0" w:space="0" w:color="auto"/>
        <w:left w:val="none" w:sz="0" w:space="0" w:color="auto"/>
        <w:bottom w:val="none" w:sz="0" w:space="0" w:color="auto"/>
        <w:right w:val="none" w:sz="0" w:space="0" w:color="auto"/>
      </w:divBdr>
      <w:divsChild>
        <w:div w:id="706488627">
          <w:marLeft w:val="640"/>
          <w:marRight w:val="0"/>
          <w:marTop w:val="0"/>
          <w:marBottom w:val="0"/>
          <w:divBdr>
            <w:top w:val="none" w:sz="0" w:space="0" w:color="auto"/>
            <w:left w:val="none" w:sz="0" w:space="0" w:color="auto"/>
            <w:bottom w:val="none" w:sz="0" w:space="0" w:color="auto"/>
            <w:right w:val="none" w:sz="0" w:space="0" w:color="auto"/>
          </w:divBdr>
        </w:div>
        <w:div w:id="611281246">
          <w:marLeft w:val="640"/>
          <w:marRight w:val="0"/>
          <w:marTop w:val="0"/>
          <w:marBottom w:val="0"/>
          <w:divBdr>
            <w:top w:val="none" w:sz="0" w:space="0" w:color="auto"/>
            <w:left w:val="none" w:sz="0" w:space="0" w:color="auto"/>
            <w:bottom w:val="none" w:sz="0" w:space="0" w:color="auto"/>
            <w:right w:val="none" w:sz="0" w:space="0" w:color="auto"/>
          </w:divBdr>
        </w:div>
        <w:div w:id="1700472926">
          <w:marLeft w:val="640"/>
          <w:marRight w:val="0"/>
          <w:marTop w:val="0"/>
          <w:marBottom w:val="0"/>
          <w:divBdr>
            <w:top w:val="none" w:sz="0" w:space="0" w:color="auto"/>
            <w:left w:val="none" w:sz="0" w:space="0" w:color="auto"/>
            <w:bottom w:val="none" w:sz="0" w:space="0" w:color="auto"/>
            <w:right w:val="none" w:sz="0" w:space="0" w:color="auto"/>
          </w:divBdr>
        </w:div>
        <w:div w:id="911349038">
          <w:marLeft w:val="640"/>
          <w:marRight w:val="0"/>
          <w:marTop w:val="0"/>
          <w:marBottom w:val="0"/>
          <w:divBdr>
            <w:top w:val="none" w:sz="0" w:space="0" w:color="auto"/>
            <w:left w:val="none" w:sz="0" w:space="0" w:color="auto"/>
            <w:bottom w:val="none" w:sz="0" w:space="0" w:color="auto"/>
            <w:right w:val="none" w:sz="0" w:space="0" w:color="auto"/>
          </w:divBdr>
        </w:div>
        <w:div w:id="128979504">
          <w:marLeft w:val="640"/>
          <w:marRight w:val="0"/>
          <w:marTop w:val="0"/>
          <w:marBottom w:val="0"/>
          <w:divBdr>
            <w:top w:val="none" w:sz="0" w:space="0" w:color="auto"/>
            <w:left w:val="none" w:sz="0" w:space="0" w:color="auto"/>
            <w:bottom w:val="none" w:sz="0" w:space="0" w:color="auto"/>
            <w:right w:val="none" w:sz="0" w:space="0" w:color="auto"/>
          </w:divBdr>
        </w:div>
        <w:div w:id="1115057747">
          <w:marLeft w:val="640"/>
          <w:marRight w:val="0"/>
          <w:marTop w:val="0"/>
          <w:marBottom w:val="0"/>
          <w:divBdr>
            <w:top w:val="none" w:sz="0" w:space="0" w:color="auto"/>
            <w:left w:val="none" w:sz="0" w:space="0" w:color="auto"/>
            <w:bottom w:val="none" w:sz="0" w:space="0" w:color="auto"/>
            <w:right w:val="none" w:sz="0" w:space="0" w:color="auto"/>
          </w:divBdr>
        </w:div>
        <w:div w:id="2092307677">
          <w:marLeft w:val="640"/>
          <w:marRight w:val="0"/>
          <w:marTop w:val="0"/>
          <w:marBottom w:val="0"/>
          <w:divBdr>
            <w:top w:val="none" w:sz="0" w:space="0" w:color="auto"/>
            <w:left w:val="none" w:sz="0" w:space="0" w:color="auto"/>
            <w:bottom w:val="none" w:sz="0" w:space="0" w:color="auto"/>
            <w:right w:val="none" w:sz="0" w:space="0" w:color="auto"/>
          </w:divBdr>
        </w:div>
        <w:div w:id="1762871137">
          <w:marLeft w:val="640"/>
          <w:marRight w:val="0"/>
          <w:marTop w:val="0"/>
          <w:marBottom w:val="0"/>
          <w:divBdr>
            <w:top w:val="none" w:sz="0" w:space="0" w:color="auto"/>
            <w:left w:val="none" w:sz="0" w:space="0" w:color="auto"/>
            <w:bottom w:val="none" w:sz="0" w:space="0" w:color="auto"/>
            <w:right w:val="none" w:sz="0" w:space="0" w:color="auto"/>
          </w:divBdr>
        </w:div>
        <w:div w:id="1874688706">
          <w:marLeft w:val="640"/>
          <w:marRight w:val="0"/>
          <w:marTop w:val="0"/>
          <w:marBottom w:val="0"/>
          <w:divBdr>
            <w:top w:val="none" w:sz="0" w:space="0" w:color="auto"/>
            <w:left w:val="none" w:sz="0" w:space="0" w:color="auto"/>
            <w:bottom w:val="none" w:sz="0" w:space="0" w:color="auto"/>
            <w:right w:val="none" w:sz="0" w:space="0" w:color="auto"/>
          </w:divBdr>
        </w:div>
        <w:div w:id="2147117987">
          <w:marLeft w:val="640"/>
          <w:marRight w:val="0"/>
          <w:marTop w:val="0"/>
          <w:marBottom w:val="0"/>
          <w:divBdr>
            <w:top w:val="none" w:sz="0" w:space="0" w:color="auto"/>
            <w:left w:val="none" w:sz="0" w:space="0" w:color="auto"/>
            <w:bottom w:val="none" w:sz="0" w:space="0" w:color="auto"/>
            <w:right w:val="none" w:sz="0" w:space="0" w:color="auto"/>
          </w:divBdr>
        </w:div>
        <w:div w:id="9572365">
          <w:marLeft w:val="640"/>
          <w:marRight w:val="0"/>
          <w:marTop w:val="0"/>
          <w:marBottom w:val="0"/>
          <w:divBdr>
            <w:top w:val="none" w:sz="0" w:space="0" w:color="auto"/>
            <w:left w:val="none" w:sz="0" w:space="0" w:color="auto"/>
            <w:bottom w:val="none" w:sz="0" w:space="0" w:color="auto"/>
            <w:right w:val="none" w:sz="0" w:space="0" w:color="auto"/>
          </w:divBdr>
        </w:div>
        <w:div w:id="1391416115">
          <w:marLeft w:val="640"/>
          <w:marRight w:val="0"/>
          <w:marTop w:val="0"/>
          <w:marBottom w:val="0"/>
          <w:divBdr>
            <w:top w:val="none" w:sz="0" w:space="0" w:color="auto"/>
            <w:left w:val="none" w:sz="0" w:space="0" w:color="auto"/>
            <w:bottom w:val="none" w:sz="0" w:space="0" w:color="auto"/>
            <w:right w:val="none" w:sz="0" w:space="0" w:color="auto"/>
          </w:divBdr>
        </w:div>
        <w:div w:id="1785609641">
          <w:marLeft w:val="640"/>
          <w:marRight w:val="0"/>
          <w:marTop w:val="0"/>
          <w:marBottom w:val="0"/>
          <w:divBdr>
            <w:top w:val="none" w:sz="0" w:space="0" w:color="auto"/>
            <w:left w:val="none" w:sz="0" w:space="0" w:color="auto"/>
            <w:bottom w:val="none" w:sz="0" w:space="0" w:color="auto"/>
            <w:right w:val="none" w:sz="0" w:space="0" w:color="auto"/>
          </w:divBdr>
        </w:div>
        <w:div w:id="76486368">
          <w:marLeft w:val="640"/>
          <w:marRight w:val="0"/>
          <w:marTop w:val="0"/>
          <w:marBottom w:val="0"/>
          <w:divBdr>
            <w:top w:val="none" w:sz="0" w:space="0" w:color="auto"/>
            <w:left w:val="none" w:sz="0" w:space="0" w:color="auto"/>
            <w:bottom w:val="none" w:sz="0" w:space="0" w:color="auto"/>
            <w:right w:val="none" w:sz="0" w:space="0" w:color="auto"/>
          </w:divBdr>
        </w:div>
        <w:div w:id="558050615">
          <w:marLeft w:val="640"/>
          <w:marRight w:val="0"/>
          <w:marTop w:val="0"/>
          <w:marBottom w:val="0"/>
          <w:divBdr>
            <w:top w:val="none" w:sz="0" w:space="0" w:color="auto"/>
            <w:left w:val="none" w:sz="0" w:space="0" w:color="auto"/>
            <w:bottom w:val="none" w:sz="0" w:space="0" w:color="auto"/>
            <w:right w:val="none" w:sz="0" w:space="0" w:color="auto"/>
          </w:divBdr>
        </w:div>
        <w:div w:id="958990949">
          <w:marLeft w:val="640"/>
          <w:marRight w:val="0"/>
          <w:marTop w:val="0"/>
          <w:marBottom w:val="0"/>
          <w:divBdr>
            <w:top w:val="none" w:sz="0" w:space="0" w:color="auto"/>
            <w:left w:val="none" w:sz="0" w:space="0" w:color="auto"/>
            <w:bottom w:val="none" w:sz="0" w:space="0" w:color="auto"/>
            <w:right w:val="none" w:sz="0" w:space="0" w:color="auto"/>
          </w:divBdr>
        </w:div>
        <w:div w:id="1175997200">
          <w:marLeft w:val="640"/>
          <w:marRight w:val="0"/>
          <w:marTop w:val="0"/>
          <w:marBottom w:val="0"/>
          <w:divBdr>
            <w:top w:val="none" w:sz="0" w:space="0" w:color="auto"/>
            <w:left w:val="none" w:sz="0" w:space="0" w:color="auto"/>
            <w:bottom w:val="none" w:sz="0" w:space="0" w:color="auto"/>
            <w:right w:val="none" w:sz="0" w:space="0" w:color="auto"/>
          </w:divBdr>
        </w:div>
        <w:div w:id="1081290102">
          <w:marLeft w:val="640"/>
          <w:marRight w:val="0"/>
          <w:marTop w:val="0"/>
          <w:marBottom w:val="0"/>
          <w:divBdr>
            <w:top w:val="none" w:sz="0" w:space="0" w:color="auto"/>
            <w:left w:val="none" w:sz="0" w:space="0" w:color="auto"/>
            <w:bottom w:val="none" w:sz="0" w:space="0" w:color="auto"/>
            <w:right w:val="none" w:sz="0" w:space="0" w:color="auto"/>
          </w:divBdr>
        </w:div>
        <w:div w:id="470174268">
          <w:marLeft w:val="640"/>
          <w:marRight w:val="0"/>
          <w:marTop w:val="0"/>
          <w:marBottom w:val="0"/>
          <w:divBdr>
            <w:top w:val="none" w:sz="0" w:space="0" w:color="auto"/>
            <w:left w:val="none" w:sz="0" w:space="0" w:color="auto"/>
            <w:bottom w:val="none" w:sz="0" w:space="0" w:color="auto"/>
            <w:right w:val="none" w:sz="0" w:space="0" w:color="auto"/>
          </w:divBdr>
        </w:div>
        <w:div w:id="276916992">
          <w:marLeft w:val="640"/>
          <w:marRight w:val="0"/>
          <w:marTop w:val="0"/>
          <w:marBottom w:val="0"/>
          <w:divBdr>
            <w:top w:val="none" w:sz="0" w:space="0" w:color="auto"/>
            <w:left w:val="none" w:sz="0" w:space="0" w:color="auto"/>
            <w:bottom w:val="none" w:sz="0" w:space="0" w:color="auto"/>
            <w:right w:val="none" w:sz="0" w:space="0" w:color="auto"/>
          </w:divBdr>
        </w:div>
        <w:div w:id="145560924">
          <w:marLeft w:val="640"/>
          <w:marRight w:val="0"/>
          <w:marTop w:val="0"/>
          <w:marBottom w:val="0"/>
          <w:divBdr>
            <w:top w:val="none" w:sz="0" w:space="0" w:color="auto"/>
            <w:left w:val="none" w:sz="0" w:space="0" w:color="auto"/>
            <w:bottom w:val="none" w:sz="0" w:space="0" w:color="auto"/>
            <w:right w:val="none" w:sz="0" w:space="0" w:color="auto"/>
          </w:divBdr>
        </w:div>
        <w:div w:id="1708988902">
          <w:marLeft w:val="640"/>
          <w:marRight w:val="0"/>
          <w:marTop w:val="0"/>
          <w:marBottom w:val="0"/>
          <w:divBdr>
            <w:top w:val="none" w:sz="0" w:space="0" w:color="auto"/>
            <w:left w:val="none" w:sz="0" w:space="0" w:color="auto"/>
            <w:bottom w:val="none" w:sz="0" w:space="0" w:color="auto"/>
            <w:right w:val="none" w:sz="0" w:space="0" w:color="auto"/>
          </w:divBdr>
        </w:div>
        <w:div w:id="247539511">
          <w:marLeft w:val="640"/>
          <w:marRight w:val="0"/>
          <w:marTop w:val="0"/>
          <w:marBottom w:val="0"/>
          <w:divBdr>
            <w:top w:val="none" w:sz="0" w:space="0" w:color="auto"/>
            <w:left w:val="none" w:sz="0" w:space="0" w:color="auto"/>
            <w:bottom w:val="none" w:sz="0" w:space="0" w:color="auto"/>
            <w:right w:val="none" w:sz="0" w:space="0" w:color="auto"/>
          </w:divBdr>
        </w:div>
        <w:div w:id="2097827367">
          <w:marLeft w:val="640"/>
          <w:marRight w:val="0"/>
          <w:marTop w:val="0"/>
          <w:marBottom w:val="0"/>
          <w:divBdr>
            <w:top w:val="none" w:sz="0" w:space="0" w:color="auto"/>
            <w:left w:val="none" w:sz="0" w:space="0" w:color="auto"/>
            <w:bottom w:val="none" w:sz="0" w:space="0" w:color="auto"/>
            <w:right w:val="none" w:sz="0" w:space="0" w:color="auto"/>
          </w:divBdr>
        </w:div>
        <w:div w:id="1498036089">
          <w:marLeft w:val="640"/>
          <w:marRight w:val="0"/>
          <w:marTop w:val="0"/>
          <w:marBottom w:val="0"/>
          <w:divBdr>
            <w:top w:val="none" w:sz="0" w:space="0" w:color="auto"/>
            <w:left w:val="none" w:sz="0" w:space="0" w:color="auto"/>
            <w:bottom w:val="none" w:sz="0" w:space="0" w:color="auto"/>
            <w:right w:val="none" w:sz="0" w:space="0" w:color="auto"/>
          </w:divBdr>
        </w:div>
        <w:div w:id="897328683">
          <w:marLeft w:val="640"/>
          <w:marRight w:val="0"/>
          <w:marTop w:val="0"/>
          <w:marBottom w:val="0"/>
          <w:divBdr>
            <w:top w:val="none" w:sz="0" w:space="0" w:color="auto"/>
            <w:left w:val="none" w:sz="0" w:space="0" w:color="auto"/>
            <w:bottom w:val="none" w:sz="0" w:space="0" w:color="auto"/>
            <w:right w:val="none" w:sz="0" w:space="0" w:color="auto"/>
          </w:divBdr>
        </w:div>
        <w:div w:id="1661543538">
          <w:marLeft w:val="640"/>
          <w:marRight w:val="0"/>
          <w:marTop w:val="0"/>
          <w:marBottom w:val="0"/>
          <w:divBdr>
            <w:top w:val="none" w:sz="0" w:space="0" w:color="auto"/>
            <w:left w:val="none" w:sz="0" w:space="0" w:color="auto"/>
            <w:bottom w:val="none" w:sz="0" w:space="0" w:color="auto"/>
            <w:right w:val="none" w:sz="0" w:space="0" w:color="auto"/>
          </w:divBdr>
        </w:div>
        <w:div w:id="786198399">
          <w:marLeft w:val="640"/>
          <w:marRight w:val="0"/>
          <w:marTop w:val="0"/>
          <w:marBottom w:val="0"/>
          <w:divBdr>
            <w:top w:val="none" w:sz="0" w:space="0" w:color="auto"/>
            <w:left w:val="none" w:sz="0" w:space="0" w:color="auto"/>
            <w:bottom w:val="none" w:sz="0" w:space="0" w:color="auto"/>
            <w:right w:val="none" w:sz="0" w:space="0" w:color="auto"/>
          </w:divBdr>
        </w:div>
        <w:div w:id="388649995">
          <w:marLeft w:val="640"/>
          <w:marRight w:val="0"/>
          <w:marTop w:val="0"/>
          <w:marBottom w:val="0"/>
          <w:divBdr>
            <w:top w:val="none" w:sz="0" w:space="0" w:color="auto"/>
            <w:left w:val="none" w:sz="0" w:space="0" w:color="auto"/>
            <w:bottom w:val="none" w:sz="0" w:space="0" w:color="auto"/>
            <w:right w:val="none" w:sz="0" w:space="0" w:color="auto"/>
          </w:divBdr>
        </w:div>
        <w:div w:id="1266382530">
          <w:marLeft w:val="640"/>
          <w:marRight w:val="0"/>
          <w:marTop w:val="0"/>
          <w:marBottom w:val="0"/>
          <w:divBdr>
            <w:top w:val="none" w:sz="0" w:space="0" w:color="auto"/>
            <w:left w:val="none" w:sz="0" w:space="0" w:color="auto"/>
            <w:bottom w:val="none" w:sz="0" w:space="0" w:color="auto"/>
            <w:right w:val="none" w:sz="0" w:space="0" w:color="auto"/>
          </w:divBdr>
        </w:div>
        <w:div w:id="323945064">
          <w:marLeft w:val="640"/>
          <w:marRight w:val="0"/>
          <w:marTop w:val="0"/>
          <w:marBottom w:val="0"/>
          <w:divBdr>
            <w:top w:val="none" w:sz="0" w:space="0" w:color="auto"/>
            <w:left w:val="none" w:sz="0" w:space="0" w:color="auto"/>
            <w:bottom w:val="none" w:sz="0" w:space="0" w:color="auto"/>
            <w:right w:val="none" w:sz="0" w:space="0" w:color="auto"/>
          </w:divBdr>
        </w:div>
        <w:div w:id="1587419776">
          <w:marLeft w:val="640"/>
          <w:marRight w:val="0"/>
          <w:marTop w:val="0"/>
          <w:marBottom w:val="0"/>
          <w:divBdr>
            <w:top w:val="none" w:sz="0" w:space="0" w:color="auto"/>
            <w:left w:val="none" w:sz="0" w:space="0" w:color="auto"/>
            <w:bottom w:val="none" w:sz="0" w:space="0" w:color="auto"/>
            <w:right w:val="none" w:sz="0" w:space="0" w:color="auto"/>
          </w:divBdr>
        </w:div>
        <w:div w:id="640883597">
          <w:marLeft w:val="640"/>
          <w:marRight w:val="0"/>
          <w:marTop w:val="0"/>
          <w:marBottom w:val="0"/>
          <w:divBdr>
            <w:top w:val="none" w:sz="0" w:space="0" w:color="auto"/>
            <w:left w:val="none" w:sz="0" w:space="0" w:color="auto"/>
            <w:bottom w:val="none" w:sz="0" w:space="0" w:color="auto"/>
            <w:right w:val="none" w:sz="0" w:space="0" w:color="auto"/>
          </w:divBdr>
        </w:div>
        <w:div w:id="1869758724">
          <w:marLeft w:val="640"/>
          <w:marRight w:val="0"/>
          <w:marTop w:val="0"/>
          <w:marBottom w:val="0"/>
          <w:divBdr>
            <w:top w:val="none" w:sz="0" w:space="0" w:color="auto"/>
            <w:left w:val="none" w:sz="0" w:space="0" w:color="auto"/>
            <w:bottom w:val="none" w:sz="0" w:space="0" w:color="auto"/>
            <w:right w:val="none" w:sz="0" w:space="0" w:color="auto"/>
          </w:divBdr>
        </w:div>
        <w:div w:id="1099836815">
          <w:marLeft w:val="640"/>
          <w:marRight w:val="0"/>
          <w:marTop w:val="0"/>
          <w:marBottom w:val="0"/>
          <w:divBdr>
            <w:top w:val="none" w:sz="0" w:space="0" w:color="auto"/>
            <w:left w:val="none" w:sz="0" w:space="0" w:color="auto"/>
            <w:bottom w:val="none" w:sz="0" w:space="0" w:color="auto"/>
            <w:right w:val="none" w:sz="0" w:space="0" w:color="auto"/>
          </w:divBdr>
        </w:div>
        <w:div w:id="1827938070">
          <w:marLeft w:val="640"/>
          <w:marRight w:val="0"/>
          <w:marTop w:val="0"/>
          <w:marBottom w:val="0"/>
          <w:divBdr>
            <w:top w:val="none" w:sz="0" w:space="0" w:color="auto"/>
            <w:left w:val="none" w:sz="0" w:space="0" w:color="auto"/>
            <w:bottom w:val="none" w:sz="0" w:space="0" w:color="auto"/>
            <w:right w:val="none" w:sz="0" w:space="0" w:color="auto"/>
          </w:divBdr>
        </w:div>
        <w:div w:id="499274091">
          <w:marLeft w:val="640"/>
          <w:marRight w:val="0"/>
          <w:marTop w:val="0"/>
          <w:marBottom w:val="0"/>
          <w:divBdr>
            <w:top w:val="none" w:sz="0" w:space="0" w:color="auto"/>
            <w:left w:val="none" w:sz="0" w:space="0" w:color="auto"/>
            <w:bottom w:val="none" w:sz="0" w:space="0" w:color="auto"/>
            <w:right w:val="none" w:sz="0" w:space="0" w:color="auto"/>
          </w:divBdr>
        </w:div>
        <w:div w:id="64030434">
          <w:marLeft w:val="640"/>
          <w:marRight w:val="0"/>
          <w:marTop w:val="0"/>
          <w:marBottom w:val="0"/>
          <w:divBdr>
            <w:top w:val="none" w:sz="0" w:space="0" w:color="auto"/>
            <w:left w:val="none" w:sz="0" w:space="0" w:color="auto"/>
            <w:bottom w:val="none" w:sz="0" w:space="0" w:color="auto"/>
            <w:right w:val="none" w:sz="0" w:space="0" w:color="auto"/>
          </w:divBdr>
        </w:div>
        <w:div w:id="622348499">
          <w:marLeft w:val="640"/>
          <w:marRight w:val="0"/>
          <w:marTop w:val="0"/>
          <w:marBottom w:val="0"/>
          <w:divBdr>
            <w:top w:val="none" w:sz="0" w:space="0" w:color="auto"/>
            <w:left w:val="none" w:sz="0" w:space="0" w:color="auto"/>
            <w:bottom w:val="none" w:sz="0" w:space="0" w:color="auto"/>
            <w:right w:val="none" w:sz="0" w:space="0" w:color="auto"/>
          </w:divBdr>
        </w:div>
        <w:div w:id="1697198097">
          <w:marLeft w:val="640"/>
          <w:marRight w:val="0"/>
          <w:marTop w:val="0"/>
          <w:marBottom w:val="0"/>
          <w:divBdr>
            <w:top w:val="none" w:sz="0" w:space="0" w:color="auto"/>
            <w:left w:val="none" w:sz="0" w:space="0" w:color="auto"/>
            <w:bottom w:val="none" w:sz="0" w:space="0" w:color="auto"/>
            <w:right w:val="none" w:sz="0" w:space="0" w:color="auto"/>
          </w:divBdr>
        </w:div>
        <w:div w:id="78916961">
          <w:marLeft w:val="640"/>
          <w:marRight w:val="0"/>
          <w:marTop w:val="0"/>
          <w:marBottom w:val="0"/>
          <w:divBdr>
            <w:top w:val="none" w:sz="0" w:space="0" w:color="auto"/>
            <w:left w:val="none" w:sz="0" w:space="0" w:color="auto"/>
            <w:bottom w:val="none" w:sz="0" w:space="0" w:color="auto"/>
            <w:right w:val="none" w:sz="0" w:space="0" w:color="auto"/>
          </w:divBdr>
        </w:div>
        <w:div w:id="1857956827">
          <w:marLeft w:val="640"/>
          <w:marRight w:val="0"/>
          <w:marTop w:val="0"/>
          <w:marBottom w:val="0"/>
          <w:divBdr>
            <w:top w:val="none" w:sz="0" w:space="0" w:color="auto"/>
            <w:left w:val="none" w:sz="0" w:space="0" w:color="auto"/>
            <w:bottom w:val="none" w:sz="0" w:space="0" w:color="auto"/>
            <w:right w:val="none" w:sz="0" w:space="0" w:color="auto"/>
          </w:divBdr>
        </w:div>
        <w:div w:id="1987974536">
          <w:marLeft w:val="640"/>
          <w:marRight w:val="0"/>
          <w:marTop w:val="0"/>
          <w:marBottom w:val="0"/>
          <w:divBdr>
            <w:top w:val="none" w:sz="0" w:space="0" w:color="auto"/>
            <w:left w:val="none" w:sz="0" w:space="0" w:color="auto"/>
            <w:bottom w:val="none" w:sz="0" w:space="0" w:color="auto"/>
            <w:right w:val="none" w:sz="0" w:space="0" w:color="auto"/>
          </w:divBdr>
        </w:div>
        <w:div w:id="2128305668">
          <w:marLeft w:val="640"/>
          <w:marRight w:val="0"/>
          <w:marTop w:val="0"/>
          <w:marBottom w:val="0"/>
          <w:divBdr>
            <w:top w:val="none" w:sz="0" w:space="0" w:color="auto"/>
            <w:left w:val="none" w:sz="0" w:space="0" w:color="auto"/>
            <w:bottom w:val="none" w:sz="0" w:space="0" w:color="auto"/>
            <w:right w:val="none" w:sz="0" w:space="0" w:color="auto"/>
          </w:divBdr>
        </w:div>
        <w:div w:id="1587416291">
          <w:marLeft w:val="640"/>
          <w:marRight w:val="0"/>
          <w:marTop w:val="0"/>
          <w:marBottom w:val="0"/>
          <w:divBdr>
            <w:top w:val="none" w:sz="0" w:space="0" w:color="auto"/>
            <w:left w:val="none" w:sz="0" w:space="0" w:color="auto"/>
            <w:bottom w:val="none" w:sz="0" w:space="0" w:color="auto"/>
            <w:right w:val="none" w:sz="0" w:space="0" w:color="auto"/>
          </w:divBdr>
        </w:div>
        <w:div w:id="1602683148">
          <w:marLeft w:val="640"/>
          <w:marRight w:val="0"/>
          <w:marTop w:val="0"/>
          <w:marBottom w:val="0"/>
          <w:divBdr>
            <w:top w:val="none" w:sz="0" w:space="0" w:color="auto"/>
            <w:left w:val="none" w:sz="0" w:space="0" w:color="auto"/>
            <w:bottom w:val="none" w:sz="0" w:space="0" w:color="auto"/>
            <w:right w:val="none" w:sz="0" w:space="0" w:color="auto"/>
          </w:divBdr>
        </w:div>
        <w:div w:id="1033000844">
          <w:marLeft w:val="640"/>
          <w:marRight w:val="0"/>
          <w:marTop w:val="0"/>
          <w:marBottom w:val="0"/>
          <w:divBdr>
            <w:top w:val="none" w:sz="0" w:space="0" w:color="auto"/>
            <w:left w:val="none" w:sz="0" w:space="0" w:color="auto"/>
            <w:bottom w:val="none" w:sz="0" w:space="0" w:color="auto"/>
            <w:right w:val="none" w:sz="0" w:space="0" w:color="auto"/>
          </w:divBdr>
        </w:div>
        <w:div w:id="1181310338">
          <w:marLeft w:val="640"/>
          <w:marRight w:val="0"/>
          <w:marTop w:val="0"/>
          <w:marBottom w:val="0"/>
          <w:divBdr>
            <w:top w:val="none" w:sz="0" w:space="0" w:color="auto"/>
            <w:left w:val="none" w:sz="0" w:space="0" w:color="auto"/>
            <w:bottom w:val="none" w:sz="0" w:space="0" w:color="auto"/>
            <w:right w:val="none" w:sz="0" w:space="0" w:color="auto"/>
          </w:divBdr>
        </w:div>
        <w:div w:id="1769500127">
          <w:marLeft w:val="640"/>
          <w:marRight w:val="0"/>
          <w:marTop w:val="0"/>
          <w:marBottom w:val="0"/>
          <w:divBdr>
            <w:top w:val="none" w:sz="0" w:space="0" w:color="auto"/>
            <w:left w:val="none" w:sz="0" w:space="0" w:color="auto"/>
            <w:bottom w:val="none" w:sz="0" w:space="0" w:color="auto"/>
            <w:right w:val="none" w:sz="0" w:space="0" w:color="auto"/>
          </w:divBdr>
        </w:div>
        <w:div w:id="911280955">
          <w:marLeft w:val="640"/>
          <w:marRight w:val="0"/>
          <w:marTop w:val="0"/>
          <w:marBottom w:val="0"/>
          <w:divBdr>
            <w:top w:val="none" w:sz="0" w:space="0" w:color="auto"/>
            <w:left w:val="none" w:sz="0" w:space="0" w:color="auto"/>
            <w:bottom w:val="none" w:sz="0" w:space="0" w:color="auto"/>
            <w:right w:val="none" w:sz="0" w:space="0" w:color="auto"/>
          </w:divBdr>
        </w:div>
        <w:div w:id="1765420144">
          <w:marLeft w:val="640"/>
          <w:marRight w:val="0"/>
          <w:marTop w:val="0"/>
          <w:marBottom w:val="0"/>
          <w:divBdr>
            <w:top w:val="none" w:sz="0" w:space="0" w:color="auto"/>
            <w:left w:val="none" w:sz="0" w:space="0" w:color="auto"/>
            <w:bottom w:val="none" w:sz="0" w:space="0" w:color="auto"/>
            <w:right w:val="none" w:sz="0" w:space="0" w:color="auto"/>
          </w:divBdr>
        </w:div>
        <w:div w:id="1814178684">
          <w:marLeft w:val="640"/>
          <w:marRight w:val="0"/>
          <w:marTop w:val="0"/>
          <w:marBottom w:val="0"/>
          <w:divBdr>
            <w:top w:val="none" w:sz="0" w:space="0" w:color="auto"/>
            <w:left w:val="none" w:sz="0" w:space="0" w:color="auto"/>
            <w:bottom w:val="none" w:sz="0" w:space="0" w:color="auto"/>
            <w:right w:val="none" w:sz="0" w:space="0" w:color="auto"/>
          </w:divBdr>
        </w:div>
        <w:div w:id="1134984276">
          <w:marLeft w:val="640"/>
          <w:marRight w:val="0"/>
          <w:marTop w:val="0"/>
          <w:marBottom w:val="0"/>
          <w:divBdr>
            <w:top w:val="none" w:sz="0" w:space="0" w:color="auto"/>
            <w:left w:val="none" w:sz="0" w:space="0" w:color="auto"/>
            <w:bottom w:val="none" w:sz="0" w:space="0" w:color="auto"/>
            <w:right w:val="none" w:sz="0" w:space="0" w:color="auto"/>
          </w:divBdr>
        </w:div>
        <w:div w:id="1429738581">
          <w:marLeft w:val="640"/>
          <w:marRight w:val="0"/>
          <w:marTop w:val="0"/>
          <w:marBottom w:val="0"/>
          <w:divBdr>
            <w:top w:val="none" w:sz="0" w:space="0" w:color="auto"/>
            <w:left w:val="none" w:sz="0" w:space="0" w:color="auto"/>
            <w:bottom w:val="none" w:sz="0" w:space="0" w:color="auto"/>
            <w:right w:val="none" w:sz="0" w:space="0" w:color="auto"/>
          </w:divBdr>
        </w:div>
        <w:div w:id="548882112">
          <w:marLeft w:val="640"/>
          <w:marRight w:val="0"/>
          <w:marTop w:val="0"/>
          <w:marBottom w:val="0"/>
          <w:divBdr>
            <w:top w:val="none" w:sz="0" w:space="0" w:color="auto"/>
            <w:left w:val="none" w:sz="0" w:space="0" w:color="auto"/>
            <w:bottom w:val="none" w:sz="0" w:space="0" w:color="auto"/>
            <w:right w:val="none" w:sz="0" w:space="0" w:color="auto"/>
          </w:divBdr>
        </w:div>
        <w:div w:id="1154103114">
          <w:marLeft w:val="640"/>
          <w:marRight w:val="0"/>
          <w:marTop w:val="0"/>
          <w:marBottom w:val="0"/>
          <w:divBdr>
            <w:top w:val="none" w:sz="0" w:space="0" w:color="auto"/>
            <w:left w:val="none" w:sz="0" w:space="0" w:color="auto"/>
            <w:bottom w:val="none" w:sz="0" w:space="0" w:color="auto"/>
            <w:right w:val="none" w:sz="0" w:space="0" w:color="auto"/>
          </w:divBdr>
        </w:div>
        <w:div w:id="1008480552">
          <w:marLeft w:val="640"/>
          <w:marRight w:val="0"/>
          <w:marTop w:val="0"/>
          <w:marBottom w:val="0"/>
          <w:divBdr>
            <w:top w:val="none" w:sz="0" w:space="0" w:color="auto"/>
            <w:left w:val="none" w:sz="0" w:space="0" w:color="auto"/>
            <w:bottom w:val="none" w:sz="0" w:space="0" w:color="auto"/>
            <w:right w:val="none" w:sz="0" w:space="0" w:color="auto"/>
          </w:divBdr>
        </w:div>
        <w:div w:id="1347321731">
          <w:marLeft w:val="640"/>
          <w:marRight w:val="0"/>
          <w:marTop w:val="0"/>
          <w:marBottom w:val="0"/>
          <w:divBdr>
            <w:top w:val="none" w:sz="0" w:space="0" w:color="auto"/>
            <w:left w:val="none" w:sz="0" w:space="0" w:color="auto"/>
            <w:bottom w:val="none" w:sz="0" w:space="0" w:color="auto"/>
            <w:right w:val="none" w:sz="0" w:space="0" w:color="auto"/>
          </w:divBdr>
        </w:div>
        <w:div w:id="1903053974">
          <w:marLeft w:val="640"/>
          <w:marRight w:val="0"/>
          <w:marTop w:val="0"/>
          <w:marBottom w:val="0"/>
          <w:divBdr>
            <w:top w:val="none" w:sz="0" w:space="0" w:color="auto"/>
            <w:left w:val="none" w:sz="0" w:space="0" w:color="auto"/>
            <w:bottom w:val="none" w:sz="0" w:space="0" w:color="auto"/>
            <w:right w:val="none" w:sz="0" w:space="0" w:color="auto"/>
          </w:divBdr>
        </w:div>
        <w:div w:id="1139880205">
          <w:marLeft w:val="640"/>
          <w:marRight w:val="0"/>
          <w:marTop w:val="0"/>
          <w:marBottom w:val="0"/>
          <w:divBdr>
            <w:top w:val="none" w:sz="0" w:space="0" w:color="auto"/>
            <w:left w:val="none" w:sz="0" w:space="0" w:color="auto"/>
            <w:bottom w:val="none" w:sz="0" w:space="0" w:color="auto"/>
            <w:right w:val="none" w:sz="0" w:space="0" w:color="auto"/>
          </w:divBdr>
        </w:div>
        <w:div w:id="1632252400">
          <w:marLeft w:val="640"/>
          <w:marRight w:val="0"/>
          <w:marTop w:val="0"/>
          <w:marBottom w:val="0"/>
          <w:divBdr>
            <w:top w:val="none" w:sz="0" w:space="0" w:color="auto"/>
            <w:left w:val="none" w:sz="0" w:space="0" w:color="auto"/>
            <w:bottom w:val="none" w:sz="0" w:space="0" w:color="auto"/>
            <w:right w:val="none" w:sz="0" w:space="0" w:color="auto"/>
          </w:divBdr>
        </w:div>
        <w:div w:id="1525754669">
          <w:marLeft w:val="640"/>
          <w:marRight w:val="0"/>
          <w:marTop w:val="0"/>
          <w:marBottom w:val="0"/>
          <w:divBdr>
            <w:top w:val="none" w:sz="0" w:space="0" w:color="auto"/>
            <w:left w:val="none" w:sz="0" w:space="0" w:color="auto"/>
            <w:bottom w:val="none" w:sz="0" w:space="0" w:color="auto"/>
            <w:right w:val="none" w:sz="0" w:space="0" w:color="auto"/>
          </w:divBdr>
        </w:div>
        <w:div w:id="67115539">
          <w:marLeft w:val="640"/>
          <w:marRight w:val="0"/>
          <w:marTop w:val="0"/>
          <w:marBottom w:val="0"/>
          <w:divBdr>
            <w:top w:val="none" w:sz="0" w:space="0" w:color="auto"/>
            <w:left w:val="none" w:sz="0" w:space="0" w:color="auto"/>
            <w:bottom w:val="none" w:sz="0" w:space="0" w:color="auto"/>
            <w:right w:val="none" w:sz="0" w:space="0" w:color="auto"/>
          </w:divBdr>
        </w:div>
        <w:div w:id="1492209624">
          <w:marLeft w:val="640"/>
          <w:marRight w:val="0"/>
          <w:marTop w:val="0"/>
          <w:marBottom w:val="0"/>
          <w:divBdr>
            <w:top w:val="none" w:sz="0" w:space="0" w:color="auto"/>
            <w:left w:val="none" w:sz="0" w:space="0" w:color="auto"/>
            <w:bottom w:val="none" w:sz="0" w:space="0" w:color="auto"/>
            <w:right w:val="none" w:sz="0" w:space="0" w:color="auto"/>
          </w:divBdr>
        </w:div>
        <w:div w:id="745348067">
          <w:marLeft w:val="640"/>
          <w:marRight w:val="0"/>
          <w:marTop w:val="0"/>
          <w:marBottom w:val="0"/>
          <w:divBdr>
            <w:top w:val="none" w:sz="0" w:space="0" w:color="auto"/>
            <w:left w:val="none" w:sz="0" w:space="0" w:color="auto"/>
            <w:bottom w:val="none" w:sz="0" w:space="0" w:color="auto"/>
            <w:right w:val="none" w:sz="0" w:space="0" w:color="auto"/>
          </w:divBdr>
        </w:div>
        <w:div w:id="1957985150">
          <w:marLeft w:val="640"/>
          <w:marRight w:val="0"/>
          <w:marTop w:val="0"/>
          <w:marBottom w:val="0"/>
          <w:divBdr>
            <w:top w:val="none" w:sz="0" w:space="0" w:color="auto"/>
            <w:left w:val="none" w:sz="0" w:space="0" w:color="auto"/>
            <w:bottom w:val="none" w:sz="0" w:space="0" w:color="auto"/>
            <w:right w:val="none" w:sz="0" w:space="0" w:color="auto"/>
          </w:divBdr>
        </w:div>
      </w:divsChild>
    </w:div>
    <w:div w:id="1135753970">
      <w:bodyDiv w:val="1"/>
      <w:marLeft w:val="0"/>
      <w:marRight w:val="0"/>
      <w:marTop w:val="0"/>
      <w:marBottom w:val="0"/>
      <w:divBdr>
        <w:top w:val="none" w:sz="0" w:space="0" w:color="auto"/>
        <w:left w:val="none" w:sz="0" w:space="0" w:color="auto"/>
        <w:bottom w:val="none" w:sz="0" w:space="0" w:color="auto"/>
        <w:right w:val="none" w:sz="0" w:space="0" w:color="auto"/>
      </w:divBdr>
    </w:div>
    <w:div w:id="1138958987">
      <w:bodyDiv w:val="1"/>
      <w:marLeft w:val="0"/>
      <w:marRight w:val="0"/>
      <w:marTop w:val="0"/>
      <w:marBottom w:val="0"/>
      <w:divBdr>
        <w:top w:val="none" w:sz="0" w:space="0" w:color="auto"/>
        <w:left w:val="none" w:sz="0" w:space="0" w:color="auto"/>
        <w:bottom w:val="none" w:sz="0" w:space="0" w:color="auto"/>
        <w:right w:val="none" w:sz="0" w:space="0" w:color="auto"/>
      </w:divBdr>
    </w:div>
    <w:div w:id="1142118895">
      <w:bodyDiv w:val="1"/>
      <w:marLeft w:val="0"/>
      <w:marRight w:val="0"/>
      <w:marTop w:val="0"/>
      <w:marBottom w:val="0"/>
      <w:divBdr>
        <w:top w:val="none" w:sz="0" w:space="0" w:color="auto"/>
        <w:left w:val="none" w:sz="0" w:space="0" w:color="auto"/>
        <w:bottom w:val="none" w:sz="0" w:space="0" w:color="auto"/>
        <w:right w:val="none" w:sz="0" w:space="0" w:color="auto"/>
      </w:divBdr>
      <w:divsChild>
        <w:div w:id="1508671113">
          <w:marLeft w:val="640"/>
          <w:marRight w:val="0"/>
          <w:marTop w:val="0"/>
          <w:marBottom w:val="0"/>
          <w:divBdr>
            <w:top w:val="none" w:sz="0" w:space="0" w:color="auto"/>
            <w:left w:val="none" w:sz="0" w:space="0" w:color="auto"/>
            <w:bottom w:val="none" w:sz="0" w:space="0" w:color="auto"/>
            <w:right w:val="none" w:sz="0" w:space="0" w:color="auto"/>
          </w:divBdr>
        </w:div>
        <w:div w:id="2119329836">
          <w:marLeft w:val="640"/>
          <w:marRight w:val="0"/>
          <w:marTop w:val="0"/>
          <w:marBottom w:val="0"/>
          <w:divBdr>
            <w:top w:val="none" w:sz="0" w:space="0" w:color="auto"/>
            <w:left w:val="none" w:sz="0" w:space="0" w:color="auto"/>
            <w:bottom w:val="none" w:sz="0" w:space="0" w:color="auto"/>
            <w:right w:val="none" w:sz="0" w:space="0" w:color="auto"/>
          </w:divBdr>
        </w:div>
        <w:div w:id="222721418">
          <w:marLeft w:val="640"/>
          <w:marRight w:val="0"/>
          <w:marTop w:val="0"/>
          <w:marBottom w:val="0"/>
          <w:divBdr>
            <w:top w:val="none" w:sz="0" w:space="0" w:color="auto"/>
            <w:left w:val="none" w:sz="0" w:space="0" w:color="auto"/>
            <w:bottom w:val="none" w:sz="0" w:space="0" w:color="auto"/>
            <w:right w:val="none" w:sz="0" w:space="0" w:color="auto"/>
          </w:divBdr>
        </w:div>
        <w:div w:id="1771200736">
          <w:marLeft w:val="640"/>
          <w:marRight w:val="0"/>
          <w:marTop w:val="0"/>
          <w:marBottom w:val="0"/>
          <w:divBdr>
            <w:top w:val="none" w:sz="0" w:space="0" w:color="auto"/>
            <w:left w:val="none" w:sz="0" w:space="0" w:color="auto"/>
            <w:bottom w:val="none" w:sz="0" w:space="0" w:color="auto"/>
            <w:right w:val="none" w:sz="0" w:space="0" w:color="auto"/>
          </w:divBdr>
        </w:div>
        <w:div w:id="608121764">
          <w:marLeft w:val="640"/>
          <w:marRight w:val="0"/>
          <w:marTop w:val="0"/>
          <w:marBottom w:val="0"/>
          <w:divBdr>
            <w:top w:val="none" w:sz="0" w:space="0" w:color="auto"/>
            <w:left w:val="none" w:sz="0" w:space="0" w:color="auto"/>
            <w:bottom w:val="none" w:sz="0" w:space="0" w:color="auto"/>
            <w:right w:val="none" w:sz="0" w:space="0" w:color="auto"/>
          </w:divBdr>
        </w:div>
        <w:div w:id="888110800">
          <w:marLeft w:val="640"/>
          <w:marRight w:val="0"/>
          <w:marTop w:val="0"/>
          <w:marBottom w:val="0"/>
          <w:divBdr>
            <w:top w:val="none" w:sz="0" w:space="0" w:color="auto"/>
            <w:left w:val="none" w:sz="0" w:space="0" w:color="auto"/>
            <w:bottom w:val="none" w:sz="0" w:space="0" w:color="auto"/>
            <w:right w:val="none" w:sz="0" w:space="0" w:color="auto"/>
          </w:divBdr>
        </w:div>
        <w:div w:id="760683910">
          <w:marLeft w:val="640"/>
          <w:marRight w:val="0"/>
          <w:marTop w:val="0"/>
          <w:marBottom w:val="0"/>
          <w:divBdr>
            <w:top w:val="none" w:sz="0" w:space="0" w:color="auto"/>
            <w:left w:val="none" w:sz="0" w:space="0" w:color="auto"/>
            <w:bottom w:val="none" w:sz="0" w:space="0" w:color="auto"/>
            <w:right w:val="none" w:sz="0" w:space="0" w:color="auto"/>
          </w:divBdr>
        </w:div>
        <w:div w:id="736436022">
          <w:marLeft w:val="640"/>
          <w:marRight w:val="0"/>
          <w:marTop w:val="0"/>
          <w:marBottom w:val="0"/>
          <w:divBdr>
            <w:top w:val="none" w:sz="0" w:space="0" w:color="auto"/>
            <w:left w:val="none" w:sz="0" w:space="0" w:color="auto"/>
            <w:bottom w:val="none" w:sz="0" w:space="0" w:color="auto"/>
            <w:right w:val="none" w:sz="0" w:space="0" w:color="auto"/>
          </w:divBdr>
        </w:div>
        <w:div w:id="1948386120">
          <w:marLeft w:val="640"/>
          <w:marRight w:val="0"/>
          <w:marTop w:val="0"/>
          <w:marBottom w:val="0"/>
          <w:divBdr>
            <w:top w:val="none" w:sz="0" w:space="0" w:color="auto"/>
            <w:left w:val="none" w:sz="0" w:space="0" w:color="auto"/>
            <w:bottom w:val="none" w:sz="0" w:space="0" w:color="auto"/>
            <w:right w:val="none" w:sz="0" w:space="0" w:color="auto"/>
          </w:divBdr>
        </w:div>
        <w:div w:id="1652559927">
          <w:marLeft w:val="640"/>
          <w:marRight w:val="0"/>
          <w:marTop w:val="0"/>
          <w:marBottom w:val="0"/>
          <w:divBdr>
            <w:top w:val="none" w:sz="0" w:space="0" w:color="auto"/>
            <w:left w:val="none" w:sz="0" w:space="0" w:color="auto"/>
            <w:bottom w:val="none" w:sz="0" w:space="0" w:color="auto"/>
            <w:right w:val="none" w:sz="0" w:space="0" w:color="auto"/>
          </w:divBdr>
        </w:div>
        <w:div w:id="288511077">
          <w:marLeft w:val="640"/>
          <w:marRight w:val="0"/>
          <w:marTop w:val="0"/>
          <w:marBottom w:val="0"/>
          <w:divBdr>
            <w:top w:val="none" w:sz="0" w:space="0" w:color="auto"/>
            <w:left w:val="none" w:sz="0" w:space="0" w:color="auto"/>
            <w:bottom w:val="none" w:sz="0" w:space="0" w:color="auto"/>
            <w:right w:val="none" w:sz="0" w:space="0" w:color="auto"/>
          </w:divBdr>
        </w:div>
        <w:div w:id="1343165674">
          <w:marLeft w:val="640"/>
          <w:marRight w:val="0"/>
          <w:marTop w:val="0"/>
          <w:marBottom w:val="0"/>
          <w:divBdr>
            <w:top w:val="none" w:sz="0" w:space="0" w:color="auto"/>
            <w:left w:val="none" w:sz="0" w:space="0" w:color="auto"/>
            <w:bottom w:val="none" w:sz="0" w:space="0" w:color="auto"/>
            <w:right w:val="none" w:sz="0" w:space="0" w:color="auto"/>
          </w:divBdr>
        </w:div>
        <w:div w:id="1916544428">
          <w:marLeft w:val="640"/>
          <w:marRight w:val="0"/>
          <w:marTop w:val="0"/>
          <w:marBottom w:val="0"/>
          <w:divBdr>
            <w:top w:val="none" w:sz="0" w:space="0" w:color="auto"/>
            <w:left w:val="none" w:sz="0" w:space="0" w:color="auto"/>
            <w:bottom w:val="none" w:sz="0" w:space="0" w:color="auto"/>
            <w:right w:val="none" w:sz="0" w:space="0" w:color="auto"/>
          </w:divBdr>
        </w:div>
        <w:div w:id="1089738760">
          <w:marLeft w:val="640"/>
          <w:marRight w:val="0"/>
          <w:marTop w:val="0"/>
          <w:marBottom w:val="0"/>
          <w:divBdr>
            <w:top w:val="none" w:sz="0" w:space="0" w:color="auto"/>
            <w:left w:val="none" w:sz="0" w:space="0" w:color="auto"/>
            <w:bottom w:val="none" w:sz="0" w:space="0" w:color="auto"/>
            <w:right w:val="none" w:sz="0" w:space="0" w:color="auto"/>
          </w:divBdr>
        </w:div>
        <w:div w:id="2133398449">
          <w:marLeft w:val="640"/>
          <w:marRight w:val="0"/>
          <w:marTop w:val="0"/>
          <w:marBottom w:val="0"/>
          <w:divBdr>
            <w:top w:val="none" w:sz="0" w:space="0" w:color="auto"/>
            <w:left w:val="none" w:sz="0" w:space="0" w:color="auto"/>
            <w:bottom w:val="none" w:sz="0" w:space="0" w:color="auto"/>
            <w:right w:val="none" w:sz="0" w:space="0" w:color="auto"/>
          </w:divBdr>
        </w:div>
        <w:div w:id="76757853">
          <w:marLeft w:val="640"/>
          <w:marRight w:val="0"/>
          <w:marTop w:val="0"/>
          <w:marBottom w:val="0"/>
          <w:divBdr>
            <w:top w:val="none" w:sz="0" w:space="0" w:color="auto"/>
            <w:left w:val="none" w:sz="0" w:space="0" w:color="auto"/>
            <w:bottom w:val="none" w:sz="0" w:space="0" w:color="auto"/>
            <w:right w:val="none" w:sz="0" w:space="0" w:color="auto"/>
          </w:divBdr>
        </w:div>
        <w:div w:id="2037386139">
          <w:marLeft w:val="640"/>
          <w:marRight w:val="0"/>
          <w:marTop w:val="0"/>
          <w:marBottom w:val="0"/>
          <w:divBdr>
            <w:top w:val="none" w:sz="0" w:space="0" w:color="auto"/>
            <w:left w:val="none" w:sz="0" w:space="0" w:color="auto"/>
            <w:bottom w:val="none" w:sz="0" w:space="0" w:color="auto"/>
            <w:right w:val="none" w:sz="0" w:space="0" w:color="auto"/>
          </w:divBdr>
        </w:div>
        <w:div w:id="852762758">
          <w:marLeft w:val="640"/>
          <w:marRight w:val="0"/>
          <w:marTop w:val="0"/>
          <w:marBottom w:val="0"/>
          <w:divBdr>
            <w:top w:val="none" w:sz="0" w:space="0" w:color="auto"/>
            <w:left w:val="none" w:sz="0" w:space="0" w:color="auto"/>
            <w:bottom w:val="none" w:sz="0" w:space="0" w:color="auto"/>
            <w:right w:val="none" w:sz="0" w:space="0" w:color="auto"/>
          </w:divBdr>
        </w:div>
        <w:div w:id="1367441371">
          <w:marLeft w:val="640"/>
          <w:marRight w:val="0"/>
          <w:marTop w:val="0"/>
          <w:marBottom w:val="0"/>
          <w:divBdr>
            <w:top w:val="none" w:sz="0" w:space="0" w:color="auto"/>
            <w:left w:val="none" w:sz="0" w:space="0" w:color="auto"/>
            <w:bottom w:val="none" w:sz="0" w:space="0" w:color="auto"/>
            <w:right w:val="none" w:sz="0" w:space="0" w:color="auto"/>
          </w:divBdr>
        </w:div>
        <w:div w:id="705183926">
          <w:marLeft w:val="640"/>
          <w:marRight w:val="0"/>
          <w:marTop w:val="0"/>
          <w:marBottom w:val="0"/>
          <w:divBdr>
            <w:top w:val="none" w:sz="0" w:space="0" w:color="auto"/>
            <w:left w:val="none" w:sz="0" w:space="0" w:color="auto"/>
            <w:bottom w:val="none" w:sz="0" w:space="0" w:color="auto"/>
            <w:right w:val="none" w:sz="0" w:space="0" w:color="auto"/>
          </w:divBdr>
        </w:div>
        <w:div w:id="419639267">
          <w:marLeft w:val="640"/>
          <w:marRight w:val="0"/>
          <w:marTop w:val="0"/>
          <w:marBottom w:val="0"/>
          <w:divBdr>
            <w:top w:val="none" w:sz="0" w:space="0" w:color="auto"/>
            <w:left w:val="none" w:sz="0" w:space="0" w:color="auto"/>
            <w:bottom w:val="none" w:sz="0" w:space="0" w:color="auto"/>
            <w:right w:val="none" w:sz="0" w:space="0" w:color="auto"/>
          </w:divBdr>
        </w:div>
        <w:div w:id="874926617">
          <w:marLeft w:val="640"/>
          <w:marRight w:val="0"/>
          <w:marTop w:val="0"/>
          <w:marBottom w:val="0"/>
          <w:divBdr>
            <w:top w:val="none" w:sz="0" w:space="0" w:color="auto"/>
            <w:left w:val="none" w:sz="0" w:space="0" w:color="auto"/>
            <w:bottom w:val="none" w:sz="0" w:space="0" w:color="auto"/>
            <w:right w:val="none" w:sz="0" w:space="0" w:color="auto"/>
          </w:divBdr>
        </w:div>
        <w:div w:id="944843025">
          <w:marLeft w:val="640"/>
          <w:marRight w:val="0"/>
          <w:marTop w:val="0"/>
          <w:marBottom w:val="0"/>
          <w:divBdr>
            <w:top w:val="none" w:sz="0" w:space="0" w:color="auto"/>
            <w:left w:val="none" w:sz="0" w:space="0" w:color="auto"/>
            <w:bottom w:val="none" w:sz="0" w:space="0" w:color="auto"/>
            <w:right w:val="none" w:sz="0" w:space="0" w:color="auto"/>
          </w:divBdr>
        </w:div>
        <w:div w:id="323289291">
          <w:marLeft w:val="640"/>
          <w:marRight w:val="0"/>
          <w:marTop w:val="0"/>
          <w:marBottom w:val="0"/>
          <w:divBdr>
            <w:top w:val="none" w:sz="0" w:space="0" w:color="auto"/>
            <w:left w:val="none" w:sz="0" w:space="0" w:color="auto"/>
            <w:bottom w:val="none" w:sz="0" w:space="0" w:color="auto"/>
            <w:right w:val="none" w:sz="0" w:space="0" w:color="auto"/>
          </w:divBdr>
        </w:div>
        <w:div w:id="1768040770">
          <w:marLeft w:val="640"/>
          <w:marRight w:val="0"/>
          <w:marTop w:val="0"/>
          <w:marBottom w:val="0"/>
          <w:divBdr>
            <w:top w:val="none" w:sz="0" w:space="0" w:color="auto"/>
            <w:left w:val="none" w:sz="0" w:space="0" w:color="auto"/>
            <w:bottom w:val="none" w:sz="0" w:space="0" w:color="auto"/>
            <w:right w:val="none" w:sz="0" w:space="0" w:color="auto"/>
          </w:divBdr>
        </w:div>
        <w:div w:id="1607956095">
          <w:marLeft w:val="640"/>
          <w:marRight w:val="0"/>
          <w:marTop w:val="0"/>
          <w:marBottom w:val="0"/>
          <w:divBdr>
            <w:top w:val="none" w:sz="0" w:space="0" w:color="auto"/>
            <w:left w:val="none" w:sz="0" w:space="0" w:color="auto"/>
            <w:bottom w:val="none" w:sz="0" w:space="0" w:color="auto"/>
            <w:right w:val="none" w:sz="0" w:space="0" w:color="auto"/>
          </w:divBdr>
        </w:div>
        <w:div w:id="132480460">
          <w:marLeft w:val="640"/>
          <w:marRight w:val="0"/>
          <w:marTop w:val="0"/>
          <w:marBottom w:val="0"/>
          <w:divBdr>
            <w:top w:val="none" w:sz="0" w:space="0" w:color="auto"/>
            <w:left w:val="none" w:sz="0" w:space="0" w:color="auto"/>
            <w:bottom w:val="none" w:sz="0" w:space="0" w:color="auto"/>
            <w:right w:val="none" w:sz="0" w:space="0" w:color="auto"/>
          </w:divBdr>
        </w:div>
        <w:div w:id="554705017">
          <w:marLeft w:val="640"/>
          <w:marRight w:val="0"/>
          <w:marTop w:val="0"/>
          <w:marBottom w:val="0"/>
          <w:divBdr>
            <w:top w:val="none" w:sz="0" w:space="0" w:color="auto"/>
            <w:left w:val="none" w:sz="0" w:space="0" w:color="auto"/>
            <w:bottom w:val="none" w:sz="0" w:space="0" w:color="auto"/>
            <w:right w:val="none" w:sz="0" w:space="0" w:color="auto"/>
          </w:divBdr>
        </w:div>
        <w:div w:id="1192569250">
          <w:marLeft w:val="640"/>
          <w:marRight w:val="0"/>
          <w:marTop w:val="0"/>
          <w:marBottom w:val="0"/>
          <w:divBdr>
            <w:top w:val="none" w:sz="0" w:space="0" w:color="auto"/>
            <w:left w:val="none" w:sz="0" w:space="0" w:color="auto"/>
            <w:bottom w:val="none" w:sz="0" w:space="0" w:color="auto"/>
            <w:right w:val="none" w:sz="0" w:space="0" w:color="auto"/>
          </w:divBdr>
        </w:div>
        <w:div w:id="804663387">
          <w:marLeft w:val="640"/>
          <w:marRight w:val="0"/>
          <w:marTop w:val="0"/>
          <w:marBottom w:val="0"/>
          <w:divBdr>
            <w:top w:val="none" w:sz="0" w:space="0" w:color="auto"/>
            <w:left w:val="none" w:sz="0" w:space="0" w:color="auto"/>
            <w:bottom w:val="none" w:sz="0" w:space="0" w:color="auto"/>
            <w:right w:val="none" w:sz="0" w:space="0" w:color="auto"/>
          </w:divBdr>
        </w:div>
        <w:div w:id="513954640">
          <w:marLeft w:val="640"/>
          <w:marRight w:val="0"/>
          <w:marTop w:val="0"/>
          <w:marBottom w:val="0"/>
          <w:divBdr>
            <w:top w:val="none" w:sz="0" w:space="0" w:color="auto"/>
            <w:left w:val="none" w:sz="0" w:space="0" w:color="auto"/>
            <w:bottom w:val="none" w:sz="0" w:space="0" w:color="auto"/>
            <w:right w:val="none" w:sz="0" w:space="0" w:color="auto"/>
          </w:divBdr>
        </w:div>
        <w:div w:id="1134719867">
          <w:marLeft w:val="640"/>
          <w:marRight w:val="0"/>
          <w:marTop w:val="0"/>
          <w:marBottom w:val="0"/>
          <w:divBdr>
            <w:top w:val="none" w:sz="0" w:space="0" w:color="auto"/>
            <w:left w:val="none" w:sz="0" w:space="0" w:color="auto"/>
            <w:bottom w:val="none" w:sz="0" w:space="0" w:color="auto"/>
            <w:right w:val="none" w:sz="0" w:space="0" w:color="auto"/>
          </w:divBdr>
        </w:div>
        <w:div w:id="1596285102">
          <w:marLeft w:val="640"/>
          <w:marRight w:val="0"/>
          <w:marTop w:val="0"/>
          <w:marBottom w:val="0"/>
          <w:divBdr>
            <w:top w:val="none" w:sz="0" w:space="0" w:color="auto"/>
            <w:left w:val="none" w:sz="0" w:space="0" w:color="auto"/>
            <w:bottom w:val="none" w:sz="0" w:space="0" w:color="auto"/>
            <w:right w:val="none" w:sz="0" w:space="0" w:color="auto"/>
          </w:divBdr>
        </w:div>
        <w:div w:id="277105644">
          <w:marLeft w:val="640"/>
          <w:marRight w:val="0"/>
          <w:marTop w:val="0"/>
          <w:marBottom w:val="0"/>
          <w:divBdr>
            <w:top w:val="none" w:sz="0" w:space="0" w:color="auto"/>
            <w:left w:val="none" w:sz="0" w:space="0" w:color="auto"/>
            <w:bottom w:val="none" w:sz="0" w:space="0" w:color="auto"/>
            <w:right w:val="none" w:sz="0" w:space="0" w:color="auto"/>
          </w:divBdr>
        </w:div>
        <w:div w:id="1075857356">
          <w:marLeft w:val="640"/>
          <w:marRight w:val="0"/>
          <w:marTop w:val="0"/>
          <w:marBottom w:val="0"/>
          <w:divBdr>
            <w:top w:val="none" w:sz="0" w:space="0" w:color="auto"/>
            <w:left w:val="none" w:sz="0" w:space="0" w:color="auto"/>
            <w:bottom w:val="none" w:sz="0" w:space="0" w:color="auto"/>
            <w:right w:val="none" w:sz="0" w:space="0" w:color="auto"/>
          </w:divBdr>
        </w:div>
        <w:div w:id="188761601">
          <w:marLeft w:val="640"/>
          <w:marRight w:val="0"/>
          <w:marTop w:val="0"/>
          <w:marBottom w:val="0"/>
          <w:divBdr>
            <w:top w:val="none" w:sz="0" w:space="0" w:color="auto"/>
            <w:left w:val="none" w:sz="0" w:space="0" w:color="auto"/>
            <w:bottom w:val="none" w:sz="0" w:space="0" w:color="auto"/>
            <w:right w:val="none" w:sz="0" w:space="0" w:color="auto"/>
          </w:divBdr>
        </w:div>
        <w:div w:id="710039898">
          <w:marLeft w:val="640"/>
          <w:marRight w:val="0"/>
          <w:marTop w:val="0"/>
          <w:marBottom w:val="0"/>
          <w:divBdr>
            <w:top w:val="none" w:sz="0" w:space="0" w:color="auto"/>
            <w:left w:val="none" w:sz="0" w:space="0" w:color="auto"/>
            <w:bottom w:val="none" w:sz="0" w:space="0" w:color="auto"/>
            <w:right w:val="none" w:sz="0" w:space="0" w:color="auto"/>
          </w:divBdr>
        </w:div>
        <w:div w:id="1768572351">
          <w:marLeft w:val="640"/>
          <w:marRight w:val="0"/>
          <w:marTop w:val="0"/>
          <w:marBottom w:val="0"/>
          <w:divBdr>
            <w:top w:val="none" w:sz="0" w:space="0" w:color="auto"/>
            <w:left w:val="none" w:sz="0" w:space="0" w:color="auto"/>
            <w:bottom w:val="none" w:sz="0" w:space="0" w:color="auto"/>
            <w:right w:val="none" w:sz="0" w:space="0" w:color="auto"/>
          </w:divBdr>
        </w:div>
        <w:div w:id="1219778576">
          <w:marLeft w:val="640"/>
          <w:marRight w:val="0"/>
          <w:marTop w:val="0"/>
          <w:marBottom w:val="0"/>
          <w:divBdr>
            <w:top w:val="none" w:sz="0" w:space="0" w:color="auto"/>
            <w:left w:val="none" w:sz="0" w:space="0" w:color="auto"/>
            <w:bottom w:val="none" w:sz="0" w:space="0" w:color="auto"/>
            <w:right w:val="none" w:sz="0" w:space="0" w:color="auto"/>
          </w:divBdr>
        </w:div>
        <w:div w:id="1990286020">
          <w:marLeft w:val="640"/>
          <w:marRight w:val="0"/>
          <w:marTop w:val="0"/>
          <w:marBottom w:val="0"/>
          <w:divBdr>
            <w:top w:val="none" w:sz="0" w:space="0" w:color="auto"/>
            <w:left w:val="none" w:sz="0" w:space="0" w:color="auto"/>
            <w:bottom w:val="none" w:sz="0" w:space="0" w:color="auto"/>
            <w:right w:val="none" w:sz="0" w:space="0" w:color="auto"/>
          </w:divBdr>
        </w:div>
        <w:div w:id="789131340">
          <w:marLeft w:val="640"/>
          <w:marRight w:val="0"/>
          <w:marTop w:val="0"/>
          <w:marBottom w:val="0"/>
          <w:divBdr>
            <w:top w:val="none" w:sz="0" w:space="0" w:color="auto"/>
            <w:left w:val="none" w:sz="0" w:space="0" w:color="auto"/>
            <w:bottom w:val="none" w:sz="0" w:space="0" w:color="auto"/>
            <w:right w:val="none" w:sz="0" w:space="0" w:color="auto"/>
          </w:divBdr>
        </w:div>
        <w:div w:id="1605991533">
          <w:marLeft w:val="640"/>
          <w:marRight w:val="0"/>
          <w:marTop w:val="0"/>
          <w:marBottom w:val="0"/>
          <w:divBdr>
            <w:top w:val="none" w:sz="0" w:space="0" w:color="auto"/>
            <w:left w:val="none" w:sz="0" w:space="0" w:color="auto"/>
            <w:bottom w:val="none" w:sz="0" w:space="0" w:color="auto"/>
            <w:right w:val="none" w:sz="0" w:space="0" w:color="auto"/>
          </w:divBdr>
        </w:div>
        <w:div w:id="359939065">
          <w:marLeft w:val="640"/>
          <w:marRight w:val="0"/>
          <w:marTop w:val="0"/>
          <w:marBottom w:val="0"/>
          <w:divBdr>
            <w:top w:val="none" w:sz="0" w:space="0" w:color="auto"/>
            <w:left w:val="none" w:sz="0" w:space="0" w:color="auto"/>
            <w:bottom w:val="none" w:sz="0" w:space="0" w:color="auto"/>
            <w:right w:val="none" w:sz="0" w:space="0" w:color="auto"/>
          </w:divBdr>
        </w:div>
        <w:div w:id="1809936100">
          <w:marLeft w:val="640"/>
          <w:marRight w:val="0"/>
          <w:marTop w:val="0"/>
          <w:marBottom w:val="0"/>
          <w:divBdr>
            <w:top w:val="none" w:sz="0" w:space="0" w:color="auto"/>
            <w:left w:val="none" w:sz="0" w:space="0" w:color="auto"/>
            <w:bottom w:val="none" w:sz="0" w:space="0" w:color="auto"/>
            <w:right w:val="none" w:sz="0" w:space="0" w:color="auto"/>
          </w:divBdr>
        </w:div>
        <w:div w:id="1479297676">
          <w:marLeft w:val="640"/>
          <w:marRight w:val="0"/>
          <w:marTop w:val="0"/>
          <w:marBottom w:val="0"/>
          <w:divBdr>
            <w:top w:val="none" w:sz="0" w:space="0" w:color="auto"/>
            <w:left w:val="none" w:sz="0" w:space="0" w:color="auto"/>
            <w:bottom w:val="none" w:sz="0" w:space="0" w:color="auto"/>
            <w:right w:val="none" w:sz="0" w:space="0" w:color="auto"/>
          </w:divBdr>
        </w:div>
        <w:div w:id="1890267530">
          <w:marLeft w:val="640"/>
          <w:marRight w:val="0"/>
          <w:marTop w:val="0"/>
          <w:marBottom w:val="0"/>
          <w:divBdr>
            <w:top w:val="none" w:sz="0" w:space="0" w:color="auto"/>
            <w:left w:val="none" w:sz="0" w:space="0" w:color="auto"/>
            <w:bottom w:val="none" w:sz="0" w:space="0" w:color="auto"/>
            <w:right w:val="none" w:sz="0" w:space="0" w:color="auto"/>
          </w:divBdr>
        </w:div>
        <w:div w:id="93747938">
          <w:marLeft w:val="640"/>
          <w:marRight w:val="0"/>
          <w:marTop w:val="0"/>
          <w:marBottom w:val="0"/>
          <w:divBdr>
            <w:top w:val="none" w:sz="0" w:space="0" w:color="auto"/>
            <w:left w:val="none" w:sz="0" w:space="0" w:color="auto"/>
            <w:bottom w:val="none" w:sz="0" w:space="0" w:color="auto"/>
            <w:right w:val="none" w:sz="0" w:space="0" w:color="auto"/>
          </w:divBdr>
        </w:div>
        <w:div w:id="1390691556">
          <w:marLeft w:val="640"/>
          <w:marRight w:val="0"/>
          <w:marTop w:val="0"/>
          <w:marBottom w:val="0"/>
          <w:divBdr>
            <w:top w:val="none" w:sz="0" w:space="0" w:color="auto"/>
            <w:left w:val="none" w:sz="0" w:space="0" w:color="auto"/>
            <w:bottom w:val="none" w:sz="0" w:space="0" w:color="auto"/>
            <w:right w:val="none" w:sz="0" w:space="0" w:color="auto"/>
          </w:divBdr>
        </w:div>
        <w:div w:id="239289236">
          <w:marLeft w:val="640"/>
          <w:marRight w:val="0"/>
          <w:marTop w:val="0"/>
          <w:marBottom w:val="0"/>
          <w:divBdr>
            <w:top w:val="none" w:sz="0" w:space="0" w:color="auto"/>
            <w:left w:val="none" w:sz="0" w:space="0" w:color="auto"/>
            <w:bottom w:val="none" w:sz="0" w:space="0" w:color="auto"/>
            <w:right w:val="none" w:sz="0" w:space="0" w:color="auto"/>
          </w:divBdr>
        </w:div>
        <w:div w:id="293097473">
          <w:marLeft w:val="640"/>
          <w:marRight w:val="0"/>
          <w:marTop w:val="0"/>
          <w:marBottom w:val="0"/>
          <w:divBdr>
            <w:top w:val="none" w:sz="0" w:space="0" w:color="auto"/>
            <w:left w:val="none" w:sz="0" w:space="0" w:color="auto"/>
            <w:bottom w:val="none" w:sz="0" w:space="0" w:color="auto"/>
            <w:right w:val="none" w:sz="0" w:space="0" w:color="auto"/>
          </w:divBdr>
        </w:div>
        <w:div w:id="1373962551">
          <w:marLeft w:val="640"/>
          <w:marRight w:val="0"/>
          <w:marTop w:val="0"/>
          <w:marBottom w:val="0"/>
          <w:divBdr>
            <w:top w:val="none" w:sz="0" w:space="0" w:color="auto"/>
            <w:left w:val="none" w:sz="0" w:space="0" w:color="auto"/>
            <w:bottom w:val="none" w:sz="0" w:space="0" w:color="auto"/>
            <w:right w:val="none" w:sz="0" w:space="0" w:color="auto"/>
          </w:divBdr>
        </w:div>
        <w:div w:id="676150077">
          <w:marLeft w:val="640"/>
          <w:marRight w:val="0"/>
          <w:marTop w:val="0"/>
          <w:marBottom w:val="0"/>
          <w:divBdr>
            <w:top w:val="none" w:sz="0" w:space="0" w:color="auto"/>
            <w:left w:val="none" w:sz="0" w:space="0" w:color="auto"/>
            <w:bottom w:val="none" w:sz="0" w:space="0" w:color="auto"/>
            <w:right w:val="none" w:sz="0" w:space="0" w:color="auto"/>
          </w:divBdr>
        </w:div>
        <w:div w:id="596258761">
          <w:marLeft w:val="640"/>
          <w:marRight w:val="0"/>
          <w:marTop w:val="0"/>
          <w:marBottom w:val="0"/>
          <w:divBdr>
            <w:top w:val="none" w:sz="0" w:space="0" w:color="auto"/>
            <w:left w:val="none" w:sz="0" w:space="0" w:color="auto"/>
            <w:bottom w:val="none" w:sz="0" w:space="0" w:color="auto"/>
            <w:right w:val="none" w:sz="0" w:space="0" w:color="auto"/>
          </w:divBdr>
        </w:div>
        <w:div w:id="1182165510">
          <w:marLeft w:val="640"/>
          <w:marRight w:val="0"/>
          <w:marTop w:val="0"/>
          <w:marBottom w:val="0"/>
          <w:divBdr>
            <w:top w:val="none" w:sz="0" w:space="0" w:color="auto"/>
            <w:left w:val="none" w:sz="0" w:space="0" w:color="auto"/>
            <w:bottom w:val="none" w:sz="0" w:space="0" w:color="auto"/>
            <w:right w:val="none" w:sz="0" w:space="0" w:color="auto"/>
          </w:divBdr>
        </w:div>
        <w:div w:id="210314319">
          <w:marLeft w:val="640"/>
          <w:marRight w:val="0"/>
          <w:marTop w:val="0"/>
          <w:marBottom w:val="0"/>
          <w:divBdr>
            <w:top w:val="none" w:sz="0" w:space="0" w:color="auto"/>
            <w:left w:val="none" w:sz="0" w:space="0" w:color="auto"/>
            <w:bottom w:val="none" w:sz="0" w:space="0" w:color="auto"/>
            <w:right w:val="none" w:sz="0" w:space="0" w:color="auto"/>
          </w:divBdr>
        </w:div>
        <w:div w:id="3437507">
          <w:marLeft w:val="640"/>
          <w:marRight w:val="0"/>
          <w:marTop w:val="0"/>
          <w:marBottom w:val="0"/>
          <w:divBdr>
            <w:top w:val="none" w:sz="0" w:space="0" w:color="auto"/>
            <w:left w:val="none" w:sz="0" w:space="0" w:color="auto"/>
            <w:bottom w:val="none" w:sz="0" w:space="0" w:color="auto"/>
            <w:right w:val="none" w:sz="0" w:space="0" w:color="auto"/>
          </w:divBdr>
        </w:div>
        <w:div w:id="1033116732">
          <w:marLeft w:val="640"/>
          <w:marRight w:val="0"/>
          <w:marTop w:val="0"/>
          <w:marBottom w:val="0"/>
          <w:divBdr>
            <w:top w:val="none" w:sz="0" w:space="0" w:color="auto"/>
            <w:left w:val="none" w:sz="0" w:space="0" w:color="auto"/>
            <w:bottom w:val="none" w:sz="0" w:space="0" w:color="auto"/>
            <w:right w:val="none" w:sz="0" w:space="0" w:color="auto"/>
          </w:divBdr>
        </w:div>
        <w:div w:id="944309243">
          <w:marLeft w:val="640"/>
          <w:marRight w:val="0"/>
          <w:marTop w:val="0"/>
          <w:marBottom w:val="0"/>
          <w:divBdr>
            <w:top w:val="none" w:sz="0" w:space="0" w:color="auto"/>
            <w:left w:val="none" w:sz="0" w:space="0" w:color="auto"/>
            <w:bottom w:val="none" w:sz="0" w:space="0" w:color="auto"/>
            <w:right w:val="none" w:sz="0" w:space="0" w:color="auto"/>
          </w:divBdr>
        </w:div>
        <w:div w:id="1220289040">
          <w:marLeft w:val="640"/>
          <w:marRight w:val="0"/>
          <w:marTop w:val="0"/>
          <w:marBottom w:val="0"/>
          <w:divBdr>
            <w:top w:val="none" w:sz="0" w:space="0" w:color="auto"/>
            <w:left w:val="none" w:sz="0" w:space="0" w:color="auto"/>
            <w:bottom w:val="none" w:sz="0" w:space="0" w:color="auto"/>
            <w:right w:val="none" w:sz="0" w:space="0" w:color="auto"/>
          </w:divBdr>
        </w:div>
        <w:div w:id="1532373465">
          <w:marLeft w:val="640"/>
          <w:marRight w:val="0"/>
          <w:marTop w:val="0"/>
          <w:marBottom w:val="0"/>
          <w:divBdr>
            <w:top w:val="none" w:sz="0" w:space="0" w:color="auto"/>
            <w:left w:val="none" w:sz="0" w:space="0" w:color="auto"/>
            <w:bottom w:val="none" w:sz="0" w:space="0" w:color="auto"/>
            <w:right w:val="none" w:sz="0" w:space="0" w:color="auto"/>
          </w:divBdr>
        </w:div>
        <w:div w:id="2137792617">
          <w:marLeft w:val="640"/>
          <w:marRight w:val="0"/>
          <w:marTop w:val="0"/>
          <w:marBottom w:val="0"/>
          <w:divBdr>
            <w:top w:val="none" w:sz="0" w:space="0" w:color="auto"/>
            <w:left w:val="none" w:sz="0" w:space="0" w:color="auto"/>
            <w:bottom w:val="none" w:sz="0" w:space="0" w:color="auto"/>
            <w:right w:val="none" w:sz="0" w:space="0" w:color="auto"/>
          </w:divBdr>
        </w:div>
        <w:div w:id="1600213450">
          <w:marLeft w:val="640"/>
          <w:marRight w:val="0"/>
          <w:marTop w:val="0"/>
          <w:marBottom w:val="0"/>
          <w:divBdr>
            <w:top w:val="none" w:sz="0" w:space="0" w:color="auto"/>
            <w:left w:val="none" w:sz="0" w:space="0" w:color="auto"/>
            <w:bottom w:val="none" w:sz="0" w:space="0" w:color="auto"/>
            <w:right w:val="none" w:sz="0" w:space="0" w:color="auto"/>
          </w:divBdr>
        </w:div>
        <w:div w:id="1198817014">
          <w:marLeft w:val="640"/>
          <w:marRight w:val="0"/>
          <w:marTop w:val="0"/>
          <w:marBottom w:val="0"/>
          <w:divBdr>
            <w:top w:val="none" w:sz="0" w:space="0" w:color="auto"/>
            <w:left w:val="none" w:sz="0" w:space="0" w:color="auto"/>
            <w:bottom w:val="none" w:sz="0" w:space="0" w:color="auto"/>
            <w:right w:val="none" w:sz="0" w:space="0" w:color="auto"/>
          </w:divBdr>
        </w:div>
      </w:divsChild>
    </w:div>
    <w:div w:id="1144465351">
      <w:bodyDiv w:val="1"/>
      <w:marLeft w:val="0"/>
      <w:marRight w:val="0"/>
      <w:marTop w:val="0"/>
      <w:marBottom w:val="0"/>
      <w:divBdr>
        <w:top w:val="none" w:sz="0" w:space="0" w:color="auto"/>
        <w:left w:val="none" w:sz="0" w:space="0" w:color="auto"/>
        <w:bottom w:val="none" w:sz="0" w:space="0" w:color="auto"/>
        <w:right w:val="none" w:sz="0" w:space="0" w:color="auto"/>
      </w:divBdr>
    </w:div>
    <w:div w:id="1146241408">
      <w:bodyDiv w:val="1"/>
      <w:marLeft w:val="0"/>
      <w:marRight w:val="0"/>
      <w:marTop w:val="0"/>
      <w:marBottom w:val="0"/>
      <w:divBdr>
        <w:top w:val="none" w:sz="0" w:space="0" w:color="auto"/>
        <w:left w:val="none" w:sz="0" w:space="0" w:color="auto"/>
        <w:bottom w:val="none" w:sz="0" w:space="0" w:color="auto"/>
        <w:right w:val="none" w:sz="0" w:space="0" w:color="auto"/>
      </w:divBdr>
    </w:div>
    <w:div w:id="1146437625">
      <w:bodyDiv w:val="1"/>
      <w:marLeft w:val="0"/>
      <w:marRight w:val="0"/>
      <w:marTop w:val="0"/>
      <w:marBottom w:val="0"/>
      <w:divBdr>
        <w:top w:val="none" w:sz="0" w:space="0" w:color="auto"/>
        <w:left w:val="none" w:sz="0" w:space="0" w:color="auto"/>
        <w:bottom w:val="none" w:sz="0" w:space="0" w:color="auto"/>
        <w:right w:val="none" w:sz="0" w:space="0" w:color="auto"/>
      </w:divBdr>
    </w:div>
    <w:div w:id="1147160289">
      <w:bodyDiv w:val="1"/>
      <w:marLeft w:val="0"/>
      <w:marRight w:val="0"/>
      <w:marTop w:val="0"/>
      <w:marBottom w:val="0"/>
      <w:divBdr>
        <w:top w:val="none" w:sz="0" w:space="0" w:color="auto"/>
        <w:left w:val="none" w:sz="0" w:space="0" w:color="auto"/>
        <w:bottom w:val="none" w:sz="0" w:space="0" w:color="auto"/>
        <w:right w:val="none" w:sz="0" w:space="0" w:color="auto"/>
      </w:divBdr>
    </w:div>
    <w:div w:id="1148479476">
      <w:bodyDiv w:val="1"/>
      <w:marLeft w:val="0"/>
      <w:marRight w:val="0"/>
      <w:marTop w:val="0"/>
      <w:marBottom w:val="0"/>
      <w:divBdr>
        <w:top w:val="none" w:sz="0" w:space="0" w:color="auto"/>
        <w:left w:val="none" w:sz="0" w:space="0" w:color="auto"/>
        <w:bottom w:val="none" w:sz="0" w:space="0" w:color="auto"/>
        <w:right w:val="none" w:sz="0" w:space="0" w:color="auto"/>
      </w:divBdr>
    </w:div>
    <w:div w:id="1149860187">
      <w:bodyDiv w:val="1"/>
      <w:marLeft w:val="0"/>
      <w:marRight w:val="0"/>
      <w:marTop w:val="0"/>
      <w:marBottom w:val="0"/>
      <w:divBdr>
        <w:top w:val="none" w:sz="0" w:space="0" w:color="auto"/>
        <w:left w:val="none" w:sz="0" w:space="0" w:color="auto"/>
        <w:bottom w:val="none" w:sz="0" w:space="0" w:color="auto"/>
        <w:right w:val="none" w:sz="0" w:space="0" w:color="auto"/>
      </w:divBdr>
    </w:div>
    <w:div w:id="1152453882">
      <w:bodyDiv w:val="1"/>
      <w:marLeft w:val="0"/>
      <w:marRight w:val="0"/>
      <w:marTop w:val="0"/>
      <w:marBottom w:val="0"/>
      <w:divBdr>
        <w:top w:val="none" w:sz="0" w:space="0" w:color="auto"/>
        <w:left w:val="none" w:sz="0" w:space="0" w:color="auto"/>
        <w:bottom w:val="none" w:sz="0" w:space="0" w:color="auto"/>
        <w:right w:val="none" w:sz="0" w:space="0" w:color="auto"/>
      </w:divBdr>
      <w:divsChild>
        <w:div w:id="1306205944">
          <w:marLeft w:val="480"/>
          <w:marRight w:val="0"/>
          <w:marTop w:val="0"/>
          <w:marBottom w:val="0"/>
          <w:divBdr>
            <w:top w:val="none" w:sz="0" w:space="0" w:color="auto"/>
            <w:left w:val="none" w:sz="0" w:space="0" w:color="auto"/>
            <w:bottom w:val="none" w:sz="0" w:space="0" w:color="auto"/>
            <w:right w:val="none" w:sz="0" w:space="0" w:color="auto"/>
          </w:divBdr>
        </w:div>
        <w:div w:id="860750230">
          <w:marLeft w:val="480"/>
          <w:marRight w:val="0"/>
          <w:marTop w:val="0"/>
          <w:marBottom w:val="0"/>
          <w:divBdr>
            <w:top w:val="none" w:sz="0" w:space="0" w:color="auto"/>
            <w:left w:val="none" w:sz="0" w:space="0" w:color="auto"/>
            <w:bottom w:val="none" w:sz="0" w:space="0" w:color="auto"/>
            <w:right w:val="none" w:sz="0" w:space="0" w:color="auto"/>
          </w:divBdr>
        </w:div>
        <w:div w:id="1928153143">
          <w:marLeft w:val="480"/>
          <w:marRight w:val="0"/>
          <w:marTop w:val="0"/>
          <w:marBottom w:val="0"/>
          <w:divBdr>
            <w:top w:val="none" w:sz="0" w:space="0" w:color="auto"/>
            <w:left w:val="none" w:sz="0" w:space="0" w:color="auto"/>
            <w:bottom w:val="none" w:sz="0" w:space="0" w:color="auto"/>
            <w:right w:val="none" w:sz="0" w:space="0" w:color="auto"/>
          </w:divBdr>
        </w:div>
        <w:div w:id="340934580">
          <w:marLeft w:val="480"/>
          <w:marRight w:val="0"/>
          <w:marTop w:val="0"/>
          <w:marBottom w:val="0"/>
          <w:divBdr>
            <w:top w:val="none" w:sz="0" w:space="0" w:color="auto"/>
            <w:left w:val="none" w:sz="0" w:space="0" w:color="auto"/>
            <w:bottom w:val="none" w:sz="0" w:space="0" w:color="auto"/>
            <w:right w:val="none" w:sz="0" w:space="0" w:color="auto"/>
          </w:divBdr>
        </w:div>
        <w:div w:id="1919750852">
          <w:marLeft w:val="480"/>
          <w:marRight w:val="0"/>
          <w:marTop w:val="0"/>
          <w:marBottom w:val="0"/>
          <w:divBdr>
            <w:top w:val="none" w:sz="0" w:space="0" w:color="auto"/>
            <w:left w:val="none" w:sz="0" w:space="0" w:color="auto"/>
            <w:bottom w:val="none" w:sz="0" w:space="0" w:color="auto"/>
            <w:right w:val="none" w:sz="0" w:space="0" w:color="auto"/>
          </w:divBdr>
        </w:div>
        <w:div w:id="1746561368">
          <w:marLeft w:val="480"/>
          <w:marRight w:val="0"/>
          <w:marTop w:val="0"/>
          <w:marBottom w:val="0"/>
          <w:divBdr>
            <w:top w:val="none" w:sz="0" w:space="0" w:color="auto"/>
            <w:left w:val="none" w:sz="0" w:space="0" w:color="auto"/>
            <w:bottom w:val="none" w:sz="0" w:space="0" w:color="auto"/>
            <w:right w:val="none" w:sz="0" w:space="0" w:color="auto"/>
          </w:divBdr>
        </w:div>
        <w:div w:id="1804226627">
          <w:marLeft w:val="480"/>
          <w:marRight w:val="0"/>
          <w:marTop w:val="0"/>
          <w:marBottom w:val="0"/>
          <w:divBdr>
            <w:top w:val="none" w:sz="0" w:space="0" w:color="auto"/>
            <w:left w:val="none" w:sz="0" w:space="0" w:color="auto"/>
            <w:bottom w:val="none" w:sz="0" w:space="0" w:color="auto"/>
            <w:right w:val="none" w:sz="0" w:space="0" w:color="auto"/>
          </w:divBdr>
        </w:div>
        <w:div w:id="751782099">
          <w:marLeft w:val="480"/>
          <w:marRight w:val="0"/>
          <w:marTop w:val="0"/>
          <w:marBottom w:val="0"/>
          <w:divBdr>
            <w:top w:val="none" w:sz="0" w:space="0" w:color="auto"/>
            <w:left w:val="none" w:sz="0" w:space="0" w:color="auto"/>
            <w:bottom w:val="none" w:sz="0" w:space="0" w:color="auto"/>
            <w:right w:val="none" w:sz="0" w:space="0" w:color="auto"/>
          </w:divBdr>
        </w:div>
        <w:div w:id="1394045017">
          <w:marLeft w:val="480"/>
          <w:marRight w:val="0"/>
          <w:marTop w:val="0"/>
          <w:marBottom w:val="0"/>
          <w:divBdr>
            <w:top w:val="none" w:sz="0" w:space="0" w:color="auto"/>
            <w:left w:val="none" w:sz="0" w:space="0" w:color="auto"/>
            <w:bottom w:val="none" w:sz="0" w:space="0" w:color="auto"/>
            <w:right w:val="none" w:sz="0" w:space="0" w:color="auto"/>
          </w:divBdr>
        </w:div>
        <w:div w:id="955521023">
          <w:marLeft w:val="480"/>
          <w:marRight w:val="0"/>
          <w:marTop w:val="0"/>
          <w:marBottom w:val="0"/>
          <w:divBdr>
            <w:top w:val="none" w:sz="0" w:space="0" w:color="auto"/>
            <w:left w:val="none" w:sz="0" w:space="0" w:color="auto"/>
            <w:bottom w:val="none" w:sz="0" w:space="0" w:color="auto"/>
            <w:right w:val="none" w:sz="0" w:space="0" w:color="auto"/>
          </w:divBdr>
        </w:div>
        <w:div w:id="456219596">
          <w:marLeft w:val="480"/>
          <w:marRight w:val="0"/>
          <w:marTop w:val="0"/>
          <w:marBottom w:val="0"/>
          <w:divBdr>
            <w:top w:val="none" w:sz="0" w:space="0" w:color="auto"/>
            <w:left w:val="none" w:sz="0" w:space="0" w:color="auto"/>
            <w:bottom w:val="none" w:sz="0" w:space="0" w:color="auto"/>
            <w:right w:val="none" w:sz="0" w:space="0" w:color="auto"/>
          </w:divBdr>
        </w:div>
        <w:div w:id="882905540">
          <w:marLeft w:val="480"/>
          <w:marRight w:val="0"/>
          <w:marTop w:val="0"/>
          <w:marBottom w:val="0"/>
          <w:divBdr>
            <w:top w:val="none" w:sz="0" w:space="0" w:color="auto"/>
            <w:left w:val="none" w:sz="0" w:space="0" w:color="auto"/>
            <w:bottom w:val="none" w:sz="0" w:space="0" w:color="auto"/>
            <w:right w:val="none" w:sz="0" w:space="0" w:color="auto"/>
          </w:divBdr>
        </w:div>
        <w:div w:id="225183859">
          <w:marLeft w:val="480"/>
          <w:marRight w:val="0"/>
          <w:marTop w:val="0"/>
          <w:marBottom w:val="0"/>
          <w:divBdr>
            <w:top w:val="none" w:sz="0" w:space="0" w:color="auto"/>
            <w:left w:val="none" w:sz="0" w:space="0" w:color="auto"/>
            <w:bottom w:val="none" w:sz="0" w:space="0" w:color="auto"/>
            <w:right w:val="none" w:sz="0" w:space="0" w:color="auto"/>
          </w:divBdr>
        </w:div>
        <w:div w:id="740371720">
          <w:marLeft w:val="480"/>
          <w:marRight w:val="0"/>
          <w:marTop w:val="0"/>
          <w:marBottom w:val="0"/>
          <w:divBdr>
            <w:top w:val="none" w:sz="0" w:space="0" w:color="auto"/>
            <w:left w:val="none" w:sz="0" w:space="0" w:color="auto"/>
            <w:bottom w:val="none" w:sz="0" w:space="0" w:color="auto"/>
            <w:right w:val="none" w:sz="0" w:space="0" w:color="auto"/>
          </w:divBdr>
        </w:div>
        <w:div w:id="787508230">
          <w:marLeft w:val="480"/>
          <w:marRight w:val="0"/>
          <w:marTop w:val="0"/>
          <w:marBottom w:val="0"/>
          <w:divBdr>
            <w:top w:val="none" w:sz="0" w:space="0" w:color="auto"/>
            <w:left w:val="none" w:sz="0" w:space="0" w:color="auto"/>
            <w:bottom w:val="none" w:sz="0" w:space="0" w:color="auto"/>
            <w:right w:val="none" w:sz="0" w:space="0" w:color="auto"/>
          </w:divBdr>
        </w:div>
        <w:div w:id="1297176067">
          <w:marLeft w:val="480"/>
          <w:marRight w:val="0"/>
          <w:marTop w:val="0"/>
          <w:marBottom w:val="0"/>
          <w:divBdr>
            <w:top w:val="none" w:sz="0" w:space="0" w:color="auto"/>
            <w:left w:val="none" w:sz="0" w:space="0" w:color="auto"/>
            <w:bottom w:val="none" w:sz="0" w:space="0" w:color="auto"/>
            <w:right w:val="none" w:sz="0" w:space="0" w:color="auto"/>
          </w:divBdr>
        </w:div>
        <w:div w:id="1255090994">
          <w:marLeft w:val="480"/>
          <w:marRight w:val="0"/>
          <w:marTop w:val="0"/>
          <w:marBottom w:val="0"/>
          <w:divBdr>
            <w:top w:val="none" w:sz="0" w:space="0" w:color="auto"/>
            <w:left w:val="none" w:sz="0" w:space="0" w:color="auto"/>
            <w:bottom w:val="none" w:sz="0" w:space="0" w:color="auto"/>
            <w:right w:val="none" w:sz="0" w:space="0" w:color="auto"/>
          </w:divBdr>
        </w:div>
        <w:div w:id="595675619">
          <w:marLeft w:val="480"/>
          <w:marRight w:val="0"/>
          <w:marTop w:val="0"/>
          <w:marBottom w:val="0"/>
          <w:divBdr>
            <w:top w:val="none" w:sz="0" w:space="0" w:color="auto"/>
            <w:left w:val="none" w:sz="0" w:space="0" w:color="auto"/>
            <w:bottom w:val="none" w:sz="0" w:space="0" w:color="auto"/>
            <w:right w:val="none" w:sz="0" w:space="0" w:color="auto"/>
          </w:divBdr>
        </w:div>
        <w:div w:id="703748196">
          <w:marLeft w:val="480"/>
          <w:marRight w:val="0"/>
          <w:marTop w:val="0"/>
          <w:marBottom w:val="0"/>
          <w:divBdr>
            <w:top w:val="none" w:sz="0" w:space="0" w:color="auto"/>
            <w:left w:val="none" w:sz="0" w:space="0" w:color="auto"/>
            <w:bottom w:val="none" w:sz="0" w:space="0" w:color="auto"/>
            <w:right w:val="none" w:sz="0" w:space="0" w:color="auto"/>
          </w:divBdr>
        </w:div>
        <w:div w:id="377320362">
          <w:marLeft w:val="480"/>
          <w:marRight w:val="0"/>
          <w:marTop w:val="0"/>
          <w:marBottom w:val="0"/>
          <w:divBdr>
            <w:top w:val="none" w:sz="0" w:space="0" w:color="auto"/>
            <w:left w:val="none" w:sz="0" w:space="0" w:color="auto"/>
            <w:bottom w:val="none" w:sz="0" w:space="0" w:color="auto"/>
            <w:right w:val="none" w:sz="0" w:space="0" w:color="auto"/>
          </w:divBdr>
        </w:div>
        <w:div w:id="1715618413">
          <w:marLeft w:val="480"/>
          <w:marRight w:val="0"/>
          <w:marTop w:val="0"/>
          <w:marBottom w:val="0"/>
          <w:divBdr>
            <w:top w:val="none" w:sz="0" w:space="0" w:color="auto"/>
            <w:left w:val="none" w:sz="0" w:space="0" w:color="auto"/>
            <w:bottom w:val="none" w:sz="0" w:space="0" w:color="auto"/>
            <w:right w:val="none" w:sz="0" w:space="0" w:color="auto"/>
          </w:divBdr>
        </w:div>
        <w:div w:id="1981306006">
          <w:marLeft w:val="480"/>
          <w:marRight w:val="0"/>
          <w:marTop w:val="0"/>
          <w:marBottom w:val="0"/>
          <w:divBdr>
            <w:top w:val="none" w:sz="0" w:space="0" w:color="auto"/>
            <w:left w:val="none" w:sz="0" w:space="0" w:color="auto"/>
            <w:bottom w:val="none" w:sz="0" w:space="0" w:color="auto"/>
            <w:right w:val="none" w:sz="0" w:space="0" w:color="auto"/>
          </w:divBdr>
        </w:div>
        <w:div w:id="470639612">
          <w:marLeft w:val="480"/>
          <w:marRight w:val="0"/>
          <w:marTop w:val="0"/>
          <w:marBottom w:val="0"/>
          <w:divBdr>
            <w:top w:val="none" w:sz="0" w:space="0" w:color="auto"/>
            <w:left w:val="none" w:sz="0" w:space="0" w:color="auto"/>
            <w:bottom w:val="none" w:sz="0" w:space="0" w:color="auto"/>
            <w:right w:val="none" w:sz="0" w:space="0" w:color="auto"/>
          </w:divBdr>
        </w:div>
        <w:div w:id="1355427267">
          <w:marLeft w:val="480"/>
          <w:marRight w:val="0"/>
          <w:marTop w:val="0"/>
          <w:marBottom w:val="0"/>
          <w:divBdr>
            <w:top w:val="none" w:sz="0" w:space="0" w:color="auto"/>
            <w:left w:val="none" w:sz="0" w:space="0" w:color="auto"/>
            <w:bottom w:val="none" w:sz="0" w:space="0" w:color="auto"/>
            <w:right w:val="none" w:sz="0" w:space="0" w:color="auto"/>
          </w:divBdr>
        </w:div>
        <w:div w:id="466050598">
          <w:marLeft w:val="480"/>
          <w:marRight w:val="0"/>
          <w:marTop w:val="0"/>
          <w:marBottom w:val="0"/>
          <w:divBdr>
            <w:top w:val="none" w:sz="0" w:space="0" w:color="auto"/>
            <w:left w:val="none" w:sz="0" w:space="0" w:color="auto"/>
            <w:bottom w:val="none" w:sz="0" w:space="0" w:color="auto"/>
            <w:right w:val="none" w:sz="0" w:space="0" w:color="auto"/>
          </w:divBdr>
        </w:div>
        <w:div w:id="54549497">
          <w:marLeft w:val="480"/>
          <w:marRight w:val="0"/>
          <w:marTop w:val="0"/>
          <w:marBottom w:val="0"/>
          <w:divBdr>
            <w:top w:val="none" w:sz="0" w:space="0" w:color="auto"/>
            <w:left w:val="none" w:sz="0" w:space="0" w:color="auto"/>
            <w:bottom w:val="none" w:sz="0" w:space="0" w:color="auto"/>
            <w:right w:val="none" w:sz="0" w:space="0" w:color="auto"/>
          </w:divBdr>
        </w:div>
        <w:div w:id="81882539">
          <w:marLeft w:val="480"/>
          <w:marRight w:val="0"/>
          <w:marTop w:val="0"/>
          <w:marBottom w:val="0"/>
          <w:divBdr>
            <w:top w:val="none" w:sz="0" w:space="0" w:color="auto"/>
            <w:left w:val="none" w:sz="0" w:space="0" w:color="auto"/>
            <w:bottom w:val="none" w:sz="0" w:space="0" w:color="auto"/>
            <w:right w:val="none" w:sz="0" w:space="0" w:color="auto"/>
          </w:divBdr>
        </w:div>
        <w:div w:id="1853565400">
          <w:marLeft w:val="480"/>
          <w:marRight w:val="0"/>
          <w:marTop w:val="0"/>
          <w:marBottom w:val="0"/>
          <w:divBdr>
            <w:top w:val="none" w:sz="0" w:space="0" w:color="auto"/>
            <w:left w:val="none" w:sz="0" w:space="0" w:color="auto"/>
            <w:bottom w:val="none" w:sz="0" w:space="0" w:color="auto"/>
            <w:right w:val="none" w:sz="0" w:space="0" w:color="auto"/>
          </w:divBdr>
        </w:div>
        <w:div w:id="1756584341">
          <w:marLeft w:val="480"/>
          <w:marRight w:val="0"/>
          <w:marTop w:val="0"/>
          <w:marBottom w:val="0"/>
          <w:divBdr>
            <w:top w:val="none" w:sz="0" w:space="0" w:color="auto"/>
            <w:left w:val="none" w:sz="0" w:space="0" w:color="auto"/>
            <w:bottom w:val="none" w:sz="0" w:space="0" w:color="auto"/>
            <w:right w:val="none" w:sz="0" w:space="0" w:color="auto"/>
          </w:divBdr>
        </w:div>
        <w:div w:id="1511720479">
          <w:marLeft w:val="480"/>
          <w:marRight w:val="0"/>
          <w:marTop w:val="0"/>
          <w:marBottom w:val="0"/>
          <w:divBdr>
            <w:top w:val="none" w:sz="0" w:space="0" w:color="auto"/>
            <w:left w:val="none" w:sz="0" w:space="0" w:color="auto"/>
            <w:bottom w:val="none" w:sz="0" w:space="0" w:color="auto"/>
            <w:right w:val="none" w:sz="0" w:space="0" w:color="auto"/>
          </w:divBdr>
        </w:div>
        <w:div w:id="1731465766">
          <w:marLeft w:val="480"/>
          <w:marRight w:val="0"/>
          <w:marTop w:val="0"/>
          <w:marBottom w:val="0"/>
          <w:divBdr>
            <w:top w:val="none" w:sz="0" w:space="0" w:color="auto"/>
            <w:left w:val="none" w:sz="0" w:space="0" w:color="auto"/>
            <w:bottom w:val="none" w:sz="0" w:space="0" w:color="auto"/>
            <w:right w:val="none" w:sz="0" w:space="0" w:color="auto"/>
          </w:divBdr>
        </w:div>
        <w:div w:id="1451125095">
          <w:marLeft w:val="480"/>
          <w:marRight w:val="0"/>
          <w:marTop w:val="0"/>
          <w:marBottom w:val="0"/>
          <w:divBdr>
            <w:top w:val="none" w:sz="0" w:space="0" w:color="auto"/>
            <w:left w:val="none" w:sz="0" w:space="0" w:color="auto"/>
            <w:bottom w:val="none" w:sz="0" w:space="0" w:color="auto"/>
            <w:right w:val="none" w:sz="0" w:space="0" w:color="auto"/>
          </w:divBdr>
        </w:div>
        <w:div w:id="1301419593">
          <w:marLeft w:val="480"/>
          <w:marRight w:val="0"/>
          <w:marTop w:val="0"/>
          <w:marBottom w:val="0"/>
          <w:divBdr>
            <w:top w:val="none" w:sz="0" w:space="0" w:color="auto"/>
            <w:left w:val="none" w:sz="0" w:space="0" w:color="auto"/>
            <w:bottom w:val="none" w:sz="0" w:space="0" w:color="auto"/>
            <w:right w:val="none" w:sz="0" w:space="0" w:color="auto"/>
          </w:divBdr>
        </w:div>
        <w:div w:id="224537662">
          <w:marLeft w:val="480"/>
          <w:marRight w:val="0"/>
          <w:marTop w:val="0"/>
          <w:marBottom w:val="0"/>
          <w:divBdr>
            <w:top w:val="none" w:sz="0" w:space="0" w:color="auto"/>
            <w:left w:val="none" w:sz="0" w:space="0" w:color="auto"/>
            <w:bottom w:val="none" w:sz="0" w:space="0" w:color="auto"/>
            <w:right w:val="none" w:sz="0" w:space="0" w:color="auto"/>
          </w:divBdr>
        </w:div>
        <w:div w:id="1292832928">
          <w:marLeft w:val="480"/>
          <w:marRight w:val="0"/>
          <w:marTop w:val="0"/>
          <w:marBottom w:val="0"/>
          <w:divBdr>
            <w:top w:val="none" w:sz="0" w:space="0" w:color="auto"/>
            <w:left w:val="none" w:sz="0" w:space="0" w:color="auto"/>
            <w:bottom w:val="none" w:sz="0" w:space="0" w:color="auto"/>
            <w:right w:val="none" w:sz="0" w:space="0" w:color="auto"/>
          </w:divBdr>
        </w:div>
        <w:div w:id="1562402477">
          <w:marLeft w:val="480"/>
          <w:marRight w:val="0"/>
          <w:marTop w:val="0"/>
          <w:marBottom w:val="0"/>
          <w:divBdr>
            <w:top w:val="none" w:sz="0" w:space="0" w:color="auto"/>
            <w:left w:val="none" w:sz="0" w:space="0" w:color="auto"/>
            <w:bottom w:val="none" w:sz="0" w:space="0" w:color="auto"/>
            <w:right w:val="none" w:sz="0" w:space="0" w:color="auto"/>
          </w:divBdr>
        </w:div>
        <w:div w:id="1107654568">
          <w:marLeft w:val="480"/>
          <w:marRight w:val="0"/>
          <w:marTop w:val="0"/>
          <w:marBottom w:val="0"/>
          <w:divBdr>
            <w:top w:val="none" w:sz="0" w:space="0" w:color="auto"/>
            <w:left w:val="none" w:sz="0" w:space="0" w:color="auto"/>
            <w:bottom w:val="none" w:sz="0" w:space="0" w:color="auto"/>
            <w:right w:val="none" w:sz="0" w:space="0" w:color="auto"/>
          </w:divBdr>
        </w:div>
        <w:div w:id="16851688">
          <w:marLeft w:val="480"/>
          <w:marRight w:val="0"/>
          <w:marTop w:val="0"/>
          <w:marBottom w:val="0"/>
          <w:divBdr>
            <w:top w:val="none" w:sz="0" w:space="0" w:color="auto"/>
            <w:left w:val="none" w:sz="0" w:space="0" w:color="auto"/>
            <w:bottom w:val="none" w:sz="0" w:space="0" w:color="auto"/>
            <w:right w:val="none" w:sz="0" w:space="0" w:color="auto"/>
          </w:divBdr>
        </w:div>
        <w:div w:id="891424157">
          <w:marLeft w:val="480"/>
          <w:marRight w:val="0"/>
          <w:marTop w:val="0"/>
          <w:marBottom w:val="0"/>
          <w:divBdr>
            <w:top w:val="none" w:sz="0" w:space="0" w:color="auto"/>
            <w:left w:val="none" w:sz="0" w:space="0" w:color="auto"/>
            <w:bottom w:val="none" w:sz="0" w:space="0" w:color="auto"/>
            <w:right w:val="none" w:sz="0" w:space="0" w:color="auto"/>
          </w:divBdr>
        </w:div>
        <w:div w:id="1105689532">
          <w:marLeft w:val="480"/>
          <w:marRight w:val="0"/>
          <w:marTop w:val="0"/>
          <w:marBottom w:val="0"/>
          <w:divBdr>
            <w:top w:val="none" w:sz="0" w:space="0" w:color="auto"/>
            <w:left w:val="none" w:sz="0" w:space="0" w:color="auto"/>
            <w:bottom w:val="none" w:sz="0" w:space="0" w:color="auto"/>
            <w:right w:val="none" w:sz="0" w:space="0" w:color="auto"/>
          </w:divBdr>
        </w:div>
        <w:div w:id="219678912">
          <w:marLeft w:val="480"/>
          <w:marRight w:val="0"/>
          <w:marTop w:val="0"/>
          <w:marBottom w:val="0"/>
          <w:divBdr>
            <w:top w:val="none" w:sz="0" w:space="0" w:color="auto"/>
            <w:left w:val="none" w:sz="0" w:space="0" w:color="auto"/>
            <w:bottom w:val="none" w:sz="0" w:space="0" w:color="auto"/>
            <w:right w:val="none" w:sz="0" w:space="0" w:color="auto"/>
          </w:divBdr>
        </w:div>
        <w:div w:id="1065833709">
          <w:marLeft w:val="480"/>
          <w:marRight w:val="0"/>
          <w:marTop w:val="0"/>
          <w:marBottom w:val="0"/>
          <w:divBdr>
            <w:top w:val="none" w:sz="0" w:space="0" w:color="auto"/>
            <w:left w:val="none" w:sz="0" w:space="0" w:color="auto"/>
            <w:bottom w:val="none" w:sz="0" w:space="0" w:color="auto"/>
            <w:right w:val="none" w:sz="0" w:space="0" w:color="auto"/>
          </w:divBdr>
        </w:div>
        <w:div w:id="910503492">
          <w:marLeft w:val="480"/>
          <w:marRight w:val="0"/>
          <w:marTop w:val="0"/>
          <w:marBottom w:val="0"/>
          <w:divBdr>
            <w:top w:val="none" w:sz="0" w:space="0" w:color="auto"/>
            <w:left w:val="none" w:sz="0" w:space="0" w:color="auto"/>
            <w:bottom w:val="none" w:sz="0" w:space="0" w:color="auto"/>
            <w:right w:val="none" w:sz="0" w:space="0" w:color="auto"/>
          </w:divBdr>
        </w:div>
        <w:div w:id="2102481133">
          <w:marLeft w:val="480"/>
          <w:marRight w:val="0"/>
          <w:marTop w:val="0"/>
          <w:marBottom w:val="0"/>
          <w:divBdr>
            <w:top w:val="none" w:sz="0" w:space="0" w:color="auto"/>
            <w:left w:val="none" w:sz="0" w:space="0" w:color="auto"/>
            <w:bottom w:val="none" w:sz="0" w:space="0" w:color="auto"/>
            <w:right w:val="none" w:sz="0" w:space="0" w:color="auto"/>
          </w:divBdr>
        </w:div>
        <w:div w:id="1179468882">
          <w:marLeft w:val="480"/>
          <w:marRight w:val="0"/>
          <w:marTop w:val="0"/>
          <w:marBottom w:val="0"/>
          <w:divBdr>
            <w:top w:val="none" w:sz="0" w:space="0" w:color="auto"/>
            <w:left w:val="none" w:sz="0" w:space="0" w:color="auto"/>
            <w:bottom w:val="none" w:sz="0" w:space="0" w:color="auto"/>
            <w:right w:val="none" w:sz="0" w:space="0" w:color="auto"/>
          </w:divBdr>
        </w:div>
        <w:div w:id="526601286">
          <w:marLeft w:val="480"/>
          <w:marRight w:val="0"/>
          <w:marTop w:val="0"/>
          <w:marBottom w:val="0"/>
          <w:divBdr>
            <w:top w:val="none" w:sz="0" w:space="0" w:color="auto"/>
            <w:left w:val="none" w:sz="0" w:space="0" w:color="auto"/>
            <w:bottom w:val="none" w:sz="0" w:space="0" w:color="auto"/>
            <w:right w:val="none" w:sz="0" w:space="0" w:color="auto"/>
          </w:divBdr>
        </w:div>
        <w:div w:id="1043480725">
          <w:marLeft w:val="480"/>
          <w:marRight w:val="0"/>
          <w:marTop w:val="0"/>
          <w:marBottom w:val="0"/>
          <w:divBdr>
            <w:top w:val="none" w:sz="0" w:space="0" w:color="auto"/>
            <w:left w:val="none" w:sz="0" w:space="0" w:color="auto"/>
            <w:bottom w:val="none" w:sz="0" w:space="0" w:color="auto"/>
            <w:right w:val="none" w:sz="0" w:space="0" w:color="auto"/>
          </w:divBdr>
        </w:div>
        <w:div w:id="670134648">
          <w:marLeft w:val="480"/>
          <w:marRight w:val="0"/>
          <w:marTop w:val="0"/>
          <w:marBottom w:val="0"/>
          <w:divBdr>
            <w:top w:val="none" w:sz="0" w:space="0" w:color="auto"/>
            <w:left w:val="none" w:sz="0" w:space="0" w:color="auto"/>
            <w:bottom w:val="none" w:sz="0" w:space="0" w:color="auto"/>
            <w:right w:val="none" w:sz="0" w:space="0" w:color="auto"/>
          </w:divBdr>
        </w:div>
        <w:div w:id="764225739">
          <w:marLeft w:val="480"/>
          <w:marRight w:val="0"/>
          <w:marTop w:val="0"/>
          <w:marBottom w:val="0"/>
          <w:divBdr>
            <w:top w:val="none" w:sz="0" w:space="0" w:color="auto"/>
            <w:left w:val="none" w:sz="0" w:space="0" w:color="auto"/>
            <w:bottom w:val="none" w:sz="0" w:space="0" w:color="auto"/>
            <w:right w:val="none" w:sz="0" w:space="0" w:color="auto"/>
          </w:divBdr>
        </w:div>
        <w:div w:id="1984383391">
          <w:marLeft w:val="480"/>
          <w:marRight w:val="0"/>
          <w:marTop w:val="0"/>
          <w:marBottom w:val="0"/>
          <w:divBdr>
            <w:top w:val="none" w:sz="0" w:space="0" w:color="auto"/>
            <w:left w:val="none" w:sz="0" w:space="0" w:color="auto"/>
            <w:bottom w:val="none" w:sz="0" w:space="0" w:color="auto"/>
            <w:right w:val="none" w:sz="0" w:space="0" w:color="auto"/>
          </w:divBdr>
        </w:div>
        <w:div w:id="146825040">
          <w:marLeft w:val="480"/>
          <w:marRight w:val="0"/>
          <w:marTop w:val="0"/>
          <w:marBottom w:val="0"/>
          <w:divBdr>
            <w:top w:val="none" w:sz="0" w:space="0" w:color="auto"/>
            <w:left w:val="none" w:sz="0" w:space="0" w:color="auto"/>
            <w:bottom w:val="none" w:sz="0" w:space="0" w:color="auto"/>
            <w:right w:val="none" w:sz="0" w:space="0" w:color="auto"/>
          </w:divBdr>
        </w:div>
        <w:div w:id="303774148">
          <w:marLeft w:val="480"/>
          <w:marRight w:val="0"/>
          <w:marTop w:val="0"/>
          <w:marBottom w:val="0"/>
          <w:divBdr>
            <w:top w:val="none" w:sz="0" w:space="0" w:color="auto"/>
            <w:left w:val="none" w:sz="0" w:space="0" w:color="auto"/>
            <w:bottom w:val="none" w:sz="0" w:space="0" w:color="auto"/>
            <w:right w:val="none" w:sz="0" w:space="0" w:color="auto"/>
          </w:divBdr>
        </w:div>
        <w:div w:id="540095803">
          <w:marLeft w:val="480"/>
          <w:marRight w:val="0"/>
          <w:marTop w:val="0"/>
          <w:marBottom w:val="0"/>
          <w:divBdr>
            <w:top w:val="none" w:sz="0" w:space="0" w:color="auto"/>
            <w:left w:val="none" w:sz="0" w:space="0" w:color="auto"/>
            <w:bottom w:val="none" w:sz="0" w:space="0" w:color="auto"/>
            <w:right w:val="none" w:sz="0" w:space="0" w:color="auto"/>
          </w:divBdr>
        </w:div>
        <w:div w:id="544604487">
          <w:marLeft w:val="480"/>
          <w:marRight w:val="0"/>
          <w:marTop w:val="0"/>
          <w:marBottom w:val="0"/>
          <w:divBdr>
            <w:top w:val="none" w:sz="0" w:space="0" w:color="auto"/>
            <w:left w:val="none" w:sz="0" w:space="0" w:color="auto"/>
            <w:bottom w:val="none" w:sz="0" w:space="0" w:color="auto"/>
            <w:right w:val="none" w:sz="0" w:space="0" w:color="auto"/>
          </w:divBdr>
        </w:div>
        <w:div w:id="408621232">
          <w:marLeft w:val="480"/>
          <w:marRight w:val="0"/>
          <w:marTop w:val="0"/>
          <w:marBottom w:val="0"/>
          <w:divBdr>
            <w:top w:val="none" w:sz="0" w:space="0" w:color="auto"/>
            <w:left w:val="none" w:sz="0" w:space="0" w:color="auto"/>
            <w:bottom w:val="none" w:sz="0" w:space="0" w:color="auto"/>
            <w:right w:val="none" w:sz="0" w:space="0" w:color="auto"/>
          </w:divBdr>
        </w:div>
        <w:div w:id="763183170">
          <w:marLeft w:val="480"/>
          <w:marRight w:val="0"/>
          <w:marTop w:val="0"/>
          <w:marBottom w:val="0"/>
          <w:divBdr>
            <w:top w:val="none" w:sz="0" w:space="0" w:color="auto"/>
            <w:left w:val="none" w:sz="0" w:space="0" w:color="auto"/>
            <w:bottom w:val="none" w:sz="0" w:space="0" w:color="auto"/>
            <w:right w:val="none" w:sz="0" w:space="0" w:color="auto"/>
          </w:divBdr>
        </w:div>
        <w:div w:id="1145119027">
          <w:marLeft w:val="480"/>
          <w:marRight w:val="0"/>
          <w:marTop w:val="0"/>
          <w:marBottom w:val="0"/>
          <w:divBdr>
            <w:top w:val="none" w:sz="0" w:space="0" w:color="auto"/>
            <w:left w:val="none" w:sz="0" w:space="0" w:color="auto"/>
            <w:bottom w:val="none" w:sz="0" w:space="0" w:color="auto"/>
            <w:right w:val="none" w:sz="0" w:space="0" w:color="auto"/>
          </w:divBdr>
        </w:div>
        <w:div w:id="1093404817">
          <w:marLeft w:val="480"/>
          <w:marRight w:val="0"/>
          <w:marTop w:val="0"/>
          <w:marBottom w:val="0"/>
          <w:divBdr>
            <w:top w:val="none" w:sz="0" w:space="0" w:color="auto"/>
            <w:left w:val="none" w:sz="0" w:space="0" w:color="auto"/>
            <w:bottom w:val="none" w:sz="0" w:space="0" w:color="auto"/>
            <w:right w:val="none" w:sz="0" w:space="0" w:color="auto"/>
          </w:divBdr>
        </w:div>
        <w:div w:id="1067074517">
          <w:marLeft w:val="480"/>
          <w:marRight w:val="0"/>
          <w:marTop w:val="0"/>
          <w:marBottom w:val="0"/>
          <w:divBdr>
            <w:top w:val="none" w:sz="0" w:space="0" w:color="auto"/>
            <w:left w:val="none" w:sz="0" w:space="0" w:color="auto"/>
            <w:bottom w:val="none" w:sz="0" w:space="0" w:color="auto"/>
            <w:right w:val="none" w:sz="0" w:space="0" w:color="auto"/>
          </w:divBdr>
        </w:div>
        <w:div w:id="1820271791">
          <w:marLeft w:val="480"/>
          <w:marRight w:val="0"/>
          <w:marTop w:val="0"/>
          <w:marBottom w:val="0"/>
          <w:divBdr>
            <w:top w:val="none" w:sz="0" w:space="0" w:color="auto"/>
            <w:left w:val="none" w:sz="0" w:space="0" w:color="auto"/>
            <w:bottom w:val="none" w:sz="0" w:space="0" w:color="auto"/>
            <w:right w:val="none" w:sz="0" w:space="0" w:color="auto"/>
          </w:divBdr>
        </w:div>
        <w:div w:id="1480030478">
          <w:marLeft w:val="480"/>
          <w:marRight w:val="0"/>
          <w:marTop w:val="0"/>
          <w:marBottom w:val="0"/>
          <w:divBdr>
            <w:top w:val="none" w:sz="0" w:space="0" w:color="auto"/>
            <w:left w:val="none" w:sz="0" w:space="0" w:color="auto"/>
            <w:bottom w:val="none" w:sz="0" w:space="0" w:color="auto"/>
            <w:right w:val="none" w:sz="0" w:space="0" w:color="auto"/>
          </w:divBdr>
        </w:div>
      </w:divsChild>
    </w:div>
    <w:div w:id="1152604190">
      <w:bodyDiv w:val="1"/>
      <w:marLeft w:val="0"/>
      <w:marRight w:val="0"/>
      <w:marTop w:val="0"/>
      <w:marBottom w:val="0"/>
      <w:divBdr>
        <w:top w:val="none" w:sz="0" w:space="0" w:color="auto"/>
        <w:left w:val="none" w:sz="0" w:space="0" w:color="auto"/>
        <w:bottom w:val="none" w:sz="0" w:space="0" w:color="auto"/>
        <w:right w:val="none" w:sz="0" w:space="0" w:color="auto"/>
      </w:divBdr>
    </w:div>
    <w:div w:id="1153062174">
      <w:bodyDiv w:val="1"/>
      <w:marLeft w:val="0"/>
      <w:marRight w:val="0"/>
      <w:marTop w:val="0"/>
      <w:marBottom w:val="0"/>
      <w:divBdr>
        <w:top w:val="none" w:sz="0" w:space="0" w:color="auto"/>
        <w:left w:val="none" w:sz="0" w:space="0" w:color="auto"/>
        <w:bottom w:val="none" w:sz="0" w:space="0" w:color="auto"/>
        <w:right w:val="none" w:sz="0" w:space="0" w:color="auto"/>
      </w:divBdr>
    </w:div>
    <w:div w:id="1153764903">
      <w:bodyDiv w:val="1"/>
      <w:marLeft w:val="0"/>
      <w:marRight w:val="0"/>
      <w:marTop w:val="0"/>
      <w:marBottom w:val="0"/>
      <w:divBdr>
        <w:top w:val="none" w:sz="0" w:space="0" w:color="auto"/>
        <w:left w:val="none" w:sz="0" w:space="0" w:color="auto"/>
        <w:bottom w:val="none" w:sz="0" w:space="0" w:color="auto"/>
        <w:right w:val="none" w:sz="0" w:space="0" w:color="auto"/>
      </w:divBdr>
    </w:div>
    <w:div w:id="1154563656">
      <w:bodyDiv w:val="1"/>
      <w:marLeft w:val="0"/>
      <w:marRight w:val="0"/>
      <w:marTop w:val="0"/>
      <w:marBottom w:val="0"/>
      <w:divBdr>
        <w:top w:val="none" w:sz="0" w:space="0" w:color="auto"/>
        <w:left w:val="none" w:sz="0" w:space="0" w:color="auto"/>
        <w:bottom w:val="none" w:sz="0" w:space="0" w:color="auto"/>
        <w:right w:val="none" w:sz="0" w:space="0" w:color="auto"/>
      </w:divBdr>
    </w:div>
    <w:div w:id="1154834415">
      <w:bodyDiv w:val="1"/>
      <w:marLeft w:val="0"/>
      <w:marRight w:val="0"/>
      <w:marTop w:val="0"/>
      <w:marBottom w:val="0"/>
      <w:divBdr>
        <w:top w:val="none" w:sz="0" w:space="0" w:color="auto"/>
        <w:left w:val="none" w:sz="0" w:space="0" w:color="auto"/>
        <w:bottom w:val="none" w:sz="0" w:space="0" w:color="auto"/>
        <w:right w:val="none" w:sz="0" w:space="0" w:color="auto"/>
      </w:divBdr>
    </w:div>
    <w:div w:id="1155805870">
      <w:bodyDiv w:val="1"/>
      <w:marLeft w:val="0"/>
      <w:marRight w:val="0"/>
      <w:marTop w:val="0"/>
      <w:marBottom w:val="0"/>
      <w:divBdr>
        <w:top w:val="none" w:sz="0" w:space="0" w:color="auto"/>
        <w:left w:val="none" w:sz="0" w:space="0" w:color="auto"/>
        <w:bottom w:val="none" w:sz="0" w:space="0" w:color="auto"/>
        <w:right w:val="none" w:sz="0" w:space="0" w:color="auto"/>
      </w:divBdr>
    </w:div>
    <w:div w:id="1156453122">
      <w:bodyDiv w:val="1"/>
      <w:marLeft w:val="0"/>
      <w:marRight w:val="0"/>
      <w:marTop w:val="0"/>
      <w:marBottom w:val="0"/>
      <w:divBdr>
        <w:top w:val="none" w:sz="0" w:space="0" w:color="auto"/>
        <w:left w:val="none" w:sz="0" w:space="0" w:color="auto"/>
        <w:bottom w:val="none" w:sz="0" w:space="0" w:color="auto"/>
        <w:right w:val="none" w:sz="0" w:space="0" w:color="auto"/>
      </w:divBdr>
    </w:div>
    <w:div w:id="1156871611">
      <w:bodyDiv w:val="1"/>
      <w:marLeft w:val="0"/>
      <w:marRight w:val="0"/>
      <w:marTop w:val="0"/>
      <w:marBottom w:val="0"/>
      <w:divBdr>
        <w:top w:val="none" w:sz="0" w:space="0" w:color="auto"/>
        <w:left w:val="none" w:sz="0" w:space="0" w:color="auto"/>
        <w:bottom w:val="none" w:sz="0" w:space="0" w:color="auto"/>
        <w:right w:val="none" w:sz="0" w:space="0" w:color="auto"/>
      </w:divBdr>
    </w:div>
    <w:div w:id="1157767950">
      <w:bodyDiv w:val="1"/>
      <w:marLeft w:val="0"/>
      <w:marRight w:val="0"/>
      <w:marTop w:val="0"/>
      <w:marBottom w:val="0"/>
      <w:divBdr>
        <w:top w:val="none" w:sz="0" w:space="0" w:color="auto"/>
        <w:left w:val="none" w:sz="0" w:space="0" w:color="auto"/>
        <w:bottom w:val="none" w:sz="0" w:space="0" w:color="auto"/>
        <w:right w:val="none" w:sz="0" w:space="0" w:color="auto"/>
      </w:divBdr>
    </w:div>
    <w:div w:id="1160852994">
      <w:bodyDiv w:val="1"/>
      <w:marLeft w:val="0"/>
      <w:marRight w:val="0"/>
      <w:marTop w:val="0"/>
      <w:marBottom w:val="0"/>
      <w:divBdr>
        <w:top w:val="none" w:sz="0" w:space="0" w:color="auto"/>
        <w:left w:val="none" w:sz="0" w:space="0" w:color="auto"/>
        <w:bottom w:val="none" w:sz="0" w:space="0" w:color="auto"/>
        <w:right w:val="none" w:sz="0" w:space="0" w:color="auto"/>
      </w:divBdr>
    </w:div>
    <w:div w:id="1162351066">
      <w:bodyDiv w:val="1"/>
      <w:marLeft w:val="0"/>
      <w:marRight w:val="0"/>
      <w:marTop w:val="0"/>
      <w:marBottom w:val="0"/>
      <w:divBdr>
        <w:top w:val="none" w:sz="0" w:space="0" w:color="auto"/>
        <w:left w:val="none" w:sz="0" w:space="0" w:color="auto"/>
        <w:bottom w:val="none" w:sz="0" w:space="0" w:color="auto"/>
        <w:right w:val="none" w:sz="0" w:space="0" w:color="auto"/>
      </w:divBdr>
    </w:div>
    <w:div w:id="1163155371">
      <w:bodyDiv w:val="1"/>
      <w:marLeft w:val="0"/>
      <w:marRight w:val="0"/>
      <w:marTop w:val="0"/>
      <w:marBottom w:val="0"/>
      <w:divBdr>
        <w:top w:val="none" w:sz="0" w:space="0" w:color="auto"/>
        <w:left w:val="none" w:sz="0" w:space="0" w:color="auto"/>
        <w:bottom w:val="none" w:sz="0" w:space="0" w:color="auto"/>
        <w:right w:val="none" w:sz="0" w:space="0" w:color="auto"/>
      </w:divBdr>
    </w:div>
    <w:div w:id="1165822876">
      <w:bodyDiv w:val="1"/>
      <w:marLeft w:val="0"/>
      <w:marRight w:val="0"/>
      <w:marTop w:val="0"/>
      <w:marBottom w:val="0"/>
      <w:divBdr>
        <w:top w:val="none" w:sz="0" w:space="0" w:color="auto"/>
        <w:left w:val="none" w:sz="0" w:space="0" w:color="auto"/>
        <w:bottom w:val="none" w:sz="0" w:space="0" w:color="auto"/>
        <w:right w:val="none" w:sz="0" w:space="0" w:color="auto"/>
      </w:divBdr>
    </w:div>
    <w:div w:id="1168784059">
      <w:bodyDiv w:val="1"/>
      <w:marLeft w:val="0"/>
      <w:marRight w:val="0"/>
      <w:marTop w:val="0"/>
      <w:marBottom w:val="0"/>
      <w:divBdr>
        <w:top w:val="none" w:sz="0" w:space="0" w:color="auto"/>
        <w:left w:val="none" w:sz="0" w:space="0" w:color="auto"/>
        <w:bottom w:val="none" w:sz="0" w:space="0" w:color="auto"/>
        <w:right w:val="none" w:sz="0" w:space="0" w:color="auto"/>
      </w:divBdr>
    </w:div>
    <w:div w:id="1173254771">
      <w:bodyDiv w:val="1"/>
      <w:marLeft w:val="0"/>
      <w:marRight w:val="0"/>
      <w:marTop w:val="0"/>
      <w:marBottom w:val="0"/>
      <w:divBdr>
        <w:top w:val="none" w:sz="0" w:space="0" w:color="auto"/>
        <w:left w:val="none" w:sz="0" w:space="0" w:color="auto"/>
        <w:bottom w:val="none" w:sz="0" w:space="0" w:color="auto"/>
        <w:right w:val="none" w:sz="0" w:space="0" w:color="auto"/>
      </w:divBdr>
    </w:div>
    <w:div w:id="1177770166">
      <w:bodyDiv w:val="1"/>
      <w:marLeft w:val="0"/>
      <w:marRight w:val="0"/>
      <w:marTop w:val="0"/>
      <w:marBottom w:val="0"/>
      <w:divBdr>
        <w:top w:val="none" w:sz="0" w:space="0" w:color="auto"/>
        <w:left w:val="none" w:sz="0" w:space="0" w:color="auto"/>
        <w:bottom w:val="none" w:sz="0" w:space="0" w:color="auto"/>
        <w:right w:val="none" w:sz="0" w:space="0" w:color="auto"/>
      </w:divBdr>
    </w:div>
    <w:div w:id="1179009072">
      <w:bodyDiv w:val="1"/>
      <w:marLeft w:val="0"/>
      <w:marRight w:val="0"/>
      <w:marTop w:val="0"/>
      <w:marBottom w:val="0"/>
      <w:divBdr>
        <w:top w:val="none" w:sz="0" w:space="0" w:color="auto"/>
        <w:left w:val="none" w:sz="0" w:space="0" w:color="auto"/>
        <w:bottom w:val="none" w:sz="0" w:space="0" w:color="auto"/>
        <w:right w:val="none" w:sz="0" w:space="0" w:color="auto"/>
      </w:divBdr>
    </w:div>
    <w:div w:id="1183281505">
      <w:bodyDiv w:val="1"/>
      <w:marLeft w:val="0"/>
      <w:marRight w:val="0"/>
      <w:marTop w:val="0"/>
      <w:marBottom w:val="0"/>
      <w:divBdr>
        <w:top w:val="none" w:sz="0" w:space="0" w:color="auto"/>
        <w:left w:val="none" w:sz="0" w:space="0" w:color="auto"/>
        <w:bottom w:val="none" w:sz="0" w:space="0" w:color="auto"/>
        <w:right w:val="none" w:sz="0" w:space="0" w:color="auto"/>
      </w:divBdr>
    </w:div>
    <w:div w:id="1183282998">
      <w:bodyDiv w:val="1"/>
      <w:marLeft w:val="0"/>
      <w:marRight w:val="0"/>
      <w:marTop w:val="0"/>
      <w:marBottom w:val="0"/>
      <w:divBdr>
        <w:top w:val="none" w:sz="0" w:space="0" w:color="auto"/>
        <w:left w:val="none" w:sz="0" w:space="0" w:color="auto"/>
        <w:bottom w:val="none" w:sz="0" w:space="0" w:color="auto"/>
        <w:right w:val="none" w:sz="0" w:space="0" w:color="auto"/>
      </w:divBdr>
      <w:divsChild>
        <w:div w:id="945120370">
          <w:marLeft w:val="640"/>
          <w:marRight w:val="0"/>
          <w:marTop w:val="0"/>
          <w:marBottom w:val="0"/>
          <w:divBdr>
            <w:top w:val="none" w:sz="0" w:space="0" w:color="auto"/>
            <w:left w:val="none" w:sz="0" w:space="0" w:color="auto"/>
            <w:bottom w:val="none" w:sz="0" w:space="0" w:color="auto"/>
            <w:right w:val="none" w:sz="0" w:space="0" w:color="auto"/>
          </w:divBdr>
        </w:div>
        <w:div w:id="321009912">
          <w:marLeft w:val="640"/>
          <w:marRight w:val="0"/>
          <w:marTop w:val="0"/>
          <w:marBottom w:val="0"/>
          <w:divBdr>
            <w:top w:val="none" w:sz="0" w:space="0" w:color="auto"/>
            <w:left w:val="none" w:sz="0" w:space="0" w:color="auto"/>
            <w:bottom w:val="none" w:sz="0" w:space="0" w:color="auto"/>
            <w:right w:val="none" w:sz="0" w:space="0" w:color="auto"/>
          </w:divBdr>
        </w:div>
        <w:div w:id="730424673">
          <w:marLeft w:val="640"/>
          <w:marRight w:val="0"/>
          <w:marTop w:val="0"/>
          <w:marBottom w:val="0"/>
          <w:divBdr>
            <w:top w:val="none" w:sz="0" w:space="0" w:color="auto"/>
            <w:left w:val="none" w:sz="0" w:space="0" w:color="auto"/>
            <w:bottom w:val="none" w:sz="0" w:space="0" w:color="auto"/>
            <w:right w:val="none" w:sz="0" w:space="0" w:color="auto"/>
          </w:divBdr>
        </w:div>
        <w:div w:id="1718049517">
          <w:marLeft w:val="640"/>
          <w:marRight w:val="0"/>
          <w:marTop w:val="0"/>
          <w:marBottom w:val="0"/>
          <w:divBdr>
            <w:top w:val="none" w:sz="0" w:space="0" w:color="auto"/>
            <w:left w:val="none" w:sz="0" w:space="0" w:color="auto"/>
            <w:bottom w:val="none" w:sz="0" w:space="0" w:color="auto"/>
            <w:right w:val="none" w:sz="0" w:space="0" w:color="auto"/>
          </w:divBdr>
        </w:div>
        <w:div w:id="1224636812">
          <w:marLeft w:val="640"/>
          <w:marRight w:val="0"/>
          <w:marTop w:val="0"/>
          <w:marBottom w:val="0"/>
          <w:divBdr>
            <w:top w:val="none" w:sz="0" w:space="0" w:color="auto"/>
            <w:left w:val="none" w:sz="0" w:space="0" w:color="auto"/>
            <w:bottom w:val="none" w:sz="0" w:space="0" w:color="auto"/>
            <w:right w:val="none" w:sz="0" w:space="0" w:color="auto"/>
          </w:divBdr>
        </w:div>
        <w:div w:id="357700964">
          <w:marLeft w:val="640"/>
          <w:marRight w:val="0"/>
          <w:marTop w:val="0"/>
          <w:marBottom w:val="0"/>
          <w:divBdr>
            <w:top w:val="none" w:sz="0" w:space="0" w:color="auto"/>
            <w:left w:val="none" w:sz="0" w:space="0" w:color="auto"/>
            <w:bottom w:val="none" w:sz="0" w:space="0" w:color="auto"/>
            <w:right w:val="none" w:sz="0" w:space="0" w:color="auto"/>
          </w:divBdr>
        </w:div>
        <w:div w:id="550701334">
          <w:marLeft w:val="640"/>
          <w:marRight w:val="0"/>
          <w:marTop w:val="0"/>
          <w:marBottom w:val="0"/>
          <w:divBdr>
            <w:top w:val="none" w:sz="0" w:space="0" w:color="auto"/>
            <w:left w:val="none" w:sz="0" w:space="0" w:color="auto"/>
            <w:bottom w:val="none" w:sz="0" w:space="0" w:color="auto"/>
            <w:right w:val="none" w:sz="0" w:space="0" w:color="auto"/>
          </w:divBdr>
        </w:div>
        <w:div w:id="486553074">
          <w:marLeft w:val="640"/>
          <w:marRight w:val="0"/>
          <w:marTop w:val="0"/>
          <w:marBottom w:val="0"/>
          <w:divBdr>
            <w:top w:val="none" w:sz="0" w:space="0" w:color="auto"/>
            <w:left w:val="none" w:sz="0" w:space="0" w:color="auto"/>
            <w:bottom w:val="none" w:sz="0" w:space="0" w:color="auto"/>
            <w:right w:val="none" w:sz="0" w:space="0" w:color="auto"/>
          </w:divBdr>
        </w:div>
        <w:div w:id="369454345">
          <w:marLeft w:val="640"/>
          <w:marRight w:val="0"/>
          <w:marTop w:val="0"/>
          <w:marBottom w:val="0"/>
          <w:divBdr>
            <w:top w:val="none" w:sz="0" w:space="0" w:color="auto"/>
            <w:left w:val="none" w:sz="0" w:space="0" w:color="auto"/>
            <w:bottom w:val="none" w:sz="0" w:space="0" w:color="auto"/>
            <w:right w:val="none" w:sz="0" w:space="0" w:color="auto"/>
          </w:divBdr>
        </w:div>
        <w:div w:id="200672573">
          <w:marLeft w:val="640"/>
          <w:marRight w:val="0"/>
          <w:marTop w:val="0"/>
          <w:marBottom w:val="0"/>
          <w:divBdr>
            <w:top w:val="none" w:sz="0" w:space="0" w:color="auto"/>
            <w:left w:val="none" w:sz="0" w:space="0" w:color="auto"/>
            <w:bottom w:val="none" w:sz="0" w:space="0" w:color="auto"/>
            <w:right w:val="none" w:sz="0" w:space="0" w:color="auto"/>
          </w:divBdr>
        </w:div>
        <w:div w:id="1945116365">
          <w:marLeft w:val="640"/>
          <w:marRight w:val="0"/>
          <w:marTop w:val="0"/>
          <w:marBottom w:val="0"/>
          <w:divBdr>
            <w:top w:val="none" w:sz="0" w:space="0" w:color="auto"/>
            <w:left w:val="none" w:sz="0" w:space="0" w:color="auto"/>
            <w:bottom w:val="none" w:sz="0" w:space="0" w:color="auto"/>
            <w:right w:val="none" w:sz="0" w:space="0" w:color="auto"/>
          </w:divBdr>
        </w:div>
        <w:div w:id="554700469">
          <w:marLeft w:val="640"/>
          <w:marRight w:val="0"/>
          <w:marTop w:val="0"/>
          <w:marBottom w:val="0"/>
          <w:divBdr>
            <w:top w:val="none" w:sz="0" w:space="0" w:color="auto"/>
            <w:left w:val="none" w:sz="0" w:space="0" w:color="auto"/>
            <w:bottom w:val="none" w:sz="0" w:space="0" w:color="auto"/>
            <w:right w:val="none" w:sz="0" w:space="0" w:color="auto"/>
          </w:divBdr>
        </w:div>
        <w:div w:id="1219049351">
          <w:marLeft w:val="640"/>
          <w:marRight w:val="0"/>
          <w:marTop w:val="0"/>
          <w:marBottom w:val="0"/>
          <w:divBdr>
            <w:top w:val="none" w:sz="0" w:space="0" w:color="auto"/>
            <w:left w:val="none" w:sz="0" w:space="0" w:color="auto"/>
            <w:bottom w:val="none" w:sz="0" w:space="0" w:color="auto"/>
            <w:right w:val="none" w:sz="0" w:space="0" w:color="auto"/>
          </w:divBdr>
        </w:div>
        <w:div w:id="1569421991">
          <w:marLeft w:val="640"/>
          <w:marRight w:val="0"/>
          <w:marTop w:val="0"/>
          <w:marBottom w:val="0"/>
          <w:divBdr>
            <w:top w:val="none" w:sz="0" w:space="0" w:color="auto"/>
            <w:left w:val="none" w:sz="0" w:space="0" w:color="auto"/>
            <w:bottom w:val="none" w:sz="0" w:space="0" w:color="auto"/>
            <w:right w:val="none" w:sz="0" w:space="0" w:color="auto"/>
          </w:divBdr>
        </w:div>
        <w:div w:id="2032562390">
          <w:marLeft w:val="640"/>
          <w:marRight w:val="0"/>
          <w:marTop w:val="0"/>
          <w:marBottom w:val="0"/>
          <w:divBdr>
            <w:top w:val="none" w:sz="0" w:space="0" w:color="auto"/>
            <w:left w:val="none" w:sz="0" w:space="0" w:color="auto"/>
            <w:bottom w:val="none" w:sz="0" w:space="0" w:color="auto"/>
            <w:right w:val="none" w:sz="0" w:space="0" w:color="auto"/>
          </w:divBdr>
        </w:div>
        <w:div w:id="1792280057">
          <w:marLeft w:val="640"/>
          <w:marRight w:val="0"/>
          <w:marTop w:val="0"/>
          <w:marBottom w:val="0"/>
          <w:divBdr>
            <w:top w:val="none" w:sz="0" w:space="0" w:color="auto"/>
            <w:left w:val="none" w:sz="0" w:space="0" w:color="auto"/>
            <w:bottom w:val="none" w:sz="0" w:space="0" w:color="auto"/>
            <w:right w:val="none" w:sz="0" w:space="0" w:color="auto"/>
          </w:divBdr>
        </w:div>
        <w:div w:id="691148416">
          <w:marLeft w:val="640"/>
          <w:marRight w:val="0"/>
          <w:marTop w:val="0"/>
          <w:marBottom w:val="0"/>
          <w:divBdr>
            <w:top w:val="none" w:sz="0" w:space="0" w:color="auto"/>
            <w:left w:val="none" w:sz="0" w:space="0" w:color="auto"/>
            <w:bottom w:val="none" w:sz="0" w:space="0" w:color="auto"/>
            <w:right w:val="none" w:sz="0" w:space="0" w:color="auto"/>
          </w:divBdr>
        </w:div>
        <w:div w:id="1098137734">
          <w:marLeft w:val="640"/>
          <w:marRight w:val="0"/>
          <w:marTop w:val="0"/>
          <w:marBottom w:val="0"/>
          <w:divBdr>
            <w:top w:val="none" w:sz="0" w:space="0" w:color="auto"/>
            <w:left w:val="none" w:sz="0" w:space="0" w:color="auto"/>
            <w:bottom w:val="none" w:sz="0" w:space="0" w:color="auto"/>
            <w:right w:val="none" w:sz="0" w:space="0" w:color="auto"/>
          </w:divBdr>
        </w:div>
        <w:div w:id="1821069203">
          <w:marLeft w:val="640"/>
          <w:marRight w:val="0"/>
          <w:marTop w:val="0"/>
          <w:marBottom w:val="0"/>
          <w:divBdr>
            <w:top w:val="none" w:sz="0" w:space="0" w:color="auto"/>
            <w:left w:val="none" w:sz="0" w:space="0" w:color="auto"/>
            <w:bottom w:val="none" w:sz="0" w:space="0" w:color="auto"/>
            <w:right w:val="none" w:sz="0" w:space="0" w:color="auto"/>
          </w:divBdr>
        </w:div>
        <w:div w:id="1371954233">
          <w:marLeft w:val="640"/>
          <w:marRight w:val="0"/>
          <w:marTop w:val="0"/>
          <w:marBottom w:val="0"/>
          <w:divBdr>
            <w:top w:val="none" w:sz="0" w:space="0" w:color="auto"/>
            <w:left w:val="none" w:sz="0" w:space="0" w:color="auto"/>
            <w:bottom w:val="none" w:sz="0" w:space="0" w:color="auto"/>
            <w:right w:val="none" w:sz="0" w:space="0" w:color="auto"/>
          </w:divBdr>
        </w:div>
        <w:div w:id="741874625">
          <w:marLeft w:val="640"/>
          <w:marRight w:val="0"/>
          <w:marTop w:val="0"/>
          <w:marBottom w:val="0"/>
          <w:divBdr>
            <w:top w:val="none" w:sz="0" w:space="0" w:color="auto"/>
            <w:left w:val="none" w:sz="0" w:space="0" w:color="auto"/>
            <w:bottom w:val="none" w:sz="0" w:space="0" w:color="auto"/>
            <w:right w:val="none" w:sz="0" w:space="0" w:color="auto"/>
          </w:divBdr>
        </w:div>
        <w:div w:id="1455052793">
          <w:marLeft w:val="640"/>
          <w:marRight w:val="0"/>
          <w:marTop w:val="0"/>
          <w:marBottom w:val="0"/>
          <w:divBdr>
            <w:top w:val="none" w:sz="0" w:space="0" w:color="auto"/>
            <w:left w:val="none" w:sz="0" w:space="0" w:color="auto"/>
            <w:bottom w:val="none" w:sz="0" w:space="0" w:color="auto"/>
            <w:right w:val="none" w:sz="0" w:space="0" w:color="auto"/>
          </w:divBdr>
        </w:div>
        <w:div w:id="211503446">
          <w:marLeft w:val="640"/>
          <w:marRight w:val="0"/>
          <w:marTop w:val="0"/>
          <w:marBottom w:val="0"/>
          <w:divBdr>
            <w:top w:val="none" w:sz="0" w:space="0" w:color="auto"/>
            <w:left w:val="none" w:sz="0" w:space="0" w:color="auto"/>
            <w:bottom w:val="none" w:sz="0" w:space="0" w:color="auto"/>
            <w:right w:val="none" w:sz="0" w:space="0" w:color="auto"/>
          </w:divBdr>
        </w:div>
        <w:div w:id="380517829">
          <w:marLeft w:val="640"/>
          <w:marRight w:val="0"/>
          <w:marTop w:val="0"/>
          <w:marBottom w:val="0"/>
          <w:divBdr>
            <w:top w:val="none" w:sz="0" w:space="0" w:color="auto"/>
            <w:left w:val="none" w:sz="0" w:space="0" w:color="auto"/>
            <w:bottom w:val="none" w:sz="0" w:space="0" w:color="auto"/>
            <w:right w:val="none" w:sz="0" w:space="0" w:color="auto"/>
          </w:divBdr>
        </w:div>
        <w:div w:id="1048722429">
          <w:marLeft w:val="640"/>
          <w:marRight w:val="0"/>
          <w:marTop w:val="0"/>
          <w:marBottom w:val="0"/>
          <w:divBdr>
            <w:top w:val="none" w:sz="0" w:space="0" w:color="auto"/>
            <w:left w:val="none" w:sz="0" w:space="0" w:color="auto"/>
            <w:bottom w:val="none" w:sz="0" w:space="0" w:color="auto"/>
            <w:right w:val="none" w:sz="0" w:space="0" w:color="auto"/>
          </w:divBdr>
        </w:div>
        <w:div w:id="1731071628">
          <w:marLeft w:val="640"/>
          <w:marRight w:val="0"/>
          <w:marTop w:val="0"/>
          <w:marBottom w:val="0"/>
          <w:divBdr>
            <w:top w:val="none" w:sz="0" w:space="0" w:color="auto"/>
            <w:left w:val="none" w:sz="0" w:space="0" w:color="auto"/>
            <w:bottom w:val="none" w:sz="0" w:space="0" w:color="auto"/>
            <w:right w:val="none" w:sz="0" w:space="0" w:color="auto"/>
          </w:divBdr>
        </w:div>
        <w:div w:id="710616349">
          <w:marLeft w:val="640"/>
          <w:marRight w:val="0"/>
          <w:marTop w:val="0"/>
          <w:marBottom w:val="0"/>
          <w:divBdr>
            <w:top w:val="none" w:sz="0" w:space="0" w:color="auto"/>
            <w:left w:val="none" w:sz="0" w:space="0" w:color="auto"/>
            <w:bottom w:val="none" w:sz="0" w:space="0" w:color="auto"/>
            <w:right w:val="none" w:sz="0" w:space="0" w:color="auto"/>
          </w:divBdr>
        </w:div>
        <w:div w:id="1780291470">
          <w:marLeft w:val="640"/>
          <w:marRight w:val="0"/>
          <w:marTop w:val="0"/>
          <w:marBottom w:val="0"/>
          <w:divBdr>
            <w:top w:val="none" w:sz="0" w:space="0" w:color="auto"/>
            <w:left w:val="none" w:sz="0" w:space="0" w:color="auto"/>
            <w:bottom w:val="none" w:sz="0" w:space="0" w:color="auto"/>
            <w:right w:val="none" w:sz="0" w:space="0" w:color="auto"/>
          </w:divBdr>
        </w:div>
        <w:div w:id="906115234">
          <w:marLeft w:val="640"/>
          <w:marRight w:val="0"/>
          <w:marTop w:val="0"/>
          <w:marBottom w:val="0"/>
          <w:divBdr>
            <w:top w:val="none" w:sz="0" w:space="0" w:color="auto"/>
            <w:left w:val="none" w:sz="0" w:space="0" w:color="auto"/>
            <w:bottom w:val="none" w:sz="0" w:space="0" w:color="auto"/>
            <w:right w:val="none" w:sz="0" w:space="0" w:color="auto"/>
          </w:divBdr>
        </w:div>
        <w:div w:id="935140500">
          <w:marLeft w:val="640"/>
          <w:marRight w:val="0"/>
          <w:marTop w:val="0"/>
          <w:marBottom w:val="0"/>
          <w:divBdr>
            <w:top w:val="none" w:sz="0" w:space="0" w:color="auto"/>
            <w:left w:val="none" w:sz="0" w:space="0" w:color="auto"/>
            <w:bottom w:val="none" w:sz="0" w:space="0" w:color="auto"/>
            <w:right w:val="none" w:sz="0" w:space="0" w:color="auto"/>
          </w:divBdr>
        </w:div>
        <w:div w:id="1947418245">
          <w:marLeft w:val="640"/>
          <w:marRight w:val="0"/>
          <w:marTop w:val="0"/>
          <w:marBottom w:val="0"/>
          <w:divBdr>
            <w:top w:val="none" w:sz="0" w:space="0" w:color="auto"/>
            <w:left w:val="none" w:sz="0" w:space="0" w:color="auto"/>
            <w:bottom w:val="none" w:sz="0" w:space="0" w:color="auto"/>
            <w:right w:val="none" w:sz="0" w:space="0" w:color="auto"/>
          </w:divBdr>
        </w:div>
        <w:div w:id="300812884">
          <w:marLeft w:val="640"/>
          <w:marRight w:val="0"/>
          <w:marTop w:val="0"/>
          <w:marBottom w:val="0"/>
          <w:divBdr>
            <w:top w:val="none" w:sz="0" w:space="0" w:color="auto"/>
            <w:left w:val="none" w:sz="0" w:space="0" w:color="auto"/>
            <w:bottom w:val="none" w:sz="0" w:space="0" w:color="auto"/>
            <w:right w:val="none" w:sz="0" w:space="0" w:color="auto"/>
          </w:divBdr>
        </w:div>
        <w:div w:id="944075585">
          <w:marLeft w:val="640"/>
          <w:marRight w:val="0"/>
          <w:marTop w:val="0"/>
          <w:marBottom w:val="0"/>
          <w:divBdr>
            <w:top w:val="none" w:sz="0" w:space="0" w:color="auto"/>
            <w:left w:val="none" w:sz="0" w:space="0" w:color="auto"/>
            <w:bottom w:val="none" w:sz="0" w:space="0" w:color="auto"/>
            <w:right w:val="none" w:sz="0" w:space="0" w:color="auto"/>
          </w:divBdr>
        </w:div>
        <w:div w:id="1024985875">
          <w:marLeft w:val="640"/>
          <w:marRight w:val="0"/>
          <w:marTop w:val="0"/>
          <w:marBottom w:val="0"/>
          <w:divBdr>
            <w:top w:val="none" w:sz="0" w:space="0" w:color="auto"/>
            <w:left w:val="none" w:sz="0" w:space="0" w:color="auto"/>
            <w:bottom w:val="none" w:sz="0" w:space="0" w:color="auto"/>
            <w:right w:val="none" w:sz="0" w:space="0" w:color="auto"/>
          </w:divBdr>
        </w:div>
        <w:div w:id="1530332192">
          <w:marLeft w:val="640"/>
          <w:marRight w:val="0"/>
          <w:marTop w:val="0"/>
          <w:marBottom w:val="0"/>
          <w:divBdr>
            <w:top w:val="none" w:sz="0" w:space="0" w:color="auto"/>
            <w:left w:val="none" w:sz="0" w:space="0" w:color="auto"/>
            <w:bottom w:val="none" w:sz="0" w:space="0" w:color="auto"/>
            <w:right w:val="none" w:sz="0" w:space="0" w:color="auto"/>
          </w:divBdr>
        </w:div>
        <w:div w:id="1423067130">
          <w:marLeft w:val="640"/>
          <w:marRight w:val="0"/>
          <w:marTop w:val="0"/>
          <w:marBottom w:val="0"/>
          <w:divBdr>
            <w:top w:val="none" w:sz="0" w:space="0" w:color="auto"/>
            <w:left w:val="none" w:sz="0" w:space="0" w:color="auto"/>
            <w:bottom w:val="none" w:sz="0" w:space="0" w:color="auto"/>
            <w:right w:val="none" w:sz="0" w:space="0" w:color="auto"/>
          </w:divBdr>
        </w:div>
        <w:div w:id="1600916435">
          <w:marLeft w:val="640"/>
          <w:marRight w:val="0"/>
          <w:marTop w:val="0"/>
          <w:marBottom w:val="0"/>
          <w:divBdr>
            <w:top w:val="none" w:sz="0" w:space="0" w:color="auto"/>
            <w:left w:val="none" w:sz="0" w:space="0" w:color="auto"/>
            <w:bottom w:val="none" w:sz="0" w:space="0" w:color="auto"/>
            <w:right w:val="none" w:sz="0" w:space="0" w:color="auto"/>
          </w:divBdr>
        </w:div>
        <w:div w:id="854270056">
          <w:marLeft w:val="640"/>
          <w:marRight w:val="0"/>
          <w:marTop w:val="0"/>
          <w:marBottom w:val="0"/>
          <w:divBdr>
            <w:top w:val="none" w:sz="0" w:space="0" w:color="auto"/>
            <w:left w:val="none" w:sz="0" w:space="0" w:color="auto"/>
            <w:bottom w:val="none" w:sz="0" w:space="0" w:color="auto"/>
            <w:right w:val="none" w:sz="0" w:space="0" w:color="auto"/>
          </w:divBdr>
        </w:div>
        <w:div w:id="1399792328">
          <w:marLeft w:val="640"/>
          <w:marRight w:val="0"/>
          <w:marTop w:val="0"/>
          <w:marBottom w:val="0"/>
          <w:divBdr>
            <w:top w:val="none" w:sz="0" w:space="0" w:color="auto"/>
            <w:left w:val="none" w:sz="0" w:space="0" w:color="auto"/>
            <w:bottom w:val="none" w:sz="0" w:space="0" w:color="auto"/>
            <w:right w:val="none" w:sz="0" w:space="0" w:color="auto"/>
          </w:divBdr>
        </w:div>
        <w:div w:id="1787307262">
          <w:marLeft w:val="640"/>
          <w:marRight w:val="0"/>
          <w:marTop w:val="0"/>
          <w:marBottom w:val="0"/>
          <w:divBdr>
            <w:top w:val="none" w:sz="0" w:space="0" w:color="auto"/>
            <w:left w:val="none" w:sz="0" w:space="0" w:color="auto"/>
            <w:bottom w:val="none" w:sz="0" w:space="0" w:color="auto"/>
            <w:right w:val="none" w:sz="0" w:space="0" w:color="auto"/>
          </w:divBdr>
        </w:div>
        <w:div w:id="733089555">
          <w:marLeft w:val="640"/>
          <w:marRight w:val="0"/>
          <w:marTop w:val="0"/>
          <w:marBottom w:val="0"/>
          <w:divBdr>
            <w:top w:val="none" w:sz="0" w:space="0" w:color="auto"/>
            <w:left w:val="none" w:sz="0" w:space="0" w:color="auto"/>
            <w:bottom w:val="none" w:sz="0" w:space="0" w:color="auto"/>
            <w:right w:val="none" w:sz="0" w:space="0" w:color="auto"/>
          </w:divBdr>
        </w:div>
        <w:div w:id="1758407970">
          <w:marLeft w:val="640"/>
          <w:marRight w:val="0"/>
          <w:marTop w:val="0"/>
          <w:marBottom w:val="0"/>
          <w:divBdr>
            <w:top w:val="none" w:sz="0" w:space="0" w:color="auto"/>
            <w:left w:val="none" w:sz="0" w:space="0" w:color="auto"/>
            <w:bottom w:val="none" w:sz="0" w:space="0" w:color="auto"/>
            <w:right w:val="none" w:sz="0" w:space="0" w:color="auto"/>
          </w:divBdr>
        </w:div>
        <w:div w:id="2060125944">
          <w:marLeft w:val="640"/>
          <w:marRight w:val="0"/>
          <w:marTop w:val="0"/>
          <w:marBottom w:val="0"/>
          <w:divBdr>
            <w:top w:val="none" w:sz="0" w:space="0" w:color="auto"/>
            <w:left w:val="none" w:sz="0" w:space="0" w:color="auto"/>
            <w:bottom w:val="none" w:sz="0" w:space="0" w:color="auto"/>
            <w:right w:val="none" w:sz="0" w:space="0" w:color="auto"/>
          </w:divBdr>
        </w:div>
        <w:div w:id="1897931084">
          <w:marLeft w:val="640"/>
          <w:marRight w:val="0"/>
          <w:marTop w:val="0"/>
          <w:marBottom w:val="0"/>
          <w:divBdr>
            <w:top w:val="none" w:sz="0" w:space="0" w:color="auto"/>
            <w:left w:val="none" w:sz="0" w:space="0" w:color="auto"/>
            <w:bottom w:val="none" w:sz="0" w:space="0" w:color="auto"/>
            <w:right w:val="none" w:sz="0" w:space="0" w:color="auto"/>
          </w:divBdr>
        </w:div>
        <w:div w:id="23675097">
          <w:marLeft w:val="640"/>
          <w:marRight w:val="0"/>
          <w:marTop w:val="0"/>
          <w:marBottom w:val="0"/>
          <w:divBdr>
            <w:top w:val="none" w:sz="0" w:space="0" w:color="auto"/>
            <w:left w:val="none" w:sz="0" w:space="0" w:color="auto"/>
            <w:bottom w:val="none" w:sz="0" w:space="0" w:color="auto"/>
            <w:right w:val="none" w:sz="0" w:space="0" w:color="auto"/>
          </w:divBdr>
        </w:div>
        <w:div w:id="1852179395">
          <w:marLeft w:val="640"/>
          <w:marRight w:val="0"/>
          <w:marTop w:val="0"/>
          <w:marBottom w:val="0"/>
          <w:divBdr>
            <w:top w:val="none" w:sz="0" w:space="0" w:color="auto"/>
            <w:left w:val="none" w:sz="0" w:space="0" w:color="auto"/>
            <w:bottom w:val="none" w:sz="0" w:space="0" w:color="auto"/>
            <w:right w:val="none" w:sz="0" w:space="0" w:color="auto"/>
          </w:divBdr>
        </w:div>
        <w:div w:id="1622687749">
          <w:marLeft w:val="640"/>
          <w:marRight w:val="0"/>
          <w:marTop w:val="0"/>
          <w:marBottom w:val="0"/>
          <w:divBdr>
            <w:top w:val="none" w:sz="0" w:space="0" w:color="auto"/>
            <w:left w:val="none" w:sz="0" w:space="0" w:color="auto"/>
            <w:bottom w:val="none" w:sz="0" w:space="0" w:color="auto"/>
            <w:right w:val="none" w:sz="0" w:space="0" w:color="auto"/>
          </w:divBdr>
        </w:div>
        <w:div w:id="193006091">
          <w:marLeft w:val="640"/>
          <w:marRight w:val="0"/>
          <w:marTop w:val="0"/>
          <w:marBottom w:val="0"/>
          <w:divBdr>
            <w:top w:val="none" w:sz="0" w:space="0" w:color="auto"/>
            <w:left w:val="none" w:sz="0" w:space="0" w:color="auto"/>
            <w:bottom w:val="none" w:sz="0" w:space="0" w:color="auto"/>
            <w:right w:val="none" w:sz="0" w:space="0" w:color="auto"/>
          </w:divBdr>
        </w:div>
        <w:div w:id="1167402889">
          <w:marLeft w:val="640"/>
          <w:marRight w:val="0"/>
          <w:marTop w:val="0"/>
          <w:marBottom w:val="0"/>
          <w:divBdr>
            <w:top w:val="none" w:sz="0" w:space="0" w:color="auto"/>
            <w:left w:val="none" w:sz="0" w:space="0" w:color="auto"/>
            <w:bottom w:val="none" w:sz="0" w:space="0" w:color="auto"/>
            <w:right w:val="none" w:sz="0" w:space="0" w:color="auto"/>
          </w:divBdr>
        </w:div>
        <w:div w:id="1482431043">
          <w:marLeft w:val="640"/>
          <w:marRight w:val="0"/>
          <w:marTop w:val="0"/>
          <w:marBottom w:val="0"/>
          <w:divBdr>
            <w:top w:val="none" w:sz="0" w:space="0" w:color="auto"/>
            <w:left w:val="none" w:sz="0" w:space="0" w:color="auto"/>
            <w:bottom w:val="none" w:sz="0" w:space="0" w:color="auto"/>
            <w:right w:val="none" w:sz="0" w:space="0" w:color="auto"/>
          </w:divBdr>
        </w:div>
        <w:div w:id="455216378">
          <w:marLeft w:val="640"/>
          <w:marRight w:val="0"/>
          <w:marTop w:val="0"/>
          <w:marBottom w:val="0"/>
          <w:divBdr>
            <w:top w:val="none" w:sz="0" w:space="0" w:color="auto"/>
            <w:left w:val="none" w:sz="0" w:space="0" w:color="auto"/>
            <w:bottom w:val="none" w:sz="0" w:space="0" w:color="auto"/>
            <w:right w:val="none" w:sz="0" w:space="0" w:color="auto"/>
          </w:divBdr>
        </w:div>
        <w:div w:id="1446651937">
          <w:marLeft w:val="640"/>
          <w:marRight w:val="0"/>
          <w:marTop w:val="0"/>
          <w:marBottom w:val="0"/>
          <w:divBdr>
            <w:top w:val="none" w:sz="0" w:space="0" w:color="auto"/>
            <w:left w:val="none" w:sz="0" w:space="0" w:color="auto"/>
            <w:bottom w:val="none" w:sz="0" w:space="0" w:color="auto"/>
            <w:right w:val="none" w:sz="0" w:space="0" w:color="auto"/>
          </w:divBdr>
        </w:div>
        <w:div w:id="489709580">
          <w:marLeft w:val="640"/>
          <w:marRight w:val="0"/>
          <w:marTop w:val="0"/>
          <w:marBottom w:val="0"/>
          <w:divBdr>
            <w:top w:val="none" w:sz="0" w:space="0" w:color="auto"/>
            <w:left w:val="none" w:sz="0" w:space="0" w:color="auto"/>
            <w:bottom w:val="none" w:sz="0" w:space="0" w:color="auto"/>
            <w:right w:val="none" w:sz="0" w:space="0" w:color="auto"/>
          </w:divBdr>
        </w:div>
        <w:div w:id="1173301883">
          <w:marLeft w:val="640"/>
          <w:marRight w:val="0"/>
          <w:marTop w:val="0"/>
          <w:marBottom w:val="0"/>
          <w:divBdr>
            <w:top w:val="none" w:sz="0" w:space="0" w:color="auto"/>
            <w:left w:val="none" w:sz="0" w:space="0" w:color="auto"/>
            <w:bottom w:val="none" w:sz="0" w:space="0" w:color="auto"/>
            <w:right w:val="none" w:sz="0" w:space="0" w:color="auto"/>
          </w:divBdr>
        </w:div>
        <w:div w:id="1262376213">
          <w:marLeft w:val="640"/>
          <w:marRight w:val="0"/>
          <w:marTop w:val="0"/>
          <w:marBottom w:val="0"/>
          <w:divBdr>
            <w:top w:val="none" w:sz="0" w:space="0" w:color="auto"/>
            <w:left w:val="none" w:sz="0" w:space="0" w:color="auto"/>
            <w:bottom w:val="none" w:sz="0" w:space="0" w:color="auto"/>
            <w:right w:val="none" w:sz="0" w:space="0" w:color="auto"/>
          </w:divBdr>
        </w:div>
        <w:div w:id="987058153">
          <w:marLeft w:val="640"/>
          <w:marRight w:val="0"/>
          <w:marTop w:val="0"/>
          <w:marBottom w:val="0"/>
          <w:divBdr>
            <w:top w:val="none" w:sz="0" w:space="0" w:color="auto"/>
            <w:left w:val="none" w:sz="0" w:space="0" w:color="auto"/>
            <w:bottom w:val="none" w:sz="0" w:space="0" w:color="auto"/>
            <w:right w:val="none" w:sz="0" w:space="0" w:color="auto"/>
          </w:divBdr>
        </w:div>
        <w:div w:id="908030748">
          <w:marLeft w:val="640"/>
          <w:marRight w:val="0"/>
          <w:marTop w:val="0"/>
          <w:marBottom w:val="0"/>
          <w:divBdr>
            <w:top w:val="none" w:sz="0" w:space="0" w:color="auto"/>
            <w:left w:val="none" w:sz="0" w:space="0" w:color="auto"/>
            <w:bottom w:val="none" w:sz="0" w:space="0" w:color="auto"/>
            <w:right w:val="none" w:sz="0" w:space="0" w:color="auto"/>
          </w:divBdr>
        </w:div>
        <w:div w:id="569731274">
          <w:marLeft w:val="640"/>
          <w:marRight w:val="0"/>
          <w:marTop w:val="0"/>
          <w:marBottom w:val="0"/>
          <w:divBdr>
            <w:top w:val="none" w:sz="0" w:space="0" w:color="auto"/>
            <w:left w:val="none" w:sz="0" w:space="0" w:color="auto"/>
            <w:bottom w:val="none" w:sz="0" w:space="0" w:color="auto"/>
            <w:right w:val="none" w:sz="0" w:space="0" w:color="auto"/>
          </w:divBdr>
        </w:div>
        <w:div w:id="585573971">
          <w:marLeft w:val="640"/>
          <w:marRight w:val="0"/>
          <w:marTop w:val="0"/>
          <w:marBottom w:val="0"/>
          <w:divBdr>
            <w:top w:val="none" w:sz="0" w:space="0" w:color="auto"/>
            <w:left w:val="none" w:sz="0" w:space="0" w:color="auto"/>
            <w:bottom w:val="none" w:sz="0" w:space="0" w:color="auto"/>
            <w:right w:val="none" w:sz="0" w:space="0" w:color="auto"/>
          </w:divBdr>
        </w:div>
        <w:div w:id="1417046894">
          <w:marLeft w:val="640"/>
          <w:marRight w:val="0"/>
          <w:marTop w:val="0"/>
          <w:marBottom w:val="0"/>
          <w:divBdr>
            <w:top w:val="none" w:sz="0" w:space="0" w:color="auto"/>
            <w:left w:val="none" w:sz="0" w:space="0" w:color="auto"/>
            <w:bottom w:val="none" w:sz="0" w:space="0" w:color="auto"/>
            <w:right w:val="none" w:sz="0" w:space="0" w:color="auto"/>
          </w:divBdr>
        </w:div>
        <w:div w:id="166023382">
          <w:marLeft w:val="640"/>
          <w:marRight w:val="0"/>
          <w:marTop w:val="0"/>
          <w:marBottom w:val="0"/>
          <w:divBdr>
            <w:top w:val="none" w:sz="0" w:space="0" w:color="auto"/>
            <w:left w:val="none" w:sz="0" w:space="0" w:color="auto"/>
            <w:bottom w:val="none" w:sz="0" w:space="0" w:color="auto"/>
            <w:right w:val="none" w:sz="0" w:space="0" w:color="auto"/>
          </w:divBdr>
        </w:div>
        <w:div w:id="1342202034">
          <w:marLeft w:val="640"/>
          <w:marRight w:val="0"/>
          <w:marTop w:val="0"/>
          <w:marBottom w:val="0"/>
          <w:divBdr>
            <w:top w:val="none" w:sz="0" w:space="0" w:color="auto"/>
            <w:left w:val="none" w:sz="0" w:space="0" w:color="auto"/>
            <w:bottom w:val="none" w:sz="0" w:space="0" w:color="auto"/>
            <w:right w:val="none" w:sz="0" w:space="0" w:color="auto"/>
          </w:divBdr>
        </w:div>
        <w:div w:id="1055853995">
          <w:marLeft w:val="640"/>
          <w:marRight w:val="0"/>
          <w:marTop w:val="0"/>
          <w:marBottom w:val="0"/>
          <w:divBdr>
            <w:top w:val="none" w:sz="0" w:space="0" w:color="auto"/>
            <w:left w:val="none" w:sz="0" w:space="0" w:color="auto"/>
            <w:bottom w:val="none" w:sz="0" w:space="0" w:color="auto"/>
            <w:right w:val="none" w:sz="0" w:space="0" w:color="auto"/>
          </w:divBdr>
        </w:div>
        <w:div w:id="1898318700">
          <w:marLeft w:val="640"/>
          <w:marRight w:val="0"/>
          <w:marTop w:val="0"/>
          <w:marBottom w:val="0"/>
          <w:divBdr>
            <w:top w:val="none" w:sz="0" w:space="0" w:color="auto"/>
            <w:left w:val="none" w:sz="0" w:space="0" w:color="auto"/>
            <w:bottom w:val="none" w:sz="0" w:space="0" w:color="auto"/>
            <w:right w:val="none" w:sz="0" w:space="0" w:color="auto"/>
          </w:divBdr>
        </w:div>
      </w:divsChild>
    </w:div>
    <w:div w:id="1184855227">
      <w:bodyDiv w:val="1"/>
      <w:marLeft w:val="0"/>
      <w:marRight w:val="0"/>
      <w:marTop w:val="0"/>
      <w:marBottom w:val="0"/>
      <w:divBdr>
        <w:top w:val="none" w:sz="0" w:space="0" w:color="auto"/>
        <w:left w:val="none" w:sz="0" w:space="0" w:color="auto"/>
        <w:bottom w:val="none" w:sz="0" w:space="0" w:color="auto"/>
        <w:right w:val="none" w:sz="0" w:space="0" w:color="auto"/>
      </w:divBdr>
    </w:div>
    <w:div w:id="1185169611">
      <w:bodyDiv w:val="1"/>
      <w:marLeft w:val="0"/>
      <w:marRight w:val="0"/>
      <w:marTop w:val="0"/>
      <w:marBottom w:val="0"/>
      <w:divBdr>
        <w:top w:val="none" w:sz="0" w:space="0" w:color="auto"/>
        <w:left w:val="none" w:sz="0" w:space="0" w:color="auto"/>
        <w:bottom w:val="none" w:sz="0" w:space="0" w:color="auto"/>
        <w:right w:val="none" w:sz="0" w:space="0" w:color="auto"/>
      </w:divBdr>
    </w:div>
    <w:div w:id="1189374737">
      <w:bodyDiv w:val="1"/>
      <w:marLeft w:val="0"/>
      <w:marRight w:val="0"/>
      <w:marTop w:val="0"/>
      <w:marBottom w:val="0"/>
      <w:divBdr>
        <w:top w:val="none" w:sz="0" w:space="0" w:color="auto"/>
        <w:left w:val="none" w:sz="0" w:space="0" w:color="auto"/>
        <w:bottom w:val="none" w:sz="0" w:space="0" w:color="auto"/>
        <w:right w:val="none" w:sz="0" w:space="0" w:color="auto"/>
      </w:divBdr>
    </w:div>
    <w:div w:id="1193226869">
      <w:bodyDiv w:val="1"/>
      <w:marLeft w:val="0"/>
      <w:marRight w:val="0"/>
      <w:marTop w:val="0"/>
      <w:marBottom w:val="0"/>
      <w:divBdr>
        <w:top w:val="none" w:sz="0" w:space="0" w:color="auto"/>
        <w:left w:val="none" w:sz="0" w:space="0" w:color="auto"/>
        <w:bottom w:val="none" w:sz="0" w:space="0" w:color="auto"/>
        <w:right w:val="none" w:sz="0" w:space="0" w:color="auto"/>
      </w:divBdr>
    </w:div>
    <w:div w:id="1198812941">
      <w:bodyDiv w:val="1"/>
      <w:marLeft w:val="0"/>
      <w:marRight w:val="0"/>
      <w:marTop w:val="0"/>
      <w:marBottom w:val="0"/>
      <w:divBdr>
        <w:top w:val="none" w:sz="0" w:space="0" w:color="auto"/>
        <w:left w:val="none" w:sz="0" w:space="0" w:color="auto"/>
        <w:bottom w:val="none" w:sz="0" w:space="0" w:color="auto"/>
        <w:right w:val="none" w:sz="0" w:space="0" w:color="auto"/>
      </w:divBdr>
    </w:div>
    <w:div w:id="1200632542">
      <w:bodyDiv w:val="1"/>
      <w:marLeft w:val="0"/>
      <w:marRight w:val="0"/>
      <w:marTop w:val="0"/>
      <w:marBottom w:val="0"/>
      <w:divBdr>
        <w:top w:val="none" w:sz="0" w:space="0" w:color="auto"/>
        <w:left w:val="none" w:sz="0" w:space="0" w:color="auto"/>
        <w:bottom w:val="none" w:sz="0" w:space="0" w:color="auto"/>
        <w:right w:val="none" w:sz="0" w:space="0" w:color="auto"/>
      </w:divBdr>
    </w:div>
    <w:div w:id="1202861925">
      <w:bodyDiv w:val="1"/>
      <w:marLeft w:val="0"/>
      <w:marRight w:val="0"/>
      <w:marTop w:val="0"/>
      <w:marBottom w:val="0"/>
      <w:divBdr>
        <w:top w:val="none" w:sz="0" w:space="0" w:color="auto"/>
        <w:left w:val="none" w:sz="0" w:space="0" w:color="auto"/>
        <w:bottom w:val="none" w:sz="0" w:space="0" w:color="auto"/>
        <w:right w:val="none" w:sz="0" w:space="0" w:color="auto"/>
      </w:divBdr>
    </w:div>
    <w:div w:id="1205220104">
      <w:bodyDiv w:val="1"/>
      <w:marLeft w:val="0"/>
      <w:marRight w:val="0"/>
      <w:marTop w:val="0"/>
      <w:marBottom w:val="0"/>
      <w:divBdr>
        <w:top w:val="none" w:sz="0" w:space="0" w:color="auto"/>
        <w:left w:val="none" w:sz="0" w:space="0" w:color="auto"/>
        <w:bottom w:val="none" w:sz="0" w:space="0" w:color="auto"/>
        <w:right w:val="none" w:sz="0" w:space="0" w:color="auto"/>
      </w:divBdr>
    </w:div>
    <w:div w:id="1206403574">
      <w:bodyDiv w:val="1"/>
      <w:marLeft w:val="0"/>
      <w:marRight w:val="0"/>
      <w:marTop w:val="0"/>
      <w:marBottom w:val="0"/>
      <w:divBdr>
        <w:top w:val="none" w:sz="0" w:space="0" w:color="auto"/>
        <w:left w:val="none" w:sz="0" w:space="0" w:color="auto"/>
        <w:bottom w:val="none" w:sz="0" w:space="0" w:color="auto"/>
        <w:right w:val="none" w:sz="0" w:space="0" w:color="auto"/>
      </w:divBdr>
    </w:div>
    <w:div w:id="1206409076">
      <w:bodyDiv w:val="1"/>
      <w:marLeft w:val="0"/>
      <w:marRight w:val="0"/>
      <w:marTop w:val="0"/>
      <w:marBottom w:val="0"/>
      <w:divBdr>
        <w:top w:val="none" w:sz="0" w:space="0" w:color="auto"/>
        <w:left w:val="none" w:sz="0" w:space="0" w:color="auto"/>
        <w:bottom w:val="none" w:sz="0" w:space="0" w:color="auto"/>
        <w:right w:val="none" w:sz="0" w:space="0" w:color="auto"/>
      </w:divBdr>
    </w:div>
    <w:div w:id="1209031060">
      <w:bodyDiv w:val="1"/>
      <w:marLeft w:val="0"/>
      <w:marRight w:val="0"/>
      <w:marTop w:val="0"/>
      <w:marBottom w:val="0"/>
      <w:divBdr>
        <w:top w:val="none" w:sz="0" w:space="0" w:color="auto"/>
        <w:left w:val="none" w:sz="0" w:space="0" w:color="auto"/>
        <w:bottom w:val="none" w:sz="0" w:space="0" w:color="auto"/>
        <w:right w:val="none" w:sz="0" w:space="0" w:color="auto"/>
      </w:divBdr>
    </w:div>
    <w:div w:id="1212111180">
      <w:bodyDiv w:val="1"/>
      <w:marLeft w:val="0"/>
      <w:marRight w:val="0"/>
      <w:marTop w:val="0"/>
      <w:marBottom w:val="0"/>
      <w:divBdr>
        <w:top w:val="none" w:sz="0" w:space="0" w:color="auto"/>
        <w:left w:val="none" w:sz="0" w:space="0" w:color="auto"/>
        <w:bottom w:val="none" w:sz="0" w:space="0" w:color="auto"/>
        <w:right w:val="none" w:sz="0" w:space="0" w:color="auto"/>
      </w:divBdr>
    </w:div>
    <w:div w:id="1215308413">
      <w:bodyDiv w:val="1"/>
      <w:marLeft w:val="0"/>
      <w:marRight w:val="0"/>
      <w:marTop w:val="0"/>
      <w:marBottom w:val="0"/>
      <w:divBdr>
        <w:top w:val="none" w:sz="0" w:space="0" w:color="auto"/>
        <w:left w:val="none" w:sz="0" w:space="0" w:color="auto"/>
        <w:bottom w:val="none" w:sz="0" w:space="0" w:color="auto"/>
        <w:right w:val="none" w:sz="0" w:space="0" w:color="auto"/>
      </w:divBdr>
    </w:div>
    <w:div w:id="1215963558">
      <w:bodyDiv w:val="1"/>
      <w:marLeft w:val="0"/>
      <w:marRight w:val="0"/>
      <w:marTop w:val="0"/>
      <w:marBottom w:val="0"/>
      <w:divBdr>
        <w:top w:val="none" w:sz="0" w:space="0" w:color="auto"/>
        <w:left w:val="none" w:sz="0" w:space="0" w:color="auto"/>
        <w:bottom w:val="none" w:sz="0" w:space="0" w:color="auto"/>
        <w:right w:val="none" w:sz="0" w:space="0" w:color="auto"/>
      </w:divBdr>
    </w:div>
    <w:div w:id="1215964295">
      <w:bodyDiv w:val="1"/>
      <w:marLeft w:val="0"/>
      <w:marRight w:val="0"/>
      <w:marTop w:val="0"/>
      <w:marBottom w:val="0"/>
      <w:divBdr>
        <w:top w:val="none" w:sz="0" w:space="0" w:color="auto"/>
        <w:left w:val="none" w:sz="0" w:space="0" w:color="auto"/>
        <w:bottom w:val="none" w:sz="0" w:space="0" w:color="auto"/>
        <w:right w:val="none" w:sz="0" w:space="0" w:color="auto"/>
      </w:divBdr>
      <w:divsChild>
        <w:div w:id="1097484754">
          <w:marLeft w:val="640"/>
          <w:marRight w:val="0"/>
          <w:marTop w:val="0"/>
          <w:marBottom w:val="0"/>
          <w:divBdr>
            <w:top w:val="none" w:sz="0" w:space="0" w:color="auto"/>
            <w:left w:val="none" w:sz="0" w:space="0" w:color="auto"/>
            <w:bottom w:val="none" w:sz="0" w:space="0" w:color="auto"/>
            <w:right w:val="none" w:sz="0" w:space="0" w:color="auto"/>
          </w:divBdr>
        </w:div>
        <w:div w:id="764957152">
          <w:marLeft w:val="640"/>
          <w:marRight w:val="0"/>
          <w:marTop w:val="0"/>
          <w:marBottom w:val="0"/>
          <w:divBdr>
            <w:top w:val="none" w:sz="0" w:space="0" w:color="auto"/>
            <w:left w:val="none" w:sz="0" w:space="0" w:color="auto"/>
            <w:bottom w:val="none" w:sz="0" w:space="0" w:color="auto"/>
            <w:right w:val="none" w:sz="0" w:space="0" w:color="auto"/>
          </w:divBdr>
        </w:div>
        <w:div w:id="317349667">
          <w:marLeft w:val="640"/>
          <w:marRight w:val="0"/>
          <w:marTop w:val="0"/>
          <w:marBottom w:val="0"/>
          <w:divBdr>
            <w:top w:val="none" w:sz="0" w:space="0" w:color="auto"/>
            <w:left w:val="none" w:sz="0" w:space="0" w:color="auto"/>
            <w:bottom w:val="none" w:sz="0" w:space="0" w:color="auto"/>
            <w:right w:val="none" w:sz="0" w:space="0" w:color="auto"/>
          </w:divBdr>
        </w:div>
        <w:div w:id="1636059526">
          <w:marLeft w:val="640"/>
          <w:marRight w:val="0"/>
          <w:marTop w:val="0"/>
          <w:marBottom w:val="0"/>
          <w:divBdr>
            <w:top w:val="none" w:sz="0" w:space="0" w:color="auto"/>
            <w:left w:val="none" w:sz="0" w:space="0" w:color="auto"/>
            <w:bottom w:val="none" w:sz="0" w:space="0" w:color="auto"/>
            <w:right w:val="none" w:sz="0" w:space="0" w:color="auto"/>
          </w:divBdr>
        </w:div>
        <w:div w:id="762074774">
          <w:marLeft w:val="640"/>
          <w:marRight w:val="0"/>
          <w:marTop w:val="0"/>
          <w:marBottom w:val="0"/>
          <w:divBdr>
            <w:top w:val="none" w:sz="0" w:space="0" w:color="auto"/>
            <w:left w:val="none" w:sz="0" w:space="0" w:color="auto"/>
            <w:bottom w:val="none" w:sz="0" w:space="0" w:color="auto"/>
            <w:right w:val="none" w:sz="0" w:space="0" w:color="auto"/>
          </w:divBdr>
        </w:div>
        <w:div w:id="1573393057">
          <w:marLeft w:val="640"/>
          <w:marRight w:val="0"/>
          <w:marTop w:val="0"/>
          <w:marBottom w:val="0"/>
          <w:divBdr>
            <w:top w:val="none" w:sz="0" w:space="0" w:color="auto"/>
            <w:left w:val="none" w:sz="0" w:space="0" w:color="auto"/>
            <w:bottom w:val="none" w:sz="0" w:space="0" w:color="auto"/>
            <w:right w:val="none" w:sz="0" w:space="0" w:color="auto"/>
          </w:divBdr>
        </w:div>
        <w:div w:id="991715426">
          <w:marLeft w:val="640"/>
          <w:marRight w:val="0"/>
          <w:marTop w:val="0"/>
          <w:marBottom w:val="0"/>
          <w:divBdr>
            <w:top w:val="none" w:sz="0" w:space="0" w:color="auto"/>
            <w:left w:val="none" w:sz="0" w:space="0" w:color="auto"/>
            <w:bottom w:val="none" w:sz="0" w:space="0" w:color="auto"/>
            <w:right w:val="none" w:sz="0" w:space="0" w:color="auto"/>
          </w:divBdr>
        </w:div>
        <w:div w:id="1049190312">
          <w:marLeft w:val="640"/>
          <w:marRight w:val="0"/>
          <w:marTop w:val="0"/>
          <w:marBottom w:val="0"/>
          <w:divBdr>
            <w:top w:val="none" w:sz="0" w:space="0" w:color="auto"/>
            <w:left w:val="none" w:sz="0" w:space="0" w:color="auto"/>
            <w:bottom w:val="none" w:sz="0" w:space="0" w:color="auto"/>
            <w:right w:val="none" w:sz="0" w:space="0" w:color="auto"/>
          </w:divBdr>
        </w:div>
        <w:div w:id="1713067626">
          <w:marLeft w:val="640"/>
          <w:marRight w:val="0"/>
          <w:marTop w:val="0"/>
          <w:marBottom w:val="0"/>
          <w:divBdr>
            <w:top w:val="none" w:sz="0" w:space="0" w:color="auto"/>
            <w:left w:val="none" w:sz="0" w:space="0" w:color="auto"/>
            <w:bottom w:val="none" w:sz="0" w:space="0" w:color="auto"/>
            <w:right w:val="none" w:sz="0" w:space="0" w:color="auto"/>
          </w:divBdr>
        </w:div>
        <w:div w:id="1187518239">
          <w:marLeft w:val="640"/>
          <w:marRight w:val="0"/>
          <w:marTop w:val="0"/>
          <w:marBottom w:val="0"/>
          <w:divBdr>
            <w:top w:val="none" w:sz="0" w:space="0" w:color="auto"/>
            <w:left w:val="none" w:sz="0" w:space="0" w:color="auto"/>
            <w:bottom w:val="none" w:sz="0" w:space="0" w:color="auto"/>
            <w:right w:val="none" w:sz="0" w:space="0" w:color="auto"/>
          </w:divBdr>
        </w:div>
        <w:div w:id="2116514678">
          <w:marLeft w:val="640"/>
          <w:marRight w:val="0"/>
          <w:marTop w:val="0"/>
          <w:marBottom w:val="0"/>
          <w:divBdr>
            <w:top w:val="none" w:sz="0" w:space="0" w:color="auto"/>
            <w:left w:val="none" w:sz="0" w:space="0" w:color="auto"/>
            <w:bottom w:val="none" w:sz="0" w:space="0" w:color="auto"/>
            <w:right w:val="none" w:sz="0" w:space="0" w:color="auto"/>
          </w:divBdr>
        </w:div>
        <w:div w:id="716590552">
          <w:marLeft w:val="640"/>
          <w:marRight w:val="0"/>
          <w:marTop w:val="0"/>
          <w:marBottom w:val="0"/>
          <w:divBdr>
            <w:top w:val="none" w:sz="0" w:space="0" w:color="auto"/>
            <w:left w:val="none" w:sz="0" w:space="0" w:color="auto"/>
            <w:bottom w:val="none" w:sz="0" w:space="0" w:color="auto"/>
            <w:right w:val="none" w:sz="0" w:space="0" w:color="auto"/>
          </w:divBdr>
        </w:div>
        <w:div w:id="1725711119">
          <w:marLeft w:val="640"/>
          <w:marRight w:val="0"/>
          <w:marTop w:val="0"/>
          <w:marBottom w:val="0"/>
          <w:divBdr>
            <w:top w:val="none" w:sz="0" w:space="0" w:color="auto"/>
            <w:left w:val="none" w:sz="0" w:space="0" w:color="auto"/>
            <w:bottom w:val="none" w:sz="0" w:space="0" w:color="auto"/>
            <w:right w:val="none" w:sz="0" w:space="0" w:color="auto"/>
          </w:divBdr>
        </w:div>
        <w:div w:id="862859480">
          <w:marLeft w:val="640"/>
          <w:marRight w:val="0"/>
          <w:marTop w:val="0"/>
          <w:marBottom w:val="0"/>
          <w:divBdr>
            <w:top w:val="none" w:sz="0" w:space="0" w:color="auto"/>
            <w:left w:val="none" w:sz="0" w:space="0" w:color="auto"/>
            <w:bottom w:val="none" w:sz="0" w:space="0" w:color="auto"/>
            <w:right w:val="none" w:sz="0" w:space="0" w:color="auto"/>
          </w:divBdr>
        </w:div>
        <w:div w:id="1608728617">
          <w:marLeft w:val="640"/>
          <w:marRight w:val="0"/>
          <w:marTop w:val="0"/>
          <w:marBottom w:val="0"/>
          <w:divBdr>
            <w:top w:val="none" w:sz="0" w:space="0" w:color="auto"/>
            <w:left w:val="none" w:sz="0" w:space="0" w:color="auto"/>
            <w:bottom w:val="none" w:sz="0" w:space="0" w:color="auto"/>
            <w:right w:val="none" w:sz="0" w:space="0" w:color="auto"/>
          </w:divBdr>
        </w:div>
        <w:div w:id="2119834458">
          <w:marLeft w:val="640"/>
          <w:marRight w:val="0"/>
          <w:marTop w:val="0"/>
          <w:marBottom w:val="0"/>
          <w:divBdr>
            <w:top w:val="none" w:sz="0" w:space="0" w:color="auto"/>
            <w:left w:val="none" w:sz="0" w:space="0" w:color="auto"/>
            <w:bottom w:val="none" w:sz="0" w:space="0" w:color="auto"/>
            <w:right w:val="none" w:sz="0" w:space="0" w:color="auto"/>
          </w:divBdr>
        </w:div>
        <w:div w:id="1834636040">
          <w:marLeft w:val="640"/>
          <w:marRight w:val="0"/>
          <w:marTop w:val="0"/>
          <w:marBottom w:val="0"/>
          <w:divBdr>
            <w:top w:val="none" w:sz="0" w:space="0" w:color="auto"/>
            <w:left w:val="none" w:sz="0" w:space="0" w:color="auto"/>
            <w:bottom w:val="none" w:sz="0" w:space="0" w:color="auto"/>
            <w:right w:val="none" w:sz="0" w:space="0" w:color="auto"/>
          </w:divBdr>
        </w:div>
        <w:div w:id="2066565012">
          <w:marLeft w:val="640"/>
          <w:marRight w:val="0"/>
          <w:marTop w:val="0"/>
          <w:marBottom w:val="0"/>
          <w:divBdr>
            <w:top w:val="none" w:sz="0" w:space="0" w:color="auto"/>
            <w:left w:val="none" w:sz="0" w:space="0" w:color="auto"/>
            <w:bottom w:val="none" w:sz="0" w:space="0" w:color="auto"/>
            <w:right w:val="none" w:sz="0" w:space="0" w:color="auto"/>
          </w:divBdr>
        </w:div>
        <w:div w:id="645086678">
          <w:marLeft w:val="640"/>
          <w:marRight w:val="0"/>
          <w:marTop w:val="0"/>
          <w:marBottom w:val="0"/>
          <w:divBdr>
            <w:top w:val="none" w:sz="0" w:space="0" w:color="auto"/>
            <w:left w:val="none" w:sz="0" w:space="0" w:color="auto"/>
            <w:bottom w:val="none" w:sz="0" w:space="0" w:color="auto"/>
            <w:right w:val="none" w:sz="0" w:space="0" w:color="auto"/>
          </w:divBdr>
        </w:div>
        <w:div w:id="1111170610">
          <w:marLeft w:val="640"/>
          <w:marRight w:val="0"/>
          <w:marTop w:val="0"/>
          <w:marBottom w:val="0"/>
          <w:divBdr>
            <w:top w:val="none" w:sz="0" w:space="0" w:color="auto"/>
            <w:left w:val="none" w:sz="0" w:space="0" w:color="auto"/>
            <w:bottom w:val="none" w:sz="0" w:space="0" w:color="auto"/>
            <w:right w:val="none" w:sz="0" w:space="0" w:color="auto"/>
          </w:divBdr>
        </w:div>
        <w:div w:id="2076926199">
          <w:marLeft w:val="640"/>
          <w:marRight w:val="0"/>
          <w:marTop w:val="0"/>
          <w:marBottom w:val="0"/>
          <w:divBdr>
            <w:top w:val="none" w:sz="0" w:space="0" w:color="auto"/>
            <w:left w:val="none" w:sz="0" w:space="0" w:color="auto"/>
            <w:bottom w:val="none" w:sz="0" w:space="0" w:color="auto"/>
            <w:right w:val="none" w:sz="0" w:space="0" w:color="auto"/>
          </w:divBdr>
        </w:div>
        <w:div w:id="71318061">
          <w:marLeft w:val="640"/>
          <w:marRight w:val="0"/>
          <w:marTop w:val="0"/>
          <w:marBottom w:val="0"/>
          <w:divBdr>
            <w:top w:val="none" w:sz="0" w:space="0" w:color="auto"/>
            <w:left w:val="none" w:sz="0" w:space="0" w:color="auto"/>
            <w:bottom w:val="none" w:sz="0" w:space="0" w:color="auto"/>
            <w:right w:val="none" w:sz="0" w:space="0" w:color="auto"/>
          </w:divBdr>
        </w:div>
        <w:div w:id="2011062331">
          <w:marLeft w:val="640"/>
          <w:marRight w:val="0"/>
          <w:marTop w:val="0"/>
          <w:marBottom w:val="0"/>
          <w:divBdr>
            <w:top w:val="none" w:sz="0" w:space="0" w:color="auto"/>
            <w:left w:val="none" w:sz="0" w:space="0" w:color="auto"/>
            <w:bottom w:val="none" w:sz="0" w:space="0" w:color="auto"/>
            <w:right w:val="none" w:sz="0" w:space="0" w:color="auto"/>
          </w:divBdr>
        </w:div>
        <w:div w:id="1292134324">
          <w:marLeft w:val="640"/>
          <w:marRight w:val="0"/>
          <w:marTop w:val="0"/>
          <w:marBottom w:val="0"/>
          <w:divBdr>
            <w:top w:val="none" w:sz="0" w:space="0" w:color="auto"/>
            <w:left w:val="none" w:sz="0" w:space="0" w:color="auto"/>
            <w:bottom w:val="none" w:sz="0" w:space="0" w:color="auto"/>
            <w:right w:val="none" w:sz="0" w:space="0" w:color="auto"/>
          </w:divBdr>
        </w:div>
        <w:div w:id="2065906606">
          <w:marLeft w:val="640"/>
          <w:marRight w:val="0"/>
          <w:marTop w:val="0"/>
          <w:marBottom w:val="0"/>
          <w:divBdr>
            <w:top w:val="none" w:sz="0" w:space="0" w:color="auto"/>
            <w:left w:val="none" w:sz="0" w:space="0" w:color="auto"/>
            <w:bottom w:val="none" w:sz="0" w:space="0" w:color="auto"/>
            <w:right w:val="none" w:sz="0" w:space="0" w:color="auto"/>
          </w:divBdr>
        </w:div>
        <w:div w:id="245769573">
          <w:marLeft w:val="640"/>
          <w:marRight w:val="0"/>
          <w:marTop w:val="0"/>
          <w:marBottom w:val="0"/>
          <w:divBdr>
            <w:top w:val="none" w:sz="0" w:space="0" w:color="auto"/>
            <w:left w:val="none" w:sz="0" w:space="0" w:color="auto"/>
            <w:bottom w:val="none" w:sz="0" w:space="0" w:color="auto"/>
            <w:right w:val="none" w:sz="0" w:space="0" w:color="auto"/>
          </w:divBdr>
        </w:div>
        <w:div w:id="565260376">
          <w:marLeft w:val="640"/>
          <w:marRight w:val="0"/>
          <w:marTop w:val="0"/>
          <w:marBottom w:val="0"/>
          <w:divBdr>
            <w:top w:val="none" w:sz="0" w:space="0" w:color="auto"/>
            <w:left w:val="none" w:sz="0" w:space="0" w:color="auto"/>
            <w:bottom w:val="none" w:sz="0" w:space="0" w:color="auto"/>
            <w:right w:val="none" w:sz="0" w:space="0" w:color="auto"/>
          </w:divBdr>
        </w:div>
        <w:div w:id="1056930107">
          <w:marLeft w:val="640"/>
          <w:marRight w:val="0"/>
          <w:marTop w:val="0"/>
          <w:marBottom w:val="0"/>
          <w:divBdr>
            <w:top w:val="none" w:sz="0" w:space="0" w:color="auto"/>
            <w:left w:val="none" w:sz="0" w:space="0" w:color="auto"/>
            <w:bottom w:val="none" w:sz="0" w:space="0" w:color="auto"/>
            <w:right w:val="none" w:sz="0" w:space="0" w:color="auto"/>
          </w:divBdr>
        </w:div>
        <w:div w:id="2083946302">
          <w:marLeft w:val="640"/>
          <w:marRight w:val="0"/>
          <w:marTop w:val="0"/>
          <w:marBottom w:val="0"/>
          <w:divBdr>
            <w:top w:val="none" w:sz="0" w:space="0" w:color="auto"/>
            <w:left w:val="none" w:sz="0" w:space="0" w:color="auto"/>
            <w:bottom w:val="none" w:sz="0" w:space="0" w:color="auto"/>
            <w:right w:val="none" w:sz="0" w:space="0" w:color="auto"/>
          </w:divBdr>
        </w:div>
        <w:div w:id="675882766">
          <w:marLeft w:val="640"/>
          <w:marRight w:val="0"/>
          <w:marTop w:val="0"/>
          <w:marBottom w:val="0"/>
          <w:divBdr>
            <w:top w:val="none" w:sz="0" w:space="0" w:color="auto"/>
            <w:left w:val="none" w:sz="0" w:space="0" w:color="auto"/>
            <w:bottom w:val="none" w:sz="0" w:space="0" w:color="auto"/>
            <w:right w:val="none" w:sz="0" w:space="0" w:color="auto"/>
          </w:divBdr>
        </w:div>
        <w:div w:id="1182013839">
          <w:marLeft w:val="640"/>
          <w:marRight w:val="0"/>
          <w:marTop w:val="0"/>
          <w:marBottom w:val="0"/>
          <w:divBdr>
            <w:top w:val="none" w:sz="0" w:space="0" w:color="auto"/>
            <w:left w:val="none" w:sz="0" w:space="0" w:color="auto"/>
            <w:bottom w:val="none" w:sz="0" w:space="0" w:color="auto"/>
            <w:right w:val="none" w:sz="0" w:space="0" w:color="auto"/>
          </w:divBdr>
        </w:div>
        <w:div w:id="159778496">
          <w:marLeft w:val="640"/>
          <w:marRight w:val="0"/>
          <w:marTop w:val="0"/>
          <w:marBottom w:val="0"/>
          <w:divBdr>
            <w:top w:val="none" w:sz="0" w:space="0" w:color="auto"/>
            <w:left w:val="none" w:sz="0" w:space="0" w:color="auto"/>
            <w:bottom w:val="none" w:sz="0" w:space="0" w:color="auto"/>
            <w:right w:val="none" w:sz="0" w:space="0" w:color="auto"/>
          </w:divBdr>
        </w:div>
        <w:div w:id="2134862399">
          <w:marLeft w:val="640"/>
          <w:marRight w:val="0"/>
          <w:marTop w:val="0"/>
          <w:marBottom w:val="0"/>
          <w:divBdr>
            <w:top w:val="none" w:sz="0" w:space="0" w:color="auto"/>
            <w:left w:val="none" w:sz="0" w:space="0" w:color="auto"/>
            <w:bottom w:val="none" w:sz="0" w:space="0" w:color="auto"/>
            <w:right w:val="none" w:sz="0" w:space="0" w:color="auto"/>
          </w:divBdr>
        </w:div>
        <w:div w:id="705445620">
          <w:marLeft w:val="640"/>
          <w:marRight w:val="0"/>
          <w:marTop w:val="0"/>
          <w:marBottom w:val="0"/>
          <w:divBdr>
            <w:top w:val="none" w:sz="0" w:space="0" w:color="auto"/>
            <w:left w:val="none" w:sz="0" w:space="0" w:color="auto"/>
            <w:bottom w:val="none" w:sz="0" w:space="0" w:color="auto"/>
            <w:right w:val="none" w:sz="0" w:space="0" w:color="auto"/>
          </w:divBdr>
        </w:div>
        <w:div w:id="757292067">
          <w:marLeft w:val="640"/>
          <w:marRight w:val="0"/>
          <w:marTop w:val="0"/>
          <w:marBottom w:val="0"/>
          <w:divBdr>
            <w:top w:val="none" w:sz="0" w:space="0" w:color="auto"/>
            <w:left w:val="none" w:sz="0" w:space="0" w:color="auto"/>
            <w:bottom w:val="none" w:sz="0" w:space="0" w:color="auto"/>
            <w:right w:val="none" w:sz="0" w:space="0" w:color="auto"/>
          </w:divBdr>
        </w:div>
        <w:div w:id="1499929698">
          <w:marLeft w:val="640"/>
          <w:marRight w:val="0"/>
          <w:marTop w:val="0"/>
          <w:marBottom w:val="0"/>
          <w:divBdr>
            <w:top w:val="none" w:sz="0" w:space="0" w:color="auto"/>
            <w:left w:val="none" w:sz="0" w:space="0" w:color="auto"/>
            <w:bottom w:val="none" w:sz="0" w:space="0" w:color="auto"/>
            <w:right w:val="none" w:sz="0" w:space="0" w:color="auto"/>
          </w:divBdr>
        </w:div>
        <w:div w:id="1536192430">
          <w:marLeft w:val="640"/>
          <w:marRight w:val="0"/>
          <w:marTop w:val="0"/>
          <w:marBottom w:val="0"/>
          <w:divBdr>
            <w:top w:val="none" w:sz="0" w:space="0" w:color="auto"/>
            <w:left w:val="none" w:sz="0" w:space="0" w:color="auto"/>
            <w:bottom w:val="none" w:sz="0" w:space="0" w:color="auto"/>
            <w:right w:val="none" w:sz="0" w:space="0" w:color="auto"/>
          </w:divBdr>
        </w:div>
        <w:div w:id="2118135616">
          <w:marLeft w:val="640"/>
          <w:marRight w:val="0"/>
          <w:marTop w:val="0"/>
          <w:marBottom w:val="0"/>
          <w:divBdr>
            <w:top w:val="none" w:sz="0" w:space="0" w:color="auto"/>
            <w:left w:val="none" w:sz="0" w:space="0" w:color="auto"/>
            <w:bottom w:val="none" w:sz="0" w:space="0" w:color="auto"/>
            <w:right w:val="none" w:sz="0" w:space="0" w:color="auto"/>
          </w:divBdr>
        </w:div>
        <w:div w:id="765810749">
          <w:marLeft w:val="640"/>
          <w:marRight w:val="0"/>
          <w:marTop w:val="0"/>
          <w:marBottom w:val="0"/>
          <w:divBdr>
            <w:top w:val="none" w:sz="0" w:space="0" w:color="auto"/>
            <w:left w:val="none" w:sz="0" w:space="0" w:color="auto"/>
            <w:bottom w:val="none" w:sz="0" w:space="0" w:color="auto"/>
            <w:right w:val="none" w:sz="0" w:space="0" w:color="auto"/>
          </w:divBdr>
        </w:div>
        <w:div w:id="823132829">
          <w:marLeft w:val="640"/>
          <w:marRight w:val="0"/>
          <w:marTop w:val="0"/>
          <w:marBottom w:val="0"/>
          <w:divBdr>
            <w:top w:val="none" w:sz="0" w:space="0" w:color="auto"/>
            <w:left w:val="none" w:sz="0" w:space="0" w:color="auto"/>
            <w:bottom w:val="none" w:sz="0" w:space="0" w:color="auto"/>
            <w:right w:val="none" w:sz="0" w:space="0" w:color="auto"/>
          </w:divBdr>
        </w:div>
        <w:div w:id="1034115143">
          <w:marLeft w:val="640"/>
          <w:marRight w:val="0"/>
          <w:marTop w:val="0"/>
          <w:marBottom w:val="0"/>
          <w:divBdr>
            <w:top w:val="none" w:sz="0" w:space="0" w:color="auto"/>
            <w:left w:val="none" w:sz="0" w:space="0" w:color="auto"/>
            <w:bottom w:val="none" w:sz="0" w:space="0" w:color="auto"/>
            <w:right w:val="none" w:sz="0" w:space="0" w:color="auto"/>
          </w:divBdr>
        </w:div>
        <w:div w:id="914435499">
          <w:marLeft w:val="640"/>
          <w:marRight w:val="0"/>
          <w:marTop w:val="0"/>
          <w:marBottom w:val="0"/>
          <w:divBdr>
            <w:top w:val="none" w:sz="0" w:space="0" w:color="auto"/>
            <w:left w:val="none" w:sz="0" w:space="0" w:color="auto"/>
            <w:bottom w:val="none" w:sz="0" w:space="0" w:color="auto"/>
            <w:right w:val="none" w:sz="0" w:space="0" w:color="auto"/>
          </w:divBdr>
        </w:div>
        <w:div w:id="158741623">
          <w:marLeft w:val="640"/>
          <w:marRight w:val="0"/>
          <w:marTop w:val="0"/>
          <w:marBottom w:val="0"/>
          <w:divBdr>
            <w:top w:val="none" w:sz="0" w:space="0" w:color="auto"/>
            <w:left w:val="none" w:sz="0" w:space="0" w:color="auto"/>
            <w:bottom w:val="none" w:sz="0" w:space="0" w:color="auto"/>
            <w:right w:val="none" w:sz="0" w:space="0" w:color="auto"/>
          </w:divBdr>
        </w:div>
        <w:div w:id="1238784685">
          <w:marLeft w:val="640"/>
          <w:marRight w:val="0"/>
          <w:marTop w:val="0"/>
          <w:marBottom w:val="0"/>
          <w:divBdr>
            <w:top w:val="none" w:sz="0" w:space="0" w:color="auto"/>
            <w:left w:val="none" w:sz="0" w:space="0" w:color="auto"/>
            <w:bottom w:val="none" w:sz="0" w:space="0" w:color="auto"/>
            <w:right w:val="none" w:sz="0" w:space="0" w:color="auto"/>
          </w:divBdr>
        </w:div>
        <w:div w:id="945582784">
          <w:marLeft w:val="640"/>
          <w:marRight w:val="0"/>
          <w:marTop w:val="0"/>
          <w:marBottom w:val="0"/>
          <w:divBdr>
            <w:top w:val="none" w:sz="0" w:space="0" w:color="auto"/>
            <w:left w:val="none" w:sz="0" w:space="0" w:color="auto"/>
            <w:bottom w:val="none" w:sz="0" w:space="0" w:color="auto"/>
            <w:right w:val="none" w:sz="0" w:space="0" w:color="auto"/>
          </w:divBdr>
        </w:div>
        <w:div w:id="1794205974">
          <w:marLeft w:val="640"/>
          <w:marRight w:val="0"/>
          <w:marTop w:val="0"/>
          <w:marBottom w:val="0"/>
          <w:divBdr>
            <w:top w:val="none" w:sz="0" w:space="0" w:color="auto"/>
            <w:left w:val="none" w:sz="0" w:space="0" w:color="auto"/>
            <w:bottom w:val="none" w:sz="0" w:space="0" w:color="auto"/>
            <w:right w:val="none" w:sz="0" w:space="0" w:color="auto"/>
          </w:divBdr>
        </w:div>
        <w:div w:id="463935906">
          <w:marLeft w:val="640"/>
          <w:marRight w:val="0"/>
          <w:marTop w:val="0"/>
          <w:marBottom w:val="0"/>
          <w:divBdr>
            <w:top w:val="none" w:sz="0" w:space="0" w:color="auto"/>
            <w:left w:val="none" w:sz="0" w:space="0" w:color="auto"/>
            <w:bottom w:val="none" w:sz="0" w:space="0" w:color="auto"/>
            <w:right w:val="none" w:sz="0" w:space="0" w:color="auto"/>
          </w:divBdr>
        </w:div>
        <w:div w:id="1798378155">
          <w:marLeft w:val="640"/>
          <w:marRight w:val="0"/>
          <w:marTop w:val="0"/>
          <w:marBottom w:val="0"/>
          <w:divBdr>
            <w:top w:val="none" w:sz="0" w:space="0" w:color="auto"/>
            <w:left w:val="none" w:sz="0" w:space="0" w:color="auto"/>
            <w:bottom w:val="none" w:sz="0" w:space="0" w:color="auto"/>
            <w:right w:val="none" w:sz="0" w:space="0" w:color="auto"/>
          </w:divBdr>
        </w:div>
        <w:div w:id="1148084556">
          <w:marLeft w:val="640"/>
          <w:marRight w:val="0"/>
          <w:marTop w:val="0"/>
          <w:marBottom w:val="0"/>
          <w:divBdr>
            <w:top w:val="none" w:sz="0" w:space="0" w:color="auto"/>
            <w:left w:val="none" w:sz="0" w:space="0" w:color="auto"/>
            <w:bottom w:val="none" w:sz="0" w:space="0" w:color="auto"/>
            <w:right w:val="none" w:sz="0" w:space="0" w:color="auto"/>
          </w:divBdr>
        </w:div>
        <w:div w:id="1032652252">
          <w:marLeft w:val="640"/>
          <w:marRight w:val="0"/>
          <w:marTop w:val="0"/>
          <w:marBottom w:val="0"/>
          <w:divBdr>
            <w:top w:val="none" w:sz="0" w:space="0" w:color="auto"/>
            <w:left w:val="none" w:sz="0" w:space="0" w:color="auto"/>
            <w:bottom w:val="none" w:sz="0" w:space="0" w:color="auto"/>
            <w:right w:val="none" w:sz="0" w:space="0" w:color="auto"/>
          </w:divBdr>
        </w:div>
        <w:div w:id="1686902858">
          <w:marLeft w:val="640"/>
          <w:marRight w:val="0"/>
          <w:marTop w:val="0"/>
          <w:marBottom w:val="0"/>
          <w:divBdr>
            <w:top w:val="none" w:sz="0" w:space="0" w:color="auto"/>
            <w:left w:val="none" w:sz="0" w:space="0" w:color="auto"/>
            <w:bottom w:val="none" w:sz="0" w:space="0" w:color="auto"/>
            <w:right w:val="none" w:sz="0" w:space="0" w:color="auto"/>
          </w:divBdr>
        </w:div>
        <w:div w:id="1651708096">
          <w:marLeft w:val="640"/>
          <w:marRight w:val="0"/>
          <w:marTop w:val="0"/>
          <w:marBottom w:val="0"/>
          <w:divBdr>
            <w:top w:val="none" w:sz="0" w:space="0" w:color="auto"/>
            <w:left w:val="none" w:sz="0" w:space="0" w:color="auto"/>
            <w:bottom w:val="none" w:sz="0" w:space="0" w:color="auto"/>
            <w:right w:val="none" w:sz="0" w:space="0" w:color="auto"/>
          </w:divBdr>
        </w:div>
        <w:div w:id="776027988">
          <w:marLeft w:val="640"/>
          <w:marRight w:val="0"/>
          <w:marTop w:val="0"/>
          <w:marBottom w:val="0"/>
          <w:divBdr>
            <w:top w:val="none" w:sz="0" w:space="0" w:color="auto"/>
            <w:left w:val="none" w:sz="0" w:space="0" w:color="auto"/>
            <w:bottom w:val="none" w:sz="0" w:space="0" w:color="auto"/>
            <w:right w:val="none" w:sz="0" w:space="0" w:color="auto"/>
          </w:divBdr>
        </w:div>
        <w:div w:id="520319111">
          <w:marLeft w:val="640"/>
          <w:marRight w:val="0"/>
          <w:marTop w:val="0"/>
          <w:marBottom w:val="0"/>
          <w:divBdr>
            <w:top w:val="none" w:sz="0" w:space="0" w:color="auto"/>
            <w:left w:val="none" w:sz="0" w:space="0" w:color="auto"/>
            <w:bottom w:val="none" w:sz="0" w:space="0" w:color="auto"/>
            <w:right w:val="none" w:sz="0" w:space="0" w:color="auto"/>
          </w:divBdr>
        </w:div>
        <w:div w:id="191847922">
          <w:marLeft w:val="640"/>
          <w:marRight w:val="0"/>
          <w:marTop w:val="0"/>
          <w:marBottom w:val="0"/>
          <w:divBdr>
            <w:top w:val="none" w:sz="0" w:space="0" w:color="auto"/>
            <w:left w:val="none" w:sz="0" w:space="0" w:color="auto"/>
            <w:bottom w:val="none" w:sz="0" w:space="0" w:color="auto"/>
            <w:right w:val="none" w:sz="0" w:space="0" w:color="auto"/>
          </w:divBdr>
        </w:div>
        <w:div w:id="1099832501">
          <w:marLeft w:val="640"/>
          <w:marRight w:val="0"/>
          <w:marTop w:val="0"/>
          <w:marBottom w:val="0"/>
          <w:divBdr>
            <w:top w:val="none" w:sz="0" w:space="0" w:color="auto"/>
            <w:left w:val="none" w:sz="0" w:space="0" w:color="auto"/>
            <w:bottom w:val="none" w:sz="0" w:space="0" w:color="auto"/>
            <w:right w:val="none" w:sz="0" w:space="0" w:color="auto"/>
          </w:divBdr>
        </w:div>
        <w:div w:id="1360931993">
          <w:marLeft w:val="640"/>
          <w:marRight w:val="0"/>
          <w:marTop w:val="0"/>
          <w:marBottom w:val="0"/>
          <w:divBdr>
            <w:top w:val="none" w:sz="0" w:space="0" w:color="auto"/>
            <w:left w:val="none" w:sz="0" w:space="0" w:color="auto"/>
            <w:bottom w:val="none" w:sz="0" w:space="0" w:color="auto"/>
            <w:right w:val="none" w:sz="0" w:space="0" w:color="auto"/>
          </w:divBdr>
        </w:div>
        <w:div w:id="1916279604">
          <w:marLeft w:val="640"/>
          <w:marRight w:val="0"/>
          <w:marTop w:val="0"/>
          <w:marBottom w:val="0"/>
          <w:divBdr>
            <w:top w:val="none" w:sz="0" w:space="0" w:color="auto"/>
            <w:left w:val="none" w:sz="0" w:space="0" w:color="auto"/>
            <w:bottom w:val="none" w:sz="0" w:space="0" w:color="auto"/>
            <w:right w:val="none" w:sz="0" w:space="0" w:color="auto"/>
          </w:divBdr>
        </w:div>
        <w:div w:id="462768931">
          <w:marLeft w:val="640"/>
          <w:marRight w:val="0"/>
          <w:marTop w:val="0"/>
          <w:marBottom w:val="0"/>
          <w:divBdr>
            <w:top w:val="none" w:sz="0" w:space="0" w:color="auto"/>
            <w:left w:val="none" w:sz="0" w:space="0" w:color="auto"/>
            <w:bottom w:val="none" w:sz="0" w:space="0" w:color="auto"/>
            <w:right w:val="none" w:sz="0" w:space="0" w:color="auto"/>
          </w:divBdr>
        </w:div>
        <w:div w:id="699623955">
          <w:marLeft w:val="640"/>
          <w:marRight w:val="0"/>
          <w:marTop w:val="0"/>
          <w:marBottom w:val="0"/>
          <w:divBdr>
            <w:top w:val="none" w:sz="0" w:space="0" w:color="auto"/>
            <w:left w:val="none" w:sz="0" w:space="0" w:color="auto"/>
            <w:bottom w:val="none" w:sz="0" w:space="0" w:color="auto"/>
            <w:right w:val="none" w:sz="0" w:space="0" w:color="auto"/>
          </w:divBdr>
        </w:div>
        <w:div w:id="81492195">
          <w:marLeft w:val="640"/>
          <w:marRight w:val="0"/>
          <w:marTop w:val="0"/>
          <w:marBottom w:val="0"/>
          <w:divBdr>
            <w:top w:val="none" w:sz="0" w:space="0" w:color="auto"/>
            <w:left w:val="none" w:sz="0" w:space="0" w:color="auto"/>
            <w:bottom w:val="none" w:sz="0" w:space="0" w:color="auto"/>
            <w:right w:val="none" w:sz="0" w:space="0" w:color="auto"/>
          </w:divBdr>
        </w:div>
        <w:div w:id="1316490995">
          <w:marLeft w:val="640"/>
          <w:marRight w:val="0"/>
          <w:marTop w:val="0"/>
          <w:marBottom w:val="0"/>
          <w:divBdr>
            <w:top w:val="none" w:sz="0" w:space="0" w:color="auto"/>
            <w:left w:val="none" w:sz="0" w:space="0" w:color="auto"/>
            <w:bottom w:val="none" w:sz="0" w:space="0" w:color="auto"/>
            <w:right w:val="none" w:sz="0" w:space="0" w:color="auto"/>
          </w:divBdr>
        </w:div>
        <w:div w:id="214779290">
          <w:marLeft w:val="640"/>
          <w:marRight w:val="0"/>
          <w:marTop w:val="0"/>
          <w:marBottom w:val="0"/>
          <w:divBdr>
            <w:top w:val="none" w:sz="0" w:space="0" w:color="auto"/>
            <w:left w:val="none" w:sz="0" w:space="0" w:color="auto"/>
            <w:bottom w:val="none" w:sz="0" w:space="0" w:color="auto"/>
            <w:right w:val="none" w:sz="0" w:space="0" w:color="auto"/>
          </w:divBdr>
        </w:div>
      </w:divsChild>
    </w:div>
    <w:div w:id="1218710646">
      <w:bodyDiv w:val="1"/>
      <w:marLeft w:val="0"/>
      <w:marRight w:val="0"/>
      <w:marTop w:val="0"/>
      <w:marBottom w:val="0"/>
      <w:divBdr>
        <w:top w:val="none" w:sz="0" w:space="0" w:color="auto"/>
        <w:left w:val="none" w:sz="0" w:space="0" w:color="auto"/>
        <w:bottom w:val="none" w:sz="0" w:space="0" w:color="auto"/>
        <w:right w:val="none" w:sz="0" w:space="0" w:color="auto"/>
      </w:divBdr>
    </w:div>
    <w:div w:id="1220480364">
      <w:bodyDiv w:val="1"/>
      <w:marLeft w:val="0"/>
      <w:marRight w:val="0"/>
      <w:marTop w:val="0"/>
      <w:marBottom w:val="0"/>
      <w:divBdr>
        <w:top w:val="none" w:sz="0" w:space="0" w:color="auto"/>
        <w:left w:val="none" w:sz="0" w:space="0" w:color="auto"/>
        <w:bottom w:val="none" w:sz="0" w:space="0" w:color="auto"/>
        <w:right w:val="none" w:sz="0" w:space="0" w:color="auto"/>
      </w:divBdr>
    </w:div>
    <w:div w:id="1223058588">
      <w:bodyDiv w:val="1"/>
      <w:marLeft w:val="0"/>
      <w:marRight w:val="0"/>
      <w:marTop w:val="0"/>
      <w:marBottom w:val="0"/>
      <w:divBdr>
        <w:top w:val="none" w:sz="0" w:space="0" w:color="auto"/>
        <w:left w:val="none" w:sz="0" w:space="0" w:color="auto"/>
        <w:bottom w:val="none" w:sz="0" w:space="0" w:color="auto"/>
        <w:right w:val="none" w:sz="0" w:space="0" w:color="auto"/>
      </w:divBdr>
    </w:div>
    <w:div w:id="1229076827">
      <w:bodyDiv w:val="1"/>
      <w:marLeft w:val="0"/>
      <w:marRight w:val="0"/>
      <w:marTop w:val="0"/>
      <w:marBottom w:val="0"/>
      <w:divBdr>
        <w:top w:val="none" w:sz="0" w:space="0" w:color="auto"/>
        <w:left w:val="none" w:sz="0" w:space="0" w:color="auto"/>
        <w:bottom w:val="none" w:sz="0" w:space="0" w:color="auto"/>
        <w:right w:val="none" w:sz="0" w:space="0" w:color="auto"/>
      </w:divBdr>
    </w:div>
    <w:div w:id="1229338826">
      <w:bodyDiv w:val="1"/>
      <w:marLeft w:val="0"/>
      <w:marRight w:val="0"/>
      <w:marTop w:val="0"/>
      <w:marBottom w:val="0"/>
      <w:divBdr>
        <w:top w:val="none" w:sz="0" w:space="0" w:color="auto"/>
        <w:left w:val="none" w:sz="0" w:space="0" w:color="auto"/>
        <w:bottom w:val="none" w:sz="0" w:space="0" w:color="auto"/>
        <w:right w:val="none" w:sz="0" w:space="0" w:color="auto"/>
      </w:divBdr>
    </w:div>
    <w:div w:id="1231430265">
      <w:bodyDiv w:val="1"/>
      <w:marLeft w:val="0"/>
      <w:marRight w:val="0"/>
      <w:marTop w:val="0"/>
      <w:marBottom w:val="0"/>
      <w:divBdr>
        <w:top w:val="none" w:sz="0" w:space="0" w:color="auto"/>
        <w:left w:val="none" w:sz="0" w:space="0" w:color="auto"/>
        <w:bottom w:val="none" w:sz="0" w:space="0" w:color="auto"/>
        <w:right w:val="none" w:sz="0" w:space="0" w:color="auto"/>
      </w:divBdr>
    </w:div>
    <w:div w:id="1231965117">
      <w:bodyDiv w:val="1"/>
      <w:marLeft w:val="0"/>
      <w:marRight w:val="0"/>
      <w:marTop w:val="0"/>
      <w:marBottom w:val="0"/>
      <w:divBdr>
        <w:top w:val="none" w:sz="0" w:space="0" w:color="auto"/>
        <w:left w:val="none" w:sz="0" w:space="0" w:color="auto"/>
        <w:bottom w:val="none" w:sz="0" w:space="0" w:color="auto"/>
        <w:right w:val="none" w:sz="0" w:space="0" w:color="auto"/>
      </w:divBdr>
    </w:div>
    <w:div w:id="1232615830">
      <w:bodyDiv w:val="1"/>
      <w:marLeft w:val="0"/>
      <w:marRight w:val="0"/>
      <w:marTop w:val="0"/>
      <w:marBottom w:val="0"/>
      <w:divBdr>
        <w:top w:val="none" w:sz="0" w:space="0" w:color="auto"/>
        <w:left w:val="none" w:sz="0" w:space="0" w:color="auto"/>
        <w:bottom w:val="none" w:sz="0" w:space="0" w:color="auto"/>
        <w:right w:val="none" w:sz="0" w:space="0" w:color="auto"/>
      </w:divBdr>
    </w:div>
    <w:div w:id="1233347717">
      <w:bodyDiv w:val="1"/>
      <w:marLeft w:val="0"/>
      <w:marRight w:val="0"/>
      <w:marTop w:val="0"/>
      <w:marBottom w:val="0"/>
      <w:divBdr>
        <w:top w:val="none" w:sz="0" w:space="0" w:color="auto"/>
        <w:left w:val="none" w:sz="0" w:space="0" w:color="auto"/>
        <w:bottom w:val="none" w:sz="0" w:space="0" w:color="auto"/>
        <w:right w:val="none" w:sz="0" w:space="0" w:color="auto"/>
      </w:divBdr>
    </w:div>
    <w:div w:id="1233928878">
      <w:bodyDiv w:val="1"/>
      <w:marLeft w:val="0"/>
      <w:marRight w:val="0"/>
      <w:marTop w:val="0"/>
      <w:marBottom w:val="0"/>
      <w:divBdr>
        <w:top w:val="none" w:sz="0" w:space="0" w:color="auto"/>
        <w:left w:val="none" w:sz="0" w:space="0" w:color="auto"/>
        <w:bottom w:val="none" w:sz="0" w:space="0" w:color="auto"/>
        <w:right w:val="none" w:sz="0" w:space="0" w:color="auto"/>
      </w:divBdr>
    </w:div>
    <w:div w:id="1235553267">
      <w:bodyDiv w:val="1"/>
      <w:marLeft w:val="0"/>
      <w:marRight w:val="0"/>
      <w:marTop w:val="0"/>
      <w:marBottom w:val="0"/>
      <w:divBdr>
        <w:top w:val="none" w:sz="0" w:space="0" w:color="auto"/>
        <w:left w:val="none" w:sz="0" w:space="0" w:color="auto"/>
        <w:bottom w:val="none" w:sz="0" w:space="0" w:color="auto"/>
        <w:right w:val="none" w:sz="0" w:space="0" w:color="auto"/>
      </w:divBdr>
    </w:div>
    <w:div w:id="1237940766">
      <w:bodyDiv w:val="1"/>
      <w:marLeft w:val="0"/>
      <w:marRight w:val="0"/>
      <w:marTop w:val="0"/>
      <w:marBottom w:val="0"/>
      <w:divBdr>
        <w:top w:val="none" w:sz="0" w:space="0" w:color="auto"/>
        <w:left w:val="none" w:sz="0" w:space="0" w:color="auto"/>
        <w:bottom w:val="none" w:sz="0" w:space="0" w:color="auto"/>
        <w:right w:val="none" w:sz="0" w:space="0" w:color="auto"/>
      </w:divBdr>
    </w:div>
    <w:div w:id="1238519423">
      <w:bodyDiv w:val="1"/>
      <w:marLeft w:val="0"/>
      <w:marRight w:val="0"/>
      <w:marTop w:val="0"/>
      <w:marBottom w:val="0"/>
      <w:divBdr>
        <w:top w:val="none" w:sz="0" w:space="0" w:color="auto"/>
        <w:left w:val="none" w:sz="0" w:space="0" w:color="auto"/>
        <w:bottom w:val="none" w:sz="0" w:space="0" w:color="auto"/>
        <w:right w:val="none" w:sz="0" w:space="0" w:color="auto"/>
      </w:divBdr>
      <w:divsChild>
        <w:div w:id="461658522">
          <w:marLeft w:val="640"/>
          <w:marRight w:val="0"/>
          <w:marTop w:val="0"/>
          <w:marBottom w:val="0"/>
          <w:divBdr>
            <w:top w:val="none" w:sz="0" w:space="0" w:color="auto"/>
            <w:left w:val="none" w:sz="0" w:space="0" w:color="auto"/>
            <w:bottom w:val="none" w:sz="0" w:space="0" w:color="auto"/>
            <w:right w:val="none" w:sz="0" w:space="0" w:color="auto"/>
          </w:divBdr>
        </w:div>
        <w:div w:id="517428625">
          <w:marLeft w:val="640"/>
          <w:marRight w:val="0"/>
          <w:marTop w:val="0"/>
          <w:marBottom w:val="0"/>
          <w:divBdr>
            <w:top w:val="none" w:sz="0" w:space="0" w:color="auto"/>
            <w:left w:val="none" w:sz="0" w:space="0" w:color="auto"/>
            <w:bottom w:val="none" w:sz="0" w:space="0" w:color="auto"/>
            <w:right w:val="none" w:sz="0" w:space="0" w:color="auto"/>
          </w:divBdr>
        </w:div>
        <w:div w:id="705713858">
          <w:marLeft w:val="640"/>
          <w:marRight w:val="0"/>
          <w:marTop w:val="0"/>
          <w:marBottom w:val="0"/>
          <w:divBdr>
            <w:top w:val="none" w:sz="0" w:space="0" w:color="auto"/>
            <w:left w:val="none" w:sz="0" w:space="0" w:color="auto"/>
            <w:bottom w:val="none" w:sz="0" w:space="0" w:color="auto"/>
            <w:right w:val="none" w:sz="0" w:space="0" w:color="auto"/>
          </w:divBdr>
        </w:div>
        <w:div w:id="2138331305">
          <w:marLeft w:val="640"/>
          <w:marRight w:val="0"/>
          <w:marTop w:val="0"/>
          <w:marBottom w:val="0"/>
          <w:divBdr>
            <w:top w:val="none" w:sz="0" w:space="0" w:color="auto"/>
            <w:left w:val="none" w:sz="0" w:space="0" w:color="auto"/>
            <w:bottom w:val="none" w:sz="0" w:space="0" w:color="auto"/>
            <w:right w:val="none" w:sz="0" w:space="0" w:color="auto"/>
          </w:divBdr>
        </w:div>
        <w:div w:id="2133862777">
          <w:marLeft w:val="640"/>
          <w:marRight w:val="0"/>
          <w:marTop w:val="0"/>
          <w:marBottom w:val="0"/>
          <w:divBdr>
            <w:top w:val="none" w:sz="0" w:space="0" w:color="auto"/>
            <w:left w:val="none" w:sz="0" w:space="0" w:color="auto"/>
            <w:bottom w:val="none" w:sz="0" w:space="0" w:color="auto"/>
            <w:right w:val="none" w:sz="0" w:space="0" w:color="auto"/>
          </w:divBdr>
        </w:div>
        <w:div w:id="602540181">
          <w:marLeft w:val="640"/>
          <w:marRight w:val="0"/>
          <w:marTop w:val="0"/>
          <w:marBottom w:val="0"/>
          <w:divBdr>
            <w:top w:val="none" w:sz="0" w:space="0" w:color="auto"/>
            <w:left w:val="none" w:sz="0" w:space="0" w:color="auto"/>
            <w:bottom w:val="none" w:sz="0" w:space="0" w:color="auto"/>
            <w:right w:val="none" w:sz="0" w:space="0" w:color="auto"/>
          </w:divBdr>
        </w:div>
        <w:div w:id="1230265090">
          <w:marLeft w:val="640"/>
          <w:marRight w:val="0"/>
          <w:marTop w:val="0"/>
          <w:marBottom w:val="0"/>
          <w:divBdr>
            <w:top w:val="none" w:sz="0" w:space="0" w:color="auto"/>
            <w:left w:val="none" w:sz="0" w:space="0" w:color="auto"/>
            <w:bottom w:val="none" w:sz="0" w:space="0" w:color="auto"/>
            <w:right w:val="none" w:sz="0" w:space="0" w:color="auto"/>
          </w:divBdr>
        </w:div>
        <w:div w:id="2058846183">
          <w:marLeft w:val="640"/>
          <w:marRight w:val="0"/>
          <w:marTop w:val="0"/>
          <w:marBottom w:val="0"/>
          <w:divBdr>
            <w:top w:val="none" w:sz="0" w:space="0" w:color="auto"/>
            <w:left w:val="none" w:sz="0" w:space="0" w:color="auto"/>
            <w:bottom w:val="none" w:sz="0" w:space="0" w:color="auto"/>
            <w:right w:val="none" w:sz="0" w:space="0" w:color="auto"/>
          </w:divBdr>
        </w:div>
        <w:div w:id="1918245222">
          <w:marLeft w:val="640"/>
          <w:marRight w:val="0"/>
          <w:marTop w:val="0"/>
          <w:marBottom w:val="0"/>
          <w:divBdr>
            <w:top w:val="none" w:sz="0" w:space="0" w:color="auto"/>
            <w:left w:val="none" w:sz="0" w:space="0" w:color="auto"/>
            <w:bottom w:val="none" w:sz="0" w:space="0" w:color="auto"/>
            <w:right w:val="none" w:sz="0" w:space="0" w:color="auto"/>
          </w:divBdr>
        </w:div>
        <w:div w:id="1616450591">
          <w:marLeft w:val="640"/>
          <w:marRight w:val="0"/>
          <w:marTop w:val="0"/>
          <w:marBottom w:val="0"/>
          <w:divBdr>
            <w:top w:val="none" w:sz="0" w:space="0" w:color="auto"/>
            <w:left w:val="none" w:sz="0" w:space="0" w:color="auto"/>
            <w:bottom w:val="none" w:sz="0" w:space="0" w:color="auto"/>
            <w:right w:val="none" w:sz="0" w:space="0" w:color="auto"/>
          </w:divBdr>
        </w:div>
        <w:div w:id="52123458">
          <w:marLeft w:val="640"/>
          <w:marRight w:val="0"/>
          <w:marTop w:val="0"/>
          <w:marBottom w:val="0"/>
          <w:divBdr>
            <w:top w:val="none" w:sz="0" w:space="0" w:color="auto"/>
            <w:left w:val="none" w:sz="0" w:space="0" w:color="auto"/>
            <w:bottom w:val="none" w:sz="0" w:space="0" w:color="auto"/>
            <w:right w:val="none" w:sz="0" w:space="0" w:color="auto"/>
          </w:divBdr>
        </w:div>
        <w:div w:id="792360606">
          <w:marLeft w:val="640"/>
          <w:marRight w:val="0"/>
          <w:marTop w:val="0"/>
          <w:marBottom w:val="0"/>
          <w:divBdr>
            <w:top w:val="none" w:sz="0" w:space="0" w:color="auto"/>
            <w:left w:val="none" w:sz="0" w:space="0" w:color="auto"/>
            <w:bottom w:val="none" w:sz="0" w:space="0" w:color="auto"/>
            <w:right w:val="none" w:sz="0" w:space="0" w:color="auto"/>
          </w:divBdr>
        </w:div>
        <w:div w:id="753823719">
          <w:marLeft w:val="640"/>
          <w:marRight w:val="0"/>
          <w:marTop w:val="0"/>
          <w:marBottom w:val="0"/>
          <w:divBdr>
            <w:top w:val="none" w:sz="0" w:space="0" w:color="auto"/>
            <w:left w:val="none" w:sz="0" w:space="0" w:color="auto"/>
            <w:bottom w:val="none" w:sz="0" w:space="0" w:color="auto"/>
            <w:right w:val="none" w:sz="0" w:space="0" w:color="auto"/>
          </w:divBdr>
        </w:div>
        <w:div w:id="506134786">
          <w:marLeft w:val="640"/>
          <w:marRight w:val="0"/>
          <w:marTop w:val="0"/>
          <w:marBottom w:val="0"/>
          <w:divBdr>
            <w:top w:val="none" w:sz="0" w:space="0" w:color="auto"/>
            <w:left w:val="none" w:sz="0" w:space="0" w:color="auto"/>
            <w:bottom w:val="none" w:sz="0" w:space="0" w:color="auto"/>
            <w:right w:val="none" w:sz="0" w:space="0" w:color="auto"/>
          </w:divBdr>
        </w:div>
        <w:div w:id="948777326">
          <w:marLeft w:val="640"/>
          <w:marRight w:val="0"/>
          <w:marTop w:val="0"/>
          <w:marBottom w:val="0"/>
          <w:divBdr>
            <w:top w:val="none" w:sz="0" w:space="0" w:color="auto"/>
            <w:left w:val="none" w:sz="0" w:space="0" w:color="auto"/>
            <w:bottom w:val="none" w:sz="0" w:space="0" w:color="auto"/>
            <w:right w:val="none" w:sz="0" w:space="0" w:color="auto"/>
          </w:divBdr>
        </w:div>
        <w:div w:id="1865435329">
          <w:marLeft w:val="640"/>
          <w:marRight w:val="0"/>
          <w:marTop w:val="0"/>
          <w:marBottom w:val="0"/>
          <w:divBdr>
            <w:top w:val="none" w:sz="0" w:space="0" w:color="auto"/>
            <w:left w:val="none" w:sz="0" w:space="0" w:color="auto"/>
            <w:bottom w:val="none" w:sz="0" w:space="0" w:color="auto"/>
            <w:right w:val="none" w:sz="0" w:space="0" w:color="auto"/>
          </w:divBdr>
        </w:div>
        <w:div w:id="748581380">
          <w:marLeft w:val="640"/>
          <w:marRight w:val="0"/>
          <w:marTop w:val="0"/>
          <w:marBottom w:val="0"/>
          <w:divBdr>
            <w:top w:val="none" w:sz="0" w:space="0" w:color="auto"/>
            <w:left w:val="none" w:sz="0" w:space="0" w:color="auto"/>
            <w:bottom w:val="none" w:sz="0" w:space="0" w:color="auto"/>
            <w:right w:val="none" w:sz="0" w:space="0" w:color="auto"/>
          </w:divBdr>
        </w:div>
        <w:div w:id="454951442">
          <w:marLeft w:val="640"/>
          <w:marRight w:val="0"/>
          <w:marTop w:val="0"/>
          <w:marBottom w:val="0"/>
          <w:divBdr>
            <w:top w:val="none" w:sz="0" w:space="0" w:color="auto"/>
            <w:left w:val="none" w:sz="0" w:space="0" w:color="auto"/>
            <w:bottom w:val="none" w:sz="0" w:space="0" w:color="auto"/>
            <w:right w:val="none" w:sz="0" w:space="0" w:color="auto"/>
          </w:divBdr>
        </w:div>
        <w:div w:id="2062943762">
          <w:marLeft w:val="640"/>
          <w:marRight w:val="0"/>
          <w:marTop w:val="0"/>
          <w:marBottom w:val="0"/>
          <w:divBdr>
            <w:top w:val="none" w:sz="0" w:space="0" w:color="auto"/>
            <w:left w:val="none" w:sz="0" w:space="0" w:color="auto"/>
            <w:bottom w:val="none" w:sz="0" w:space="0" w:color="auto"/>
            <w:right w:val="none" w:sz="0" w:space="0" w:color="auto"/>
          </w:divBdr>
        </w:div>
        <w:div w:id="2039307324">
          <w:marLeft w:val="640"/>
          <w:marRight w:val="0"/>
          <w:marTop w:val="0"/>
          <w:marBottom w:val="0"/>
          <w:divBdr>
            <w:top w:val="none" w:sz="0" w:space="0" w:color="auto"/>
            <w:left w:val="none" w:sz="0" w:space="0" w:color="auto"/>
            <w:bottom w:val="none" w:sz="0" w:space="0" w:color="auto"/>
            <w:right w:val="none" w:sz="0" w:space="0" w:color="auto"/>
          </w:divBdr>
        </w:div>
        <w:div w:id="16734209">
          <w:marLeft w:val="640"/>
          <w:marRight w:val="0"/>
          <w:marTop w:val="0"/>
          <w:marBottom w:val="0"/>
          <w:divBdr>
            <w:top w:val="none" w:sz="0" w:space="0" w:color="auto"/>
            <w:left w:val="none" w:sz="0" w:space="0" w:color="auto"/>
            <w:bottom w:val="none" w:sz="0" w:space="0" w:color="auto"/>
            <w:right w:val="none" w:sz="0" w:space="0" w:color="auto"/>
          </w:divBdr>
        </w:div>
        <w:div w:id="1066223278">
          <w:marLeft w:val="640"/>
          <w:marRight w:val="0"/>
          <w:marTop w:val="0"/>
          <w:marBottom w:val="0"/>
          <w:divBdr>
            <w:top w:val="none" w:sz="0" w:space="0" w:color="auto"/>
            <w:left w:val="none" w:sz="0" w:space="0" w:color="auto"/>
            <w:bottom w:val="none" w:sz="0" w:space="0" w:color="auto"/>
            <w:right w:val="none" w:sz="0" w:space="0" w:color="auto"/>
          </w:divBdr>
        </w:div>
        <w:div w:id="535970512">
          <w:marLeft w:val="640"/>
          <w:marRight w:val="0"/>
          <w:marTop w:val="0"/>
          <w:marBottom w:val="0"/>
          <w:divBdr>
            <w:top w:val="none" w:sz="0" w:space="0" w:color="auto"/>
            <w:left w:val="none" w:sz="0" w:space="0" w:color="auto"/>
            <w:bottom w:val="none" w:sz="0" w:space="0" w:color="auto"/>
            <w:right w:val="none" w:sz="0" w:space="0" w:color="auto"/>
          </w:divBdr>
        </w:div>
        <w:div w:id="1339115430">
          <w:marLeft w:val="640"/>
          <w:marRight w:val="0"/>
          <w:marTop w:val="0"/>
          <w:marBottom w:val="0"/>
          <w:divBdr>
            <w:top w:val="none" w:sz="0" w:space="0" w:color="auto"/>
            <w:left w:val="none" w:sz="0" w:space="0" w:color="auto"/>
            <w:bottom w:val="none" w:sz="0" w:space="0" w:color="auto"/>
            <w:right w:val="none" w:sz="0" w:space="0" w:color="auto"/>
          </w:divBdr>
        </w:div>
        <w:div w:id="1102610221">
          <w:marLeft w:val="640"/>
          <w:marRight w:val="0"/>
          <w:marTop w:val="0"/>
          <w:marBottom w:val="0"/>
          <w:divBdr>
            <w:top w:val="none" w:sz="0" w:space="0" w:color="auto"/>
            <w:left w:val="none" w:sz="0" w:space="0" w:color="auto"/>
            <w:bottom w:val="none" w:sz="0" w:space="0" w:color="auto"/>
            <w:right w:val="none" w:sz="0" w:space="0" w:color="auto"/>
          </w:divBdr>
        </w:div>
        <w:div w:id="191921705">
          <w:marLeft w:val="640"/>
          <w:marRight w:val="0"/>
          <w:marTop w:val="0"/>
          <w:marBottom w:val="0"/>
          <w:divBdr>
            <w:top w:val="none" w:sz="0" w:space="0" w:color="auto"/>
            <w:left w:val="none" w:sz="0" w:space="0" w:color="auto"/>
            <w:bottom w:val="none" w:sz="0" w:space="0" w:color="auto"/>
            <w:right w:val="none" w:sz="0" w:space="0" w:color="auto"/>
          </w:divBdr>
        </w:div>
        <w:div w:id="371805477">
          <w:marLeft w:val="640"/>
          <w:marRight w:val="0"/>
          <w:marTop w:val="0"/>
          <w:marBottom w:val="0"/>
          <w:divBdr>
            <w:top w:val="none" w:sz="0" w:space="0" w:color="auto"/>
            <w:left w:val="none" w:sz="0" w:space="0" w:color="auto"/>
            <w:bottom w:val="none" w:sz="0" w:space="0" w:color="auto"/>
            <w:right w:val="none" w:sz="0" w:space="0" w:color="auto"/>
          </w:divBdr>
        </w:div>
        <w:div w:id="494952488">
          <w:marLeft w:val="640"/>
          <w:marRight w:val="0"/>
          <w:marTop w:val="0"/>
          <w:marBottom w:val="0"/>
          <w:divBdr>
            <w:top w:val="none" w:sz="0" w:space="0" w:color="auto"/>
            <w:left w:val="none" w:sz="0" w:space="0" w:color="auto"/>
            <w:bottom w:val="none" w:sz="0" w:space="0" w:color="auto"/>
            <w:right w:val="none" w:sz="0" w:space="0" w:color="auto"/>
          </w:divBdr>
        </w:div>
        <w:div w:id="139004170">
          <w:marLeft w:val="640"/>
          <w:marRight w:val="0"/>
          <w:marTop w:val="0"/>
          <w:marBottom w:val="0"/>
          <w:divBdr>
            <w:top w:val="none" w:sz="0" w:space="0" w:color="auto"/>
            <w:left w:val="none" w:sz="0" w:space="0" w:color="auto"/>
            <w:bottom w:val="none" w:sz="0" w:space="0" w:color="auto"/>
            <w:right w:val="none" w:sz="0" w:space="0" w:color="auto"/>
          </w:divBdr>
        </w:div>
        <w:div w:id="1525241023">
          <w:marLeft w:val="640"/>
          <w:marRight w:val="0"/>
          <w:marTop w:val="0"/>
          <w:marBottom w:val="0"/>
          <w:divBdr>
            <w:top w:val="none" w:sz="0" w:space="0" w:color="auto"/>
            <w:left w:val="none" w:sz="0" w:space="0" w:color="auto"/>
            <w:bottom w:val="none" w:sz="0" w:space="0" w:color="auto"/>
            <w:right w:val="none" w:sz="0" w:space="0" w:color="auto"/>
          </w:divBdr>
        </w:div>
        <w:div w:id="1110007573">
          <w:marLeft w:val="640"/>
          <w:marRight w:val="0"/>
          <w:marTop w:val="0"/>
          <w:marBottom w:val="0"/>
          <w:divBdr>
            <w:top w:val="none" w:sz="0" w:space="0" w:color="auto"/>
            <w:left w:val="none" w:sz="0" w:space="0" w:color="auto"/>
            <w:bottom w:val="none" w:sz="0" w:space="0" w:color="auto"/>
            <w:right w:val="none" w:sz="0" w:space="0" w:color="auto"/>
          </w:divBdr>
        </w:div>
        <w:div w:id="1420833087">
          <w:marLeft w:val="640"/>
          <w:marRight w:val="0"/>
          <w:marTop w:val="0"/>
          <w:marBottom w:val="0"/>
          <w:divBdr>
            <w:top w:val="none" w:sz="0" w:space="0" w:color="auto"/>
            <w:left w:val="none" w:sz="0" w:space="0" w:color="auto"/>
            <w:bottom w:val="none" w:sz="0" w:space="0" w:color="auto"/>
            <w:right w:val="none" w:sz="0" w:space="0" w:color="auto"/>
          </w:divBdr>
        </w:div>
        <w:div w:id="1165899604">
          <w:marLeft w:val="640"/>
          <w:marRight w:val="0"/>
          <w:marTop w:val="0"/>
          <w:marBottom w:val="0"/>
          <w:divBdr>
            <w:top w:val="none" w:sz="0" w:space="0" w:color="auto"/>
            <w:left w:val="none" w:sz="0" w:space="0" w:color="auto"/>
            <w:bottom w:val="none" w:sz="0" w:space="0" w:color="auto"/>
            <w:right w:val="none" w:sz="0" w:space="0" w:color="auto"/>
          </w:divBdr>
        </w:div>
        <w:div w:id="506555983">
          <w:marLeft w:val="640"/>
          <w:marRight w:val="0"/>
          <w:marTop w:val="0"/>
          <w:marBottom w:val="0"/>
          <w:divBdr>
            <w:top w:val="none" w:sz="0" w:space="0" w:color="auto"/>
            <w:left w:val="none" w:sz="0" w:space="0" w:color="auto"/>
            <w:bottom w:val="none" w:sz="0" w:space="0" w:color="auto"/>
            <w:right w:val="none" w:sz="0" w:space="0" w:color="auto"/>
          </w:divBdr>
        </w:div>
        <w:div w:id="1698894616">
          <w:marLeft w:val="640"/>
          <w:marRight w:val="0"/>
          <w:marTop w:val="0"/>
          <w:marBottom w:val="0"/>
          <w:divBdr>
            <w:top w:val="none" w:sz="0" w:space="0" w:color="auto"/>
            <w:left w:val="none" w:sz="0" w:space="0" w:color="auto"/>
            <w:bottom w:val="none" w:sz="0" w:space="0" w:color="auto"/>
            <w:right w:val="none" w:sz="0" w:space="0" w:color="auto"/>
          </w:divBdr>
        </w:div>
        <w:div w:id="266234650">
          <w:marLeft w:val="640"/>
          <w:marRight w:val="0"/>
          <w:marTop w:val="0"/>
          <w:marBottom w:val="0"/>
          <w:divBdr>
            <w:top w:val="none" w:sz="0" w:space="0" w:color="auto"/>
            <w:left w:val="none" w:sz="0" w:space="0" w:color="auto"/>
            <w:bottom w:val="none" w:sz="0" w:space="0" w:color="auto"/>
            <w:right w:val="none" w:sz="0" w:space="0" w:color="auto"/>
          </w:divBdr>
        </w:div>
        <w:div w:id="1533222138">
          <w:marLeft w:val="640"/>
          <w:marRight w:val="0"/>
          <w:marTop w:val="0"/>
          <w:marBottom w:val="0"/>
          <w:divBdr>
            <w:top w:val="none" w:sz="0" w:space="0" w:color="auto"/>
            <w:left w:val="none" w:sz="0" w:space="0" w:color="auto"/>
            <w:bottom w:val="none" w:sz="0" w:space="0" w:color="auto"/>
            <w:right w:val="none" w:sz="0" w:space="0" w:color="auto"/>
          </w:divBdr>
        </w:div>
        <w:div w:id="994188314">
          <w:marLeft w:val="640"/>
          <w:marRight w:val="0"/>
          <w:marTop w:val="0"/>
          <w:marBottom w:val="0"/>
          <w:divBdr>
            <w:top w:val="none" w:sz="0" w:space="0" w:color="auto"/>
            <w:left w:val="none" w:sz="0" w:space="0" w:color="auto"/>
            <w:bottom w:val="none" w:sz="0" w:space="0" w:color="auto"/>
            <w:right w:val="none" w:sz="0" w:space="0" w:color="auto"/>
          </w:divBdr>
        </w:div>
        <w:div w:id="653754328">
          <w:marLeft w:val="640"/>
          <w:marRight w:val="0"/>
          <w:marTop w:val="0"/>
          <w:marBottom w:val="0"/>
          <w:divBdr>
            <w:top w:val="none" w:sz="0" w:space="0" w:color="auto"/>
            <w:left w:val="none" w:sz="0" w:space="0" w:color="auto"/>
            <w:bottom w:val="none" w:sz="0" w:space="0" w:color="auto"/>
            <w:right w:val="none" w:sz="0" w:space="0" w:color="auto"/>
          </w:divBdr>
        </w:div>
        <w:div w:id="568273407">
          <w:marLeft w:val="640"/>
          <w:marRight w:val="0"/>
          <w:marTop w:val="0"/>
          <w:marBottom w:val="0"/>
          <w:divBdr>
            <w:top w:val="none" w:sz="0" w:space="0" w:color="auto"/>
            <w:left w:val="none" w:sz="0" w:space="0" w:color="auto"/>
            <w:bottom w:val="none" w:sz="0" w:space="0" w:color="auto"/>
            <w:right w:val="none" w:sz="0" w:space="0" w:color="auto"/>
          </w:divBdr>
        </w:div>
        <w:div w:id="514151888">
          <w:marLeft w:val="640"/>
          <w:marRight w:val="0"/>
          <w:marTop w:val="0"/>
          <w:marBottom w:val="0"/>
          <w:divBdr>
            <w:top w:val="none" w:sz="0" w:space="0" w:color="auto"/>
            <w:left w:val="none" w:sz="0" w:space="0" w:color="auto"/>
            <w:bottom w:val="none" w:sz="0" w:space="0" w:color="auto"/>
            <w:right w:val="none" w:sz="0" w:space="0" w:color="auto"/>
          </w:divBdr>
        </w:div>
        <w:div w:id="1007171360">
          <w:marLeft w:val="640"/>
          <w:marRight w:val="0"/>
          <w:marTop w:val="0"/>
          <w:marBottom w:val="0"/>
          <w:divBdr>
            <w:top w:val="none" w:sz="0" w:space="0" w:color="auto"/>
            <w:left w:val="none" w:sz="0" w:space="0" w:color="auto"/>
            <w:bottom w:val="none" w:sz="0" w:space="0" w:color="auto"/>
            <w:right w:val="none" w:sz="0" w:space="0" w:color="auto"/>
          </w:divBdr>
        </w:div>
        <w:div w:id="1573080592">
          <w:marLeft w:val="640"/>
          <w:marRight w:val="0"/>
          <w:marTop w:val="0"/>
          <w:marBottom w:val="0"/>
          <w:divBdr>
            <w:top w:val="none" w:sz="0" w:space="0" w:color="auto"/>
            <w:left w:val="none" w:sz="0" w:space="0" w:color="auto"/>
            <w:bottom w:val="none" w:sz="0" w:space="0" w:color="auto"/>
            <w:right w:val="none" w:sz="0" w:space="0" w:color="auto"/>
          </w:divBdr>
        </w:div>
        <w:div w:id="1439833548">
          <w:marLeft w:val="640"/>
          <w:marRight w:val="0"/>
          <w:marTop w:val="0"/>
          <w:marBottom w:val="0"/>
          <w:divBdr>
            <w:top w:val="none" w:sz="0" w:space="0" w:color="auto"/>
            <w:left w:val="none" w:sz="0" w:space="0" w:color="auto"/>
            <w:bottom w:val="none" w:sz="0" w:space="0" w:color="auto"/>
            <w:right w:val="none" w:sz="0" w:space="0" w:color="auto"/>
          </w:divBdr>
        </w:div>
        <w:div w:id="563370735">
          <w:marLeft w:val="640"/>
          <w:marRight w:val="0"/>
          <w:marTop w:val="0"/>
          <w:marBottom w:val="0"/>
          <w:divBdr>
            <w:top w:val="none" w:sz="0" w:space="0" w:color="auto"/>
            <w:left w:val="none" w:sz="0" w:space="0" w:color="auto"/>
            <w:bottom w:val="none" w:sz="0" w:space="0" w:color="auto"/>
            <w:right w:val="none" w:sz="0" w:space="0" w:color="auto"/>
          </w:divBdr>
        </w:div>
        <w:div w:id="859702863">
          <w:marLeft w:val="640"/>
          <w:marRight w:val="0"/>
          <w:marTop w:val="0"/>
          <w:marBottom w:val="0"/>
          <w:divBdr>
            <w:top w:val="none" w:sz="0" w:space="0" w:color="auto"/>
            <w:left w:val="none" w:sz="0" w:space="0" w:color="auto"/>
            <w:bottom w:val="none" w:sz="0" w:space="0" w:color="auto"/>
            <w:right w:val="none" w:sz="0" w:space="0" w:color="auto"/>
          </w:divBdr>
        </w:div>
        <w:div w:id="298194409">
          <w:marLeft w:val="640"/>
          <w:marRight w:val="0"/>
          <w:marTop w:val="0"/>
          <w:marBottom w:val="0"/>
          <w:divBdr>
            <w:top w:val="none" w:sz="0" w:space="0" w:color="auto"/>
            <w:left w:val="none" w:sz="0" w:space="0" w:color="auto"/>
            <w:bottom w:val="none" w:sz="0" w:space="0" w:color="auto"/>
            <w:right w:val="none" w:sz="0" w:space="0" w:color="auto"/>
          </w:divBdr>
        </w:div>
        <w:div w:id="534974347">
          <w:marLeft w:val="640"/>
          <w:marRight w:val="0"/>
          <w:marTop w:val="0"/>
          <w:marBottom w:val="0"/>
          <w:divBdr>
            <w:top w:val="none" w:sz="0" w:space="0" w:color="auto"/>
            <w:left w:val="none" w:sz="0" w:space="0" w:color="auto"/>
            <w:bottom w:val="none" w:sz="0" w:space="0" w:color="auto"/>
            <w:right w:val="none" w:sz="0" w:space="0" w:color="auto"/>
          </w:divBdr>
        </w:div>
        <w:div w:id="1570846175">
          <w:marLeft w:val="640"/>
          <w:marRight w:val="0"/>
          <w:marTop w:val="0"/>
          <w:marBottom w:val="0"/>
          <w:divBdr>
            <w:top w:val="none" w:sz="0" w:space="0" w:color="auto"/>
            <w:left w:val="none" w:sz="0" w:space="0" w:color="auto"/>
            <w:bottom w:val="none" w:sz="0" w:space="0" w:color="auto"/>
            <w:right w:val="none" w:sz="0" w:space="0" w:color="auto"/>
          </w:divBdr>
        </w:div>
        <w:div w:id="1222130664">
          <w:marLeft w:val="640"/>
          <w:marRight w:val="0"/>
          <w:marTop w:val="0"/>
          <w:marBottom w:val="0"/>
          <w:divBdr>
            <w:top w:val="none" w:sz="0" w:space="0" w:color="auto"/>
            <w:left w:val="none" w:sz="0" w:space="0" w:color="auto"/>
            <w:bottom w:val="none" w:sz="0" w:space="0" w:color="auto"/>
            <w:right w:val="none" w:sz="0" w:space="0" w:color="auto"/>
          </w:divBdr>
        </w:div>
        <w:div w:id="1151218721">
          <w:marLeft w:val="640"/>
          <w:marRight w:val="0"/>
          <w:marTop w:val="0"/>
          <w:marBottom w:val="0"/>
          <w:divBdr>
            <w:top w:val="none" w:sz="0" w:space="0" w:color="auto"/>
            <w:left w:val="none" w:sz="0" w:space="0" w:color="auto"/>
            <w:bottom w:val="none" w:sz="0" w:space="0" w:color="auto"/>
            <w:right w:val="none" w:sz="0" w:space="0" w:color="auto"/>
          </w:divBdr>
        </w:div>
        <w:div w:id="1756895339">
          <w:marLeft w:val="640"/>
          <w:marRight w:val="0"/>
          <w:marTop w:val="0"/>
          <w:marBottom w:val="0"/>
          <w:divBdr>
            <w:top w:val="none" w:sz="0" w:space="0" w:color="auto"/>
            <w:left w:val="none" w:sz="0" w:space="0" w:color="auto"/>
            <w:bottom w:val="none" w:sz="0" w:space="0" w:color="auto"/>
            <w:right w:val="none" w:sz="0" w:space="0" w:color="auto"/>
          </w:divBdr>
        </w:div>
        <w:div w:id="1094672687">
          <w:marLeft w:val="640"/>
          <w:marRight w:val="0"/>
          <w:marTop w:val="0"/>
          <w:marBottom w:val="0"/>
          <w:divBdr>
            <w:top w:val="none" w:sz="0" w:space="0" w:color="auto"/>
            <w:left w:val="none" w:sz="0" w:space="0" w:color="auto"/>
            <w:bottom w:val="none" w:sz="0" w:space="0" w:color="auto"/>
            <w:right w:val="none" w:sz="0" w:space="0" w:color="auto"/>
          </w:divBdr>
        </w:div>
        <w:div w:id="2003586043">
          <w:marLeft w:val="640"/>
          <w:marRight w:val="0"/>
          <w:marTop w:val="0"/>
          <w:marBottom w:val="0"/>
          <w:divBdr>
            <w:top w:val="none" w:sz="0" w:space="0" w:color="auto"/>
            <w:left w:val="none" w:sz="0" w:space="0" w:color="auto"/>
            <w:bottom w:val="none" w:sz="0" w:space="0" w:color="auto"/>
            <w:right w:val="none" w:sz="0" w:space="0" w:color="auto"/>
          </w:divBdr>
        </w:div>
        <w:div w:id="197620010">
          <w:marLeft w:val="640"/>
          <w:marRight w:val="0"/>
          <w:marTop w:val="0"/>
          <w:marBottom w:val="0"/>
          <w:divBdr>
            <w:top w:val="none" w:sz="0" w:space="0" w:color="auto"/>
            <w:left w:val="none" w:sz="0" w:space="0" w:color="auto"/>
            <w:bottom w:val="none" w:sz="0" w:space="0" w:color="auto"/>
            <w:right w:val="none" w:sz="0" w:space="0" w:color="auto"/>
          </w:divBdr>
        </w:div>
        <w:div w:id="35860052">
          <w:marLeft w:val="640"/>
          <w:marRight w:val="0"/>
          <w:marTop w:val="0"/>
          <w:marBottom w:val="0"/>
          <w:divBdr>
            <w:top w:val="none" w:sz="0" w:space="0" w:color="auto"/>
            <w:left w:val="none" w:sz="0" w:space="0" w:color="auto"/>
            <w:bottom w:val="none" w:sz="0" w:space="0" w:color="auto"/>
            <w:right w:val="none" w:sz="0" w:space="0" w:color="auto"/>
          </w:divBdr>
        </w:div>
        <w:div w:id="1924027758">
          <w:marLeft w:val="640"/>
          <w:marRight w:val="0"/>
          <w:marTop w:val="0"/>
          <w:marBottom w:val="0"/>
          <w:divBdr>
            <w:top w:val="none" w:sz="0" w:space="0" w:color="auto"/>
            <w:left w:val="none" w:sz="0" w:space="0" w:color="auto"/>
            <w:bottom w:val="none" w:sz="0" w:space="0" w:color="auto"/>
            <w:right w:val="none" w:sz="0" w:space="0" w:color="auto"/>
          </w:divBdr>
        </w:div>
        <w:div w:id="103498730">
          <w:marLeft w:val="640"/>
          <w:marRight w:val="0"/>
          <w:marTop w:val="0"/>
          <w:marBottom w:val="0"/>
          <w:divBdr>
            <w:top w:val="none" w:sz="0" w:space="0" w:color="auto"/>
            <w:left w:val="none" w:sz="0" w:space="0" w:color="auto"/>
            <w:bottom w:val="none" w:sz="0" w:space="0" w:color="auto"/>
            <w:right w:val="none" w:sz="0" w:space="0" w:color="auto"/>
          </w:divBdr>
        </w:div>
        <w:div w:id="1999265141">
          <w:marLeft w:val="640"/>
          <w:marRight w:val="0"/>
          <w:marTop w:val="0"/>
          <w:marBottom w:val="0"/>
          <w:divBdr>
            <w:top w:val="none" w:sz="0" w:space="0" w:color="auto"/>
            <w:left w:val="none" w:sz="0" w:space="0" w:color="auto"/>
            <w:bottom w:val="none" w:sz="0" w:space="0" w:color="auto"/>
            <w:right w:val="none" w:sz="0" w:space="0" w:color="auto"/>
          </w:divBdr>
        </w:div>
        <w:div w:id="1700542813">
          <w:marLeft w:val="640"/>
          <w:marRight w:val="0"/>
          <w:marTop w:val="0"/>
          <w:marBottom w:val="0"/>
          <w:divBdr>
            <w:top w:val="none" w:sz="0" w:space="0" w:color="auto"/>
            <w:left w:val="none" w:sz="0" w:space="0" w:color="auto"/>
            <w:bottom w:val="none" w:sz="0" w:space="0" w:color="auto"/>
            <w:right w:val="none" w:sz="0" w:space="0" w:color="auto"/>
          </w:divBdr>
        </w:div>
        <w:div w:id="1252085679">
          <w:marLeft w:val="640"/>
          <w:marRight w:val="0"/>
          <w:marTop w:val="0"/>
          <w:marBottom w:val="0"/>
          <w:divBdr>
            <w:top w:val="none" w:sz="0" w:space="0" w:color="auto"/>
            <w:left w:val="none" w:sz="0" w:space="0" w:color="auto"/>
            <w:bottom w:val="none" w:sz="0" w:space="0" w:color="auto"/>
            <w:right w:val="none" w:sz="0" w:space="0" w:color="auto"/>
          </w:divBdr>
        </w:div>
        <w:div w:id="244851048">
          <w:marLeft w:val="640"/>
          <w:marRight w:val="0"/>
          <w:marTop w:val="0"/>
          <w:marBottom w:val="0"/>
          <w:divBdr>
            <w:top w:val="none" w:sz="0" w:space="0" w:color="auto"/>
            <w:left w:val="none" w:sz="0" w:space="0" w:color="auto"/>
            <w:bottom w:val="none" w:sz="0" w:space="0" w:color="auto"/>
            <w:right w:val="none" w:sz="0" w:space="0" w:color="auto"/>
          </w:divBdr>
        </w:div>
        <w:div w:id="824516332">
          <w:marLeft w:val="640"/>
          <w:marRight w:val="0"/>
          <w:marTop w:val="0"/>
          <w:marBottom w:val="0"/>
          <w:divBdr>
            <w:top w:val="none" w:sz="0" w:space="0" w:color="auto"/>
            <w:left w:val="none" w:sz="0" w:space="0" w:color="auto"/>
            <w:bottom w:val="none" w:sz="0" w:space="0" w:color="auto"/>
            <w:right w:val="none" w:sz="0" w:space="0" w:color="auto"/>
          </w:divBdr>
        </w:div>
        <w:div w:id="1117141836">
          <w:marLeft w:val="640"/>
          <w:marRight w:val="0"/>
          <w:marTop w:val="0"/>
          <w:marBottom w:val="0"/>
          <w:divBdr>
            <w:top w:val="none" w:sz="0" w:space="0" w:color="auto"/>
            <w:left w:val="none" w:sz="0" w:space="0" w:color="auto"/>
            <w:bottom w:val="none" w:sz="0" w:space="0" w:color="auto"/>
            <w:right w:val="none" w:sz="0" w:space="0" w:color="auto"/>
          </w:divBdr>
        </w:div>
        <w:div w:id="1585259679">
          <w:marLeft w:val="640"/>
          <w:marRight w:val="0"/>
          <w:marTop w:val="0"/>
          <w:marBottom w:val="0"/>
          <w:divBdr>
            <w:top w:val="none" w:sz="0" w:space="0" w:color="auto"/>
            <w:left w:val="none" w:sz="0" w:space="0" w:color="auto"/>
            <w:bottom w:val="none" w:sz="0" w:space="0" w:color="auto"/>
            <w:right w:val="none" w:sz="0" w:space="0" w:color="auto"/>
          </w:divBdr>
        </w:div>
        <w:div w:id="1758208821">
          <w:marLeft w:val="640"/>
          <w:marRight w:val="0"/>
          <w:marTop w:val="0"/>
          <w:marBottom w:val="0"/>
          <w:divBdr>
            <w:top w:val="none" w:sz="0" w:space="0" w:color="auto"/>
            <w:left w:val="none" w:sz="0" w:space="0" w:color="auto"/>
            <w:bottom w:val="none" w:sz="0" w:space="0" w:color="auto"/>
            <w:right w:val="none" w:sz="0" w:space="0" w:color="auto"/>
          </w:divBdr>
        </w:div>
      </w:divsChild>
    </w:div>
    <w:div w:id="1243904916">
      <w:bodyDiv w:val="1"/>
      <w:marLeft w:val="0"/>
      <w:marRight w:val="0"/>
      <w:marTop w:val="0"/>
      <w:marBottom w:val="0"/>
      <w:divBdr>
        <w:top w:val="none" w:sz="0" w:space="0" w:color="auto"/>
        <w:left w:val="none" w:sz="0" w:space="0" w:color="auto"/>
        <w:bottom w:val="none" w:sz="0" w:space="0" w:color="auto"/>
        <w:right w:val="none" w:sz="0" w:space="0" w:color="auto"/>
      </w:divBdr>
    </w:div>
    <w:div w:id="1244682202">
      <w:bodyDiv w:val="1"/>
      <w:marLeft w:val="0"/>
      <w:marRight w:val="0"/>
      <w:marTop w:val="0"/>
      <w:marBottom w:val="0"/>
      <w:divBdr>
        <w:top w:val="none" w:sz="0" w:space="0" w:color="auto"/>
        <w:left w:val="none" w:sz="0" w:space="0" w:color="auto"/>
        <w:bottom w:val="none" w:sz="0" w:space="0" w:color="auto"/>
        <w:right w:val="none" w:sz="0" w:space="0" w:color="auto"/>
      </w:divBdr>
    </w:div>
    <w:div w:id="1247151404">
      <w:bodyDiv w:val="1"/>
      <w:marLeft w:val="0"/>
      <w:marRight w:val="0"/>
      <w:marTop w:val="0"/>
      <w:marBottom w:val="0"/>
      <w:divBdr>
        <w:top w:val="none" w:sz="0" w:space="0" w:color="auto"/>
        <w:left w:val="none" w:sz="0" w:space="0" w:color="auto"/>
        <w:bottom w:val="none" w:sz="0" w:space="0" w:color="auto"/>
        <w:right w:val="none" w:sz="0" w:space="0" w:color="auto"/>
      </w:divBdr>
    </w:div>
    <w:div w:id="1248533650">
      <w:bodyDiv w:val="1"/>
      <w:marLeft w:val="0"/>
      <w:marRight w:val="0"/>
      <w:marTop w:val="0"/>
      <w:marBottom w:val="0"/>
      <w:divBdr>
        <w:top w:val="none" w:sz="0" w:space="0" w:color="auto"/>
        <w:left w:val="none" w:sz="0" w:space="0" w:color="auto"/>
        <w:bottom w:val="none" w:sz="0" w:space="0" w:color="auto"/>
        <w:right w:val="none" w:sz="0" w:space="0" w:color="auto"/>
      </w:divBdr>
    </w:div>
    <w:div w:id="1251818613">
      <w:bodyDiv w:val="1"/>
      <w:marLeft w:val="0"/>
      <w:marRight w:val="0"/>
      <w:marTop w:val="0"/>
      <w:marBottom w:val="0"/>
      <w:divBdr>
        <w:top w:val="none" w:sz="0" w:space="0" w:color="auto"/>
        <w:left w:val="none" w:sz="0" w:space="0" w:color="auto"/>
        <w:bottom w:val="none" w:sz="0" w:space="0" w:color="auto"/>
        <w:right w:val="none" w:sz="0" w:space="0" w:color="auto"/>
      </w:divBdr>
    </w:div>
    <w:div w:id="1256088558">
      <w:bodyDiv w:val="1"/>
      <w:marLeft w:val="0"/>
      <w:marRight w:val="0"/>
      <w:marTop w:val="0"/>
      <w:marBottom w:val="0"/>
      <w:divBdr>
        <w:top w:val="none" w:sz="0" w:space="0" w:color="auto"/>
        <w:left w:val="none" w:sz="0" w:space="0" w:color="auto"/>
        <w:bottom w:val="none" w:sz="0" w:space="0" w:color="auto"/>
        <w:right w:val="none" w:sz="0" w:space="0" w:color="auto"/>
      </w:divBdr>
    </w:div>
    <w:div w:id="1258323362">
      <w:bodyDiv w:val="1"/>
      <w:marLeft w:val="0"/>
      <w:marRight w:val="0"/>
      <w:marTop w:val="0"/>
      <w:marBottom w:val="0"/>
      <w:divBdr>
        <w:top w:val="none" w:sz="0" w:space="0" w:color="auto"/>
        <w:left w:val="none" w:sz="0" w:space="0" w:color="auto"/>
        <w:bottom w:val="none" w:sz="0" w:space="0" w:color="auto"/>
        <w:right w:val="none" w:sz="0" w:space="0" w:color="auto"/>
      </w:divBdr>
    </w:div>
    <w:div w:id="1258514859">
      <w:bodyDiv w:val="1"/>
      <w:marLeft w:val="0"/>
      <w:marRight w:val="0"/>
      <w:marTop w:val="0"/>
      <w:marBottom w:val="0"/>
      <w:divBdr>
        <w:top w:val="none" w:sz="0" w:space="0" w:color="auto"/>
        <w:left w:val="none" w:sz="0" w:space="0" w:color="auto"/>
        <w:bottom w:val="none" w:sz="0" w:space="0" w:color="auto"/>
        <w:right w:val="none" w:sz="0" w:space="0" w:color="auto"/>
      </w:divBdr>
      <w:divsChild>
        <w:div w:id="1580872209">
          <w:marLeft w:val="640"/>
          <w:marRight w:val="0"/>
          <w:marTop w:val="0"/>
          <w:marBottom w:val="0"/>
          <w:divBdr>
            <w:top w:val="none" w:sz="0" w:space="0" w:color="auto"/>
            <w:left w:val="none" w:sz="0" w:space="0" w:color="auto"/>
            <w:bottom w:val="none" w:sz="0" w:space="0" w:color="auto"/>
            <w:right w:val="none" w:sz="0" w:space="0" w:color="auto"/>
          </w:divBdr>
        </w:div>
        <w:div w:id="1226140052">
          <w:marLeft w:val="640"/>
          <w:marRight w:val="0"/>
          <w:marTop w:val="0"/>
          <w:marBottom w:val="0"/>
          <w:divBdr>
            <w:top w:val="none" w:sz="0" w:space="0" w:color="auto"/>
            <w:left w:val="none" w:sz="0" w:space="0" w:color="auto"/>
            <w:bottom w:val="none" w:sz="0" w:space="0" w:color="auto"/>
            <w:right w:val="none" w:sz="0" w:space="0" w:color="auto"/>
          </w:divBdr>
        </w:div>
        <w:div w:id="224532630">
          <w:marLeft w:val="640"/>
          <w:marRight w:val="0"/>
          <w:marTop w:val="0"/>
          <w:marBottom w:val="0"/>
          <w:divBdr>
            <w:top w:val="none" w:sz="0" w:space="0" w:color="auto"/>
            <w:left w:val="none" w:sz="0" w:space="0" w:color="auto"/>
            <w:bottom w:val="none" w:sz="0" w:space="0" w:color="auto"/>
            <w:right w:val="none" w:sz="0" w:space="0" w:color="auto"/>
          </w:divBdr>
        </w:div>
        <w:div w:id="1157964054">
          <w:marLeft w:val="640"/>
          <w:marRight w:val="0"/>
          <w:marTop w:val="0"/>
          <w:marBottom w:val="0"/>
          <w:divBdr>
            <w:top w:val="none" w:sz="0" w:space="0" w:color="auto"/>
            <w:left w:val="none" w:sz="0" w:space="0" w:color="auto"/>
            <w:bottom w:val="none" w:sz="0" w:space="0" w:color="auto"/>
            <w:right w:val="none" w:sz="0" w:space="0" w:color="auto"/>
          </w:divBdr>
        </w:div>
        <w:div w:id="1656032490">
          <w:marLeft w:val="640"/>
          <w:marRight w:val="0"/>
          <w:marTop w:val="0"/>
          <w:marBottom w:val="0"/>
          <w:divBdr>
            <w:top w:val="none" w:sz="0" w:space="0" w:color="auto"/>
            <w:left w:val="none" w:sz="0" w:space="0" w:color="auto"/>
            <w:bottom w:val="none" w:sz="0" w:space="0" w:color="auto"/>
            <w:right w:val="none" w:sz="0" w:space="0" w:color="auto"/>
          </w:divBdr>
        </w:div>
        <w:div w:id="2124225415">
          <w:marLeft w:val="640"/>
          <w:marRight w:val="0"/>
          <w:marTop w:val="0"/>
          <w:marBottom w:val="0"/>
          <w:divBdr>
            <w:top w:val="none" w:sz="0" w:space="0" w:color="auto"/>
            <w:left w:val="none" w:sz="0" w:space="0" w:color="auto"/>
            <w:bottom w:val="none" w:sz="0" w:space="0" w:color="auto"/>
            <w:right w:val="none" w:sz="0" w:space="0" w:color="auto"/>
          </w:divBdr>
        </w:div>
        <w:div w:id="545215482">
          <w:marLeft w:val="640"/>
          <w:marRight w:val="0"/>
          <w:marTop w:val="0"/>
          <w:marBottom w:val="0"/>
          <w:divBdr>
            <w:top w:val="none" w:sz="0" w:space="0" w:color="auto"/>
            <w:left w:val="none" w:sz="0" w:space="0" w:color="auto"/>
            <w:bottom w:val="none" w:sz="0" w:space="0" w:color="auto"/>
            <w:right w:val="none" w:sz="0" w:space="0" w:color="auto"/>
          </w:divBdr>
        </w:div>
        <w:div w:id="1021079912">
          <w:marLeft w:val="640"/>
          <w:marRight w:val="0"/>
          <w:marTop w:val="0"/>
          <w:marBottom w:val="0"/>
          <w:divBdr>
            <w:top w:val="none" w:sz="0" w:space="0" w:color="auto"/>
            <w:left w:val="none" w:sz="0" w:space="0" w:color="auto"/>
            <w:bottom w:val="none" w:sz="0" w:space="0" w:color="auto"/>
            <w:right w:val="none" w:sz="0" w:space="0" w:color="auto"/>
          </w:divBdr>
        </w:div>
        <w:div w:id="1064598214">
          <w:marLeft w:val="640"/>
          <w:marRight w:val="0"/>
          <w:marTop w:val="0"/>
          <w:marBottom w:val="0"/>
          <w:divBdr>
            <w:top w:val="none" w:sz="0" w:space="0" w:color="auto"/>
            <w:left w:val="none" w:sz="0" w:space="0" w:color="auto"/>
            <w:bottom w:val="none" w:sz="0" w:space="0" w:color="auto"/>
            <w:right w:val="none" w:sz="0" w:space="0" w:color="auto"/>
          </w:divBdr>
        </w:div>
        <w:div w:id="663119523">
          <w:marLeft w:val="640"/>
          <w:marRight w:val="0"/>
          <w:marTop w:val="0"/>
          <w:marBottom w:val="0"/>
          <w:divBdr>
            <w:top w:val="none" w:sz="0" w:space="0" w:color="auto"/>
            <w:left w:val="none" w:sz="0" w:space="0" w:color="auto"/>
            <w:bottom w:val="none" w:sz="0" w:space="0" w:color="auto"/>
            <w:right w:val="none" w:sz="0" w:space="0" w:color="auto"/>
          </w:divBdr>
        </w:div>
        <w:div w:id="741374484">
          <w:marLeft w:val="640"/>
          <w:marRight w:val="0"/>
          <w:marTop w:val="0"/>
          <w:marBottom w:val="0"/>
          <w:divBdr>
            <w:top w:val="none" w:sz="0" w:space="0" w:color="auto"/>
            <w:left w:val="none" w:sz="0" w:space="0" w:color="auto"/>
            <w:bottom w:val="none" w:sz="0" w:space="0" w:color="auto"/>
            <w:right w:val="none" w:sz="0" w:space="0" w:color="auto"/>
          </w:divBdr>
        </w:div>
        <w:div w:id="1959481354">
          <w:marLeft w:val="640"/>
          <w:marRight w:val="0"/>
          <w:marTop w:val="0"/>
          <w:marBottom w:val="0"/>
          <w:divBdr>
            <w:top w:val="none" w:sz="0" w:space="0" w:color="auto"/>
            <w:left w:val="none" w:sz="0" w:space="0" w:color="auto"/>
            <w:bottom w:val="none" w:sz="0" w:space="0" w:color="auto"/>
            <w:right w:val="none" w:sz="0" w:space="0" w:color="auto"/>
          </w:divBdr>
        </w:div>
        <w:div w:id="975068422">
          <w:marLeft w:val="640"/>
          <w:marRight w:val="0"/>
          <w:marTop w:val="0"/>
          <w:marBottom w:val="0"/>
          <w:divBdr>
            <w:top w:val="none" w:sz="0" w:space="0" w:color="auto"/>
            <w:left w:val="none" w:sz="0" w:space="0" w:color="auto"/>
            <w:bottom w:val="none" w:sz="0" w:space="0" w:color="auto"/>
            <w:right w:val="none" w:sz="0" w:space="0" w:color="auto"/>
          </w:divBdr>
        </w:div>
        <w:div w:id="1565485259">
          <w:marLeft w:val="640"/>
          <w:marRight w:val="0"/>
          <w:marTop w:val="0"/>
          <w:marBottom w:val="0"/>
          <w:divBdr>
            <w:top w:val="none" w:sz="0" w:space="0" w:color="auto"/>
            <w:left w:val="none" w:sz="0" w:space="0" w:color="auto"/>
            <w:bottom w:val="none" w:sz="0" w:space="0" w:color="auto"/>
            <w:right w:val="none" w:sz="0" w:space="0" w:color="auto"/>
          </w:divBdr>
        </w:div>
        <w:div w:id="1341393408">
          <w:marLeft w:val="640"/>
          <w:marRight w:val="0"/>
          <w:marTop w:val="0"/>
          <w:marBottom w:val="0"/>
          <w:divBdr>
            <w:top w:val="none" w:sz="0" w:space="0" w:color="auto"/>
            <w:left w:val="none" w:sz="0" w:space="0" w:color="auto"/>
            <w:bottom w:val="none" w:sz="0" w:space="0" w:color="auto"/>
            <w:right w:val="none" w:sz="0" w:space="0" w:color="auto"/>
          </w:divBdr>
        </w:div>
        <w:div w:id="876115849">
          <w:marLeft w:val="640"/>
          <w:marRight w:val="0"/>
          <w:marTop w:val="0"/>
          <w:marBottom w:val="0"/>
          <w:divBdr>
            <w:top w:val="none" w:sz="0" w:space="0" w:color="auto"/>
            <w:left w:val="none" w:sz="0" w:space="0" w:color="auto"/>
            <w:bottom w:val="none" w:sz="0" w:space="0" w:color="auto"/>
            <w:right w:val="none" w:sz="0" w:space="0" w:color="auto"/>
          </w:divBdr>
        </w:div>
        <w:div w:id="26412316">
          <w:marLeft w:val="640"/>
          <w:marRight w:val="0"/>
          <w:marTop w:val="0"/>
          <w:marBottom w:val="0"/>
          <w:divBdr>
            <w:top w:val="none" w:sz="0" w:space="0" w:color="auto"/>
            <w:left w:val="none" w:sz="0" w:space="0" w:color="auto"/>
            <w:bottom w:val="none" w:sz="0" w:space="0" w:color="auto"/>
            <w:right w:val="none" w:sz="0" w:space="0" w:color="auto"/>
          </w:divBdr>
        </w:div>
        <w:div w:id="393507361">
          <w:marLeft w:val="640"/>
          <w:marRight w:val="0"/>
          <w:marTop w:val="0"/>
          <w:marBottom w:val="0"/>
          <w:divBdr>
            <w:top w:val="none" w:sz="0" w:space="0" w:color="auto"/>
            <w:left w:val="none" w:sz="0" w:space="0" w:color="auto"/>
            <w:bottom w:val="none" w:sz="0" w:space="0" w:color="auto"/>
            <w:right w:val="none" w:sz="0" w:space="0" w:color="auto"/>
          </w:divBdr>
        </w:div>
        <w:div w:id="20668393">
          <w:marLeft w:val="640"/>
          <w:marRight w:val="0"/>
          <w:marTop w:val="0"/>
          <w:marBottom w:val="0"/>
          <w:divBdr>
            <w:top w:val="none" w:sz="0" w:space="0" w:color="auto"/>
            <w:left w:val="none" w:sz="0" w:space="0" w:color="auto"/>
            <w:bottom w:val="none" w:sz="0" w:space="0" w:color="auto"/>
            <w:right w:val="none" w:sz="0" w:space="0" w:color="auto"/>
          </w:divBdr>
        </w:div>
        <w:div w:id="569736135">
          <w:marLeft w:val="640"/>
          <w:marRight w:val="0"/>
          <w:marTop w:val="0"/>
          <w:marBottom w:val="0"/>
          <w:divBdr>
            <w:top w:val="none" w:sz="0" w:space="0" w:color="auto"/>
            <w:left w:val="none" w:sz="0" w:space="0" w:color="auto"/>
            <w:bottom w:val="none" w:sz="0" w:space="0" w:color="auto"/>
            <w:right w:val="none" w:sz="0" w:space="0" w:color="auto"/>
          </w:divBdr>
        </w:div>
        <w:div w:id="963845969">
          <w:marLeft w:val="640"/>
          <w:marRight w:val="0"/>
          <w:marTop w:val="0"/>
          <w:marBottom w:val="0"/>
          <w:divBdr>
            <w:top w:val="none" w:sz="0" w:space="0" w:color="auto"/>
            <w:left w:val="none" w:sz="0" w:space="0" w:color="auto"/>
            <w:bottom w:val="none" w:sz="0" w:space="0" w:color="auto"/>
            <w:right w:val="none" w:sz="0" w:space="0" w:color="auto"/>
          </w:divBdr>
        </w:div>
        <w:div w:id="1911765863">
          <w:marLeft w:val="640"/>
          <w:marRight w:val="0"/>
          <w:marTop w:val="0"/>
          <w:marBottom w:val="0"/>
          <w:divBdr>
            <w:top w:val="none" w:sz="0" w:space="0" w:color="auto"/>
            <w:left w:val="none" w:sz="0" w:space="0" w:color="auto"/>
            <w:bottom w:val="none" w:sz="0" w:space="0" w:color="auto"/>
            <w:right w:val="none" w:sz="0" w:space="0" w:color="auto"/>
          </w:divBdr>
        </w:div>
        <w:div w:id="2019382669">
          <w:marLeft w:val="640"/>
          <w:marRight w:val="0"/>
          <w:marTop w:val="0"/>
          <w:marBottom w:val="0"/>
          <w:divBdr>
            <w:top w:val="none" w:sz="0" w:space="0" w:color="auto"/>
            <w:left w:val="none" w:sz="0" w:space="0" w:color="auto"/>
            <w:bottom w:val="none" w:sz="0" w:space="0" w:color="auto"/>
            <w:right w:val="none" w:sz="0" w:space="0" w:color="auto"/>
          </w:divBdr>
        </w:div>
        <w:div w:id="354581260">
          <w:marLeft w:val="640"/>
          <w:marRight w:val="0"/>
          <w:marTop w:val="0"/>
          <w:marBottom w:val="0"/>
          <w:divBdr>
            <w:top w:val="none" w:sz="0" w:space="0" w:color="auto"/>
            <w:left w:val="none" w:sz="0" w:space="0" w:color="auto"/>
            <w:bottom w:val="none" w:sz="0" w:space="0" w:color="auto"/>
            <w:right w:val="none" w:sz="0" w:space="0" w:color="auto"/>
          </w:divBdr>
        </w:div>
        <w:div w:id="600186665">
          <w:marLeft w:val="640"/>
          <w:marRight w:val="0"/>
          <w:marTop w:val="0"/>
          <w:marBottom w:val="0"/>
          <w:divBdr>
            <w:top w:val="none" w:sz="0" w:space="0" w:color="auto"/>
            <w:left w:val="none" w:sz="0" w:space="0" w:color="auto"/>
            <w:bottom w:val="none" w:sz="0" w:space="0" w:color="auto"/>
            <w:right w:val="none" w:sz="0" w:space="0" w:color="auto"/>
          </w:divBdr>
        </w:div>
        <w:div w:id="2029790435">
          <w:marLeft w:val="640"/>
          <w:marRight w:val="0"/>
          <w:marTop w:val="0"/>
          <w:marBottom w:val="0"/>
          <w:divBdr>
            <w:top w:val="none" w:sz="0" w:space="0" w:color="auto"/>
            <w:left w:val="none" w:sz="0" w:space="0" w:color="auto"/>
            <w:bottom w:val="none" w:sz="0" w:space="0" w:color="auto"/>
            <w:right w:val="none" w:sz="0" w:space="0" w:color="auto"/>
          </w:divBdr>
        </w:div>
        <w:div w:id="988705717">
          <w:marLeft w:val="640"/>
          <w:marRight w:val="0"/>
          <w:marTop w:val="0"/>
          <w:marBottom w:val="0"/>
          <w:divBdr>
            <w:top w:val="none" w:sz="0" w:space="0" w:color="auto"/>
            <w:left w:val="none" w:sz="0" w:space="0" w:color="auto"/>
            <w:bottom w:val="none" w:sz="0" w:space="0" w:color="auto"/>
            <w:right w:val="none" w:sz="0" w:space="0" w:color="auto"/>
          </w:divBdr>
        </w:div>
        <w:div w:id="291056143">
          <w:marLeft w:val="640"/>
          <w:marRight w:val="0"/>
          <w:marTop w:val="0"/>
          <w:marBottom w:val="0"/>
          <w:divBdr>
            <w:top w:val="none" w:sz="0" w:space="0" w:color="auto"/>
            <w:left w:val="none" w:sz="0" w:space="0" w:color="auto"/>
            <w:bottom w:val="none" w:sz="0" w:space="0" w:color="auto"/>
            <w:right w:val="none" w:sz="0" w:space="0" w:color="auto"/>
          </w:divBdr>
        </w:div>
        <w:div w:id="544100692">
          <w:marLeft w:val="640"/>
          <w:marRight w:val="0"/>
          <w:marTop w:val="0"/>
          <w:marBottom w:val="0"/>
          <w:divBdr>
            <w:top w:val="none" w:sz="0" w:space="0" w:color="auto"/>
            <w:left w:val="none" w:sz="0" w:space="0" w:color="auto"/>
            <w:bottom w:val="none" w:sz="0" w:space="0" w:color="auto"/>
            <w:right w:val="none" w:sz="0" w:space="0" w:color="auto"/>
          </w:divBdr>
        </w:div>
        <w:div w:id="482312171">
          <w:marLeft w:val="640"/>
          <w:marRight w:val="0"/>
          <w:marTop w:val="0"/>
          <w:marBottom w:val="0"/>
          <w:divBdr>
            <w:top w:val="none" w:sz="0" w:space="0" w:color="auto"/>
            <w:left w:val="none" w:sz="0" w:space="0" w:color="auto"/>
            <w:bottom w:val="none" w:sz="0" w:space="0" w:color="auto"/>
            <w:right w:val="none" w:sz="0" w:space="0" w:color="auto"/>
          </w:divBdr>
        </w:div>
        <w:div w:id="83310846">
          <w:marLeft w:val="640"/>
          <w:marRight w:val="0"/>
          <w:marTop w:val="0"/>
          <w:marBottom w:val="0"/>
          <w:divBdr>
            <w:top w:val="none" w:sz="0" w:space="0" w:color="auto"/>
            <w:left w:val="none" w:sz="0" w:space="0" w:color="auto"/>
            <w:bottom w:val="none" w:sz="0" w:space="0" w:color="auto"/>
            <w:right w:val="none" w:sz="0" w:space="0" w:color="auto"/>
          </w:divBdr>
        </w:div>
        <w:div w:id="1902904972">
          <w:marLeft w:val="640"/>
          <w:marRight w:val="0"/>
          <w:marTop w:val="0"/>
          <w:marBottom w:val="0"/>
          <w:divBdr>
            <w:top w:val="none" w:sz="0" w:space="0" w:color="auto"/>
            <w:left w:val="none" w:sz="0" w:space="0" w:color="auto"/>
            <w:bottom w:val="none" w:sz="0" w:space="0" w:color="auto"/>
            <w:right w:val="none" w:sz="0" w:space="0" w:color="auto"/>
          </w:divBdr>
        </w:div>
        <w:div w:id="1041519231">
          <w:marLeft w:val="640"/>
          <w:marRight w:val="0"/>
          <w:marTop w:val="0"/>
          <w:marBottom w:val="0"/>
          <w:divBdr>
            <w:top w:val="none" w:sz="0" w:space="0" w:color="auto"/>
            <w:left w:val="none" w:sz="0" w:space="0" w:color="auto"/>
            <w:bottom w:val="none" w:sz="0" w:space="0" w:color="auto"/>
            <w:right w:val="none" w:sz="0" w:space="0" w:color="auto"/>
          </w:divBdr>
        </w:div>
        <w:div w:id="1842239708">
          <w:marLeft w:val="640"/>
          <w:marRight w:val="0"/>
          <w:marTop w:val="0"/>
          <w:marBottom w:val="0"/>
          <w:divBdr>
            <w:top w:val="none" w:sz="0" w:space="0" w:color="auto"/>
            <w:left w:val="none" w:sz="0" w:space="0" w:color="auto"/>
            <w:bottom w:val="none" w:sz="0" w:space="0" w:color="auto"/>
            <w:right w:val="none" w:sz="0" w:space="0" w:color="auto"/>
          </w:divBdr>
        </w:div>
        <w:div w:id="349796505">
          <w:marLeft w:val="640"/>
          <w:marRight w:val="0"/>
          <w:marTop w:val="0"/>
          <w:marBottom w:val="0"/>
          <w:divBdr>
            <w:top w:val="none" w:sz="0" w:space="0" w:color="auto"/>
            <w:left w:val="none" w:sz="0" w:space="0" w:color="auto"/>
            <w:bottom w:val="none" w:sz="0" w:space="0" w:color="auto"/>
            <w:right w:val="none" w:sz="0" w:space="0" w:color="auto"/>
          </w:divBdr>
        </w:div>
        <w:div w:id="782188019">
          <w:marLeft w:val="640"/>
          <w:marRight w:val="0"/>
          <w:marTop w:val="0"/>
          <w:marBottom w:val="0"/>
          <w:divBdr>
            <w:top w:val="none" w:sz="0" w:space="0" w:color="auto"/>
            <w:left w:val="none" w:sz="0" w:space="0" w:color="auto"/>
            <w:bottom w:val="none" w:sz="0" w:space="0" w:color="auto"/>
            <w:right w:val="none" w:sz="0" w:space="0" w:color="auto"/>
          </w:divBdr>
        </w:div>
        <w:div w:id="1062294543">
          <w:marLeft w:val="640"/>
          <w:marRight w:val="0"/>
          <w:marTop w:val="0"/>
          <w:marBottom w:val="0"/>
          <w:divBdr>
            <w:top w:val="none" w:sz="0" w:space="0" w:color="auto"/>
            <w:left w:val="none" w:sz="0" w:space="0" w:color="auto"/>
            <w:bottom w:val="none" w:sz="0" w:space="0" w:color="auto"/>
            <w:right w:val="none" w:sz="0" w:space="0" w:color="auto"/>
          </w:divBdr>
        </w:div>
        <w:div w:id="1494369995">
          <w:marLeft w:val="640"/>
          <w:marRight w:val="0"/>
          <w:marTop w:val="0"/>
          <w:marBottom w:val="0"/>
          <w:divBdr>
            <w:top w:val="none" w:sz="0" w:space="0" w:color="auto"/>
            <w:left w:val="none" w:sz="0" w:space="0" w:color="auto"/>
            <w:bottom w:val="none" w:sz="0" w:space="0" w:color="auto"/>
            <w:right w:val="none" w:sz="0" w:space="0" w:color="auto"/>
          </w:divBdr>
        </w:div>
        <w:div w:id="1793787296">
          <w:marLeft w:val="640"/>
          <w:marRight w:val="0"/>
          <w:marTop w:val="0"/>
          <w:marBottom w:val="0"/>
          <w:divBdr>
            <w:top w:val="none" w:sz="0" w:space="0" w:color="auto"/>
            <w:left w:val="none" w:sz="0" w:space="0" w:color="auto"/>
            <w:bottom w:val="none" w:sz="0" w:space="0" w:color="auto"/>
            <w:right w:val="none" w:sz="0" w:space="0" w:color="auto"/>
          </w:divBdr>
        </w:div>
        <w:div w:id="1596010103">
          <w:marLeft w:val="640"/>
          <w:marRight w:val="0"/>
          <w:marTop w:val="0"/>
          <w:marBottom w:val="0"/>
          <w:divBdr>
            <w:top w:val="none" w:sz="0" w:space="0" w:color="auto"/>
            <w:left w:val="none" w:sz="0" w:space="0" w:color="auto"/>
            <w:bottom w:val="none" w:sz="0" w:space="0" w:color="auto"/>
            <w:right w:val="none" w:sz="0" w:space="0" w:color="auto"/>
          </w:divBdr>
        </w:div>
        <w:div w:id="603342101">
          <w:marLeft w:val="640"/>
          <w:marRight w:val="0"/>
          <w:marTop w:val="0"/>
          <w:marBottom w:val="0"/>
          <w:divBdr>
            <w:top w:val="none" w:sz="0" w:space="0" w:color="auto"/>
            <w:left w:val="none" w:sz="0" w:space="0" w:color="auto"/>
            <w:bottom w:val="none" w:sz="0" w:space="0" w:color="auto"/>
            <w:right w:val="none" w:sz="0" w:space="0" w:color="auto"/>
          </w:divBdr>
        </w:div>
        <w:div w:id="1131827495">
          <w:marLeft w:val="640"/>
          <w:marRight w:val="0"/>
          <w:marTop w:val="0"/>
          <w:marBottom w:val="0"/>
          <w:divBdr>
            <w:top w:val="none" w:sz="0" w:space="0" w:color="auto"/>
            <w:left w:val="none" w:sz="0" w:space="0" w:color="auto"/>
            <w:bottom w:val="none" w:sz="0" w:space="0" w:color="auto"/>
            <w:right w:val="none" w:sz="0" w:space="0" w:color="auto"/>
          </w:divBdr>
        </w:div>
        <w:div w:id="1978292735">
          <w:marLeft w:val="640"/>
          <w:marRight w:val="0"/>
          <w:marTop w:val="0"/>
          <w:marBottom w:val="0"/>
          <w:divBdr>
            <w:top w:val="none" w:sz="0" w:space="0" w:color="auto"/>
            <w:left w:val="none" w:sz="0" w:space="0" w:color="auto"/>
            <w:bottom w:val="none" w:sz="0" w:space="0" w:color="auto"/>
            <w:right w:val="none" w:sz="0" w:space="0" w:color="auto"/>
          </w:divBdr>
        </w:div>
        <w:div w:id="1075712830">
          <w:marLeft w:val="640"/>
          <w:marRight w:val="0"/>
          <w:marTop w:val="0"/>
          <w:marBottom w:val="0"/>
          <w:divBdr>
            <w:top w:val="none" w:sz="0" w:space="0" w:color="auto"/>
            <w:left w:val="none" w:sz="0" w:space="0" w:color="auto"/>
            <w:bottom w:val="none" w:sz="0" w:space="0" w:color="auto"/>
            <w:right w:val="none" w:sz="0" w:space="0" w:color="auto"/>
          </w:divBdr>
        </w:div>
        <w:div w:id="1159618727">
          <w:marLeft w:val="640"/>
          <w:marRight w:val="0"/>
          <w:marTop w:val="0"/>
          <w:marBottom w:val="0"/>
          <w:divBdr>
            <w:top w:val="none" w:sz="0" w:space="0" w:color="auto"/>
            <w:left w:val="none" w:sz="0" w:space="0" w:color="auto"/>
            <w:bottom w:val="none" w:sz="0" w:space="0" w:color="auto"/>
            <w:right w:val="none" w:sz="0" w:space="0" w:color="auto"/>
          </w:divBdr>
        </w:div>
        <w:div w:id="2093770796">
          <w:marLeft w:val="640"/>
          <w:marRight w:val="0"/>
          <w:marTop w:val="0"/>
          <w:marBottom w:val="0"/>
          <w:divBdr>
            <w:top w:val="none" w:sz="0" w:space="0" w:color="auto"/>
            <w:left w:val="none" w:sz="0" w:space="0" w:color="auto"/>
            <w:bottom w:val="none" w:sz="0" w:space="0" w:color="auto"/>
            <w:right w:val="none" w:sz="0" w:space="0" w:color="auto"/>
          </w:divBdr>
        </w:div>
        <w:div w:id="400493255">
          <w:marLeft w:val="640"/>
          <w:marRight w:val="0"/>
          <w:marTop w:val="0"/>
          <w:marBottom w:val="0"/>
          <w:divBdr>
            <w:top w:val="none" w:sz="0" w:space="0" w:color="auto"/>
            <w:left w:val="none" w:sz="0" w:space="0" w:color="auto"/>
            <w:bottom w:val="none" w:sz="0" w:space="0" w:color="auto"/>
            <w:right w:val="none" w:sz="0" w:space="0" w:color="auto"/>
          </w:divBdr>
        </w:div>
        <w:div w:id="2043627320">
          <w:marLeft w:val="640"/>
          <w:marRight w:val="0"/>
          <w:marTop w:val="0"/>
          <w:marBottom w:val="0"/>
          <w:divBdr>
            <w:top w:val="none" w:sz="0" w:space="0" w:color="auto"/>
            <w:left w:val="none" w:sz="0" w:space="0" w:color="auto"/>
            <w:bottom w:val="none" w:sz="0" w:space="0" w:color="auto"/>
            <w:right w:val="none" w:sz="0" w:space="0" w:color="auto"/>
          </w:divBdr>
        </w:div>
        <w:div w:id="1587151099">
          <w:marLeft w:val="640"/>
          <w:marRight w:val="0"/>
          <w:marTop w:val="0"/>
          <w:marBottom w:val="0"/>
          <w:divBdr>
            <w:top w:val="none" w:sz="0" w:space="0" w:color="auto"/>
            <w:left w:val="none" w:sz="0" w:space="0" w:color="auto"/>
            <w:bottom w:val="none" w:sz="0" w:space="0" w:color="auto"/>
            <w:right w:val="none" w:sz="0" w:space="0" w:color="auto"/>
          </w:divBdr>
        </w:div>
        <w:div w:id="660427808">
          <w:marLeft w:val="640"/>
          <w:marRight w:val="0"/>
          <w:marTop w:val="0"/>
          <w:marBottom w:val="0"/>
          <w:divBdr>
            <w:top w:val="none" w:sz="0" w:space="0" w:color="auto"/>
            <w:left w:val="none" w:sz="0" w:space="0" w:color="auto"/>
            <w:bottom w:val="none" w:sz="0" w:space="0" w:color="auto"/>
            <w:right w:val="none" w:sz="0" w:space="0" w:color="auto"/>
          </w:divBdr>
        </w:div>
        <w:div w:id="1837258517">
          <w:marLeft w:val="640"/>
          <w:marRight w:val="0"/>
          <w:marTop w:val="0"/>
          <w:marBottom w:val="0"/>
          <w:divBdr>
            <w:top w:val="none" w:sz="0" w:space="0" w:color="auto"/>
            <w:left w:val="none" w:sz="0" w:space="0" w:color="auto"/>
            <w:bottom w:val="none" w:sz="0" w:space="0" w:color="auto"/>
            <w:right w:val="none" w:sz="0" w:space="0" w:color="auto"/>
          </w:divBdr>
        </w:div>
        <w:div w:id="1401711463">
          <w:marLeft w:val="640"/>
          <w:marRight w:val="0"/>
          <w:marTop w:val="0"/>
          <w:marBottom w:val="0"/>
          <w:divBdr>
            <w:top w:val="none" w:sz="0" w:space="0" w:color="auto"/>
            <w:left w:val="none" w:sz="0" w:space="0" w:color="auto"/>
            <w:bottom w:val="none" w:sz="0" w:space="0" w:color="auto"/>
            <w:right w:val="none" w:sz="0" w:space="0" w:color="auto"/>
          </w:divBdr>
        </w:div>
        <w:div w:id="1797333113">
          <w:marLeft w:val="640"/>
          <w:marRight w:val="0"/>
          <w:marTop w:val="0"/>
          <w:marBottom w:val="0"/>
          <w:divBdr>
            <w:top w:val="none" w:sz="0" w:space="0" w:color="auto"/>
            <w:left w:val="none" w:sz="0" w:space="0" w:color="auto"/>
            <w:bottom w:val="none" w:sz="0" w:space="0" w:color="auto"/>
            <w:right w:val="none" w:sz="0" w:space="0" w:color="auto"/>
          </w:divBdr>
        </w:div>
        <w:div w:id="1210412006">
          <w:marLeft w:val="640"/>
          <w:marRight w:val="0"/>
          <w:marTop w:val="0"/>
          <w:marBottom w:val="0"/>
          <w:divBdr>
            <w:top w:val="none" w:sz="0" w:space="0" w:color="auto"/>
            <w:left w:val="none" w:sz="0" w:space="0" w:color="auto"/>
            <w:bottom w:val="none" w:sz="0" w:space="0" w:color="auto"/>
            <w:right w:val="none" w:sz="0" w:space="0" w:color="auto"/>
          </w:divBdr>
        </w:div>
        <w:div w:id="132259515">
          <w:marLeft w:val="640"/>
          <w:marRight w:val="0"/>
          <w:marTop w:val="0"/>
          <w:marBottom w:val="0"/>
          <w:divBdr>
            <w:top w:val="none" w:sz="0" w:space="0" w:color="auto"/>
            <w:left w:val="none" w:sz="0" w:space="0" w:color="auto"/>
            <w:bottom w:val="none" w:sz="0" w:space="0" w:color="auto"/>
            <w:right w:val="none" w:sz="0" w:space="0" w:color="auto"/>
          </w:divBdr>
        </w:div>
        <w:div w:id="1985355036">
          <w:marLeft w:val="640"/>
          <w:marRight w:val="0"/>
          <w:marTop w:val="0"/>
          <w:marBottom w:val="0"/>
          <w:divBdr>
            <w:top w:val="none" w:sz="0" w:space="0" w:color="auto"/>
            <w:left w:val="none" w:sz="0" w:space="0" w:color="auto"/>
            <w:bottom w:val="none" w:sz="0" w:space="0" w:color="auto"/>
            <w:right w:val="none" w:sz="0" w:space="0" w:color="auto"/>
          </w:divBdr>
        </w:div>
        <w:div w:id="1133670482">
          <w:marLeft w:val="640"/>
          <w:marRight w:val="0"/>
          <w:marTop w:val="0"/>
          <w:marBottom w:val="0"/>
          <w:divBdr>
            <w:top w:val="none" w:sz="0" w:space="0" w:color="auto"/>
            <w:left w:val="none" w:sz="0" w:space="0" w:color="auto"/>
            <w:bottom w:val="none" w:sz="0" w:space="0" w:color="auto"/>
            <w:right w:val="none" w:sz="0" w:space="0" w:color="auto"/>
          </w:divBdr>
        </w:div>
        <w:div w:id="462502476">
          <w:marLeft w:val="640"/>
          <w:marRight w:val="0"/>
          <w:marTop w:val="0"/>
          <w:marBottom w:val="0"/>
          <w:divBdr>
            <w:top w:val="none" w:sz="0" w:space="0" w:color="auto"/>
            <w:left w:val="none" w:sz="0" w:space="0" w:color="auto"/>
            <w:bottom w:val="none" w:sz="0" w:space="0" w:color="auto"/>
            <w:right w:val="none" w:sz="0" w:space="0" w:color="auto"/>
          </w:divBdr>
        </w:div>
        <w:div w:id="2091534774">
          <w:marLeft w:val="640"/>
          <w:marRight w:val="0"/>
          <w:marTop w:val="0"/>
          <w:marBottom w:val="0"/>
          <w:divBdr>
            <w:top w:val="none" w:sz="0" w:space="0" w:color="auto"/>
            <w:left w:val="none" w:sz="0" w:space="0" w:color="auto"/>
            <w:bottom w:val="none" w:sz="0" w:space="0" w:color="auto"/>
            <w:right w:val="none" w:sz="0" w:space="0" w:color="auto"/>
          </w:divBdr>
        </w:div>
        <w:div w:id="1886257337">
          <w:marLeft w:val="640"/>
          <w:marRight w:val="0"/>
          <w:marTop w:val="0"/>
          <w:marBottom w:val="0"/>
          <w:divBdr>
            <w:top w:val="none" w:sz="0" w:space="0" w:color="auto"/>
            <w:left w:val="none" w:sz="0" w:space="0" w:color="auto"/>
            <w:bottom w:val="none" w:sz="0" w:space="0" w:color="auto"/>
            <w:right w:val="none" w:sz="0" w:space="0" w:color="auto"/>
          </w:divBdr>
        </w:div>
        <w:div w:id="1141190655">
          <w:marLeft w:val="640"/>
          <w:marRight w:val="0"/>
          <w:marTop w:val="0"/>
          <w:marBottom w:val="0"/>
          <w:divBdr>
            <w:top w:val="none" w:sz="0" w:space="0" w:color="auto"/>
            <w:left w:val="none" w:sz="0" w:space="0" w:color="auto"/>
            <w:bottom w:val="none" w:sz="0" w:space="0" w:color="auto"/>
            <w:right w:val="none" w:sz="0" w:space="0" w:color="auto"/>
          </w:divBdr>
        </w:div>
        <w:div w:id="1422068485">
          <w:marLeft w:val="640"/>
          <w:marRight w:val="0"/>
          <w:marTop w:val="0"/>
          <w:marBottom w:val="0"/>
          <w:divBdr>
            <w:top w:val="none" w:sz="0" w:space="0" w:color="auto"/>
            <w:left w:val="none" w:sz="0" w:space="0" w:color="auto"/>
            <w:bottom w:val="none" w:sz="0" w:space="0" w:color="auto"/>
            <w:right w:val="none" w:sz="0" w:space="0" w:color="auto"/>
          </w:divBdr>
        </w:div>
        <w:div w:id="1070352652">
          <w:marLeft w:val="640"/>
          <w:marRight w:val="0"/>
          <w:marTop w:val="0"/>
          <w:marBottom w:val="0"/>
          <w:divBdr>
            <w:top w:val="none" w:sz="0" w:space="0" w:color="auto"/>
            <w:left w:val="none" w:sz="0" w:space="0" w:color="auto"/>
            <w:bottom w:val="none" w:sz="0" w:space="0" w:color="auto"/>
            <w:right w:val="none" w:sz="0" w:space="0" w:color="auto"/>
          </w:divBdr>
        </w:div>
        <w:div w:id="1961108935">
          <w:marLeft w:val="640"/>
          <w:marRight w:val="0"/>
          <w:marTop w:val="0"/>
          <w:marBottom w:val="0"/>
          <w:divBdr>
            <w:top w:val="none" w:sz="0" w:space="0" w:color="auto"/>
            <w:left w:val="none" w:sz="0" w:space="0" w:color="auto"/>
            <w:bottom w:val="none" w:sz="0" w:space="0" w:color="auto"/>
            <w:right w:val="none" w:sz="0" w:space="0" w:color="auto"/>
          </w:divBdr>
        </w:div>
        <w:div w:id="1201282909">
          <w:marLeft w:val="640"/>
          <w:marRight w:val="0"/>
          <w:marTop w:val="0"/>
          <w:marBottom w:val="0"/>
          <w:divBdr>
            <w:top w:val="none" w:sz="0" w:space="0" w:color="auto"/>
            <w:left w:val="none" w:sz="0" w:space="0" w:color="auto"/>
            <w:bottom w:val="none" w:sz="0" w:space="0" w:color="auto"/>
            <w:right w:val="none" w:sz="0" w:space="0" w:color="auto"/>
          </w:divBdr>
        </w:div>
      </w:divsChild>
    </w:div>
    <w:div w:id="1258977768">
      <w:bodyDiv w:val="1"/>
      <w:marLeft w:val="0"/>
      <w:marRight w:val="0"/>
      <w:marTop w:val="0"/>
      <w:marBottom w:val="0"/>
      <w:divBdr>
        <w:top w:val="none" w:sz="0" w:space="0" w:color="auto"/>
        <w:left w:val="none" w:sz="0" w:space="0" w:color="auto"/>
        <w:bottom w:val="none" w:sz="0" w:space="0" w:color="auto"/>
        <w:right w:val="none" w:sz="0" w:space="0" w:color="auto"/>
      </w:divBdr>
    </w:div>
    <w:div w:id="1259487195">
      <w:bodyDiv w:val="1"/>
      <w:marLeft w:val="0"/>
      <w:marRight w:val="0"/>
      <w:marTop w:val="0"/>
      <w:marBottom w:val="0"/>
      <w:divBdr>
        <w:top w:val="none" w:sz="0" w:space="0" w:color="auto"/>
        <w:left w:val="none" w:sz="0" w:space="0" w:color="auto"/>
        <w:bottom w:val="none" w:sz="0" w:space="0" w:color="auto"/>
        <w:right w:val="none" w:sz="0" w:space="0" w:color="auto"/>
      </w:divBdr>
    </w:div>
    <w:div w:id="1260599539">
      <w:bodyDiv w:val="1"/>
      <w:marLeft w:val="0"/>
      <w:marRight w:val="0"/>
      <w:marTop w:val="0"/>
      <w:marBottom w:val="0"/>
      <w:divBdr>
        <w:top w:val="none" w:sz="0" w:space="0" w:color="auto"/>
        <w:left w:val="none" w:sz="0" w:space="0" w:color="auto"/>
        <w:bottom w:val="none" w:sz="0" w:space="0" w:color="auto"/>
        <w:right w:val="none" w:sz="0" w:space="0" w:color="auto"/>
      </w:divBdr>
    </w:div>
    <w:div w:id="1263537696">
      <w:bodyDiv w:val="1"/>
      <w:marLeft w:val="0"/>
      <w:marRight w:val="0"/>
      <w:marTop w:val="0"/>
      <w:marBottom w:val="0"/>
      <w:divBdr>
        <w:top w:val="none" w:sz="0" w:space="0" w:color="auto"/>
        <w:left w:val="none" w:sz="0" w:space="0" w:color="auto"/>
        <w:bottom w:val="none" w:sz="0" w:space="0" w:color="auto"/>
        <w:right w:val="none" w:sz="0" w:space="0" w:color="auto"/>
      </w:divBdr>
    </w:div>
    <w:div w:id="1267232953">
      <w:bodyDiv w:val="1"/>
      <w:marLeft w:val="0"/>
      <w:marRight w:val="0"/>
      <w:marTop w:val="0"/>
      <w:marBottom w:val="0"/>
      <w:divBdr>
        <w:top w:val="none" w:sz="0" w:space="0" w:color="auto"/>
        <w:left w:val="none" w:sz="0" w:space="0" w:color="auto"/>
        <w:bottom w:val="none" w:sz="0" w:space="0" w:color="auto"/>
        <w:right w:val="none" w:sz="0" w:space="0" w:color="auto"/>
      </w:divBdr>
    </w:div>
    <w:div w:id="1269042752">
      <w:bodyDiv w:val="1"/>
      <w:marLeft w:val="0"/>
      <w:marRight w:val="0"/>
      <w:marTop w:val="0"/>
      <w:marBottom w:val="0"/>
      <w:divBdr>
        <w:top w:val="none" w:sz="0" w:space="0" w:color="auto"/>
        <w:left w:val="none" w:sz="0" w:space="0" w:color="auto"/>
        <w:bottom w:val="none" w:sz="0" w:space="0" w:color="auto"/>
        <w:right w:val="none" w:sz="0" w:space="0" w:color="auto"/>
      </w:divBdr>
    </w:div>
    <w:div w:id="1269579815">
      <w:bodyDiv w:val="1"/>
      <w:marLeft w:val="0"/>
      <w:marRight w:val="0"/>
      <w:marTop w:val="0"/>
      <w:marBottom w:val="0"/>
      <w:divBdr>
        <w:top w:val="none" w:sz="0" w:space="0" w:color="auto"/>
        <w:left w:val="none" w:sz="0" w:space="0" w:color="auto"/>
        <w:bottom w:val="none" w:sz="0" w:space="0" w:color="auto"/>
        <w:right w:val="none" w:sz="0" w:space="0" w:color="auto"/>
      </w:divBdr>
    </w:div>
    <w:div w:id="1270621767">
      <w:bodyDiv w:val="1"/>
      <w:marLeft w:val="0"/>
      <w:marRight w:val="0"/>
      <w:marTop w:val="0"/>
      <w:marBottom w:val="0"/>
      <w:divBdr>
        <w:top w:val="none" w:sz="0" w:space="0" w:color="auto"/>
        <w:left w:val="none" w:sz="0" w:space="0" w:color="auto"/>
        <w:bottom w:val="none" w:sz="0" w:space="0" w:color="auto"/>
        <w:right w:val="none" w:sz="0" w:space="0" w:color="auto"/>
      </w:divBdr>
    </w:div>
    <w:div w:id="1271160695">
      <w:bodyDiv w:val="1"/>
      <w:marLeft w:val="0"/>
      <w:marRight w:val="0"/>
      <w:marTop w:val="0"/>
      <w:marBottom w:val="0"/>
      <w:divBdr>
        <w:top w:val="none" w:sz="0" w:space="0" w:color="auto"/>
        <w:left w:val="none" w:sz="0" w:space="0" w:color="auto"/>
        <w:bottom w:val="none" w:sz="0" w:space="0" w:color="auto"/>
        <w:right w:val="none" w:sz="0" w:space="0" w:color="auto"/>
      </w:divBdr>
    </w:div>
    <w:div w:id="1272397209">
      <w:bodyDiv w:val="1"/>
      <w:marLeft w:val="0"/>
      <w:marRight w:val="0"/>
      <w:marTop w:val="0"/>
      <w:marBottom w:val="0"/>
      <w:divBdr>
        <w:top w:val="none" w:sz="0" w:space="0" w:color="auto"/>
        <w:left w:val="none" w:sz="0" w:space="0" w:color="auto"/>
        <w:bottom w:val="none" w:sz="0" w:space="0" w:color="auto"/>
        <w:right w:val="none" w:sz="0" w:space="0" w:color="auto"/>
      </w:divBdr>
    </w:div>
    <w:div w:id="1275871106">
      <w:bodyDiv w:val="1"/>
      <w:marLeft w:val="0"/>
      <w:marRight w:val="0"/>
      <w:marTop w:val="0"/>
      <w:marBottom w:val="0"/>
      <w:divBdr>
        <w:top w:val="none" w:sz="0" w:space="0" w:color="auto"/>
        <w:left w:val="none" w:sz="0" w:space="0" w:color="auto"/>
        <w:bottom w:val="none" w:sz="0" w:space="0" w:color="auto"/>
        <w:right w:val="none" w:sz="0" w:space="0" w:color="auto"/>
      </w:divBdr>
    </w:div>
    <w:div w:id="1275940049">
      <w:bodyDiv w:val="1"/>
      <w:marLeft w:val="0"/>
      <w:marRight w:val="0"/>
      <w:marTop w:val="0"/>
      <w:marBottom w:val="0"/>
      <w:divBdr>
        <w:top w:val="none" w:sz="0" w:space="0" w:color="auto"/>
        <w:left w:val="none" w:sz="0" w:space="0" w:color="auto"/>
        <w:bottom w:val="none" w:sz="0" w:space="0" w:color="auto"/>
        <w:right w:val="none" w:sz="0" w:space="0" w:color="auto"/>
      </w:divBdr>
    </w:div>
    <w:div w:id="1276254800">
      <w:bodyDiv w:val="1"/>
      <w:marLeft w:val="0"/>
      <w:marRight w:val="0"/>
      <w:marTop w:val="0"/>
      <w:marBottom w:val="0"/>
      <w:divBdr>
        <w:top w:val="none" w:sz="0" w:space="0" w:color="auto"/>
        <w:left w:val="none" w:sz="0" w:space="0" w:color="auto"/>
        <w:bottom w:val="none" w:sz="0" w:space="0" w:color="auto"/>
        <w:right w:val="none" w:sz="0" w:space="0" w:color="auto"/>
      </w:divBdr>
    </w:div>
    <w:div w:id="1281300788">
      <w:bodyDiv w:val="1"/>
      <w:marLeft w:val="0"/>
      <w:marRight w:val="0"/>
      <w:marTop w:val="0"/>
      <w:marBottom w:val="0"/>
      <w:divBdr>
        <w:top w:val="none" w:sz="0" w:space="0" w:color="auto"/>
        <w:left w:val="none" w:sz="0" w:space="0" w:color="auto"/>
        <w:bottom w:val="none" w:sz="0" w:space="0" w:color="auto"/>
        <w:right w:val="none" w:sz="0" w:space="0" w:color="auto"/>
      </w:divBdr>
    </w:div>
    <w:div w:id="1282759260">
      <w:bodyDiv w:val="1"/>
      <w:marLeft w:val="0"/>
      <w:marRight w:val="0"/>
      <w:marTop w:val="0"/>
      <w:marBottom w:val="0"/>
      <w:divBdr>
        <w:top w:val="none" w:sz="0" w:space="0" w:color="auto"/>
        <w:left w:val="none" w:sz="0" w:space="0" w:color="auto"/>
        <w:bottom w:val="none" w:sz="0" w:space="0" w:color="auto"/>
        <w:right w:val="none" w:sz="0" w:space="0" w:color="auto"/>
      </w:divBdr>
    </w:div>
    <w:div w:id="1282807618">
      <w:bodyDiv w:val="1"/>
      <w:marLeft w:val="0"/>
      <w:marRight w:val="0"/>
      <w:marTop w:val="0"/>
      <w:marBottom w:val="0"/>
      <w:divBdr>
        <w:top w:val="none" w:sz="0" w:space="0" w:color="auto"/>
        <w:left w:val="none" w:sz="0" w:space="0" w:color="auto"/>
        <w:bottom w:val="none" w:sz="0" w:space="0" w:color="auto"/>
        <w:right w:val="none" w:sz="0" w:space="0" w:color="auto"/>
      </w:divBdr>
    </w:div>
    <w:div w:id="1283076075">
      <w:bodyDiv w:val="1"/>
      <w:marLeft w:val="0"/>
      <w:marRight w:val="0"/>
      <w:marTop w:val="0"/>
      <w:marBottom w:val="0"/>
      <w:divBdr>
        <w:top w:val="none" w:sz="0" w:space="0" w:color="auto"/>
        <w:left w:val="none" w:sz="0" w:space="0" w:color="auto"/>
        <w:bottom w:val="none" w:sz="0" w:space="0" w:color="auto"/>
        <w:right w:val="none" w:sz="0" w:space="0" w:color="auto"/>
      </w:divBdr>
    </w:div>
    <w:div w:id="1284919484">
      <w:bodyDiv w:val="1"/>
      <w:marLeft w:val="0"/>
      <w:marRight w:val="0"/>
      <w:marTop w:val="0"/>
      <w:marBottom w:val="0"/>
      <w:divBdr>
        <w:top w:val="none" w:sz="0" w:space="0" w:color="auto"/>
        <w:left w:val="none" w:sz="0" w:space="0" w:color="auto"/>
        <w:bottom w:val="none" w:sz="0" w:space="0" w:color="auto"/>
        <w:right w:val="none" w:sz="0" w:space="0" w:color="auto"/>
      </w:divBdr>
    </w:div>
    <w:div w:id="1286884254">
      <w:bodyDiv w:val="1"/>
      <w:marLeft w:val="0"/>
      <w:marRight w:val="0"/>
      <w:marTop w:val="0"/>
      <w:marBottom w:val="0"/>
      <w:divBdr>
        <w:top w:val="none" w:sz="0" w:space="0" w:color="auto"/>
        <w:left w:val="none" w:sz="0" w:space="0" w:color="auto"/>
        <w:bottom w:val="none" w:sz="0" w:space="0" w:color="auto"/>
        <w:right w:val="none" w:sz="0" w:space="0" w:color="auto"/>
      </w:divBdr>
    </w:div>
    <w:div w:id="1289161704">
      <w:bodyDiv w:val="1"/>
      <w:marLeft w:val="0"/>
      <w:marRight w:val="0"/>
      <w:marTop w:val="0"/>
      <w:marBottom w:val="0"/>
      <w:divBdr>
        <w:top w:val="none" w:sz="0" w:space="0" w:color="auto"/>
        <w:left w:val="none" w:sz="0" w:space="0" w:color="auto"/>
        <w:bottom w:val="none" w:sz="0" w:space="0" w:color="auto"/>
        <w:right w:val="none" w:sz="0" w:space="0" w:color="auto"/>
      </w:divBdr>
    </w:div>
    <w:div w:id="1290433525">
      <w:bodyDiv w:val="1"/>
      <w:marLeft w:val="0"/>
      <w:marRight w:val="0"/>
      <w:marTop w:val="0"/>
      <w:marBottom w:val="0"/>
      <w:divBdr>
        <w:top w:val="none" w:sz="0" w:space="0" w:color="auto"/>
        <w:left w:val="none" w:sz="0" w:space="0" w:color="auto"/>
        <w:bottom w:val="none" w:sz="0" w:space="0" w:color="auto"/>
        <w:right w:val="none" w:sz="0" w:space="0" w:color="auto"/>
      </w:divBdr>
      <w:divsChild>
        <w:div w:id="366413600">
          <w:marLeft w:val="640"/>
          <w:marRight w:val="0"/>
          <w:marTop w:val="0"/>
          <w:marBottom w:val="0"/>
          <w:divBdr>
            <w:top w:val="none" w:sz="0" w:space="0" w:color="auto"/>
            <w:left w:val="none" w:sz="0" w:space="0" w:color="auto"/>
            <w:bottom w:val="none" w:sz="0" w:space="0" w:color="auto"/>
            <w:right w:val="none" w:sz="0" w:space="0" w:color="auto"/>
          </w:divBdr>
        </w:div>
        <w:div w:id="1705787730">
          <w:marLeft w:val="640"/>
          <w:marRight w:val="0"/>
          <w:marTop w:val="0"/>
          <w:marBottom w:val="0"/>
          <w:divBdr>
            <w:top w:val="none" w:sz="0" w:space="0" w:color="auto"/>
            <w:left w:val="none" w:sz="0" w:space="0" w:color="auto"/>
            <w:bottom w:val="none" w:sz="0" w:space="0" w:color="auto"/>
            <w:right w:val="none" w:sz="0" w:space="0" w:color="auto"/>
          </w:divBdr>
        </w:div>
        <w:div w:id="1931543832">
          <w:marLeft w:val="640"/>
          <w:marRight w:val="0"/>
          <w:marTop w:val="0"/>
          <w:marBottom w:val="0"/>
          <w:divBdr>
            <w:top w:val="none" w:sz="0" w:space="0" w:color="auto"/>
            <w:left w:val="none" w:sz="0" w:space="0" w:color="auto"/>
            <w:bottom w:val="none" w:sz="0" w:space="0" w:color="auto"/>
            <w:right w:val="none" w:sz="0" w:space="0" w:color="auto"/>
          </w:divBdr>
        </w:div>
        <w:div w:id="1827939949">
          <w:marLeft w:val="640"/>
          <w:marRight w:val="0"/>
          <w:marTop w:val="0"/>
          <w:marBottom w:val="0"/>
          <w:divBdr>
            <w:top w:val="none" w:sz="0" w:space="0" w:color="auto"/>
            <w:left w:val="none" w:sz="0" w:space="0" w:color="auto"/>
            <w:bottom w:val="none" w:sz="0" w:space="0" w:color="auto"/>
            <w:right w:val="none" w:sz="0" w:space="0" w:color="auto"/>
          </w:divBdr>
        </w:div>
        <w:div w:id="847598087">
          <w:marLeft w:val="640"/>
          <w:marRight w:val="0"/>
          <w:marTop w:val="0"/>
          <w:marBottom w:val="0"/>
          <w:divBdr>
            <w:top w:val="none" w:sz="0" w:space="0" w:color="auto"/>
            <w:left w:val="none" w:sz="0" w:space="0" w:color="auto"/>
            <w:bottom w:val="none" w:sz="0" w:space="0" w:color="auto"/>
            <w:right w:val="none" w:sz="0" w:space="0" w:color="auto"/>
          </w:divBdr>
        </w:div>
        <w:div w:id="47187314">
          <w:marLeft w:val="640"/>
          <w:marRight w:val="0"/>
          <w:marTop w:val="0"/>
          <w:marBottom w:val="0"/>
          <w:divBdr>
            <w:top w:val="none" w:sz="0" w:space="0" w:color="auto"/>
            <w:left w:val="none" w:sz="0" w:space="0" w:color="auto"/>
            <w:bottom w:val="none" w:sz="0" w:space="0" w:color="auto"/>
            <w:right w:val="none" w:sz="0" w:space="0" w:color="auto"/>
          </w:divBdr>
        </w:div>
        <w:div w:id="2145072672">
          <w:marLeft w:val="640"/>
          <w:marRight w:val="0"/>
          <w:marTop w:val="0"/>
          <w:marBottom w:val="0"/>
          <w:divBdr>
            <w:top w:val="none" w:sz="0" w:space="0" w:color="auto"/>
            <w:left w:val="none" w:sz="0" w:space="0" w:color="auto"/>
            <w:bottom w:val="none" w:sz="0" w:space="0" w:color="auto"/>
            <w:right w:val="none" w:sz="0" w:space="0" w:color="auto"/>
          </w:divBdr>
        </w:div>
        <w:div w:id="1955554118">
          <w:marLeft w:val="640"/>
          <w:marRight w:val="0"/>
          <w:marTop w:val="0"/>
          <w:marBottom w:val="0"/>
          <w:divBdr>
            <w:top w:val="none" w:sz="0" w:space="0" w:color="auto"/>
            <w:left w:val="none" w:sz="0" w:space="0" w:color="auto"/>
            <w:bottom w:val="none" w:sz="0" w:space="0" w:color="auto"/>
            <w:right w:val="none" w:sz="0" w:space="0" w:color="auto"/>
          </w:divBdr>
        </w:div>
        <w:div w:id="502815704">
          <w:marLeft w:val="640"/>
          <w:marRight w:val="0"/>
          <w:marTop w:val="0"/>
          <w:marBottom w:val="0"/>
          <w:divBdr>
            <w:top w:val="none" w:sz="0" w:space="0" w:color="auto"/>
            <w:left w:val="none" w:sz="0" w:space="0" w:color="auto"/>
            <w:bottom w:val="none" w:sz="0" w:space="0" w:color="auto"/>
            <w:right w:val="none" w:sz="0" w:space="0" w:color="auto"/>
          </w:divBdr>
        </w:div>
        <w:div w:id="1317969">
          <w:marLeft w:val="640"/>
          <w:marRight w:val="0"/>
          <w:marTop w:val="0"/>
          <w:marBottom w:val="0"/>
          <w:divBdr>
            <w:top w:val="none" w:sz="0" w:space="0" w:color="auto"/>
            <w:left w:val="none" w:sz="0" w:space="0" w:color="auto"/>
            <w:bottom w:val="none" w:sz="0" w:space="0" w:color="auto"/>
            <w:right w:val="none" w:sz="0" w:space="0" w:color="auto"/>
          </w:divBdr>
        </w:div>
        <w:div w:id="1560287529">
          <w:marLeft w:val="640"/>
          <w:marRight w:val="0"/>
          <w:marTop w:val="0"/>
          <w:marBottom w:val="0"/>
          <w:divBdr>
            <w:top w:val="none" w:sz="0" w:space="0" w:color="auto"/>
            <w:left w:val="none" w:sz="0" w:space="0" w:color="auto"/>
            <w:bottom w:val="none" w:sz="0" w:space="0" w:color="auto"/>
            <w:right w:val="none" w:sz="0" w:space="0" w:color="auto"/>
          </w:divBdr>
        </w:div>
        <w:div w:id="1399742833">
          <w:marLeft w:val="640"/>
          <w:marRight w:val="0"/>
          <w:marTop w:val="0"/>
          <w:marBottom w:val="0"/>
          <w:divBdr>
            <w:top w:val="none" w:sz="0" w:space="0" w:color="auto"/>
            <w:left w:val="none" w:sz="0" w:space="0" w:color="auto"/>
            <w:bottom w:val="none" w:sz="0" w:space="0" w:color="auto"/>
            <w:right w:val="none" w:sz="0" w:space="0" w:color="auto"/>
          </w:divBdr>
        </w:div>
        <w:div w:id="1646545367">
          <w:marLeft w:val="640"/>
          <w:marRight w:val="0"/>
          <w:marTop w:val="0"/>
          <w:marBottom w:val="0"/>
          <w:divBdr>
            <w:top w:val="none" w:sz="0" w:space="0" w:color="auto"/>
            <w:left w:val="none" w:sz="0" w:space="0" w:color="auto"/>
            <w:bottom w:val="none" w:sz="0" w:space="0" w:color="auto"/>
            <w:right w:val="none" w:sz="0" w:space="0" w:color="auto"/>
          </w:divBdr>
        </w:div>
        <w:div w:id="1399667184">
          <w:marLeft w:val="640"/>
          <w:marRight w:val="0"/>
          <w:marTop w:val="0"/>
          <w:marBottom w:val="0"/>
          <w:divBdr>
            <w:top w:val="none" w:sz="0" w:space="0" w:color="auto"/>
            <w:left w:val="none" w:sz="0" w:space="0" w:color="auto"/>
            <w:bottom w:val="none" w:sz="0" w:space="0" w:color="auto"/>
            <w:right w:val="none" w:sz="0" w:space="0" w:color="auto"/>
          </w:divBdr>
        </w:div>
        <w:div w:id="1034580686">
          <w:marLeft w:val="640"/>
          <w:marRight w:val="0"/>
          <w:marTop w:val="0"/>
          <w:marBottom w:val="0"/>
          <w:divBdr>
            <w:top w:val="none" w:sz="0" w:space="0" w:color="auto"/>
            <w:left w:val="none" w:sz="0" w:space="0" w:color="auto"/>
            <w:bottom w:val="none" w:sz="0" w:space="0" w:color="auto"/>
            <w:right w:val="none" w:sz="0" w:space="0" w:color="auto"/>
          </w:divBdr>
        </w:div>
        <w:div w:id="103038018">
          <w:marLeft w:val="640"/>
          <w:marRight w:val="0"/>
          <w:marTop w:val="0"/>
          <w:marBottom w:val="0"/>
          <w:divBdr>
            <w:top w:val="none" w:sz="0" w:space="0" w:color="auto"/>
            <w:left w:val="none" w:sz="0" w:space="0" w:color="auto"/>
            <w:bottom w:val="none" w:sz="0" w:space="0" w:color="auto"/>
            <w:right w:val="none" w:sz="0" w:space="0" w:color="auto"/>
          </w:divBdr>
        </w:div>
        <w:div w:id="1081484124">
          <w:marLeft w:val="640"/>
          <w:marRight w:val="0"/>
          <w:marTop w:val="0"/>
          <w:marBottom w:val="0"/>
          <w:divBdr>
            <w:top w:val="none" w:sz="0" w:space="0" w:color="auto"/>
            <w:left w:val="none" w:sz="0" w:space="0" w:color="auto"/>
            <w:bottom w:val="none" w:sz="0" w:space="0" w:color="auto"/>
            <w:right w:val="none" w:sz="0" w:space="0" w:color="auto"/>
          </w:divBdr>
        </w:div>
        <w:div w:id="81608567">
          <w:marLeft w:val="640"/>
          <w:marRight w:val="0"/>
          <w:marTop w:val="0"/>
          <w:marBottom w:val="0"/>
          <w:divBdr>
            <w:top w:val="none" w:sz="0" w:space="0" w:color="auto"/>
            <w:left w:val="none" w:sz="0" w:space="0" w:color="auto"/>
            <w:bottom w:val="none" w:sz="0" w:space="0" w:color="auto"/>
            <w:right w:val="none" w:sz="0" w:space="0" w:color="auto"/>
          </w:divBdr>
        </w:div>
        <w:div w:id="1225482757">
          <w:marLeft w:val="640"/>
          <w:marRight w:val="0"/>
          <w:marTop w:val="0"/>
          <w:marBottom w:val="0"/>
          <w:divBdr>
            <w:top w:val="none" w:sz="0" w:space="0" w:color="auto"/>
            <w:left w:val="none" w:sz="0" w:space="0" w:color="auto"/>
            <w:bottom w:val="none" w:sz="0" w:space="0" w:color="auto"/>
            <w:right w:val="none" w:sz="0" w:space="0" w:color="auto"/>
          </w:divBdr>
        </w:div>
        <w:div w:id="1840316588">
          <w:marLeft w:val="640"/>
          <w:marRight w:val="0"/>
          <w:marTop w:val="0"/>
          <w:marBottom w:val="0"/>
          <w:divBdr>
            <w:top w:val="none" w:sz="0" w:space="0" w:color="auto"/>
            <w:left w:val="none" w:sz="0" w:space="0" w:color="auto"/>
            <w:bottom w:val="none" w:sz="0" w:space="0" w:color="auto"/>
            <w:right w:val="none" w:sz="0" w:space="0" w:color="auto"/>
          </w:divBdr>
        </w:div>
        <w:div w:id="1300106919">
          <w:marLeft w:val="640"/>
          <w:marRight w:val="0"/>
          <w:marTop w:val="0"/>
          <w:marBottom w:val="0"/>
          <w:divBdr>
            <w:top w:val="none" w:sz="0" w:space="0" w:color="auto"/>
            <w:left w:val="none" w:sz="0" w:space="0" w:color="auto"/>
            <w:bottom w:val="none" w:sz="0" w:space="0" w:color="auto"/>
            <w:right w:val="none" w:sz="0" w:space="0" w:color="auto"/>
          </w:divBdr>
        </w:div>
        <w:div w:id="663122220">
          <w:marLeft w:val="640"/>
          <w:marRight w:val="0"/>
          <w:marTop w:val="0"/>
          <w:marBottom w:val="0"/>
          <w:divBdr>
            <w:top w:val="none" w:sz="0" w:space="0" w:color="auto"/>
            <w:left w:val="none" w:sz="0" w:space="0" w:color="auto"/>
            <w:bottom w:val="none" w:sz="0" w:space="0" w:color="auto"/>
            <w:right w:val="none" w:sz="0" w:space="0" w:color="auto"/>
          </w:divBdr>
        </w:div>
        <w:div w:id="1206064963">
          <w:marLeft w:val="640"/>
          <w:marRight w:val="0"/>
          <w:marTop w:val="0"/>
          <w:marBottom w:val="0"/>
          <w:divBdr>
            <w:top w:val="none" w:sz="0" w:space="0" w:color="auto"/>
            <w:left w:val="none" w:sz="0" w:space="0" w:color="auto"/>
            <w:bottom w:val="none" w:sz="0" w:space="0" w:color="auto"/>
            <w:right w:val="none" w:sz="0" w:space="0" w:color="auto"/>
          </w:divBdr>
        </w:div>
        <w:div w:id="1976446270">
          <w:marLeft w:val="640"/>
          <w:marRight w:val="0"/>
          <w:marTop w:val="0"/>
          <w:marBottom w:val="0"/>
          <w:divBdr>
            <w:top w:val="none" w:sz="0" w:space="0" w:color="auto"/>
            <w:left w:val="none" w:sz="0" w:space="0" w:color="auto"/>
            <w:bottom w:val="none" w:sz="0" w:space="0" w:color="auto"/>
            <w:right w:val="none" w:sz="0" w:space="0" w:color="auto"/>
          </w:divBdr>
        </w:div>
        <w:div w:id="998077273">
          <w:marLeft w:val="640"/>
          <w:marRight w:val="0"/>
          <w:marTop w:val="0"/>
          <w:marBottom w:val="0"/>
          <w:divBdr>
            <w:top w:val="none" w:sz="0" w:space="0" w:color="auto"/>
            <w:left w:val="none" w:sz="0" w:space="0" w:color="auto"/>
            <w:bottom w:val="none" w:sz="0" w:space="0" w:color="auto"/>
            <w:right w:val="none" w:sz="0" w:space="0" w:color="auto"/>
          </w:divBdr>
        </w:div>
        <w:div w:id="1483040477">
          <w:marLeft w:val="640"/>
          <w:marRight w:val="0"/>
          <w:marTop w:val="0"/>
          <w:marBottom w:val="0"/>
          <w:divBdr>
            <w:top w:val="none" w:sz="0" w:space="0" w:color="auto"/>
            <w:left w:val="none" w:sz="0" w:space="0" w:color="auto"/>
            <w:bottom w:val="none" w:sz="0" w:space="0" w:color="auto"/>
            <w:right w:val="none" w:sz="0" w:space="0" w:color="auto"/>
          </w:divBdr>
        </w:div>
        <w:div w:id="1435831505">
          <w:marLeft w:val="640"/>
          <w:marRight w:val="0"/>
          <w:marTop w:val="0"/>
          <w:marBottom w:val="0"/>
          <w:divBdr>
            <w:top w:val="none" w:sz="0" w:space="0" w:color="auto"/>
            <w:left w:val="none" w:sz="0" w:space="0" w:color="auto"/>
            <w:bottom w:val="none" w:sz="0" w:space="0" w:color="auto"/>
            <w:right w:val="none" w:sz="0" w:space="0" w:color="auto"/>
          </w:divBdr>
        </w:div>
        <w:div w:id="1098718381">
          <w:marLeft w:val="640"/>
          <w:marRight w:val="0"/>
          <w:marTop w:val="0"/>
          <w:marBottom w:val="0"/>
          <w:divBdr>
            <w:top w:val="none" w:sz="0" w:space="0" w:color="auto"/>
            <w:left w:val="none" w:sz="0" w:space="0" w:color="auto"/>
            <w:bottom w:val="none" w:sz="0" w:space="0" w:color="auto"/>
            <w:right w:val="none" w:sz="0" w:space="0" w:color="auto"/>
          </w:divBdr>
        </w:div>
        <w:div w:id="784881604">
          <w:marLeft w:val="640"/>
          <w:marRight w:val="0"/>
          <w:marTop w:val="0"/>
          <w:marBottom w:val="0"/>
          <w:divBdr>
            <w:top w:val="none" w:sz="0" w:space="0" w:color="auto"/>
            <w:left w:val="none" w:sz="0" w:space="0" w:color="auto"/>
            <w:bottom w:val="none" w:sz="0" w:space="0" w:color="auto"/>
            <w:right w:val="none" w:sz="0" w:space="0" w:color="auto"/>
          </w:divBdr>
        </w:div>
        <w:div w:id="459034499">
          <w:marLeft w:val="640"/>
          <w:marRight w:val="0"/>
          <w:marTop w:val="0"/>
          <w:marBottom w:val="0"/>
          <w:divBdr>
            <w:top w:val="none" w:sz="0" w:space="0" w:color="auto"/>
            <w:left w:val="none" w:sz="0" w:space="0" w:color="auto"/>
            <w:bottom w:val="none" w:sz="0" w:space="0" w:color="auto"/>
            <w:right w:val="none" w:sz="0" w:space="0" w:color="auto"/>
          </w:divBdr>
        </w:div>
        <w:div w:id="44527953">
          <w:marLeft w:val="640"/>
          <w:marRight w:val="0"/>
          <w:marTop w:val="0"/>
          <w:marBottom w:val="0"/>
          <w:divBdr>
            <w:top w:val="none" w:sz="0" w:space="0" w:color="auto"/>
            <w:left w:val="none" w:sz="0" w:space="0" w:color="auto"/>
            <w:bottom w:val="none" w:sz="0" w:space="0" w:color="auto"/>
            <w:right w:val="none" w:sz="0" w:space="0" w:color="auto"/>
          </w:divBdr>
        </w:div>
        <w:div w:id="1811314922">
          <w:marLeft w:val="640"/>
          <w:marRight w:val="0"/>
          <w:marTop w:val="0"/>
          <w:marBottom w:val="0"/>
          <w:divBdr>
            <w:top w:val="none" w:sz="0" w:space="0" w:color="auto"/>
            <w:left w:val="none" w:sz="0" w:space="0" w:color="auto"/>
            <w:bottom w:val="none" w:sz="0" w:space="0" w:color="auto"/>
            <w:right w:val="none" w:sz="0" w:space="0" w:color="auto"/>
          </w:divBdr>
        </w:div>
        <w:div w:id="1266615171">
          <w:marLeft w:val="640"/>
          <w:marRight w:val="0"/>
          <w:marTop w:val="0"/>
          <w:marBottom w:val="0"/>
          <w:divBdr>
            <w:top w:val="none" w:sz="0" w:space="0" w:color="auto"/>
            <w:left w:val="none" w:sz="0" w:space="0" w:color="auto"/>
            <w:bottom w:val="none" w:sz="0" w:space="0" w:color="auto"/>
            <w:right w:val="none" w:sz="0" w:space="0" w:color="auto"/>
          </w:divBdr>
        </w:div>
        <w:div w:id="964853249">
          <w:marLeft w:val="640"/>
          <w:marRight w:val="0"/>
          <w:marTop w:val="0"/>
          <w:marBottom w:val="0"/>
          <w:divBdr>
            <w:top w:val="none" w:sz="0" w:space="0" w:color="auto"/>
            <w:left w:val="none" w:sz="0" w:space="0" w:color="auto"/>
            <w:bottom w:val="none" w:sz="0" w:space="0" w:color="auto"/>
            <w:right w:val="none" w:sz="0" w:space="0" w:color="auto"/>
          </w:divBdr>
        </w:div>
        <w:div w:id="680550762">
          <w:marLeft w:val="640"/>
          <w:marRight w:val="0"/>
          <w:marTop w:val="0"/>
          <w:marBottom w:val="0"/>
          <w:divBdr>
            <w:top w:val="none" w:sz="0" w:space="0" w:color="auto"/>
            <w:left w:val="none" w:sz="0" w:space="0" w:color="auto"/>
            <w:bottom w:val="none" w:sz="0" w:space="0" w:color="auto"/>
            <w:right w:val="none" w:sz="0" w:space="0" w:color="auto"/>
          </w:divBdr>
        </w:div>
        <w:div w:id="1175268342">
          <w:marLeft w:val="640"/>
          <w:marRight w:val="0"/>
          <w:marTop w:val="0"/>
          <w:marBottom w:val="0"/>
          <w:divBdr>
            <w:top w:val="none" w:sz="0" w:space="0" w:color="auto"/>
            <w:left w:val="none" w:sz="0" w:space="0" w:color="auto"/>
            <w:bottom w:val="none" w:sz="0" w:space="0" w:color="auto"/>
            <w:right w:val="none" w:sz="0" w:space="0" w:color="auto"/>
          </w:divBdr>
        </w:div>
        <w:div w:id="194465467">
          <w:marLeft w:val="640"/>
          <w:marRight w:val="0"/>
          <w:marTop w:val="0"/>
          <w:marBottom w:val="0"/>
          <w:divBdr>
            <w:top w:val="none" w:sz="0" w:space="0" w:color="auto"/>
            <w:left w:val="none" w:sz="0" w:space="0" w:color="auto"/>
            <w:bottom w:val="none" w:sz="0" w:space="0" w:color="auto"/>
            <w:right w:val="none" w:sz="0" w:space="0" w:color="auto"/>
          </w:divBdr>
        </w:div>
        <w:div w:id="1938097117">
          <w:marLeft w:val="640"/>
          <w:marRight w:val="0"/>
          <w:marTop w:val="0"/>
          <w:marBottom w:val="0"/>
          <w:divBdr>
            <w:top w:val="none" w:sz="0" w:space="0" w:color="auto"/>
            <w:left w:val="none" w:sz="0" w:space="0" w:color="auto"/>
            <w:bottom w:val="none" w:sz="0" w:space="0" w:color="auto"/>
            <w:right w:val="none" w:sz="0" w:space="0" w:color="auto"/>
          </w:divBdr>
        </w:div>
        <w:div w:id="1269848001">
          <w:marLeft w:val="640"/>
          <w:marRight w:val="0"/>
          <w:marTop w:val="0"/>
          <w:marBottom w:val="0"/>
          <w:divBdr>
            <w:top w:val="none" w:sz="0" w:space="0" w:color="auto"/>
            <w:left w:val="none" w:sz="0" w:space="0" w:color="auto"/>
            <w:bottom w:val="none" w:sz="0" w:space="0" w:color="auto"/>
            <w:right w:val="none" w:sz="0" w:space="0" w:color="auto"/>
          </w:divBdr>
        </w:div>
        <w:div w:id="867984861">
          <w:marLeft w:val="640"/>
          <w:marRight w:val="0"/>
          <w:marTop w:val="0"/>
          <w:marBottom w:val="0"/>
          <w:divBdr>
            <w:top w:val="none" w:sz="0" w:space="0" w:color="auto"/>
            <w:left w:val="none" w:sz="0" w:space="0" w:color="auto"/>
            <w:bottom w:val="none" w:sz="0" w:space="0" w:color="auto"/>
            <w:right w:val="none" w:sz="0" w:space="0" w:color="auto"/>
          </w:divBdr>
        </w:div>
        <w:div w:id="1801923226">
          <w:marLeft w:val="640"/>
          <w:marRight w:val="0"/>
          <w:marTop w:val="0"/>
          <w:marBottom w:val="0"/>
          <w:divBdr>
            <w:top w:val="none" w:sz="0" w:space="0" w:color="auto"/>
            <w:left w:val="none" w:sz="0" w:space="0" w:color="auto"/>
            <w:bottom w:val="none" w:sz="0" w:space="0" w:color="auto"/>
            <w:right w:val="none" w:sz="0" w:space="0" w:color="auto"/>
          </w:divBdr>
        </w:div>
        <w:div w:id="2047441289">
          <w:marLeft w:val="640"/>
          <w:marRight w:val="0"/>
          <w:marTop w:val="0"/>
          <w:marBottom w:val="0"/>
          <w:divBdr>
            <w:top w:val="none" w:sz="0" w:space="0" w:color="auto"/>
            <w:left w:val="none" w:sz="0" w:space="0" w:color="auto"/>
            <w:bottom w:val="none" w:sz="0" w:space="0" w:color="auto"/>
            <w:right w:val="none" w:sz="0" w:space="0" w:color="auto"/>
          </w:divBdr>
        </w:div>
        <w:div w:id="950162994">
          <w:marLeft w:val="640"/>
          <w:marRight w:val="0"/>
          <w:marTop w:val="0"/>
          <w:marBottom w:val="0"/>
          <w:divBdr>
            <w:top w:val="none" w:sz="0" w:space="0" w:color="auto"/>
            <w:left w:val="none" w:sz="0" w:space="0" w:color="auto"/>
            <w:bottom w:val="none" w:sz="0" w:space="0" w:color="auto"/>
            <w:right w:val="none" w:sz="0" w:space="0" w:color="auto"/>
          </w:divBdr>
        </w:div>
        <w:div w:id="1450078802">
          <w:marLeft w:val="640"/>
          <w:marRight w:val="0"/>
          <w:marTop w:val="0"/>
          <w:marBottom w:val="0"/>
          <w:divBdr>
            <w:top w:val="none" w:sz="0" w:space="0" w:color="auto"/>
            <w:left w:val="none" w:sz="0" w:space="0" w:color="auto"/>
            <w:bottom w:val="none" w:sz="0" w:space="0" w:color="auto"/>
            <w:right w:val="none" w:sz="0" w:space="0" w:color="auto"/>
          </w:divBdr>
        </w:div>
        <w:div w:id="1544247356">
          <w:marLeft w:val="640"/>
          <w:marRight w:val="0"/>
          <w:marTop w:val="0"/>
          <w:marBottom w:val="0"/>
          <w:divBdr>
            <w:top w:val="none" w:sz="0" w:space="0" w:color="auto"/>
            <w:left w:val="none" w:sz="0" w:space="0" w:color="auto"/>
            <w:bottom w:val="none" w:sz="0" w:space="0" w:color="auto"/>
            <w:right w:val="none" w:sz="0" w:space="0" w:color="auto"/>
          </w:divBdr>
        </w:div>
        <w:div w:id="720637360">
          <w:marLeft w:val="640"/>
          <w:marRight w:val="0"/>
          <w:marTop w:val="0"/>
          <w:marBottom w:val="0"/>
          <w:divBdr>
            <w:top w:val="none" w:sz="0" w:space="0" w:color="auto"/>
            <w:left w:val="none" w:sz="0" w:space="0" w:color="auto"/>
            <w:bottom w:val="none" w:sz="0" w:space="0" w:color="auto"/>
            <w:right w:val="none" w:sz="0" w:space="0" w:color="auto"/>
          </w:divBdr>
        </w:div>
        <w:div w:id="853957296">
          <w:marLeft w:val="640"/>
          <w:marRight w:val="0"/>
          <w:marTop w:val="0"/>
          <w:marBottom w:val="0"/>
          <w:divBdr>
            <w:top w:val="none" w:sz="0" w:space="0" w:color="auto"/>
            <w:left w:val="none" w:sz="0" w:space="0" w:color="auto"/>
            <w:bottom w:val="none" w:sz="0" w:space="0" w:color="auto"/>
            <w:right w:val="none" w:sz="0" w:space="0" w:color="auto"/>
          </w:divBdr>
        </w:div>
        <w:div w:id="875195605">
          <w:marLeft w:val="640"/>
          <w:marRight w:val="0"/>
          <w:marTop w:val="0"/>
          <w:marBottom w:val="0"/>
          <w:divBdr>
            <w:top w:val="none" w:sz="0" w:space="0" w:color="auto"/>
            <w:left w:val="none" w:sz="0" w:space="0" w:color="auto"/>
            <w:bottom w:val="none" w:sz="0" w:space="0" w:color="auto"/>
            <w:right w:val="none" w:sz="0" w:space="0" w:color="auto"/>
          </w:divBdr>
        </w:div>
        <w:div w:id="1456295651">
          <w:marLeft w:val="640"/>
          <w:marRight w:val="0"/>
          <w:marTop w:val="0"/>
          <w:marBottom w:val="0"/>
          <w:divBdr>
            <w:top w:val="none" w:sz="0" w:space="0" w:color="auto"/>
            <w:left w:val="none" w:sz="0" w:space="0" w:color="auto"/>
            <w:bottom w:val="none" w:sz="0" w:space="0" w:color="auto"/>
            <w:right w:val="none" w:sz="0" w:space="0" w:color="auto"/>
          </w:divBdr>
        </w:div>
        <w:div w:id="1753700618">
          <w:marLeft w:val="640"/>
          <w:marRight w:val="0"/>
          <w:marTop w:val="0"/>
          <w:marBottom w:val="0"/>
          <w:divBdr>
            <w:top w:val="none" w:sz="0" w:space="0" w:color="auto"/>
            <w:left w:val="none" w:sz="0" w:space="0" w:color="auto"/>
            <w:bottom w:val="none" w:sz="0" w:space="0" w:color="auto"/>
            <w:right w:val="none" w:sz="0" w:space="0" w:color="auto"/>
          </w:divBdr>
        </w:div>
        <w:div w:id="61099298">
          <w:marLeft w:val="640"/>
          <w:marRight w:val="0"/>
          <w:marTop w:val="0"/>
          <w:marBottom w:val="0"/>
          <w:divBdr>
            <w:top w:val="none" w:sz="0" w:space="0" w:color="auto"/>
            <w:left w:val="none" w:sz="0" w:space="0" w:color="auto"/>
            <w:bottom w:val="none" w:sz="0" w:space="0" w:color="auto"/>
            <w:right w:val="none" w:sz="0" w:space="0" w:color="auto"/>
          </w:divBdr>
        </w:div>
        <w:div w:id="1092579883">
          <w:marLeft w:val="640"/>
          <w:marRight w:val="0"/>
          <w:marTop w:val="0"/>
          <w:marBottom w:val="0"/>
          <w:divBdr>
            <w:top w:val="none" w:sz="0" w:space="0" w:color="auto"/>
            <w:left w:val="none" w:sz="0" w:space="0" w:color="auto"/>
            <w:bottom w:val="none" w:sz="0" w:space="0" w:color="auto"/>
            <w:right w:val="none" w:sz="0" w:space="0" w:color="auto"/>
          </w:divBdr>
        </w:div>
        <w:div w:id="2068412070">
          <w:marLeft w:val="640"/>
          <w:marRight w:val="0"/>
          <w:marTop w:val="0"/>
          <w:marBottom w:val="0"/>
          <w:divBdr>
            <w:top w:val="none" w:sz="0" w:space="0" w:color="auto"/>
            <w:left w:val="none" w:sz="0" w:space="0" w:color="auto"/>
            <w:bottom w:val="none" w:sz="0" w:space="0" w:color="auto"/>
            <w:right w:val="none" w:sz="0" w:space="0" w:color="auto"/>
          </w:divBdr>
        </w:div>
        <w:div w:id="1746488815">
          <w:marLeft w:val="640"/>
          <w:marRight w:val="0"/>
          <w:marTop w:val="0"/>
          <w:marBottom w:val="0"/>
          <w:divBdr>
            <w:top w:val="none" w:sz="0" w:space="0" w:color="auto"/>
            <w:left w:val="none" w:sz="0" w:space="0" w:color="auto"/>
            <w:bottom w:val="none" w:sz="0" w:space="0" w:color="auto"/>
            <w:right w:val="none" w:sz="0" w:space="0" w:color="auto"/>
          </w:divBdr>
        </w:div>
        <w:div w:id="1844321447">
          <w:marLeft w:val="640"/>
          <w:marRight w:val="0"/>
          <w:marTop w:val="0"/>
          <w:marBottom w:val="0"/>
          <w:divBdr>
            <w:top w:val="none" w:sz="0" w:space="0" w:color="auto"/>
            <w:left w:val="none" w:sz="0" w:space="0" w:color="auto"/>
            <w:bottom w:val="none" w:sz="0" w:space="0" w:color="auto"/>
            <w:right w:val="none" w:sz="0" w:space="0" w:color="auto"/>
          </w:divBdr>
        </w:div>
        <w:div w:id="1036810866">
          <w:marLeft w:val="640"/>
          <w:marRight w:val="0"/>
          <w:marTop w:val="0"/>
          <w:marBottom w:val="0"/>
          <w:divBdr>
            <w:top w:val="none" w:sz="0" w:space="0" w:color="auto"/>
            <w:left w:val="none" w:sz="0" w:space="0" w:color="auto"/>
            <w:bottom w:val="none" w:sz="0" w:space="0" w:color="auto"/>
            <w:right w:val="none" w:sz="0" w:space="0" w:color="auto"/>
          </w:divBdr>
        </w:div>
        <w:div w:id="290526137">
          <w:marLeft w:val="640"/>
          <w:marRight w:val="0"/>
          <w:marTop w:val="0"/>
          <w:marBottom w:val="0"/>
          <w:divBdr>
            <w:top w:val="none" w:sz="0" w:space="0" w:color="auto"/>
            <w:left w:val="none" w:sz="0" w:space="0" w:color="auto"/>
            <w:bottom w:val="none" w:sz="0" w:space="0" w:color="auto"/>
            <w:right w:val="none" w:sz="0" w:space="0" w:color="auto"/>
          </w:divBdr>
        </w:div>
        <w:div w:id="716320083">
          <w:marLeft w:val="640"/>
          <w:marRight w:val="0"/>
          <w:marTop w:val="0"/>
          <w:marBottom w:val="0"/>
          <w:divBdr>
            <w:top w:val="none" w:sz="0" w:space="0" w:color="auto"/>
            <w:left w:val="none" w:sz="0" w:space="0" w:color="auto"/>
            <w:bottom w:val="none" w:sz="0" w:space="0" w:color="auto"/>
            <w:right w:val="none" w:sz="0" w:space="0" w:color="auto"/>
          </w:divBdr>
        </w:div>
        <w:div w:id="1266614508">
          <w:marLeft w:val="640"/>
          <w:marRight w:val="0"/>
          <w:marTop w:val="0"/>
          <w:marBottom w:val="0"/>
          <w:divBdr>
            <w:top w:val="none" w:sz="0" w:space="0" w:color="auto"/>
            <w:left w:val="none" w:sz="0" w:space="0" w:color="auto"/>
            <w:bottom w:val="none" w:sz="0" w:space="0" w:color="auto"/>
            <w:right w:val="none" w:sz="0" w:space="0" w:color="auto"/>
          </w:divBdr>
        </w:div>
        <w:div w:id="1399283226">
          <w:marLeft w:val="640"/>
          <w:marRight w:val="0"/>
          <w:marTop w:val="0"/>
          <w:marBottom w:val="0"/>
          <w:divBdr>
            <w:top w:val="none" w:sz="0" w:space="0" w:color="auto"/>
            <w:left w:val="none" w:sz="0" w:space="0" w:color="auto"/>
            <w:bottom w:val="none" w:sz="0" w:space="0" w:color="auto"/>
            <w:right w:val="none" w:sz="0" w:space="0" w:color="auto"/>
          </w:divBdr>
        </w:div>
        <w:div w:id="649023427">
          <w:marLeft w:val="640"/>
          <w:marRight w:val="0"/>
          <w:marTop w:val="0"/>
          <w:marBottom w:val="0"/>
          <w:divBdr>
            <w:top w:val="none" w:sz="0" w:space="0" w:color="auto"/>
            <w:left w:val="none" w:sz="0" w:space="0" w:color="auto"/>
            <w:bottom w:val="none" w:sz="0" w:space="0" w:color="auto"/>
            <w:right w:val="none" w:sz="0" w:space="0" w:color="auto"/>
          </w:divBdr>
        </w:div>
        <w:div w:id="105543794">
          <w:marLeft w:val="640"/>
          <w:marRight w:val="0"/>
          <w:marTop w:val="0"/>
          <w:marBottom w:val="0"/>
          <w:divBdr>
            <w:top w:val="none" w:sz="0" w:space="0" w:color="auto"/>
            <w:left w:val="none" w:sz="0" w:space="0" w:color="auto"/>
            <w:bottom w:val="none" w:sz="0" w:space="0" w:color="auto"/>
            <w:right w:val="none" w:sz="0" w:space="0" w:color="auto"/>
          </w:divBdr>
        </w:div>
        <w:div w:id="1417361160">
          <w:marLeft w:val="640"/>
          <w:marRight w:val="0"/>
          <w:marTop w:val="0"/>
          <w:marBottom w:val="0"/>
          <w:divBdr>
            <w:top w:val="none" w:sz="0" w:space="0" w:color="auto"/>
            <w:left w:val="none" w:sz="0" w:space="0" w:color="auto"/>
            <w:bottom w:val="none" w:sz="0" w:space="0" w:color="auto"/>
            <w:right w:val="none" w:sz="0" w:space="0" w:color="auto"/>
          </w:divBdr>
        </w:div>
        <w:div w:id="1445075350">
          <w:marLeft w:val="640"/>
          <w:marRight w:val="0"/>
          <w:marTop w:val="0"/>
          <w:marBottom w:val="0"/>
          <w:divBdr>
            <w:top w:val="none" w:sz="0" w:space="0" w:color="auto"/>
            <w:left w:val="none" w:sz="0" w:space="0" w:color="auto"/>
            <w:bottom w:val="none" w:sz="0" w:space="0" w:color="auto"/>
            <w:right w:val="none" w:sz="0" w:space="0" w:color="auto"/>
          </w:divBdr>
        </w:div>
        <w:div w:id="647974669">
          <w:marLeft w:val="640"/>
          <w:marRight w:val="0"/>
          <w:marTop w:val="0"/>
          <w:marBottom w:val="0"/>
          <w:divBdr>
            <w:top w:val="none" w:sz="0" w:space="0" w:color="auto"/>
            <w:left w:val="none" w:sz="0" w:space="0" w:color="auto"/>
            <w:bottom w:val="none" w:sz="0" w:space="0" w:color="auto"/>
            <w:right w:val="none" w:sz="0" w:space="0" w:color="auto"/>
          </w:divBdr>
        </w:div>
      </w:divsChild>
    </w:div>
    <w:div w:id="1294600680">
      <w:bodyDiv w:val="1"/>
      <w:marLeft w:val="0"/>
      <w:marRight w:val="0"/>
      <w:marTop w:val="0"/>
      <w:marBottom w:val="0"/>
      <w:divBdr>
        <w:top w:val="none" w:sz="0" w:space="0" w:color="auto"/>
        <w:left w:val="none" w:sz="0" w:space="0" w:color="auto"/>
        <w:bottom w:val="none" w:sz="0" w:space="0" w:color="auto"/>
        <w:right w:val="none" w:sz="0" w:space="0" w:color="auto"/>
      </w:divBdr>
    </w:div>
    <w:div w:id="1294824916">
      <w:bodyDiv w:val="1"/>
      <w:marLeft w:val="0"/>
      <w:marRight w:val="0"/>
      <w:marTop w:val="0"/>
      <w:marBottom w:val="0"/>
      <w:divBdr>
        <w:top w:val="none" w:sz="0" w:space="0" w:color="auto"/>
        <w:left w:val="none" w:sz="0" w:space="0" w:color="auto"/>
        <w:bottom w:val="none" w:sz="0" w:space="0" w:color="auto"/>
        <w:right w:val="none" w:sz="0" w:space="0" w:color="auto"/>
      </w:divBdr>
    </w:div>
    <w:div w:id="1297563355">
      <w:bodyDiv w:val="1"/>
      <w:marLeft w:val="0"/>
      <w:marRight w:val="0"/>
      <w:marTop w:val="0"/>
      <w:marBottom w:val="0"/>
      <w:divBdr>
        <w:top w:val="none" w:sz="0" w:space="0" w:color="auto"/>
        <w:left w:val="none" w:sz="0" w:space="0" w:color="auto"/>
        <w:bottom w:val="none" w:sz="0" w:space="0" w:color="auto"/>
        <w:right w:val="none" w:sz="0" w:space="0" w:color="auto"/>
      </w:divBdr>
    </w:div>
    <w:div w:id="1297948083">
      <w:bodyDiv w:val="1"/>
      <w:marLeft w:val="0"/>
      <w:marRight w:val="0"/>
      <w:marTop w:val="0"/>
      <w:marBottom w:val="0"/>
      <w:divBdr>
        <w:top w:val="none" w:sz="0" w:space="0" w:color="auto"/>
        <w:left w:val="none" w:sz="0" w:space="0" w:color="auto"/>
        <w:bottom w:val="none" w:sz="0" w:space="0" w:color="auto"/>
        <w:right w:val="none" w:sz="0" w:space="0" w:color="auto"/>
      </w:divBdr>
      <w:divsChild>
        <w:div w:id="1974364015">
          <w:marLeft w:val="480"/>
          <w:marRight w:val="0"/>
          <w:marTop w:val="0"/>
          <w:marBottom w:val="0"/>
          <w:divBdr>
            <w:top w:val="none" w:sz="0" w:space="0" w:color="auto"/>
            <w:left w:val="none" w:sz="0" w:space="0" w:color="auto"/>
            <w:bottom w:val="none" w:sz="0" w:space="0" w:color="auto"/>
            <w:right w:val="none" w:sz="0" w:space="0" w:color="auto"/>
          </w:divBdr>
        </w:div>
        <w:div w:id="583490696">
          <w:marLeft w:val="480"/>
          <w:marRight w:val="0"/>
          <w:marTop w:val="0"/>
          <w:marBottom w:val="0"/>
          <w:divBdr>
            <w:top w:val="none" w:sz="0" w:space="0" w:color="auto"/>
            <w:left w:val="none" w:sz="0" w:space="0" w:color="auto"/>
            <w:bottom w:val="none" w:sz="0" w:space="0" w:color="auto"/>
            <w:right w:val="none" w:sz="0" w:space="0" w:color="auto"/>
          </w:divBdr>
        </w:div>
        <w:div w:id="1759446158">
          <w:marLeft w:val="480"/>
          <w:marRight w:val="0"/>
          <w:marTop w:val="0"/>
          <w:marBottom w:val="0"/>
          <w:divBdr>
            <w:top w:val="none" w:sz="0" w:space="0" w:color="auto"/>
            <w:left w:val="none" w:sz="0" w:space="0" w:color="auto"/>
            <w:bottom w:val="none" w:sz="0" w:space="0" w:color="auto"/>
            <w:right w:val="none" w:sz="0" w:space="0" w:color="auto"/>
          </w:divBdr>
        </w:div>
        <w:div w:id="1424959160">
          <w:marLeft w:val="480"/>
          <w:marRight w:val="0"/>
          <w:marTop w:val="0"/>
          <w:marBottom w:val="0"/>
          <w:divBdr>
            <w:top w:val="none" w:sz="0" w:space="0" w:color="auto"/>
            <w:left w:val="none" w:sz="0" w:space="0" w:color="auto"/>
            <w:bottom w:val="none" w:sz="0" w:space="0" w:color="auto"/>
            <w:right w:val="none" w:sz="0" w:space="0" w:color="auto"/>
          </w:divBdr>
        </w:div>
        <w:div w:id="46535271">
          <w:marLeft w:val="480"/>
          <w:marRight w:val="0"/>
          <w:marTop w:val="0"/>
          <w:marBottom w:val="0"/>
          <w:divBdr>
            <w:top w:val="none" w:sz="0" w:space="0" w:color="auto"/>
            <w:left w:val="none" w:sz="0" w:space="0" w:color="auto"/>
            <w:bottom w:val="none" w:sz="0" w:space="0" w:color="auto"/>
            <w:right w:val="none" w:sz="0" w:space="0" w:color="auto"/>
          </w:divBdr>
        </w:div>
        <w:div w:id="86848380">
          <w:marLeft w:val="480"/>
          <w:marRight w:val="0"/>
          <w:marTop w:val="0"/>
          <w:marBottom w:val="0"/>
          <w:divBdr>
            <w:top w:val="none" w:sz="0" w:space="0" w:color="auto"/>
            <w:left w:val="none" w:sz="0" w:space="0" w:color="auto"/>
            <w:bottom w:val="none" w:sz="0" w:space="0" w:color="auto"/>
            <w:right w:val="none" w:sz="0" w:space="0" w:color="auto"/>
          </w:divBdr>
        </w:div>
        <w:div w:id="644820920">
          <w:marLeft w:val="480"/>
          <w:marRight w:val="0"/>
          <w:marTop w:val="0"/>
          <w:marBottom w:val="0"/>
          <w:divBdr>
            <w:top w:val="none" w:sz="0" w:space="0" w:color="auto"/>
            <w:left w:val="none" w:sz="0" w:space="0" w:color="auto"/>
            <w:bottom w:val="none" w:sz="0" w:space="0" w:color="auto"/>
            <w:right w:val="none" w:sz="0" w:space="0" w:color="auto"/>
          </w:divBdr>
        </w:div>
        <w:div w:id="1055739156">
          <w:marLeft w:val="480"/>
          <w:marRight w:val="0"/>
          <w:marTop w:val="0"/>
          <w:marBottom w:val="0"/>
          <w:divBdr>
            <w:top w:val="none" w:sz="0" w:space="0" w:color="auto"/>
            <w:left w:val="none" w:sz="0" w:space="0" w:color="auto"/>
            <w:bottom w:val="none" w:sz="0" w:space="0" w:color="auto"/>
            <w:right w:val="none" w:sz="0" w:space="0" w:color="auto"/>
          </w:divBdr>
        </w:div>
        <w:div w:id="544830929">
          <w:marLeft w:val="480"/>
          <w:marRight w:val="0"/>
          <w:marTop w:val="0"/>
          <w:marBottom w:val="0"/>
          <w:divBdr>
            <w:top w:val="none" w:sz="0" w:space="0" w:color="auto"/>
            <w:left w:val="none" w:sz="0" w:space="0" w:color="auto"/>
            <w:bottom w:val="none" w:sz="0" w:space="0" w:color="auto"/>
            <w:right w:val="none" w:sz="0" w:space="0" w:color="auto"/>
          </w:divBdr>
        </w:div>
        <w:div w:id="160655956">
          <w:marLeft w:val="480"/>
          <w:marRight w:val="0"/>
          <w:marTop w:val="0"/>
          <w:marBottom w:val="0"/>
          <w:divBdr>
            <w:top w:val="none" w:sz="0" w:space="0" w:color="auto"/>
            <w:left w:val="none" w:sz="0" w:space="0" w:color="auto"/>
            <w:bottom w:val="none" w:sz="0" w:space="0" w:color="auto"/>
            <w:right w:val="none" w:sz="0" w:space="0" w:color="auto"/>
          </w:divBdr>
        </w:div>
        <w:div w:id="1156074720">
          <w:marLeft w:val="480"/>
          <w:marRight w:val="0"/>
          <w:marTop w:val="0"/>
          <w:marBottom w:val="0"/>
          <w:divBdr>
            <w:top w:val="none" w:sz="0" w:space="0" w:color="auto"/>
            <w:left w:val="none" w:sz="0" w:space="0" w:color="auto"/>
            <w:bottom w:val="none" w:sz="0" w:space="0" w:color="auto"/>
            <w:right w:val="none" w:sz="0" w:space="0" w:color="auto"/>
          </w:divBdr>
        </w:div>
        <w:div w:id="1186596710">
          <w:marLeft w:val="480"/>
          <w:marRight w:val="0"/>
          <w:marTop w:val="0"/>
          <w:marBottom w:val="0"/>
          <w:divBdr>
            <w:top w:val="none" w:sz="0" w:space="0" w:color="auto"/>
            <w:left w:val="none" w:sz="0" w:space="0" w:color="auto"/>
            <w:bottom w:val="none" w:sz="0" w:space="0" w:color="auto"/>
            <w:right w:val="none" w:sz="0" w:space="0" w:color="auto"/>
          </w:divBdr>
        </w:div>
        <w:div w:id="1485046228">
          <w:marLeft w:val="480"/>
          <w:marRight w:val="0"/>
          <w:marTop w:val="0"/>
          <w:marBottom w:val="0"/>
          <w:divBdr>
            <w:top w:val="none" w:sz="0" w:space="0" w:color="auto"/>
            <w:left w:val="none" w:sz="0" w:space="0" w:color="auto"/>
            <w:bottom w:val="none" w:sz="0" w:space="0" w:color="auto"/>
            <w:right w:val="none" w:sz="0" w:space="0" w:color="auto"/>
          </w:divBdr>
        </w:div>
        <w:div w:id="652568576">
          <w:marLeft w:val="480"/>
          <w:marRight w:val="0"/>
          <w:marTop w:val="0"/>
          <w:marBottom w:val="0"/>
          <w:divBdr>
            <w:top w:val="none" w:sz="0" w:space="0" w:color="auto"/>
            <w:left w:val="none" w:sz="0" w:space="0" w:color="auto"/>
            <w:bottom w:val="none" w:sz="0" w:space="0" w:color="auto"/>
            <w:right w:val="none" w:sz="0" w:space="0" w:color="auto"/>
          </w:divBdr>
        </w:div>
        <w:div w:id="1776705854">
          <w:marLeft w:val="480"/>
          <w:marRight w:val="0"/>
          <w:marTop w:val="0"/>
          <w:marBottom w:val="0"/>
          <w:divBdr>
            <w:top w:val="none" w:sz="0" w:space="0" w:color="auto"/>
            <w:left w:val="none" w:sz="0" w:space="0" w:color="auto"/>
            <w:bottom w:val="none" w:sz="0" w:space="0" w:color="auto"/>
            <w:right w:val="none" w:sz="0" w:space="0" w:color="auto"/>
          </w:divBdr>
        </w:div>
        <w:div w:id="785849940">
          <w:marLeft w:val="480"/>
          <w:marRight w:val="0"/>
          <w:marTop w:val="0"/>
          <w:marBottom w:val="0"/>
          <w:divBdr>
            <w:top w:val="none" w:sz="0" w:space="0" w:color="auto"/>
            <w:left w:val="none" w:sz="0" w:space="0" w:color="auto"/>
            <w:bottom w:val="none" w:sz="0" w:space="0" w:color="auto"/>
            <w:right w:val="none" w:sz="0" w:space="0" w:color="auto"/>
          </w:divBdr>
        </w:div>
        <w:div w:id="417941643">
          <w:marLeft w:val="480"/>
          <w:marRight w:val="0"/>
          <w:marTop w:val="0"/>
          <w:marBottom w:val="0"/>
          <w:divBdr>
            <w:top w:val="none" w:sz="0" w:space="0" w:color="auto"/>
            <w:left w:val="none" w:sz="0" w:space="0" w:color="auto"/>
            <w:bottom w:val="none" w:sz="0" w:space="0" w:color="auto"/>
            <w:right w:val="none" w:sz="0" w:space="0" w:color="auto"/>
          </w:divBdr>
        </w:div>
        <w:div w:id="480271076">
          <w:marLeft w:val="480"/>
          <w:marRight w:val="0"/>
          <w:marTop w:val="0"/>
          <w:marBottom w:val="0"/>
          <w:divBdr>
            <w:top w:val="none" w:sz="0" w:space="0" w:color="auto"/>
            <w:left w:val="none" w:sz="0" w:space="0" w:color="auto"/>
            <w:bottom w:val="none" w:sz="0" w:space="0" w:color="auto"/>
            <w:right w:val="none" w:sz="0" w:space="0" w:color="auto"/>
          </w:divBdr>
        </w:div>
        <w:div w:id="2115437219">
          <w:marLeft w:val="480"/>
          <w:marRight w:val="0"/>
          <w:marTop w:val="0"/>
          <w:marBottom w:val="0"/>
          <w:divBdr>
            <w:top w:val="none" w:sz="0" w:space="0" w:color="auto"/>
            <w:left w:val="none" w:sz="0" w:space="0" w:color="auto"/>
            <w:bottom w:val="none" w:sz="0" w:space="0" w:color="auto"/>
            <w:right w:val="none" w:sz="0" w:space="0" w:color="auto"/>
          </w:divBdr>
        </w:div>
        <w:div w:id="729109994">
          <w:marLeft w:val="480"/>
          <w:marRight w:val="0"/>
          <w:marTop w:val="0"/>
          <w:marBottom w:val="0"/>
          <w:divBdr>
            <w:top w:val="none" w:sz="0" w:space="0" w:color="auto"/>
            <w:left w:val="none" w:sz="0" w:space="0" w:color="auto"/>
            <w:bottom w:val="none" w:sz="0" w:space="0" w:color="auto"/>
            <w:right w:val="none" w:sz="0" w:space="0" w:color="auto"/>
          </w:divBdr>
        </w:div>
        <w:div w:id="108744294">
          <w:marLeft w:val="480"/>
          <w:marRight w:val="0"/>
          <w:marTop w:val="0"/>
          <w:marBottom w:val="0"/>
          <w:divBdr>
            <w:top w:val="none" w:sz="0" w:space="0" w:color="auto"/>
            <w:left w:val="none" w:sz="0" w:space="0" w:color="auto"/>
            <w:bottom w:val="none" w:sz="0" w:space="0" w:color="auto"/>
            <w:right w:val="none" w:sz="0" w:space="0" w:color="auto"/>
          </w:divBdr>
        </w:div>
        <w:div w:id="1325085345">
          <w:marLeft w:val="480"/>
          <w:marRight w:val="0"/>
          <w:marTop w:val="0"/>
          <w:marBottom w:val="0"/>
          <w:divBdr>
            <w:top w:val="none" w:sz="0" w:space="0" w:color="auto"/>
            <w:left w:val="none" w:sz="0" w:space="0" w:color="auto"/>
            <w:bottom w:val="none" w:sz="0" w:space="0" w:color="auto"/>
            <w:right w:val="none" w:sz="0" w:space="0" w:color="auto"/>
          </w:divBdr>
        </w:div>
        <w:div w:id="1948998428">
          <w:marLeft w:val="480"/>
          <w:marRight w:val="0"/>
          <w:marTop w:val="0"/>
          <w:marBottom w:val="0"/>
          <w:divBdr>
            <w:top w:val="none" w:sz="0" w:space="0" w:color="auto"/>
            <w:left w:val="none" w:sz="0" w:space="0" w:color="auto"/>
            <w:bottom w:val="none" w:sz="0" w:space="0" w:color="auto"/>
            <w:right w:val="none" w:sz="0" w:space="0" w:color="auto"/>
          </w:divBdr>
        </w:div>
        <w:div w:id="1370953219">
          <w:marLeft w:val="480"/>
          <w:marRight w:val="0"/>
          <w:marTop w:val="0"/>
          <w:marBottom w:val="0"/>
          <w:divBdr>
            <w:top w:val="none" w:sz="0" w:space="0" w:color="auto"/>
            <w:left w:val="none" w:sz="0" w:space="0" w:color="auto"/>
            <w:bottom w:val="none" w:sz="0" w:space="0" w:color="auto"/>
            <w:right w:val="none" w:sz="0" w:space="0" w:color="auto"/>
          </w:divBdr>
        </w:div>
        <w:div w:id="2051219237">
          <w:marLeft w:val="480"/>
          <w:marRight w:val="0"/>
          <w:marTop w:val="0"/>
          <w:marBottom w:val="0"/>
          <w:divBdr>
            <w:top w:val="none" w:sz="0" w:space="0" w:color="auto"/>
            <w:left w:val="none" w:sz="0" w:space="0" w:color="auto"/>
            <w:bottom w:val="none" w:sz="0" w:space="0" w:color="auto"/>
            <w:right w:val="none" w:sz="0" w:space="0" w:color="auto"/>
          </w:divBdr>
        </w:div>
        <w:div w:id="1740784426">
          <w:marLeft w:val="480"/>
          <w:marRight w:val="0"/>
          <w:marTop w:val="0"/>
          <w:marBottom w:val="0"/>
          <w:divBdr>
            <w:top w:val="none" w:sz="0" w:space="0" w:color="auto"/>
            <w:left w:val="none" w:sz="0" w:space="0" w:color="auto"/>
            <w:bottom w:val="none" w:sz="0" w:space="0" w:color="auto"/>
            <w:right w:val="none" w:sz="0" w:space="0" w:color="auto"/>
          </w:divBdr>
        </w:div>
        <w:div w:id="1052075190">
          <w:marLeft w:val="480"/>
          <w:marRight w:val="0"/>
          <w:marTop w:val="0"/>
          <w:marBottom w:val="0"/>
          <w:divBdr>
            <w:top w:val="none" w:sz="0" w:space="0" w:color="auto"/>
            <w:left w:val="none" w:sz="0" w:space="0" w:color="auto"/>
            <w:bottom w:val="none" w:sz="0" w:space="0" w:color="auto"/>
            <w:right w:val="none" w:sz="0" w:space="0" w:color="auto"/>
          </w:divBdr>
        </w:div>
        <w:div w:id="789709727">
          <w:marLeft w:val="480"/>
          <w:marRight w:val="0"/>
          <w:marTop w:val="0"/>
          <w:marBottom w:val="0"/>
          <w:divBdr>
            <w:top w:val="none" w:sz="0" w:space="0" w:color="auto"/>
            <w:left w:val="none" w:sz="0" w:space="0" w:color="auto"/>
            <w:bottom w:val="none" w:sz="0" w:space="0" w:color="auto"/>
            <w:right w:val="none" w:sz="0" w:space="0" w:color="auto"/>
          </w:divBdr>
        </w:div>
        <w:div w:id="2126191109">
          <w:marLeft w:val="480"/>
          <w:marRight w:val="0"/>
          <w:marTop w:val="0"/>
          <w:marBottom w:val="0"/>
          <w:divBdr>
            <w:top w:val="none" w:sz="0" w:space="0" w:color="auto"/>
            <w:left w:val="none" w:sz="0" w:space="0" w:color="auto"/>
            <w:bottom w:val="none" w:sz="0" w:space="0" w:color="auto"/>
            <w:right w:val="none" w:sz="0" w:space="0" w:color="auto"/>
          </w:divBdr>
        </w:div>
        <w:div w:id="1158494729">
          <w:marLeft w:val="480"/>
          <w:marRight w:val="0"/>
          <w:marTop w:val="0"/>
          <w:marBottom w:val="0"/>
          <w:divBdr>
            <w:top w:val="none" w:sz="0" w:space="0" w:color="auto"/>
            <w:left w:val="none" w:sz="0" w:space="0" w:color="auto"/>
            <w:bottom w:val="none" w:sz="0" w:space="0" w:color="auto"/>
            <w:right w:val="none" w:sz="0" w:space="0" w:color="auto"/>
          </w:divBdr>
        </w:div>
        <w:div w:id="172302622">
          <w:marLeft w:val="480"/>
          <w:marRight w:val="0"/>
          <w:marTop w:val="0"/>
          <w:marBottom w:val="0"/>
          <w:divBdr>
            <w:top w:val="none" w:sz="0" w:space="0" w:color="auto"/>
            <w:left w:val="none" w:sz="0" w:space="0" w:color="auto"/>
            <w:bottom w:val="none" w:sz="0" w:space="0" w:color="auto"/>
            <w:right w:val="none" w:sz="0" w:space="0" w:color="auto"/>
          </w:divBdr>
        </w:div>
        <w:div w:id="254242533">
          <w:marLeft w:val="480"/>
          <w:marRight w:val="0"/>
          <w:marTop w:val="0"/>
          <w:marBottom w:val="0"/>
          <w:divBdr>
            <w:top w:val="none" w:sz="0" w:space="0" w:color="auto"/>
            <w:left w:val="none" w:sz="0" w:space="0" w:color="auto"/>
            <w:bottom w:val="none" w:sz="0" w:space="0" w:color="auto"/>
            <w:right w:val="none" w:sz="0" w:space="0" w:color="auto"/>
          </w:divBdr>
        </w:div>
        <w:div w:id="21446296">
          <w:marLeft w:val="480"/>
          <w:marRight w:val="0"/>
          <w:marTop w:val="0"/>
          <w:marBottom w:val="0"/>
          <w:divBdr>
            <w:top w:val="none" w:sz="0" w:space="0" w:color="auto"/>
            <w:left w:val="none" w:sz="0" w:space="0" w:color="auto"/>
            <w:bottom w:val="none" w:sz="0" w:space="0" w:color="auto"/>
            <w:right w:val="none" w:sz="0" w:space="0" w:color="auto"/>
          </w:divBdr>
        </w:div>
        <w:div w:id="1921061238">
          <w:marLeft w:val="480"/>
          <w:marRight w:val="0"/>
          <w:marTop w:val="0"/>
          <w:marBottom w:val="0"/>
          <w:divBdr>
            <w:top w:val="none" w:sz="0" w:space="0" w:color="auto"/>
            <w:left w:val="none" w:sz="0" w:space="0" w:color="auto"/>
            <w:bottom w:val="none" w:sz="0" w:space="0" w:color="auto"/>
            <w:right w:val="none" w:sz="0" w:space="0" w:color="auto"/>
          </w:divBdr>
        </w:div>
        <w:div w:id="1625577657">
          <w:marLeft w:val="480"/>
          <w:marRight w:val="0"/>
          <w:marTop w:val="0"/>
          <w:marBottom w:val="0"/>
          <w:divBdr>
            <w:top w:val="none" w:sz="0" w:space="0" w:color="auto"/>
            <w:left w:val="none" w:sz="0" w:space="0" w:color="auto"/>
            <w:bottom w:val="none" w:sz="0" w:space="0" w:color="auto"/>
            <w:right w:val="none" w:sz="0" w:space="0" w:color="auto"/>
          </w:divBdr>
        </w:div>
        <w:div w:id="1094664948">
          <w:marLeft w:val="480"/>
          <w:marRight w:val="0"/>
          <w:marTop w:val="0"/>
          <w:marBottom w:val="0"/>
          <w:divBdr>
            <w:top w:val="none" w:sz="0" w:space="0" w:color="auto"/>
            <w:left w:val="none" w:sz="0" w:space="0" w:color="auto"/>
            <w:bottom w:val="none" w:sz="0" w:space="0" w:color="auto"/>
            <w:right w:val="none" w:sz="0" w:space="0" w:color="auto"/>
          </w:divBdr>
        </w:div>
        <w:div w:id="808132281">
          <w:marLeft w:val="480"/>
          <w:marRight w:val="0"/>
          <w:marTop w:val="0"/>
          <w:marBottom w:val="0"/>
          <w:divBdr>
            <w:top w:val="none" w:sz="0" w:space="0" w:color="auto"/>
            <w:left w:val="none" w:sz="0" w:space="0" w:color="auto"/>
            <w:bottom w:val="none" w:sz="0" w:space="0" w:color="auto"/>
            <w:right w:val="none" w:sz="0" w:space="0" w:color="auto"/>
          </w:divBdr>
        </w:div>
        <w:div w:id="952591400">
          <w:marLeft w:val="480"/>
          <w:marRight w:val="0"/>
          <w:marTop w:val="0"/>
          <w:marBottom w:val="0"/>
          <w:divBdr>
            <w:top w:val="none" w:sz="0" w:space="0" w:color="auto"/>
            <w:left w:val="none" w:sz="0" w:space="0" w:color="auto"/>
            <w:bottom w:val="none" w:sz="0" w:space="0" w:color="auto"/>
            <w:right w:val="none" w:sz="0" w:space="0" w:color="auto"/>
          </w:divBdr>
        </w:div>
        <w:div w:id="1921326624">
          <w:marLeft w:val="480"/>
          <w:marRight w:val="0"/>
          <w:marTop w:val="0"/>
          <w:marBottom w:val="0"/>
          <w:divBdr>
            <w:top w:val="none" w:sz="0" w:space="0" w:color="auto"/>
            <w:left w:val="none" w:sz="0" w:space="0" w:color="auto"/>
            <w:bottom w:val="none" w:sz="0" w:space="0" w:color="auto"/>
            <w:right w:val="none" w:sz="0" w:space="0" w:color="auto"/>
          </w:divBdr>
        </w:div>
        <w:div w:id="984624075">
          <w:marLeft w:val="480"/>
          <w:marRight w:val="0"/>
          <w:marTop w:val="0"/>
          <w:marBottom w:val="0"/>
          <w:divBdr>
            <w:top w:val="none" w:sz="0" w:space="0" w:color="auto"/>
            <w:left w:val="none" w:sz="0" w:space="0" w:color="auto"/>
            <w:bottom w:val="none" w:sz="0" w:space="0" w:color="auto"/>
            <w:right w:val="none" w:sz="0" w:space="0" w:color="auto"/>
          </w:divBdr>
        </w:div>
        <w:div w:id="270749858">
          <w:marLeft w:val="480"/>
          <w:marRight w:val="0"/>
          <w:marTop w:val="0"/>
          <w:marBottom w:val="0"/>
          <w:divBdr>
            <w:top w:val="none" w:sz="0" w:space="0" w:color="auto"/>
            <w:left w:val="none" w:sz="0" w:space="0" w:color="auto"/>
            <w:bottom w:val="none" w:sz="0" w:space="0" w:color="auto"/>
            <w:right w:val="none" w:sz="0" w:space="0" w:color="auto"/>
          </w:divBdr>
        </w:div>
        <w:div w:id="2077051644">
          <w:marLeft w:val="480"/>
          <w:marRight w:val="0"/>
          <w:marTop w:val="0"/>
          <w:marBottom w:val="0"/>
          <w:divBdr>
            <w:top w:val="none" w:sz="0" w:space="0" w:color="auto"/>
            <w:left w:val="none" w:sz="0" w:space="0" w:color="auto"/>
            <w:bottom w:val="none" w:sz="0" w:space="0" w:color="auto"/>
            <w:right w:val="none" w:sz="0" w:space="0" w:color="auto"/>
          </w:divBdr>
        </w:div>
        <w:div w:id="1199974730">
          <w:marLeft w:val="480"/>
          <w:marRight w:val="0"/>
          <w:marTop w:val="0"/>
          <w:marBottom w:val="0"/>
          <w:divBdr>
            <w:top w:val="none" w:sz="0" w:space="0" w:color="auto"/>
            <w:left w:val="none" w:sz="0" w:space="0" w:color="auto"/>
            <w:bottom w:val="none" w:sz="0" w:space="0" w:color="auto"/>
            <w:right w:val="none" w:sz="0" w:space="0" w:color="auto"/>
          </w:divBdr>
        </w:div>
        <w:div w:id="2100055121">
          <w:marLeft w:val="480"/>
          <w:marRight w:val="0"/>
          <w:marTop w:val="0"/>
          <w:marBottom w:val="0"/>
          <w:divBdr>
            <w:top w:val="none" w:sz="0" w:space="0" w:color="auto"/>
            <w:left w:val="none" w:sz="0" w:space="0" w:color="auto"/>
            <w:bottom w:val="none" w:sz="0" w:space="0" w:color="auto"/>
            <w:right w:val="none" w:sz="0" w:space="0" w:color="auto"/>
          </w:divBdr>
        </w:div>
        <w:div w:id="1601376745">
          <w:marLeft w:val="480"/>
          <w:marRight w:val="0"/>
          <w:marTop w:val="0"/>
          <w:marBottom w:val="0"/>
          <w:divBdr>
            <w:top w:val="none" w:sz="0" w:space="0" w:color="auto"/>
            <w:left w:val="none" w:sz="0" w:space="0" w:color="auto"/>
            <w:bottom w:val="none" w:sz="0" w:space="0" w:color="auto"/>
            <w:right w:val="none" w:sz="0" w:space="0" w:color="auto"/>
          </w:divBdr>
        </w:div>
        <w:div w:id="462890067">
          <w:marLeft w:val="480"/>
          <w:marRight w:val="0"/>
          <w:marTop w:val="0"/>
          <w:marBottom w:val="0"/>
          <w:divBdr>
            <w:top w:val="none" w:sz="0" w:space="0" w:color="auto"/>
            <w:left w:val="none" w:sz="0" w:space="0" w:color="auto"/>
            <w:bottom w:val="none" w:sz="0" w:space="0" w:color="auto"/>
            <w:right w:val="none" w:sz="0" w:space="0" w:color="auto"/>
          </w:divBdr>
        </w:div>
        <w:div w:id="511646501">
          <w:marLeft w:val="480"/>
          <w:marRight w:val="0"/>
          <w:marTop w:val="0"/>
          <w:marBottom w:val="0"/>
          <w:divBdr>
            <w:top w:val="none" w:sz="0" w:space="0" w:color="auto"/>
            <w:left w:val="none" w:sz="0" w:space="0" w:color="auto"/>
            <w:bottom w:val="none" w:sz="0" w:space="0" w:color="auto"/>
            <w:right w:val="none" w:sz="0" w:space="0" w:color="auto"/>
          </w:divBdr>
        </w:div>
        <w:div w:id="2106341245">
          <w:marLeft w:val="480"/>
          <w:marRight w:val="0"/>
          <w:marTop w:val="0"/>
          <w:marBottom w:val="0"/>
          <w:divBdr>
            <w:top w:val="none" w:sz="0" w:space="0" w:color="auto"/>
            <w:left w:val="none" w:sz="0" w:space="0" w:color="auto"/>
            <w:bottom w:val="none" w:sz="0" w:space="0" w:color="auto"/>
            <w:right w:val="none" w:sz="0" w:space="0" w:color="auto"/>
          </w:divBdr>
        </w:div>
        <w:div w:id="1247613658">
          <w:marLeft w:val="480"/>
          <w:marRight w:val="0"/>
          <w:marTop w:val="0"/>
          <w:marBottom w:val="0"/>
          <w:divBdr>
            <w:top w:val="none" w:sz="0" w:space="0" w:color="auto"/>
            <w:left w:val="none" w:sz="0" w:space="0" w:color="auto"/>
            <w:bottom w:val="none" w:sz="0" w:space="0" w:color="auto"/>
            <w:right w:val="none" w:sz="0" w:space="0" w:color="auto"/>
          </w:divBdr>
        </w:div>
        <w:div w:id="1047683754">
          <w:marLeft w:val="480"/>
          <w:marRight w:val="0"/>
          <w:marTop w:val="0"/>
          <w:marBottom w:val="0"/>
          <w:divBdr>
            <w:top w:val="none" w:sz="0" w:space="0" w:color="auto"/>
            <w:left w:val="none" w:sz="0" w:space="0" w:color="auto"/>
            <w:bottom w:val="none" w:sz="0" w:space="0" w:color="auto"/>
            <w:right w:val="none" w:sz="0" w:space="0" w:color="auto"/>
          </w:divBdr>
        </w:div>
        <w:div w:id="936517485">
          <w:marLeft w:val="480"/>
          <w:marRight w:val="0"/>
          <w:marTop w:val="0"/>
          <w:marBottom w:val="0"/>
          <w:divBdr>
            <w:top w:val="none" w:sz="0" w:space="0" w:color="auto"/>
            <w:left w:val="none" w:sz="0" w:space="0" w:color="auto"/>
            <w:bottom w:val="none" w:sz="0" w:space="0" w:color="auto"/>
            <w:right w:val="none" w:sz="0" w:space="0" w:color="auto"/>
          </w:divBdr>
        </w:div>
        <w:div w:id="849101743">
          <w:marLeft w:val="480"/>
          <w:marRight w:val="0"/>
          <w:marTop w:val="0"/>
          <w:marBottom w:val="0"/>
          <w:divBdr>
            <w:top w:val="none" w:sz="0" w:space="0" w:color="auto"/>
            <w:left w:val="none" w:sz="0" w:space="0" w:color="auto"/>
            <w:bottom w:val="none" w:sz="0" w:space="0" w:color="auto"/>
            <w:right w:val="none" w:sz="0" w:space="0" w:color="auto"/>
          </w:divBdr>
        </w:div>
        <w:div w:id="815335223">
          <w:marLeft w:val="480"/>
          <w:marRight w:val="0"/>
          <w:marTop w:val="0"/>
          <w:marBottom w:val="0"/>
          <w:divBdr>
            <w:top w:val="none" w:sz="0" w:space="0" w:color="auto"/>
            <w:left w:val="none" w:sz="0" w:space="0" w:color="auto"/>
            <w:bottom w:val="none" w:sz="0" w:space="0" w:color="auto"/>
            <w:right w:val="none" w:sz="0" w:space="0" w:color="auto"/>
          </w:divBdr>
        </w:div>
        <w:div w:id="1205095499">
          <w:marLeft w:val="480"/>
          <w:marRight w:val="0"/>
          <w:marTop w:val="0"/>
          <w:marBottom w:val="0"/>
          <w:divBdr>
            <w:top w:val="none" w:sz="0" w:space="0" w:color="auto"/>
            <w:left w:val="none" w:sz="0" w:space="0" w:color="auto"/>
            <w:bottom w:val="none" w:sz="0" w:space="0" w:color="auto"/>
            <w:right w:val="none" w:sz="0" w:space="0" w:color="auto"/>
          </w:divBdr>
        </w:div>
        <w:div w:id="1985961709">
          <w:marLeft w:val="480"/>
          <w:marRight w:val="0"/>
          <w:marTop w:val="0"/>
          <w:marBottom w:val="0"/>
          <w:divBdr>
            <w:top w:val="none" w:sz="0" w:space="0" w:color="auto"/>
            <w:left w:val="none" w:sz="0" w:space="0" w:color="auto"/>
            <w:bottom w:val="none" w:sz="0" w:space="0" w:color="auto"/>
            <w:right w:val="none" w:sz="0" w:space="0" w:color="auto"/>
          </w:divBdr>
        </w:div>
        <w:div w:id="1319921488">
          <w:marLeft w:val="480"/>
          <w:marRight w:val="0"/>
          <w:marTop w:val="0"/>
          <w:marBottom w:val="0"/>
          <w:divBdr>
            <w:top w:val="none" w:sz="0" w:space="0" w:color="auto"/>
            <w:left w:val="none" w:sz="0" w:space="0" w:color="auto"/>
            <w:bottom w:val="none" w:sz="0" w:space="0" w:color="auto"/>
            <w:right w:val="none" w:sz="0" w:space="0" w:color="auto"/>
          </w:divBdr>
        </w:div>
        <w:div w:id="43717544">
          <w:marLeft w:val="480"/>
          <w:marRight w:val="0"/>
          <w:marTop w:val="0"/>
          <w:marBottom w:val="0"/>
          <w:divBdr>
            <w:top w:val="none" w:sz="0" w:space="0" w:color="auto"/>
            <w:left w:val="none" w:sz="0" w:space="0" w:color="auto"/>
            <w:bottom w:val="none" w:sz="0" w:space="0" w:color="auto"/>
            <w:right w:val="none" w:sz="0" w:space="0" w:color="auto"/>
          </w:divBdr>
        </w:div>
        <w:div w:id="821387539">
          <w:marLeft w:val="480"/>
          <w:marRight w:val="0"/>
          <w:marTop w:val="0"/>
          <w:marBottom w:val="0"/>
          <w:divBdr>
            <w:top w:val="none" w:sz="0" w:space="0" w:color="auto"/>
            <w:left w:val="none" w:sz="0" w:space="0" w:color="auto"/>
            <w:bottom w:val="none" w:sz="0" w:space="0" w:color="auto"/>
            <w:right w:val="none" w:sz="0" w:space="0" w:color="auto"/>
          </w:divBdr>
        </w:div>
        <w:div w:id="711465546">
          <w:marLeft w:val="480"/>
          <w:marRight w:val="0"/>
          <w:marTop w:val="0"/>
          <w:marBottom w:val="0"/>
          <w:divBdr>
            <w:top w:val="none" w:sz="0" w:space="0" w:color="auto"/>
            <w:left w:val="none" w:sz="0" w:space="0" w:color="auto"/>
            <w:bottom w:val="none" w:sz="0" w:space="0" w:color="auto"/>
            <w:right w:val="none" w:sz="0" w:space="0" w:color="auto"/>
          </w:divBdr>
        </w:div>
        <w:div w:id="268776370">
          <w:marLeft w:val="480"/>
          <w:marRight w:val="0"/>
          <w:marTop w:val="0"/>
          <w:marBottom w:val="0"/>
          <w:divBdr>
            <w:top w:val="none" w:sz="0" w:space="0" w:color="auto"/>
            <w:left w:val="none" w:sz="0" w:space="0" w:color="auto"/>
            <w:bottom w:val="none" w:sz="0" w:space="0" w:color="auto"/>
            <w:right w:val="none" w:sz="0" w:space="0" w:color="auto"/>
          </w:divBdr>
        </w:div>
      </w:divsChild>
    </w:div>
    <w:div w:id="1302031645">
      <w:bodyDiv w:val="1"/>
      <w:marLeft w:val="0"/>
      <w:marRight w:val="0"/>
      <w:marTop w:val="0"/>
      <w:marBottom w:val="0"/>
      <w:divBdr>
        <w:top w:val="none" w:sz="0" w:space="0" w:color="auto"/>
        <w:left w:val="none" w:sz="0" w:space="0" w:color="auto"/>
        <w:bottom w:val="none" w:sz="0" w:space="0" w:color="auto"/>
        <w:right w:val="none" w:sz="0" w:space="0" w:color="auto"/>
      </w:divBdr>
    </w:div>
    <w:div w:id="1303850872">
      <w:bodyDiv w:val="1"/>
      <w:marLeft w:val="0"/>
      <w:marRight w:val="0"/>
      <w:marTop w:val="0"/>
      <w:marBottom w:val="0"/>
      <w:divBdr>
        <w:top w:val="none" w:sz="0" w:space="0" w:color="auto"/>
        <w:left w:val="none" w:sz="0" w:space="0" w:color="auto"/>
        <w:bottom w:val="none" w:sz="0" w:space="0" w:color="auto"/>
        <w:right w:val="none" w:sz="0" w:space="0" w:color="auto"/>
      </w:divBdr>
    </w:div>
    <w:div w:id="1306619846">
      <w:bodyDiv w:val="1"/>
      <w:marLeft w:val="0"/>
      <w:marRight w:val="0"/>
      <w:marTop w:val="0"/>
      <w:marBottom w:val="0"/>
      <w:divBdr>
        <w:top w:val="none" w:sz="0" w:space="0" w:color="auto"/>
        <w:left w:val="none" w:sz="0" w:space="0" w:color="auto"/>
        <w:bottom w:val="none" w:sz="0" w:space="0" w:color="auto"/>
        <w:right w:val="none" w:sz="0" w:space="0" w:color="auto"/>
      </w:divBdr>
    </w:div>
    <w:div w:id="1306933604">
      <w:bodyDiv w:val="1"/>
      <w:marLeft w:val="0"/>
      <w:marRight w:val="0"/>
      <w:marTop w:val="0"/>
      <w:marBottom w:val="0"/>
      <w:divBdr>
        <w:top w:val="none" w:sz="0" w:space="0" w:color="auto"/>
        <w:left w:val="none" w:sz="0" w:space="0" w:color="auto"/>
        <w:bottom w:val="none" w:sz="0" w:space="0" w:color="auto"/>
        <w:right w:val="none" w:sz="0" w:space="0" w:color="auto"/>
      </w:divBdr>
    </w:div>
    <w:div w:id="1308784414">
      <w:bodyDiv w:val="1"/>
      <w:marLeft w:val="0"/>
      <w:marRight w:val="0"/>
      <w:marTop w:val="0"/>
      <w:marBottom w:val="0"/>
      <w:divBdr>
        <w:top w:val="none" w:sz="0" w:space="0" w:color="auto"/>
        <w:left w:val="none" w:sz="0" w:space="0" w:color="auto"/>
        <w:bottom w:val="none" w:sz="0" w:space="0" w:color="auto"/>
        <w:right w:val="none" w:sz="0" w:space="0" w:color="auto"/>
      </w:divBdr>
    </w:div>
    <w:div w:id="1310330884">
      <w:bodyDiv w:val="1"/>
      <w:marLeft w:val="0"/>
      <w:marRight w:val="0"/>
      <w:marTop w:val="0"/>
      <w:marBottom w:val="0"/>
      <w:divBdr>
        <w:top w:val="none" w:sz="0" w:space="0" w:color="auto"/>
        <w:left w:val="none" w:sz="0" w:space="0" w:color="auto"/>
        <w:bottom w:val="none" w:sz="0" w:space="0" w:color="auto"/>
        <w:right w:val="none" w:sz="0" w:space="0" w:color="auto"/>
      </w:divBdr>
    </w:div>
    <w:div w:id="1314870564">
      <w:bodyDiv w:val="1"/>
      <w:marLeft w:val="0"/>
      <w:marRight w:val="0"/>
      <w:marTop w:val="0"/>
      <w:marBottom w:val="0"/>
      <w:divBdr>
        <w:top w:val="none" w:sz="0" w:space="0" w:color="auto"/>
        <w:left w:val="none" w:sz="0" w:space="0" w:color="auto"/>
        <w:bottom w:val="none" w:sz="0" w:space="0" w:color="auto"/>
        <w:right w:val="none" w:sz="0" w:space="0" w:color="auto"/>
      </w:divBdr>
    </w:div>
    <w:div w:id="1315375084">
      <w:bodyDiv w:val="1"/>
      <w:marLeft w:val="0"/>
      <w:marRight w:val="0"/>
      <w:marTop w:val="0"/>
      <w:marBottom w:val="0"/>
      <w:divBdr>
        <w:top w:val="none" w:sz="0" w:space="0" w:color="auto"/>
        <w:left w:val="none" w:sz="0" w:space="0" w:color="auto"/>
        <w:bottom w:val="none" w:sz="0" w:space="0" w:color="auto"/>
        <w:right w:val="none" w:sz="0" w:space="0" w:color="auto"/>
      </w:divBdr>
    </w:div>
    <w:div w:id="1317611044">
      <w:bodyDiv w:val="1"/>
      <w:marLeft w:val="0"/>
      <w:marRight w:val="0"/>
      <w:marTop w:val="0"/>
      <w:marBottom w:val="0"/>
      <w:divBdr>
        <w:top w:val="none" w:sz="0" w:space="0" w:color="auto"/>
        <w:left w:val="none" w:sz="0" w:space="0" w:color="auto"/>
        <w:bottom w:val="none" w:sz="0" w:space="0" w:color="auto"/>
        <w:right w:val="none" w:sz="0" w:space="0" w:color="auto"/>
      </w:divBdr>
    </w:div>
    <w:div w:id="1318152399">
      <w:bodyDiv w:val="1"/>
      <w:marLeft w:val="0"/>
      <w:marRight w:val="0"/>
      <w:marTop w:val="0"/>
      <w:marBottom w:val="0"/>
      <w:divBdr>
        <w:top w:val="none" w:sz="0" w:space="0" w:color="auto"/>
        <w:left w:val="none" w:sz="0" w:space="0" w:color="auto"/>
        <w:bottom w:val="none" w:sz="0" w:space="0" w:color="auto"/>
        <w:right w:val="none" w:sz="0" w:space="0" w:color="auto"/>
      </w:divBdr>
    </w:div>
    <w:div w:id="1330602291">
      <w:bodyDiv w:val="1"/>
      <w:marLeft w:val="0"/>
      <w:marRight w:val="0"/>
      <w:marTop w:val="0"/>
      <w:marBottom w:val="0"/>
      <w:divBdr>
        <w:top w:val="none" w:sz="0" w:space="0" w:color="auto"/>
        <w:left w:val="none" w:sz="0" w:space="0" w:color="auto"/>
        <w:bottom w:val="none" w:sz="0" w:space="0" w:color="auto"/>
        <w:right w:val="none" w:sz="0" w:space="0" w:color="auto"/>
      </w:divBdr>
    </w:div>
    <w:div w:id="1331716486">
      <w:bodyDiv w:val="1"/>
      <w:marLeft w:val="0"/>
      <w:marRight w:val="0"/>
      <w:marTop w:val="0"/>
      <w:marBottom w:val="0"/>
      <w:divBdr>
        <w:top w:val="none" w:sz="0" w:space="0" w:color="auto"/>
        <w:left w:val="none" w:sz="0" w:space="0" w:color="auto"/>
        <w:bottom w:val="none" w:sz="0" w:space="0" w:color="auto"/>
        <w:right w:val="none" w:sz="0" w:space="0" w:color="auto"/>
      </w:divBdr>
      <w:divsChild>
        <w:div w:id="1639802076">
          <w:marLeft w:val="480"/>
          <w:marRight w:val="0"/>
          <w:marTop w:val="0"/>
          <w:marBottom w:val="0"/>
          <w:divBdr>
            <w:top w:val="none" w:sz="0" w:space="0" w:color="auto"/>
            <w:left w:val="none" w:sz="0" w:space="0" w:color="auto"/>
            <w:bottom w:val="none" w:sz="0" w:space="0" w:color="auto"/>
            <w:right w:val="none" w:sz="0" w:space="0" w:color="auto"/>
          </w:divBdr>
        </w:div>
        <w:div w:id="2040809801">
          <w:marLeft w:val="480"/>
          <w:marRight w:val="0"/>
          <w:marTop w:val="0"/>
          <w:marBottom w:val="0"/>
          <w:divBdr>
            <w:top w:val="none" w:sz="0" w:space="0" w:color="auto"/>
            <w:left w:val="none" w:sz="0" w:space="0" w:color="auto"/>
            <w:bottom w:val="none" w:sz="0" w:space="0" w:color="auto"/>
            <w:right w:val="none" w:sz="0" w:space="0" w:color="auto"/>
          </w:divBdr>
        </w:div>
        <w:div w:id="205334578">
          <w:marLeft w:val="480"/>
          <w:marRight w:val="0"/>
          <w:marTop w:val="0"/>
          <w:marBottom w:val="0"/>
          <w:divBdr>
            <w:top w:val="none" w:sz="0" w:space="0" w:color="auto"/>
            <w:left w:val="none" w:sz="0" w:space="0" w:color="auto"/>
            <w:bottom w:val="none" w:sz="0" w:space="0" w:color="auto"/>
            <w:right w:val="none" w:sz="0" w:space="0" w:color="auto"/>
          </w:divBdr>
        </w:div>
        <w:div w:id="658579643">
          <w:marLeft w:val="480"/>
          <w:marRight w:val="0"/>
          <w:marTop w:val="0"/>
          <w:marBottom w:val="0"/>
          <w:divBdr>
            <w:top w:val="none" w:sz="0" w:space="0" w:color="auto"/>
            <w:left w:val="none" w:sz="0" w:space="0" w:color="auto"/>
            <w:bottom w:val="none" w:sz="0" w:space="0" w:color="auto"/>
            <w:right w:val="none" w:sz="0" w:space="0" w:color="auto"/>
          </w:divBdr>
        </w:div>
        <w:div w:id="875577620">
          <w:marLeft w:val="480"/>
          <w:marRight w:val="0"/>
          <w:marTop w:val="0"/>
          <w:marBottom w:val="0"/>
          <w:divBdr>
            <w:top w:val="none" w:sz="0" w:space="0" w:color="auto"/>
            <w:left w:val="none" w:sz="0" w:space="0" w:color="auto"/>
            <w:bottom w:val="none" w:sz="0" w:space="0" w:color="auto"/>
            <w:right w:val="none" w:sz="0" w:space="0" w:color="auto"/>
          </w:divBdr>
        </w:div>
        <w:div w:id="752434858">
          <w:marLeft w:val="480"/>
          <w:marRight w:val="0"/>
          <w:marTop w:val="0"/>
          <w:marBottom w:val="0"/>
          <w:divBdr>
            <w:top w:val="none" w:sz="0" w:space="0" w:color="auto"/>
            <w:left w:val="none" w:sz="0" w:space="0" w:color="auto"/>
            <w:bottom w:val="none" w:sz="0" w:space="0" w:color="auto"/>
            <w:right w:val="none" w:sz="0" w:space="0" w:color="auto"/>
          </w:divBdr>
        </w:div>
        <w:div w:id="427577353">
          <w:marLeft w:val="480"/>
          <w:marRight w:val="0"/>
          <w:marTop w:val="0"/>
          <w:marBottom w:val="0"/>
          <w:divBdr>
            <w:top w:val="none" w:sz="0" w:space="0" w:color="auto"/>
            <w:left w:val="none" w:sz="0" w:space="0" w:color="auto"/>
            <w:bottom w:val="none" w:sz="0" w:space="0" w:color="auto"/>
            <w:right w:val="none" w:sz="0" w:space="0" w:color="auto"/>
          </w:divBdr>
        </w:div>
        <w:div w:id="222496414">
          <w:marLeft w:val="480"/>
          <w:marRight w:val="0"/>
          <w:marTop w:val="0"/>
          <w:marBottom w:val="0"/>
          <w:divBdr>
            <w:top w:val="none" w:sz="0" w:space="0" w:color="auto"/>
            <w:left w:val="none" w:sz="0" w:space="0" w:color="auto"/>
            <w:bottom w:val="none" w:sz="0" w:space="0" w:color="auto"/>
            <w:right w:val="none" w:sz="0" w:space="0" w:color="auto"/>
          </w:divBdr>
        </w:div>
        <w:div w:id="1826162393">
          <w:marLeft w:val="480"/>
          <w:marRight w:val="0"/>
          <w:marTop w:val="0"/>
          <w:marBottom w:val="0"/>
          <w:divBdr>
            <w:top w:val="none" w:sz="0" w:space="0" w:color="auto"/>
            <w:left w:val="none" w:sz="0" w:space="0" w:color="auto"/>
            <w:bottom w:val="none" w:sz="0" w:space="0" w:color="auto"/>
            <w:right w:val="none" w:sz="0" w:space="0" w:color="auto"/>
          </w:divBdr>
        </w:div>
        <w:div w:id="1098331777">
          <w:marLeft w:val="480"/>
          <w:marRight w:val="0"/>
          <w:marTop w:val="0"/>
          <w:marBottom w:val="0"/>
          <w:divBdr>
            <w:top w:val="none" w:sz="0" w:space="0" w:color="auto"/>
            <w:left w:val="none" w:sz="0" w:space="0" w:color="auto"/>
            <w:bottom w:val="none" w:sz="0" w:space="0" w:color="auto"/>
            <w:right w:val="none" w:sz="0" w:space="0" w:color="auto"/>
          </w:divBdr>
        </w:div>
        <w:div w:id="38670876">
          <w:marLeft w:val="480"/>
          <w:marRight w:val="0"/>
          <w:marTop w:val="0"/>
          <w:marBottom w:val="0"/>
          <w:divBdr>
            <w:top w:val="none" w:sz="0" w:space="0" w:color="auto"/>
            <w:left w:val="none" w:sz="0" w:space="0" w:color="auto"/>
            <w:bottom w:val="none" w:sz="0" w:space="0" w:color="auto"/>
            <w:right w:val="none" w:sz="0" w:space="0" w:color="auto"/>
          </w:divBdr>
        </w:div>
        <w:div w:id="1108432356">
          <w:marLeft w:val="480"/>
          <w:marRight w:val="0"/>
          <w:marTop w:val="0"/>
          <w:marBottom w:val="0"/>
          <w:divBdr>
            <w:top w:val="none" w:sz="0" w:space="0" w:color="auto"/>
            <w:left w:val="none" w:sz="0" w:space="0" w:color="auto"/>
            <w:bottom w:val="none" w:sz="0" w:space="0" w:color="auto"/>
            <w:right w:val="none" w:sz="0" w:space="0" w:color="auto"/>
          </w:divBdr>
        </w:div>
        <w:div w:id="538977608">
          <w:marLeft w:val="480"/>
          <w:marRight w:val="0"/>
          <w:marTop w:val="0"/>
          <w:marBottom w:val="0"/>
          <w:divBdr>
            <w:top w:val="none" w:sz="0" w:space="0" w:color="auto"/>
            <w:left w:val="none" w:sz="0" w:space="0" w:color="auto"/>
            <w:bottom w:val="none" w:sz="0" w:space="0" w:color="auto"/>
            <w:right w:val="none" w:sz="0" w:space="0" w:color="auto"/>
          </w:divBdr>
        </w:div>
        <w:div w:id="1354112689">
          <w:marLeft w:val="480"/>
          <w:marRight w:val="0"/>
          <w:marTop w:val="0"/>
          <w:marBottom w:val="0"/>
          <w:divBdr>
            <w:top w:val="none" w:sz="0" w:space="0" w:color="auto"/>
            <w:left w:val="none" w:sz="0" w:space="0" w:color="auto"/>
            <w:bottom w:val="none" w:sz="0" w:space="0" w:color="auto"/>
            <w:right w:val="none" w:sz="0" w:space="0" w:color="auto"/>
          </w:divBdr>
        </w:div>
        <w:div w:id="229584232">
          <w:marLeft w:val="480"/>
          <w:marRight w:val="0"/>
          <w:marTop w:val="0"/>
          <w:marBottom w:val="0"/>
          <w:divBdr>
            <w:top w:val="none" w:sz="0" w:space="0" w:color="auto"/>
            <w:left w:val="none" w:sz="0" w:space="0" w:color="auto"/>
            <w:bottom w:val="none" w:sz="0" w:space="0" w:color="auto"/>
            <w:right w:val="none" w:sz="0" w:space="0" w:color="auto"/>
          </w:divBdr>
        </w:div>
        <w:div w:id="306280250">
          <w:marLeft w:val="480"/>
          <w:marRight w:val="0"/>
          <w:marTop w:val="0"/>
          <w:marBottom w:val="0"/>
          <w:divBdr>
            <w:top w:val="none" w:sz="0" w:space="0" w:color="auto"/>
            <w:left w:val="none" w:sz="0" w:space="0" w:color="auto"/>
            <w:bottom w:val="none" w:sz="0" w:space="0" w:color="auto"/>
            <w:right w:val="none" w:sz="0" w:space="0" w:color="auto"/>
          </w:divBdr>
        </w:div>
        <w:div w:id="162476277">
          <w:marLeft w:val="480"/>
          <w:marRight w:val="0"/>
          <w:marTop w:val="0"/>
          <w:marBottom w:val="0"/>
          <w:divBdr>
            <w:top w:val="none" w:sz="0" w:space="0" w:color="auto"/>
            <w:left w:val="none" w:sz="0" w:space="0" w:color="auto"/>
            <w:bottom w:val="none" w:sz="0" w:space="0" w:color="auto"/>
            <w:right w:val="none" w:sz="0" w:space="0" w:color="auto"/>
          </w:divBdr>
        </w:div>
        <w:div w:id="905577526">
          <w:marLeft w:val="480"/>
          <w:marRight w:val="0"/>
          <w:marTop w:val="0"/>
          <w:marBottom w:val="0"/>
          <w:divBdr>
            <w:top w:val="none" w:sz="0" w:space="0" w:color="auto"/>
            <w:left w:val="none" w:sz="0" w:space="0" w:color="auto"/>
            <w:bottom w:val="none" w:sz="0" w:space="0" w:color="auto"/>
            <w:right w:val="none" w:sz="0" w:space="0" w:color="auto"/>
          </w:divBdr>
        </w:div>
        <w:div w:id="195394450">
          <w:marLeft w:val="480"/>
          <w:marRight w:val="0"/>
          <w:marTop w:val="0"/>
          <w:marBottom w:val="0"/>
          <w:divBdr>
            <w:top w:val="none" w:sz="0" w:space="0" w:color="auto"/>
            <w:left w:val="none" w:sz="0" w:space="0" w:color="auto"/>
            <w:bottom w:val="none" w:sz="0" w:space="0" w:color="auto"/>
            <w:right w:val="none" w:sz="0" w:space="0" w:color="auto"/>
          </w:divBdr>
        </w:div>
        <w:div w:id="814832652">
          <w:marLeft w:val="480"/>
          <w:marRight w:val="0"/>
          <w:marTop w:val="0"/>
          <w:marBottom w:val="0"/>
          <w:divBdr>
            <w:top w:val="none" w:sz="0" w:space="0" w:color="auto"/>
            <w:left w:val="none" w:sz="0" w:space="0" w:color="auto"/>
            <w:bottom w:val="none" w:sz="0" w:space="0" w:color="auto"/>
            <w:right w:val="none" w:sz="0" w:space="0" w:color="auto"/>
          </w:divBdr>
        </w:div>
        <w:div w:id="1649551672">
          <w:marLeft w:val="480"/>
          <w:marRight w:val="0"/>
          <w:marTop w:val="0"/>
          <w:marBottom w:val="0"/>
          <w:divBdr>
            <w:top w:val="none" w:sz="0" w:space="0" w:color="auto"/>
            <w:left w:val="none" w:sz="0" w:space="0" w:color="auto"/>
            <w:bottom w:val="none" w:sz="0" w:space="0" w:color="auto"/>
            <w:right w:val="none" w:sz="0" w:space="0" w:color="auto"/>
          </w:divBdr>
        </w:div>
        <w:div w:id="1495799470">
          <w:marLeft w:val="480"/>
          <w:marRight w:val="0"/>
          <w:marTop w:val="0"/>
          <w:marBottom w:val="0"/>
          <w:divBdr>
            <w:top w:val="none" w:sz="0" w:space="0" w:color="auto"/>
            <w:left w:val="none" w:sz="0" w:space="0" w:color="auto"/>
            <w:bottom w:val="none" w:sz="0" w:space="0" w:color="auto"/>
            <w:right w:val="none" w:sz="0" w:space="0" w:color="auto"/>
          </w:divBdr>
        </w:div>
        <w:div w:id="338697746">
          <w:marLeft w:val="480"/>
          <w:marRight w:val="0"/>
          <w:marTop w:val="0"/>
          <w:marBottom w:val="0"/>
          <w:divBdr>
            <w:top w:val="none" w:sz="0" w:space="0" w:color="auto"/>
            <w:left w:val="none" w:sz="0" w:space="0" w:color="auto"/>
            <w:bottom w:val="none" w:sz="0" w:space="0" w:color="auto"/>
            <w:right w:val="none" w:sz="0" w:space="0" w:color="auto"/>
          </w:divBdr>
        </w:div>
        <w:div w:id="824248219">
          <w:marLeft w:val="480"/>
          <w:marRight w:val="0"/>
          <w:marTop w:val="0"/>
          <w:marBottom w:val="0"/>
          <w:divBdr>
            <w:top w:val="none" w:sz="0" w:space="0" w:color="auto"/>
            <w:left w:val="none" w:sz="0" w:space="0" w:color="auto"/>
            <w:bottom w:val="none" w:sz="0" w:space="0" w:color="auto"/>
            <w:right w:val="none" w:sz="0" w:space="0" w:color="auto"/>
          </w:divBdr>
        </w:div>
        <w:div w:id="1175723468">
          <w:marLeft w:val="480"/>
          <w:marRight w:val="0"/>
          <w:marTop w:val="0"/>
          <w:marBottom w:val="0"/>
          <w:divBdr>
            <w:top w:val="none" w:sz="0" w:space="0" w:color="auto"/>
            <w:left w:val="none" w:sz="0" w:space="0" w:color="auto"/>
            <w:bottom w:val="none" w:sz="0" w:space="0" w:color="auto"/>
            <w:right w:val="none" w:sz="0" w:space="0" w:color="auto"/>
          </w:divBdr>
        </w:div>
        <w:div w:id="437530111">
          <w:marLeft w:val="480"/>
          <w:marRight w:val="0"/>
          <w:marTop w:val="0"/>
          <w:marBottom w:val="0"/>
          <w:divBdr>
            <w:top w:val="none" w:sz="0" w:space="0" w:color="auto"/>
            <w:left w:val="none" w:sz="0" w:space="0" w:color="auto"/>
            <w:bottom w:val="none" w:sz="0" w:space="0" w:color="auto"/>
            <w:right w:val="none" w:sz="0" w:space="0" w:color="auto"/>
          </w:divBdr>
        </w:div>
        <w:div w:id="814566305">
          <w:marLeft w:val="480"/>
          <w:marRight w:val="0"/>
          <w:marTop w:val="0"/>
          <w:marBottom w:val="0"/>
          <w:divBdr>
            <w:top w:val="none" w:sz="0" w:space="0" w:color="auto"/>
            <w:left w:val="none" w:sz="0" w:space="0" w:color="auto"/>
            <w:bottom w:val="none" w:sz="0" w:space="0" w:color="auto"/>
            <w:right w:val="none" w:sz="0" w:space="0" w:color="auto"/>
          </w:divBdr>
        </w:div>
        <w:div w:id="2125420661">
          <w:marLeft w:val="480"/>
          <w:marRight w:val="0"/>
          <w:marTop w:val="0"/>
          <w:marBottom w:val="0"/>
          <w:divBdr>
            <w:top w:val="none" w:sz="0" w:space="0" w:color="auto"/>
            <w:left w:val="none" w:sz="0" w:space="0" w:color="auto"/>
            <w:bottom w:val="none" w:sz="0" w:space="0" w:color="auto"/>
            <w:right w:val="none" w:sz="0" w:space="0" w:color="auto"/>
          </w:divBdr>
        </w:div>
        <w:div w:id="414011815">
          <w:marLeft w:val="480"/>
          <w:marRight w:val="0"/>
          <w:marTop w:val="0"/>
          <w:marBottom w:val="0"/>
          <w:divBdr>
            <w:top w:val="none" w:sz="0" w:space="0" w:color="auto"/>
            <w:left w:val="none" w:sz="0" w:space="0" w:color="auto"/>
            <w:bottom w:val="none" w:sz="0" w:space="0" w:color="auto"/>
            <w:right w:val="none" w:sz="0" w:space="0" w:color="auto"/>
          </w:divBdr>
        </w:div>
        <w:div w:id="164981366">
          <w:marLeft w:val="480"/>
          <w:marRight w:val="0"/>
          <w:marTop w:val="0"/>
          <w:marBottom w:val="0"/>
          <w:divBdr>
            <w:top w:val="none" w:sz="0" w:space="0" w:color="auto"/>
            <w:left w:val="none" w:sz="0" w:space="0" w:color="auto"/>
            <w:bottom w:val="none" w:sz="0" w:space="0" w:color="auto"/>
            <w:right w:val="none" w:sz="0" w:space="0" w:color="auto"/>
          </w:divBdr>
        </w:div>
        <w:div w:id="1393892301">
          <w:marLeft w:val="480"/>
          <w:marRight w:val="0"/>
          <w:marTop w:val="0"/>
          <w:marBottom w:val="0"/>
          <w:divBdr>
            <w:top w:val="none" w:sz="0" w:space="0" w:color="auto"/>
            <w:left w:val="none" w:sz="0" w:space="0" w:color="auto"/>
            <w:bottom w:val="none" w:sz="0" w:space="0" w:color="auto"/>
            <w:right w:val="none" w:sz="0" w:space="0" w:color="auto"/>
          </w:divBdr>
        </w:div>
        <w:div w:id="123894820">
          <w:marLeft w:val="480"/>
          <w:marRight w:val="0"/>
          <w:marTop w:val="0"/>
          <w:marBottom w:val="0"/>
          <w:divBdr>
            <w:top w:val="none" w:sz="0" w:space="0" w:color="auto"/>
            <w:left w:val="none" w:sz="0" w:space="0" w:color="auto"/>
            <w:bottom w:val="none" w:sz="0" w:space="0" w:color="auto"/>
            <w:right w:val="none" w:sz="0" w:space="0" w:color="auto"/>
          </w:divBdr>
        </w:div>
        <w:div w:id="426581729">
          <w:marLeft w:val="480"/>
          <w:marRight w:val="0"/>
          <w:marTop w:val="0"/>
          <w:marBottom w:val="0"/>
          <w:divBdr>
            <w:top w:val="none" w:sz="0" w:space="0" w:color="auto"/>
            <w:left w:val="none" w:sz="0" w:space="0" w:color="auto"/>
            <w:bottom w:val="none" w:sz="0" w:space="0" w:color="auto"/>
            <w:right w:val="none" w:sz="0" w:space="0" w:color="auto"/>
          </w:divBdr>
        </w:div>
        <w:div w:id="1075006017">
          <w:marLeft w:val="480"/>
          <w:marRight w:val="0"/>
          <w:marTop w:val="0"/>
          <w:marBottom w:val="0"/>
          <w:divBdr>
            <w:top w:val="none" w:sz="0" w:space="0" w:color="auto"/>
            <w:left w:val="none" w:sz="0" w:space="0" w:color="auto"/>
            <w:bottom w:val="none" w:sz="0" w:space="0" w:color="auto"/>
            <w:right w:val="none" w:sz="0" w:space="0" w:color="auto"/>
          </w:divBdr>
        </w:div>
        <w:div w:id="825434850">
          <w:marLeft w:val="480"/>
          <w:marRight w:val="0"/>
          <w:marTop w:val="0"/>
          <w:marBottom w:val="0"/>
          <w:divBdr>
            <w:top w:val="none" w:sz="0" w:space="0" w:color="auto"/>
            <w:left w:val="none" w:sz="0" w:space="0" w:color="auto"/>
            <w:bottom w:val="none" w:sz="0" w:space="0" w:color="auto"/>
            <w:right w:val="none" w:sz="0" w:space="0" w:color="auto"/>
          </w:divBdr>
        </w:div>
        <w:div w:id="1118987521">
          <w:marLeft w:val="480"/>
          <w:marRight w:val="0"/>
          <w:marTop w:val="0"/>
          <w:marBottom w:val="0"/>
          <w:divBdr>
            <w:top w:val="none" w:sz="0" w:space="0" w:color="auto"/>
            <w:left w:val="none" w:sz="0" w:space="0" w:color="auto"/>
            <w:bottom w:val="none" w:sz="0" w:space="0" w:color="auto"/>
            <w:right w:val="none" w:sz="0" w:space="0" w:color="auto"/>
          </w:divBdr>
        </w:div>
        <w:div w:id="2092267279">
          <w:marLeft w:val="480"/>
          <w:marRight w:val="0"/>
          <w:marTop w:val="0"/>
          <w:marBottom w:val="0"/>
          <w:divBdr>
            <w:top w:val="none" w:sz="0" w:space="0" w:color="auto"/>
            <w:left w:val="none" w:sz="0" w:space="0" w:color="auto"/>
            <w:bottom w:val="none" w:sz="0" w:space="0" w:color="auto"/>
            <w:right w:val="none" w:sz="0" w:space="0" w:color="auto"/>
          </w:divBdr>
        </w:div>
        <w:div w:id="887910188">
          <w:marLeft w:val="480"/>
          <w:marRight w:val="0"/>
          <w:marTop w:val="0"/>
          <w:marBottom w:val="0"/>
          <w:divBdr>
            <w:top w:val="none" w:sz="0" w:space="0" w:color="auto"/>
            <w:left w:val="none" w:sz="0" w:space="0" w:color="auto"/>
            <w:bottom w:val="none" w:sz="0" w:space="0" w:color="auto"/>
            <w:right w:val="none" w:sz="0" w:space="0" w:color="auto"/>
          </w:divBdr>
        </w:div>
        <w:div w:id="23790400">
          <w:marLeft w:val="480"/>
          <w:marRight w:val="0"/>
          <w:marTop w:val="0"/>
          <w:marBottom w:val="0"/>
          <w:divBdr>
            <w:top w:val="none" w:sz="0" w:space="0" w:color="auto"/>
            <w:left w:val="none" w:sz="0" w:space="0" w:color="auto"/>
            <w:bottom w:val="none" w:sz="0" w:space="0" w:color="auto"/>
            <w:right w:val="none" w:sz="0" w:space="0" w:color="auto"/>
          </w:divBdr>
        </w:div>
        <w:div w:id="1075400010">
          <w:marLeft w:val="480"/>
          <w:marRight w:val="0"/>
          <w:marTop w:val="0"/>
          <w:marBottom w:val="0"/>
          <w:divBdr>
            <w:top w:val="none" w:sz="0" w:space="0" w:color="auto"/>
            <w:left w:val="none" w:sz="0" w:space="0" w:color="auto"/>
            <w:bottom w:val="none" w:sz="0" w:space="0" w:color="auto"/>
            <w:right w:val="none" w:sz="0" w:space="0" w:color="auto"/>
          </w:divBdr>
        </w:div>
        <w:div w:id="994532473">
          <w:marLeft w:val="480"/>
          <w:marRight w:val="0"/>
          <w:marTop w:val="0"/>
          <w:marBottom w:val="0"/>
          <w:divBdr>
            <w:top w:val="none" w:sz="0" w:space="0" w:color="auto"/>
            <w:left w:val="none" w:sz="0" w:space="0" w:color="auto"/>
            <w:bottom w:val="none" w:sz="0" w:space="0" w:color="auto"/>
            <w:right w:val="none" w:sz="0" w:space="0" w:color="auto"/>
          </w:divBdr>
        </w:div>
        <w:div w:id="817037817">
          <w:marLeft w:val="480"/>
          <w:marRight w:val="0"/>
          <w:marTop w:val="0"/>
          <w:marBottom w:val="0"/>
          <w:divBdr>
            <w:top w:val="none" w:sz="0" w:space="0" w:color="auto"/>
            <w:left w:val="none" w:sz="0" w:space="0" w:color="auto"/>
            <w:bottom w:val="none" w:sz="0" w:space="0" w:color="auto"/>
            <w:right w:val="none" w:sz="0" w:space="0" w:color="auto"/>
          </w:divBdr>
        </w:div>
        <w:div w:id="903178809">
          <w:marLeft w:val="480"/>
          <w:marRight w:val="0"/>
          <w:marTop w:val="0"/>
          <w:marBottom w:val="0"/>
          <w:divBdr>
            <w:top w:val="none" w:sz="0" w:space="0" w:color="auto"/>
            <w:left w:val="none" w:sz="0" w:space="0" w:color="auto"/>
            <w:bottom w:val="none" w:sz="0" w:space="0" w:color="auto"/>
            <w:right w:val="none" w:sz="0" w:space="0" w:color="auto"/>
          </w:divBdr>
        </w:div>
        <w:div w:id="1169639936">
          <w:marLeft w:val="480"/>
          <w:marRight w:val="0"/>
          <w:marTop w:val="0"/>
          <w:marBottom w:val="0"/>
          <w:divBdr>
            <w:top w:val="none" w:sz="0" w:space="0" w:color="auto"/>
            <w:left w:val="none" w:sz="0" w:space="0" w:color="auto"/>
            <w:bottom w:val="none" w:sz="0" w:space="0" w:color="auto"/>
            <w:right w:val="none" w:sz="0" w:space="0" w:color="auto"/>
          </w:divBdr>
        </w:div>
        <w:div w:id="2004116165">
          <w:marLeft w:val="480"/>
          <w:marRight w:val="0"/>
          <w:marTop w:val="0"/>
          <w:marBottom w:val="0"/>
          <w:divBdr>
            <w:top w:val="none" w:sz="0" w:space="0" w:color="auto"/>
            <w:left w:val="none" w:sz="0" w:space="0" w:color="auto"/>
            <w:bottom w:val="none" w:sz="0" w:space="0" w:color="auto"/>
            <w:right w:val="none" w:sz="0" w:space="0" w:color="auto"/>
          </w:divBdr>
        </w:div>
        <w:div w:id="934174418">
          <w:marLeft w:val="480"/>
          <w:marRight w:val="0"/>
          <w:marTop w:val="0"/>
          <w:marBottom w:val="0"/>
          <w:divBdr>
            <w:top w:val="none" w:sz="0" w:space="0" w:color="auto"/>
            <w:left w:val="none" w:sz="0" w:space="0" w:color="auto"/>
            <w:bottom w:val="none" w:sz="0" w:space="0" w:color="auto"/>
            <w:right w:val="none" w:sz="0" w:space="0" w:color="auto"/>
          </w:divBdr>
        </w:div>
        <w:div w:id="1381325605">
          <w:marLeft w:val="480"/>
          <w:marRight w:val="0"/>
          <w:marTop w:val="0"/>
          <w:marBottom w:val="0"/>
          <w:divBdr>
            <w:top w:val="none" w:sz="0" w:space="0" w:color="auto"/>
            <w:left w:val="none" w:sz="0" w:space="0" w:color="auto"/>
            <w:bottom w:val="none" w:sz="0" w:space="0" w:color="auto"/>
            <w:right w:val="none" w:sz="0" w:space="0" w:color="auto"/>
          </w:divBdr>
        </w:div>
        <w:div w:id="1135951780">
          <w:marLeft w:val="480"/>
          <w:marRight w:val="0"/>
          <w:marTop w:val="0"/>
          <w:marBottom w:val="0"/>
          <w:divBdr>
            <w:top w:val="none" w:sz="0" w:space="0" w:color="auto"/>
            <w:left w:val="none" w:sz="0" w:space="0" w:color="auto"/>
            <w:bottom w:val="none" w:sz="0" w:space="0" w:color="auto"/>
            <w:right w:val="none" w:sz="0" w:space="0" w:color="auto"/>
          </w:divBdr>
        </w:div>
        <w:div w:id="72902048">
          <w:marLeft w:val="480"/>
          <w:marRight w:val="0"/>
          <w:marTop w:val="0"/>
          <w:marBottom w:val="0"/>
          <w:divBdr>
            <w:top w:val="none" w:sz="0" w:space="0" w:color="auto"/>
            <w:left w:val="none" w:sz="0" w:space="0" w:color="auto"/>
            <w:bottom w:val="none" w:sz="0" w:space="0" w:color="auto"/>
            <w:right w:val="none" w:sz="0" w:space="0" w:color="auto"/>
          </w:divBdr>
        </w:div>
        <w:div w:id="1650943466">
          <w:marLeft w:val="480"/>
          <w:marRight w:val="0"/>
          <w:marTop w:val="0"/>
          <w:marBottom w:val="0"/>
          <w:divBdr>
            <w:top w:val="none" w:sz="0" w:space="0" w:color="auto"/>
            <w:left w:val="none" w:sz="0" w:space="0" w:color="auto"/>
            <w:bottom w:val="none" w:sz="0" w:space="0" w:color="auto"/>
            <w:right w:val="none" w:sz="0" w:space="0" w:color="auto"/>
          </w:divBdr>
        </w:div>
        <w:div w:id="1642495341">
          <w:marLeft w:val="480"/>
          <w:marRight w:val="0"/>
          <w:marTop w:val="0"/>
          <w:marBottom w:val="0"/>
          <w:divBdr>
            <w:top w:val="none" w:sz="0" w:space="0" w:color="auto"/>
            <w:left w:val="none" w:sz="0" w:space="0" w:color="auto"/>
            <w:bottom w:val="none" w:sz="0" w:space="0" w:color="auto"/>
            <w:right w:val="none" w:sz="0" w:space="0" w:color="auto"/>
          </w:divBdr>
        </w:div>
        <w:div w:id="1692680812">
          <w:marLeft w:val="480"/>
          <w:marRight w:val="0"/>
          <w:marTop w:val="0"/>
          <w:marBottom w:val="0"/>
          <w:divBdr>
            <w:top w:val="none" w:sz="0" w:space="0" w:color="auto"/>
            <w:left w:val="none" w:sz="0" w:space="0" w:color="auto"/>
            <w:bottom w:val="none" w:sz="0" w:space="0" w:color="auto"/>
            <w:right w:val="none" w:sz="0" w:space="0" w:color="auto"/>
          </w:divBdr>
        </w:div>
        <w:div w:id="1386641809">
          <w:marLeft w:val="480"/>
          <w:marRight w:val="0"/>
          <w:marTop w:val="0"/>
          <w:marBottom w:val="0"/>
          <w:divBdr>
            <w:top w:val="none" w:sz="0" w:space="0" w:color="auto"/>
            <w:left w:val="none" w:sz="0" w:space="0" w:color="auto"/>
            <w:bottom w:val="none" w:sz="0" w:space="0" w:color="auto"/>
            <w:right w:val="none" w:sz="0" w:space="0" w:color="auto"/>
          </w:divBdr>
        </w:div>
        <w:div w:id="1835416673">
          <w:marLeft w:val="480"/>
          <w:marRight w:val="0"/>
          <w:marTop w:val="0"/>
          <w:marBottom w:val="0"/>
          <w:divBdr>
            <w:top w:val="none" w:sz="0" w:space="0" w:color="auto"/>
            <w:left w:val="none" w:sz="0" w:space="0" w:color="auto"/>
            <w:bottom w:val="none" w:sz="0" w:space="0" w:color="auto"/>
            <w:right w:val="none" w:sz="0" w:space="0" w:color="auto"/>
          </w:divBdr>
        </w:div>
        <w:div w:id="1695112406">
          <w:marLeft w:val="480"/>
          <w:marRight w:val="0"/>
          <w:marTop w:val="0"/>
          <w:marBottom w:val="0"/>
          <w:divBdr>
            <w:top w:val="none" w:sz="0" w:space="0" w:color="auto"/>
            <w:left w:val="none" w:sz="0" w:space="0" w:color="auto"/>
            <w:bottom w:val="none" w:sz="0" w:space="0" w:color="auto"/>
            <w:right w:val="none" w:sz="0" w:space="0" w:color="auto"/>
          </w:divBdr>
        </w:div>
        <w:div w:id="549609987">
          <w:marLeft w:val="480"/>
          <w:marRight w:val="0"/>
          <w:marTop w:val="0"/>
          <w:marBottom w:val="0"/>
          <w:divBdr>
            <w:top w:val="none" w:sz="0" w:space="0" w:color="auto"/>
            <w:left w:val="none" w:sz="0" w:space="0" w:color="auto"/>
            <w:bottom w:val="none" w:sz="0" w:space="0" w:color="auto"/>
            <w:right w:val="none" w:sz="0" w:space="0" w:color="auto"/>
          </w:divBdr>
        </w:div>
        <w:div w:id="1083187217">
          <w:marLeft w:val="480"/>
          <w:marRight w:val="0"/>
          <w:marTop w:val="0"/>
          <w:marBottom w:val="0"/>
          <w:divBdr>
            <w:top w:val="none" w:sz="0" w:space="0" w:color="auto"/>
            <w:left w:val="none" w:sz="0" w:space="0" w:color="auto"/>
            <w:bottom w:val="none" w:sz="0" w:space="0" w:color="auto"/>
            <w:right w:val="none" w:sz="0" w:space="0" w:color="auto"/>
          </w:divBdr>
        </w:div>
        <w:div w:id="872504025">
          <w:marLeft w:val="480"/>
          <w:marRight w:val="0"/>
          <w:marTop w:val="0"/>
          <w:marBottom w:val="0"/>
          <w:divBdr>
            <w:top w:val="none" w:sz="0" w:space="0" w:color="auto"/>
            <w:left w:val="none" w:sz="0" w:space="0" w:color="auto"/>
            <w:bottom w:val="none" w:sz="0" w:space="0" w:color="auto"/>
            <w:right w:val="none" w:sz="0" w:space="0" w:color="auto"/>
          </w:divBdr>
        </w:div>
        <w:div w:id="1748110127">
          <w:marLeft w:val="480"/>
          <w:marRight w:val="0"/>
          <w:marTop w:val="0"/>
          <w:marBottom w:val="0"/>
          <w:divBdr>
            <w:top w:val="none" w:sz="0" w:space="0" w:color="auto"/>
            <w:left w:val="none" w:sz="0" w:space="0" w:color="auto"/>
            <w:bottom w:val="none" w:sz="0" w:space="0" w:color="auto"/>
            <w:right w:val="none" w:sz="0" w:space="0" w:color="auto"/>
          </w:divBdr>
        </w:div>
        <w:div w:id="197744423">
          <w:marLeft w:val="480"/>
          <w:marRight w:val="0"/>
          <w:marTop w:val="0"/>
          <w:marBottom w:val="0"/>
          <w:divBdr>
            <w:top w:val="none" w:sz="0" w:space="0" w:color="auto"/>
            <w:left w:val="none" w:sz="0" w:space="0" w:color="auto"/>
            <w:bottom w:val="none" w:sz="0" w:space="0" w:color="auto"/>
            <w:right w:val="none" w:sz="0" w:space="0" w:color="auto"/>
          </w:divBdr>
        </w:div>
        <w:div w:id="264965637">
          <w:marLeft w:val="480"/>
          <w:marRight w:val="0"/>
          <w:marTop w:val="0"/>
          <w:marBottom w:val="0"/>
          <w:divBdr>
            <w:top w:val="none" w:sz="0" w:space="0" w:color="auto"/>
            <w:left w:val="none" w:sz="0" w:space="0" w:color="auto"/>
            <w:bottom w:val="none" w:sz="0" w:space="0" w:color="auto"/>
            <w:right w:val="none" w:sz="0" w:space="0" w:color="auto"/>
          </w:divBdr>
        </w:div>
      </w:divsChild>
    </w:div>
    <w:div w:id="1335841337">
      <w:bodyDiv w:val="1"/>
      <w:marLeft w:val="0"/>
      <w:marRight w:val="0"/>
      <w:marTop w:val="0"/>
      <w:marBottom w:val="0"/>
      <w:divBdr>
        <w:top w:val="none" w:sz="0" w:space="0" w:color="auto"/>
        <w:left w:val="none" w:sz="0" w:space="0" w:color="auto"/>
        <w:bottom w:val="none" w:sz="0" w:space="0" w:color="auto"/>
        <w:right w:val="none" w:sz="0" w:space="0" w:color="auto"/>
      </w:divBdr>
    </w:div>
    <w:div w:id="1338071586">
      <w:bodyDiv w:val="1"/>
      <w:marLeft w:val="0"/>
      <w:marRight w:val="0"/>
      <w:marTop w:val="0"/>
      <w:marBottom w:val="0"/>
      <w:divBdr>
        <w:top w:val="none" w:sz="0" w:space="0" w:color="auto"/>
        <w:left w:val="none" w:sz="0" w:space="0" w:color="auto"/>
        <w:bottom w:val="none" w:sz="0" w:space="0" w:color="auto"/>
        <w:right w:val="none" w:sz="0" w:space="0" w:color="auto"/>
      </w:divBdr>
    </w:div>
    <w:div w:id="1340737192">
      <w:bodyDiv w:val="1"/>
      <w:marLeft w:val="0"/>
      <w:marRight w:val="0"/>
      <w:marTop w:val="0"/>
      <w:marBottom w:val="0"/>
      <w:divBdr>
        <w:top w:val="none" w:sz="0" w:space="0" w:color="auto"/>
        <w:left w:val="none" w:sz="0" w:space="0" w:color="auto"/>
        <w:bottom w:val="none" w:sz="0" w:space="0" w:color="auto"/>
        <w:right w:val="none" w:sz="0" w:space="0" w:color="auto"/>
      </w:divBdr>
    </w:div>
    <w:div w:id="1345281358">
      <w:bodyDiv w:val="1"/>
      <w:marLeft w:val="0"/>
      <w:marRight w:val="0"/>
      <w:marTop w:val="0"/>
      <w:marBottom w:val="0"/>
      <w:divBdr>
        <w:top w:val="none" w:sz="0" w:space="0" w:color="auto"/>
        <w:left w:val="none" w:sz="0" w:space="0" w:color="auto"/>
        <w:bottom w:val="none" w:sz="0" w:space="0" w:color="auto"/>
        <w:right w:val="none" w:sz="0" w:space="0" w:color="auto"/>
      </w:divBdr>
    </w:div>
    <w:div w:id="1351689082">
      <w:bodyDiv w:val="1"/>
      <w:marLeft w:val="0"/>
      <w:marRight w:val="0"/>
      <w:marTop w:val="0"/>
      <w:marBottom w:val="0"/>
      <w:divBdr>
        <w:top w:val="none" w:sz="0" w:space="0" w:color="auto"/>
        <w:left w:val="none" w:sz="0" w:space="0" w:color="auto"/>
        <w:bottom w:val="none" w:sz="0" w:space="0" w:color="auto"/>
        <w:right w:val="none" w:sz="0" w:space="0" w:color="auto"/>
      </w:divBdr>
    </w:div>
    <w:div w:id="1352805968">
      <w:bodyDiv w:val="1"/>
      <w:marLeft w:val="0"/>
      <w:marRight w:val="0"/>
      <w:marTop w:val="0"/>
      <w:marBottom w:val="0"/>
      <w:divBdr>
        <w:top w:val="none" w:sz="0" w:space="0" w:color="auto"/>
        <w:left w:val="none" w:sz="0" w:space="0" w:color="auto"/>
        <w:bottom w:val="none" w:sz="0" w:space="0" w:color="auto"/>
        <w:right w:val="none" w:sz="0" w:space="0" w:color="auto"/>
      </w:divBdr>
    </w:div>
    <w:div w:id="1354064789">
      <w:bodyDiv w:val="1"/>
      <w:marLeft w:val="0"/>
      <w:marRight w:val="0"/>
      <w:marTop w:val="0"/>
      <w:marBottom w:val="0"/>
      <w:divBdr>
        <w:top w:val="none" w:sz="0" w:space="0" w:color="auto"/>
        <w:left w:val="none" w:sz="0" w:space="0" w:color="auto"/>
        <w:bottom w:val="none" w:sz="0" w:space="0" w:color="auto"/>
        <w:right w:val="none" w:sz="0" w:space="0" w:color="auto"/>
      </w:divBdr>
    </w:div>
    <w:div w:id="1354258348">
      <w:bodyDiv w:val="1"/>
      <w:marLeft w:val="0"/>
      <w:marRight w:val="0"/>
      <w:marTop w:val="0"/>
      <w:marBottom w:val="0"/>
      <w:divBdr>
        <w:top w:val="none" w:sz="0" w:space="0" w:color="auto"/>
        <w:left w:val="none" w:sz="0" w:space="0" w:color="auto"/>
        <w:bottom w:val="none" w:sz="0" w:space="0" w:color="auto"/>
        <w:right w:val="none" w:sz="0" w:space="0" w:color="auto"/>
      </w:divBdr>
    </w:div>
    <w:div w:id="1356541141">
      <w:bodyDiv w:val="1"/>
      <w:marLeft w:val="0"/>
      <w:marRight w:val="0"/>
      <w:marTop w:val="0"/>
      <w:marBottom w:val="0"/>
      <w:divBdr>
        <w:top w:val="none" w:sz="0" w:space="0" w:color="auto"/>
        <w:left w:val="none" w:sz="0" w:space="0" w:color="auto"/>
        <w:bottom w:val="none" w:sz="0" w:space="0" w:color="auto"/>
        <w:right w:val="none" w:sz="0" w:space="0" w:color="auto"/>
      </w:divBdr>
    </w:div>
    <w:div w:id="1360353077">
      <w:bodyDiv w:val="1"/>
      <w:marLeft w:val="0"/>
      <w:marRight w:val="0"/>
      <w:marTop w:val="0"/>
      <w:marBottom w:val="0"/>
      <w:divBdr>
        <w:top w:val="none" w:sz="0" w:space="0" w:color="auto"/>
        <w:left w:val="none" w:sz="0" w:space="0" w:color="auto"/>
        <w:bottom w:val="none" w:sz="0" w:space="0" w:color="auto"/>
        <w:right w:val="none" w:sz="0" w:space="0" w:color="auto"/>
      </w:divBdr>
    </w:div>
    <w:div w:id="1360937567">
      <w:bodyDiv w:val="1"/>
      <w:marLeft w:val="0"/>
      <w:marRight w:val="0"/>
      <w:marTop w:val="0"/>
      <w:marBottom w:val="0"/>
      <w:divBdr>
        <w:top w:val="none" w:sz="0" w:space="0" w:color="auto"/>
        <w:left w:val="none" w:sz="0" w:space="0" w:color="auto"/>
        <w:bottom w:val="none" w:sz="0" w:space="0" w:color="auto"/>
        <w:right w:val="none" w:sz="0" w:space="0" w:color="auto"/>
      </w:divBdr>
    </w:div>
    <w:div w:id="1361593049">
      <w:bodyDiv w:val="1"/>
      <w:marLeft w:val="0"/>
      <w:marRight w:val="0"/>
      <w:marTop w:val="0"/>
      <w:marBottom w:val="0"/>
      <w:divBdr>
        <w:top w:val="none" w:sz="0" w:space="0" w:color="auto"/>
        <w:left w:val="none" w:sz="0" w:space="0" w:color="auto"/>
        <w:bottom w:val="none" w:sz="0" w:space="0" w:color="auto"/>
        <w:right w:val="none" w:sz="0" w:space="0" w:color="auto"/>
      </w:divBdr>
    </w:div>
    <w:div w:id="1365137184">
      <w:bodyDiv w:val="1"/>
      <w:marLeft w:val="0"/>
      <w:marRight w:val="0"/>
      <w:marTop w:val="0"/>
      <w:marBottom w:val="0"/>
      <w:divBdr>
        <w:top w:val="none" w:sz="0" w:space="0" w:color="auto"/>
        <w:left w:val="none" w:sz="0" w:space="0" w:color="auto"/>
        <w:bottom w:val="none" w:sz="0" w:space="0" w:color="auto"/>
        <w:right w:val="none" w:sz="0" w:space="0" w:color="auto"/>
      </w:divBdr>
    </w:div>
    <w:div w:id="1367099644">
      <w:bodyDiv w:val="1"/>
      <w:marLeft w:val="0"/>
      <w:marRight w:val="0"/>
      <w:marTop w:val="0"/>
      <w:marBottom w:val="0"/>
      <w:divBdr>
        <w:top w:val="none" w:sz="0" w:space="0" w:color="auto"/>
        <w:left w:val="none" w:sz="0" w:space="0" w:color="auto"/>
        <w:bottom w:val="none" w:sz="0" w:space="0" w:color="auto"/>
        <w:right w:val="none" w:sz="0" w:space="0" w:color="auto"/>
      </w:divBdr>
    </w:div>
    <w:div w:id="1367412440">
      <w:bodyDiv w:val="1"/>
      <w:marLeft w:val="0"/>
      <w:marRight w:val="0"/>
      <w:marTop w:val="0"/>
      <w:marBottom w:val="0"/>
      <w:divBdr>
        <w:top w:val="none" w:sz="0" w:space="0" w:color="auto"/>
        <w:left w:val="none" w:sz="0" w:space="0" w:color="auto"/>
        <w:bottom w:val="none" w:sz="0" w:space="0" w:color="auto"/>
        <w:right w:val="none" w:sz="0" w:space="0" w:color="auto"/>
      </w:divBdr>
    </w:div>
    <w:div w:id="136871984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90">
          <w:marLeft w:val="480"/>
          <w:marRight w:val="0"/>
          <w:marTop w:val="0"/>
          <w:marBottom w:val="0"/>
          <w:divBdr>
            <w:top w:val="none" w:sz="0" w:space="0" w:color="auto"/>
            <w:left w:val="none" w:sz="0" w:space="0" w:color="auto"/>
            <w:bottom w:val="none" w:sz="0" w:space="0" w:color="auto"/>
            <w:right w:val="none" w:sz="0" w:space="0" w:color="auto"/>
          </w:divBdr>
        </w:div>
        <w:div w:id="1344359477">
          <w:marLeft w:val="480"/>
          <w:marRight w:val="0"/>
          <w:marTop w:val="0"/>
          <w:marBottom w:val="0"/>
          <w:divBdr>
            <w:top w:val="none" w:sz="0" w:space="0" w:color="auto"/>
            <w:left w:val="none" w:sz="0" w:space="0" w:color="auto"/>
            <w:bottom w:val="none" w:sz="0" w:space="0" w:color="auto"/>
            <w:right w:val="none" w:sz="0" w:space="0" w:color="auto"/>
          </w:divBdr>
        </w:div>
        <w:div w:id="695817103">
          <w:marLeft w:val="480"/>
          <w:marRight w:val="0"/>
          <w:marTop w:val="0"/>
          <w:marBottom w:val="0"/>
          <w:divBdr>
            <w:top w:val="none" w:sz="0" w:space="0" w:color="auto"/>
            <w:left w:val="none" w:sz="0" w:space="0" w:color="auto"/>
            <w:bottom w:val="none" w:sz="0" w:space="0" w:color="auto"/>
            <w:right w:val="none" w:sz="0" w:space="0" w:color="auto"/>
          </w:divBdr>
        </w:div>
        <w:div w:id="1166245461">
          <w:marLeft w:val="480"/>
          <w:marRight w:val="0"/>
          <w:marTop w:val="0"/>
          <w:marBottom w:val="0"/>
          <w:divBdr>
            <w:top w:val="none" w:sz="0" w:space="0" w:color="auto"/>
            <w:left w:val="none" w:sz="0" w:space="0" w:color="auto"/>
            <w:bottom w:val="none" w:sz="0" w:space="0" w:color="auto"/>
            <w:right w:val="none" w:sz="0" w:space="0" w:color="auto"/>
          </w:divBdr>
        </w:div>
        <w:div w:id="737634050">
          <w:marLeft w:val="480"/>
          <w:marRight w:val="0"/>
          <w:marTop w:val="0"/>
          <w:marBottom w:val="0"/>
          <w:divBdr>
            <w:top w:val="none" w:sz="0" w:space="0" w:color="auto"/>
            <w:left w:val="none" w:sz="0" w:space="0" w:color="auto"/>
            <w:bottom w:val="none" w:sz="0" w:space="0" w:color="auto"/>
            <w:right w:val="none" w:sz="0" w:space="0" w:color="auto"/>
          </w:divBdr>
        </w:div>
        <w:div w:id="1393381240">
          <w:marLeft w:val="480"/>
          <w:marRight w:val="0"/>
          <w:marTop w:val="0"/>
          <w:marBottom w:val="0"/>
          <w:divBdr>
            <w:top w:val="none" w:sz="0" w:space="0" w:color="auto"/>
            <w:left w:val="none" w:sz="0" w:space="0" w:color="auto"/>
            <w:bottom w:val="none" w:sz="0" w:space="0" w:color="auto"/>
            <w:right w:val="none" w:sz="0" w:space="0" w:color="auto"/>
          </w:divBdr>
        </w:div>
        <w:div w:id="1536117752">
          <w:marLeft w:val="480"/>
          <w:marRight w:val="0"/>
          <w:marTop w:val="0"/>
          <w:marBottom w:val="0"/>
          <w:divBdr>
            <w:top w:val="none" w:sz="0" w:space="0" w:color="auto"/>
            <w:left w:val="none" w:sz="0" w:space="0" w:color="auto"/>
            <w:bottom w:val="none" w:sz="0" w:space="0" w:color="auto"/>
            <w:right w:val="none" w:sz="0" w:space="0" w:color="auto"/>
          </w:divBdr>
        </w:div>
        <w:div w:id="381757202">
          <w:marLeft w:val="480"/>
          <w:marRight w:val="0"/>
          <w:marTop w:val="0"/>
          <w:marBottom w:val="0"/>
          <w:divBdr>
            <w:top w:val="none" w:sz="0" w:space="0" w:color="auto"/>
            <w:left w:val="none" w:sz="0" w:space="0" w:color="auto"/>
            <w:bottom w:val="none" w:sz="0" w:space="0" w:color="auto"/>
            <w:right w:val="none" w:sz="0" w:space="0" w:color="auto"/>
          </w:divBdr>
        </w:div>
        <w:div w:id="1907690548">
          <w:marLeft w:val="480"/>
          <w:marRight w:val="0"/>
          <w:marTop w:val="0"/>
          <w:marBottom w:val="0"/>
          <w:divBdr>
            <w:top w:val="none" w:sz="0" w:space="0" w:color="auto"/>
            <w:left w:val="none" w:sz="0" w:space="0" w:color="auto"/>
            <w:bottom w:val="none" w:sz="0" w:space="0" w:color="auto"/>
            <w:right w:val="none" w:sz="0" w:space="0" w:color="auto"/>
          </w:divBdr>
        </w:div>
        <w:div w:id="1018967710">
          <w:marLeft w:val="480"/>
          <w:marRight w:val="0"/>
          <w:marTop w:val="0"/>
          <w:marBottom w:val="0"/>
          <w:divBdr>
            <w:top w:val="none" w:sz="0" w:space="0" w:color="auto"/>
            <w:left w:val="none" w:sz="0" w:space="0" w:color="auto"/>
            <w:bottom w:val="none" w:sz="0" w:space="0" w:color="auto"/>
            <w:right w:val="none" w:sz="0" w:space="0" w:color="auto"/>
          </w:divBdr>
        </w:div>
        <w:div w:id="1414930595">
          <w:marLeft w:val="480"/>
          <w:marRight w:val="0"/>
          <w:marTop w:val="0"/>
          <w:marBottom w:val="0"/>
          <w:divBdr>
            <w:top w:val="none" w:sz="0" w:space="0" w:color="auto"/>
            <w:left w:val="none" w:sz="0" w:space="0" w:color="auto"/>
            <w:bottom w:val="none" w:sz="0" w:space="0" w:color="auto"/>
            <w:right w:val="none" w:sz="0" w:space="0" w:color="auto"/>
          </w:divBdr>
        </w:div>
        <w:div w:id="796488150">
          <w:marLeft w:val="480"/>
          <w:marRight w:val="0"/>
          <w:marTop w:val="0"/>
          <w:marBottom w:val="0"/>
          <w:divBdr>
            <w:top w:val="none" w:sz="0" w:space="0" w:color="auto"/>
            <w:left w:val="none" w:sz="0" w:space="0" w:color="auto"/>
            <w:bottom w:val="none" w:sz="0" w:space="0" w:color="auto"/>
            <w:right w:val="none" w:sz="0" w:space="0" w:color="auto"/>
          </w:divBdr>
        </w:div>
        <w:div w:id="1535575482">
          <w:marLeft w:val="480"/>
          <w:marRight w:val="0"/>
          <w:marTop w:val="0"/>
          <w:marBottom w:val="0"/>
          <w:divBdr>
            <w:top w:val="none" w:sz="0" w:space="0" w:color="auto"/>
            <w:left w:val="none" w:sz="0" w:space="0" w:color="auto"/>
            <w:bottom w:val="none" w:sz="0" w:space="0" w:color="auto"/>
            <w:right w:val="none" w:sz="0" w:space="0" w:color="auto"/>
          </w:divBdr>
        </w:div>
        <w:div w:id="914362798">
          <w:marLeft w:val="480"/>
          <w:marRight w:val="0"/>
          <w:marTop w:val="0"/>
          <w:marBottom w:val="0"/>
          <w:divBdr>
            <w:top w:val="none" w:sz="0" w:space="0" w:color="auto"/>
            <w:left w:val="none" w:sz="0" w:space="0" w:color="auto"/>
            <w:bottom w:val="none" w:sz="0" w:space="0" w:color="auto"/>
            <w:right w:val="none" w:sz="0" w:space="0" w:color="auto"/>
          </w:divBdr>
        </w:div>
        <w:div w:id="1080061044">
          <w:marLeft w:val="480"/>
          <w:marRight w:val="0"/>
          <w:marTop w:val="0"/>
          <w:marBottom w:val="0"/>
          <w:divBdr>
            <w:top w:val="none" w:sz="0" w:space="0" w:color="auto"/>
            <w:left w:val="none" w:sz="0" w:space="0" w:color="auto"/>
            <w:bottom w:val="none" w:sz="0" w:space="0" w:color="auto"/>
            <w:right w:val="none" w:sz="0" w:space="0" w:color="auto"/>
          </w:divBdr>
        </w:div>
        <w:div w:id="1229927038">
          <w:marLeft w:val="480"/>
          <w:marRight w:val="0"/>
          <w:marTop w:val="0"/>
          <w:marBottom w:val="0"/>
          <w:divBdr>
            <w:top w:val="none" w:sz="0" w:space="0" w:color="auto"/>
            <w:left w:val="none" w:sz="0" w:space="0" w:color="auto"/>
            <w:bottom w:val="none" w:sz="0" w:space="0" w:color="auto"/>
            <w:right w:val="none" w:sz="0" w:space="0" w:color="auto"/>
          </w:divBdr>
        </w:div>
        <w:div w:id="711805142">
          <w:marLeft w:val="480"/>
          <w:marRight w:val="0"/>
          <w:marTop w:val="0"/>
          <w:marBottom w:val="0"/>
          <w:divBdr>
            <w:top w:val="none" w:sz="0" w:space="0" w:color="auto"/>
            <w:left w:val="none" w:sz="0" w:space="0" w:color="auto"/>
            <w:bottom w:val="none" w:sz="0" w:space="0" w:color="auto"/>
            <w:right w:val="none" w:sz="0" w:space="0" w:color="auto"/>
          </w:divBdr>
        </w:div>
        <w:div w:id="1661888326">
          <w:marLeft w:val="480"/>
          <w:marRight w:val="0"/>
          <w:marTop w:val="0"/>
          <w:marBottom w:val="0"/>
          <w:divBdr>
            <w:top w:val="none" w:sz="0" w:space="0" w:color="auto"/>
            <w:left w:val="none" w:sz="0" w:space="0" w:color="auto"/>
            <w:bottom w:val="none" w:sz="0" w:space="0" w:color="auto"/>
            <w:right w:val="none" w:sz="0" w:space="0" w:color="auto"/>
          </w:divBdr>
        </w:div>
        <w:div w:id="169952937">
          <w:marLeft w:val="480"/>
          <w:marRight w:val="0"/>
          <w:marTop w:val="0"/>
          <w:marBottom w:val="0"/>
          <w:divBdr>
            <w:top w:val="none" w:sz="0" w:space="0" w:color="auto"/>
            <w:left w:val="none" w:sz="0" w:space="0" w:color="auto"/>
            <w:bottom w:val="none" w:sz="0" w:space="0" w:color="auto"/>
            <w:right w:val="none" w:sz="0" w:space="0" w:color="auto"/>
          </w:divBdr>
        </w:div>
        <w:div w:id="1892690561">
          <w:marLeft w:val="480"/>
          <w:marRight w:val="0"/>
          <w:marTop w:val="0"/>
          <w:marBottom w:val="0"/>
          <w:divBdr>
            <w:top w:val="none" w:sz="0" w:space="0" w:color="auto"/>
            <w:left w:val="none" w:sz="0" w:space="0" w:color="auto"/>
            <w:bottom w:val="none" w:sz="0" w:space="0" w:color="auto"/>
            <w:right w:val="none" w:sz="0" w:space="0" w:color="auto"/>
          </w:divBdr>
        </w:div>
        <w:div w:id="1039210811">
          <w:marLeft w:val="480"/>
          <w:marRight w:val="0"/>
          <w:marTop w:val="0"/>
          <w:marBottom w:val="0"/>
          <w:divBdr>
            <w:top w:val="none" w:sz="0" w:space="0" w:color="auto"/>
            <w:left w:val="none" w:sz="0" w:space="0" w:color="auto"/>
            <w:bottom w:val="none" w:sz="0" w:space="0" w:color="auto"/>
            <w:right w:val="none" w:sz="0" w:space="0" w:color="auto"/>
          </w:divBdr>
        </w:div>
        <w:div w:id="2125271154">
          <w:marLeft w:val="480"/>
          <w:marRight w:val="0"/>
          <w:marTop w:val="0"/>
          <w:marBottom w:val="0"/>
          <w:divBdr>
            <w:top w:val="none" w:sz="0" w:space="0" w:color="auto"/>
            <w:left w:val="none" w:sz="0" w:space="0" w:color="auto"/>
            <w:bottom w:val="none" w:sz="0" w:space="0" w:color="auto"/>
            <w:right w:val="none" w:sz="0" w:space="0" w:color="auto"/>
          </w:divBdr>
        </w:div>
        <w:div w:id="1825900556">
          <w:marLeft w:val="480"/>
          <w:marRight w:val="0"/>
          <w:marTop w:val="0"/>
          <w:marBottom w:val="0"/>
          <w:divBdr>
            <w:top w:val="none" w:sz="0" w:space="0" w:color="auto"/>
            <w:left w:val="none" w:sz="0" w:space="0" w:color="auto"/>
            <w:bottom w:val="none" w:sz="0" w:space="0" w:color="auto"/>
            <w:right w:val="none" w:sz="0" w:space="0" w:color="auto"/>
          </w:divBdr>
        </w:div>
        <w:div w:id="1224876057">
          <w:marLeft w:val="480"/>
          <w:marRight w:val="0"/>
          <w:marTop w:val="0"/>
          <w:marBottom w:val="0"/>
          <w:divBdr>
            <w:top w:val="none" w:sz="0" w:space="0" w:color="auto"/>
            <w:left w:val="none" w:sz="0" w:space="0" w:color="auto"/>
            <w:bottom w:val="none" w:sz="0" w:space="0" w:color="auto"/>
            <w:right w:val="none" w:sz="0" w:space="0" w:color="auto"/>
          </w:divBdr>
        </w:div>
        <w:div w:id="36859886">
          <w:marLeft w:val="480"/>
          <w:marRight w:val="0"/>
          <w:marTop w:val="0"/>
          <w:marBottom w:val="0"/>
          <w:divBdr>
            <w:top w:val="none" w:sz="0" w:space="0" w:color="auto"/>
            <w:left w:val="none" w:sz="0" w:space="0" w:color="auto"/>
            <w:bottom w:val="none" w:sz="0" w:space="0" w:color="auto"/>
            <w:right w:val="none" w:sz="0" w:space="0" w:color="auto"/>
          </w:divBdr>
        </w:div>
        <w:div w:id="808016737">
          <w:marLeft w:val="480"/>
          <w:marRight w:val="0"/>
          <w:marTop w:val="0"/>
          <w:marBottom w:val="0"/>
          <w:divBdr>
            <w:top w:val="none" w:sz="0" w:space="0" w:color="auto"/>
            <w:left w:val="none" w:sz="0" w:space="0" w:color="auto"/>
            <w:bottom w:val="none" w:sz="0" w:space="0" w:color="auto"/>
            <w:right w:val="none" w:sz="0" w:space="0" w:color="auto"/>
          </w:divBdr>
        </w:div>
        <w:div w:id="907421537">
          <w:marLeft w:val="480"/>
          <w:marRight w:val="0"/>
          <w:marTop w:val="0"/>
          <w:marBottom w:val="0"/>
          <w:divBdr>
            <w:top w:val="none" w:sz="0" w:space="0" w:color="auto"/>
            <w:left w:val="none" w:sz="0" w:space="0" w:color="auto"/>
            <w:bottom w:val="none" w:sz="0" w:space="0" w:color="auto"/>
            <w:right w:val="none" w:sz="0" w:space="0" w:color="auto"/>
          </w:divBdr>
        </w:div>
        <w:div w:id="1092360767">
          <w:marLeft w:val="480"/>
          <w:marRight w:val="0"/>
          <w:marTop w:val="0"/>
          <w:marBottom w:val="0"/>
          <w:divBdr>
            <w:top w:val="none" w:sz="0" w:space="0" w:color="auto"/>
            <w:left w:val="none" w:sz="0" w:space="0" w:color="auto"/>
            <w:bottom w:val="none" w:sz="0" w:space="0" w:color="auto"/>
            <w:right w:val="none" w:sz="0" w:space="0" w:color="auto"/>
          </w:divBdr>
        </w:div>
        <w:div w:id="2074352186">
          <w:marLeft w:val="480"/>
          <w:marRight w:val="0"/>
          <w:marTop w:val="0"/>
          <w:marBottom w:val="0"/>
          <w:divBdr>
            <w:top w:val="none" w:sz="0" w:space="0" w:color="auto"/>
            <w:left w:val="none" w:sz="0" w:space="0" w:color="auto"/>
            <w:bottom w:val="none" w:sz="0" w:space="0" w:color="auto"/>
            <w:right w:val="none" w:sz="0" w:space="0" w:color="auto"/>
          </w:divBdr>
        </w:div>
        <w:div w:id="814877948">
          <w:marLeft w:val="480"/>
          <w:marRight w:val="0"/>
          <w:marTop w:val="0"/>
          <w:marBottom w:val="0"/>
          <w:divBdr>
            <w:top w:val="none" w:sz="0" w:space="0" w:color="auto"/>
            <w:left w:val="none" w:sz="0" w:space="0" w:color="auto"/>
            <w:bottom w:val="none" w:sz="0" w:space="0" w:color="auto"/>
            <w:right w:val="none" w:sz="0" w:space="0" w:color="auto"/>
          </w:divBdr>
        </w:div>
        <w:div w:id="410780070">
          <w:marLeft w:val="480"/>
          <w:marRight w:val="0"/>
          <w:marTop w:val="0"/>
          <w:marBottom w:val="0"/>
          <w:divBdr>
            <w:top w:val="none" w:sz="0" w:space="0" w:color="auto"/>
            <w:left w:val="none" w:sz="0" w:space="0" w:color="auto"/>
            <w:bottom w:val="none" w:sz="0" w:space="0" w:color="auto"/>
            <w:right w:val="none" w:sz="0" w:space="0" w:color="auto"/>
          </w:divBdr>
        </w:div>
        <w:div w:id="1373189370">
          <w:marLeft w:val="480"/>
          <w:marRight w:val="0"/>
          <w:marTop w:val="0"/>
          <w:marBottom w:val="0"/>
          <w:divBdr>
            <w:top w:val="none" w:sz="0" w:space="0" w:color="auto"/>
            <w:left w:val="none" w:sz="0" w:space="0" w:color="auto"/>
            <w:bottom w:val="none" w:sz="0" w:space="0" w:color="auto"/>
            <w:right w:val="none" w:sz="0" w:space="0" w:color="auto"/>
          </w:divBdr>
        </w:div>
        <w:div w:id="34232642">
          <w:marLeft w:val="480"/>
          <w:marRight w:val="0"/>
          <w:marTop w:val="0"/>
          <w:marBottom w:val="0"/>
          <w:divBdr>
            <w:top w:val="none" w:sz="0" w:space="0" w:color="auto"/>
            <w:left w:val="none" w:sz="0" w:space="0" w:color="auto"/>
            <w:bottom w:val="none" w:sz="0" w:space="0" w:color="auto"/>
            <w:right w:val="none" w:sz="0" w:space="0" w:color="auto"/>
          </w:divBdr>
        </w:div>
        <w:div w:id="1767920468">
          <w:marLeft w:val="480"/>
          <w:marRight w:val="0"/>
          <w:marTop w:val="0"/>
          <w:marBottom w:val="0"/>
          <w:divBdr>
            <w:top w:val="none" w:sz="0" w:space="0" w:color="auto"/>
            <w:left w:val="none" w:sz="0" w:space="0" w:color="auto"/>
            <w:bottom w:val="none" w:sz="0" w:space="0" w:color="auto"/>
            <w:right w:val="none" w:sz="0" w:space="0" w:color="auto"/>
          </w:divBdr>
        </w:div>
        <w:div w:id="1701857421">
          <w:marLeft w:val="480"/>
          <w:marRight w:val="0"/>
          <w:marTop w:val="0"/>
          <w:marBottom w:val="0"/>
          <w:divBdr>
            <w:top w:val="none" w:sz="0" w:space="0" w:color="auto"/>
            <w:left w:val="none" w:sz="0" w:space="0" w:color="auto"/>
            <w:bottom w:val="none" w:sz="0" w:space="0" w:color="auto"/>
            <w:right w:val="none" w:sz="0" w:space="0" w:color="auto"/>
          </w:divBdr>
        </w:div>
        <w:div w:id="1924990744">
          <w:marLeft w:val="480"/>
          <w:marRight w:val="0"/>
          <w:marTop w:val="0"/>
          <w:marBottom w:val="0"/>
          <w:divBdr>
            <w:top w:val="none" w:sz="0" w:space="0" w:color="auto"/>
            <w:left w:val="none" w:sz="0" w:space="0" w:color="auto"/>
            <w:bottom w:val="none" w:sz="0" w:space="0" w:color="auto"/>
            <w:right w:val="none" w:sz="0" w:space="0" w:color="auto"/>
          </w:divBdr>
        </w:div>
        <w:div w:id="487090066">
          <w:marLeft w:val="480"/>
          <w:marRight w:val="0"/>
          <w:marTop w:val="0"/>
          <w:marBottom w:val="0"/>
          <w:divBdr>
            <w:top w:val="none" w:sz="0" w:space="0" w:color="auto"/>
            <w:left w:val="none" w:sz="0" w:space="0" w:color="auto"/>
            <w:bottom w:val="none" w:sz="0" w:space="0" w:color="auto"/>
            <w:right w:val="none" w:sz="0" w:space="0" w:color="auto"/>
          </w:divBdr>
        </w:div>
        <w:div w:id="88474923">
          <w:marLeft w:val="480"/>
          <w:marRight w:val="0"/>
          <w:marTop w:val="0"/>
          <w:marBottom w:val="0"/>
          <w:divBdr>
            <w:top w:val="none" w:sz="0" w:space="0" w:color="auto"/>
            <w:left w:val="none" w:sz="0" w:space="0" w:color="auto"/>
            <w:bottom w:val="none" w:sz="0" w:space="0" w:color="auto"/>
            <w:right w:val="none" w:sz="0" w:space="0" w:color="auto"/>
          </w:divBdr>
        </w:div>
        <w:div w:id="1475871302">
          <w:marLeft w:val="480"/>
          <w:marRight w:val="0"/>
          <w:marTop w:val="0"/>
          <w:marBottom w:val="0"/>
          <w:divBdr>
            <w:top w:val="none" w:sz="0" w:space="0" w:color="auto"/>
            <w:left w:val="none" w:sz="0" w:space="0" w:color="auto"/>
            <w:bottom w:val="none" w:sz="0" w:space="0" w:color="auto"/>
            <w:right w:val="none" w:sz="0" w:space="0" w:color="auto"/>
          </w:divBdr>
        </w:div>
        <w:div w:id="759911278">
          <w:marLeft w:val="480"/>
          <w:marRight w:val="0"/>
          <w:marTop w:val="0"/>
          <w:marBottom w:val="0"/>
          <w:divBdr>
            <w:top w:val="none" w:sz="0" w:space="0" w:color="auto"/>
            <w:left w:val="none" w:sz="0" w:space="0" w:color="auto"/>
            <w:bottom w:val="none" w:sz="0" w:space="0" w:color="auto"/>
            <w:right w:val="none" w:sz="0" w:space="0" w:color="auto"/>
          </w:divBdr>
        </w:div>
        <w:div w:id="1235119222">
          <w:marLeft w:val="480"/>
          <w:marRight w:val="0"/>
          <w:marTop w:val="0"/>
          <w:marBottom w:val="0"/>
          <w:divBdr>
            <w:top w:val="none" w:sz="0" w:space="0" w:color="auto"/>
            <w:left w:val="none" w:sz="0" w:space="0" w:color="auto"/>
            <w:bottom w:val="none" w:sz="0" w:space="0" w:color="auto"/>
            <w:right w:val="none" w:sz="0" w:space="0" w:color="auto"/>
          </w:divBdr>
        </w:div>
        <w:div w:id="363481121">
          <w:marLeft w:val="480"/>
          <w:marRight w:val="0"/>
          <w:marTop w:val="0"/>
          <w:marBottom w:val="0"/>
          <w:divBdr>
            <w:top w:val="none" w:sz="0" w:space="0" w:color="auto"/>
            <w:left w:val="none" w:sz="0" w:space="0" w:color="auto"/>
            <w:bottom w:val="none" w:sz="0" w:space="0" w:color="auto"/>
            <w:right w:val="none" w:sz="0" w:space="0" w:color="auto"/>
          </w:divBdr>
        </w:div>
        <w:div w:id="1003363897">
          <w:marLeft w:val="480"/>
          <w:marRight w:val="0"/>
          <w:marTop w:val="0"/>
          <w:marBottom w:val="0"/>
          <w:divBdr>
            <w:top w:val="none" w:sz="0" w:space="0" w:color="auto"/>
            <w:left w:val="none" w:sz="0" w:space="0" w:color="auto"/>
            <w:bottom w:val="none" w:sz="0" w:space="0" w:color="auto"/>
            <w:right w:val="none" w:sz="0" w:space="0" w:color="auto"/>
          </w:divBdr>
        </w:div>
        <w:div w:id="1967813017">
          <w:marLeft w:val="480"/>
          <w:marRight w:val="0"/>
          <w:marTop w:val="0"/>
          <w:marBottom w:val="0"/>
          <w:divBdr>
            <w:top w:val="none" w:sz="0" w:space="0" w:color="auto"/>
            <w:left w:val="none" w:sz="0" w:space="0" w:color="auto"/>
            <w:bottom w:val="none" w:sz="0" w:space="0" w:color="auto"/>
            <w:right w:val="none" w:sz="0" w:space="0" w:color="auto"/>
          </w:divBdr>
        </w:div>
        <w:div w:id="423186245">
          <w:marLeft w:val="480"/>
          <w:marRight w:val="0"/>
          <w:marTop w:val="0"/>
          <w:marBottom w:val="0"/>
          <w:divBdr>
            <w:top w:val="none" w:sz="0" w:space="0" w:color="auto"/>
            <w:left w:val="none" w:sz="0" w:space="0" w:color="auto"/>
            <w:bottom w:val="none" w:sz="0" w:space="0" w:color="auto"/>
            <w:right w:val="none" w:sz="0" w:space="0" w:color="auto"/>
          </w:divBdr>
        </w:div>
        <w:div w:id="944848554">
          <w:marLeft w:val="480"/>
          <w:marRight w:val="0"/>
          <w:marTop w:val="0"/>
          <w:marBottom w:val="0"/>
          <w:divBdr>
            <w:top w:val="none" w:sz="0" w:space="0" w:color="auto"/>
            <w:left w:val="none" w:sz="0" w:space="0" w:color="auto"/>
            <w:bottom w:val="none" w:sz="0" w:space="0" w:color="auto"/>
            <w:right w:val="none" w:sz="0" w:space="0" w:color="auto"/>
          </w:divBdr>
        </w:div>
        <w:div w:id="232813813">
          <w:marLeft w:val="480"/>
          <w:marRight w:val="0"/>
          <w:marTop w:val="0"/>
          <w:marBottom w:val="0"/>
          <w:divBdr>
            <w:top w:val="none" w:sz="0" w:space="0" w:color="auto"/>
            <w:left w:val="none" w:sz="0" w:space="0" w:color="auto"/>
            <w:bottom w:val="none" w:sz="0" w:space="0" w:color="auto"/>
            <w:right w:val="none" w:sz="0" w:space="0" w:color="auto"/>
          </w:divBdr>
        </w:div>
        <w:div w:id="193203152">
          <w:marLeft w:val="480"/>
          <w:marRight w:val="0"/>
          <w:marTop w:val="0"/>
          <w:marBottom w:val="0"/>
          <w:divBdr>
            <w:top w:val="none" w:sz="0" w:space="0" w:color="auto"/>
            <w:left w:val="none" w:sz="0" w:space="0" w:color="auto"/>
            <w:bottom w:val="none" w:sz="0" w:space="0" w:color="auto"/>
            <w:right w:val="none" w:sz="0" w:space="0" w:color="auto"/>
          </w:divBdr>
        </w:div>
        <w:div w:id="1000043453">
          <w:marLeft w:val="480"/>
          <w:marRight w:val="0"/>
          <w:marTop w:val="0"/>
          <w:marBottom w:val="0"/>
          <w:divBdr>
            <w:top w:val="none" w:sz="0" w:space="0" w:color="auto"/>
            <w:left w:val="none" w:sz="0" w:space="0" w:color="auto"/>
            <w:bottom w:val="none" w:sz="0" w:space="0" w:color="auto"/>
            <w:right w:val="none" w:sz="0" w:space="0" w:color="auto"/>
          </w:divBdr>
        </w:div>
        <w:div w:id="1274439219">
          <w:marLeft w:val="480"/>
          <w:marRight w:val="0"/>
          <w:marTop w:val="0"/>
          <w:marBottom w:val="0"/>
          <w:divBdr>
            <w:top w:val="none" w:sz="0" w:space="0" w:color="auto"/>
            <w:left w:val="none" w:sz="0" w:space="0" w:color="auto"/>
            <w:bottom w:val="none" w:sz="0" w:space="0" w:color="auto"/>
            <w:right w:val="none" w:sz="0" w:space="0" w:color="auto"/>
          </w:divBdr>
        </w:div>
        <w:div w:id="1468166252">
          <w:marLeft w:val="480"/>
          <w:marRight w:val="0"/>
          <w:marTop w:val="0"/>
          <w:marBottom w:val="0"/>
          <w:divBdr>
            <w:top w:val="none" w:sz="0" w:space="0" w:color="auto"/>
            <w:left w:val="none" w:sz="0" w:space="0" w:color="auto"/>
            <w:bottom w:val="none" w:sz="0" w:space="0" w:color="auto"/>
            <w:right w:val="none" w:sz="0" w:space="0" w:color="auto"/>
          </w:divBdr>
        </w:div>
        <w:div w:id="1997999400">
          <w:marLeft w:val="480"/>
          <w:marRight w:val="0"/>
          <w:marTop w:val="0"/>
          <w:marBottom w:val="0"/>
          <w:divBdr>
            <w:top w:val="none" w:sz="0" w:space="0" w:color="auto"/>
            <w:left w:val="none" w:sz="0" w:space="0" w:color="auto"/>
            <w:bottom w:val="none" w:sz="0" w:space="0" w:color="auto"/>
            <w:right w:val="none" w:sz="0" w:space="0" w:color="auto"/>
          </w:divBdr>
        </w:div>
        <w:div w:id="1230308285">
          <w:marLeft w:val="480"/>
          <w:marRight w:val="0"/>
          <w:marTop w:val="0"/>
          <w:marBottom w:val="0"/>
          <w:divBdr>
            <w:top w:val="none" w:sz="0" w:space="0" w:color="auto"/>
            <w:left w:val="none" w:sz="0" w:space="0" w:color="auto"/>
            <w:bottom w:val="none" w:sz="0" w:space="0" w:color="auto"/>
            <w:right w:val="none" w:sz="0" w:space="0" w:color="auto"/>
          </w:divBdr>
        </w:div>
        <w:div w:id="94326896">
          <w:marLeft w:val="480"/>
          <w:marRight w:val="0"/>
          <w:marTop w:val="0"/>
          <w:marBottom w:val="0"/>
          <w:divBdr>
            <w:top w:val="none" w:sz="0" w:space="0" w:color="auto"/>
            <w:left w:val="none" w:sz="0" w:space="0" w:color="auto"/>
            <w:bottom w:val="none" w:sz="0" w:space="0" w:color="auto"/>
            <w:right w:val="none" w:sz="0" w:space="0" w:color="auto"/>
          </w:divBdr>
        </w:div>
        <w:div w:id="89008705">
          <w:marLeft w:val="480"/>
          <w:marRight w:val="0"/>
          <w:marTop w:val="0"/>
          <w:marBottom w:val="0"/>
          <w:divBdr>
            <w:top w:val="none" w:sz="0" w:space="0" w:color="auto"/>
            <w:left w:val="none" w:sz="0" w:space="0" w:color="auto"/>
            <w:bottom w:val="none" w:sz="0" w:space="0" w:color="auto"/>
            <w:right w:val="none" w:sz="0" w:space="0" w:color="auto"/>
          </w:divBdr>
        </w:div>
        <w:div w:id="246547406">
          <w:marLeft w:val="480"/>
          <w:marRight w:val="0"/>
          <w:marTop w:val="0"/>
          <w:marBottom w:val="0"/>
          <w:divBdr>
            <w:top w:val="none" w:sz="0" w:space="0" w:color="auto"/>
            <w:left w:val="none" w:sz="0" w:space="0" w:color="auto"/>
            <w:bottom w:val="none" w:sz="0" w:space="0" w:color="auto"/>
            <w:right w:val="none" w:sz="0" w:space="0" w:color="auto"/>
          </w:divBdr>
        </w:div>
        <w:div w:id="25110156">
          <w:marLeft w:val="480"/>
          <w:marRight w:val="0"/>
          <w:marTop w:val="0"/>
          <w:marBottom w:val="0"/>
          <w:divBdr>
            <w:top w:val="none" w:sz="0" w:space="0" w:color="auto"/>
            <w:left w:val="none" w:sz="0" w:space="0" w:color="auto"/>
            <w:bottom w:val="none" w:sz="0" w:space="0" w:color="auto"/>
            <w:right w:val="none" w:sz="0" w:space="0" w:color="auto"/>
          </w:divBdr>
        </w:div>
        <w:div w:id="1231233639">
          <w:marLeft w:val="480"/>
          <w:marRight w:val="0"/>
          <w:marTop w:val="0"/>
          <w:marBottom w:val="0"/>
          <w:divBdr>
            <w:top w:val="none" w:sz="0" w:space="0" w:color="auto"/>
            <w:left w:val="none" w:sz="0" w:space="0" w:color="auto"/>
            <w:bottom w:val="none" w:sz="0" w:space="0" w:color="auto"/>
            <w:right w:val="none" w:sz="0" w:space="0" w:color="auto"/>
          </w:divBdr>
        </w:div>
        <w:div w:id="1633437214">
          <w:marLeft w:val="480"/>
          <w:marRight w:val="0"/>
          <w:marTop w:val="0"/>
          <w:marBottom w:val="0"/>
          <w:divBdr>
            <w:top w:val="none" w:sz="0" w:space="0" w:color="auto"/>
            <w:left w:val="none" w:sz="0" w:space="0" w:color="auto"/>
            <w:bottom w:val="none" w:sz="0" w:space="0" w:color="auto"/>
            <w:right w:val="none" w:sz="0" w:space="0" w:color="auto"/>
          </w:divBdr>
        </w:div>
        <w:div w:id="121460474">
          <w:marLeft w:val="480"/>
          <w:marRight w:val="0"/>
          <w:marTop w:val="0"/>
          <w:marBottom w:val="0"/>
          <w:divBdr>
            <w:top w:val="none" w:sz="0" w:space="0" w:color="auto"/>
            <w:left w:val="none" w:sz="0" w:space="0" w:color="auto"/>
            <w:bottom w:val="none" w:sz="0" w:space="0" w:color="auto"/>
            <w:right w:val="none" w:sz="0" w:space="0" w:color="auto"/>
          </w:divBdr>
        </w:div>
      </w:divsChild>
    </w:div>
    <w:div w:id="1374620018">
      <w:bodyDiv w:val="1"/>
      <w:marLeft w:val="0"/>
      <w:marRight w:val="0"/>
      <w:marTop w:val="0"/>
      <w:marBottom w:val="0"/>
      <w:divBdr>
        <w:top w:val="none" w:sz="0" w:space="0" w:color="auto"/>
        <w:left w:val="none" w:sz="0" w:space="0" w:color="auto"/>
        <w:bottom w:val="none" w:sz="0" w:space="0" w:color="auto"/>
        <w:right w:val="none" w:sz="0" w:space="0" w:color="auto"/>
      </w:divBdr>
    </w:div>
    <w:div w:id="1375619193">
      <w:bodyDiv w:val="1"/>
      <w:marLeft w:val="0"/>
      <w:marRight w:val="0"/>
      <w:marTop w:val="0"/>
      <w:marBottom w:val="0"/>
      <w:divBdr>
        <w:top w:val="none" w:sz="0" w:space="0" w:color="auto"/>
        <w:left w:val="none" w:sz="0" w:space="0" w:color="auto"/>
        <w:bottom w:val="none" w:sz="0" w:space="0" w:color="auto"/>
        <w:right w:val="none" w:sz="0" w:space="0" w:color="auto"/>
      </w:divBdr>
    </w:div>
    <w:div w:id="1376271145">
      <w:bodyDiv w:val="1"/>
      <w:marLeft w:val="0"/>
      <w:marRight w:val="0"/>
      <w:marTop w:val="0"/>
      <w:marBottom w:val="0"/>
      <w:divBdr>
        <w:top w:val="none" w:sz="0" w:space="0" w:color="auto"/>
        <w:left w:val="none" w:sz="0" w:space="0" w:color="auto"/>
        <w:bottom w:val="none" w:sz="0" w:space="0" w:color="auto"/>
        <w:right w:val="none" w:sz="0" w:space="0" w:color="auto"/>
      </w:divBdr>
    </w:div>
    <w:div w:id="1378506501">
      <w:bodyDiv w:val="1"/>
      <w:marLeft w:val="0"/>
      <w:marRight w:val="0"/>
      <w:marTop w:val="0"/>
      <w:marBottom w:val="0"/>
      <w:divBdr>
        <w:top w:val="none" w:sz="0" w:space="0" w:color="auto"/>
        <w:left w:val="none" w:sz="0" w:space="0" w:color="auto"/>
        <w:bottom w:val="none" w:sz="0" w:space="0" w:color="auto"/>
        <w:right w:val="none" w:sz="0" w:space="0" w:color="auto"/>
      </w:divBdr>
    </w:div>
    <w:div w:id="1379091177">
      <w:bodyDiv w:val="1"/>
      <w:marLeft w:val="0"/>
      <w:marRight w:val="0"/>
      <w:marTop w:val="0"/>
      <w:marBottom w:val="0"/>
      <w:divBdr>
        <w:top w:val="none" w:sz="0" w:space="0" w:color="auto"/>
        <w:left w:val="none" w:sz="0" w:space="0" w:color="auto"/>
        <w:bottom w:val="none" w:sz="0" w:space="0" w:color="auto"/>
        <w:right w:val="none" w:sz="0" w:space="0" w:color="auto"/>
      </w:divBdr>
    </w:div>
    <w:div w:id="1379860530">
      <w:bodyDiv w:val="1"/>
      <w:marLeft w:val="0"/>
      <w:marRight w:val="0"/>
      <w:marTop w:val="0"/>
      <w:marBottom w:val="0"/>
      <w:divBdr>
        <w:top w:val="none" w:sz="0" w:space="0" w:color="auto"/>
        <w:left w:val="none" w:sz="0" w:space="0" w:color="auto"/>
        <w:bottom w:val="none" w:sz="0" w:space="0" w:color="auto"/>
        <w:right w:val="none" w:sz="0" w:space="0" w:color="auto"/>
      </w:divBdr>
    </w:div>
    <w:div w:id="1381324161">
      <w:bodyDiv w:val="1"/>
      <w:marLeft w:val="0"/>
      <w:marRight w:val="0"/>
      <w:marTop w:val="0"/>
      <w:marBottom w:val="0"/>
      <w:divBdr>
        <w:top w:val="none" w:sz="0" w:space="0" w:color="auto"/>
        <w:left w:val="none" w:sz="0" w:space="0" w:color="auto"/>
        <w:bottom w:val="none" w:sz="0" w:space="0" w:color="auto"/>
        <w:right w:val="none" w:sz="0" w:space="0" w:color="auto"/>
      </w:divBdr>
    </w:div>
    <w:div w:id="1382708371">
      <w:bodyDiv w:val="1"/>
      <w:marLeft w:val="0"/>
      <w:marRight w:val="0"/>
      <w:marTop w:val="0"/>
      <w:marBottom w:val="0"/>
      <w:divBdr>
        <w:top w:val="none" w:sz="0" w:space="0" w:color="auto"/>
        <w:left w:val="none" w:sz="0" w:space="0" w:color="auto"/>
        <w:bottom w:val="none" w:sz="0" w:space="0" w:color="auto"/>
        <w:right w:val="none" w:sz="0" w:space="0" w:color="auto"/>
      </w:divBdr>
    </w:div>
    <w:div w:id="1385638755">
      <w:bodyDiv w:val="1"/>
      <w:marLeft w:val="0"/>
      <w:marRight w:val="0"/>
      <w:marTop w:val="0"/>
      <w:marBottom w:val="0"/>
      <w:divBdr>
        <w:top w:val="none" w:sz="0" w:space="0" w:color="auto"/>
        <w:left w:val="none" w:sz="0" w:space="0" w:color="auto"/>
        <w:bottom w:val="none" w:sz="0" w:space="0" w:color="auto"/>
        <w:right w:val="none" w:sz="0" w:space="0" w:color="auto"/>
      </w:divBdr>
    </w:div>
    <w:div w:id="1385715644">
      <w:bodyDiv w:val="1"/>
      <w:marLeft w:val="0"/>
      <w:marRight w:val="0"/>
      <w:marTop w:val="0"/>
      <w:marBottom w:val="0"/>
      <w:divBdr>
        <w:top w:val="none" w:sz="0" w:space="0" w:color="auto"/>
        <w:left w:val="none" w:sz="0" w:space="0" w:color="auto"/>
        <w:bottom w:val="none" w:sz="0" w:space="0" w:color="auto"/>
        <w:right w:val="none" w:sz="0" w:space="0" w:color="auto"/>
      </w:divBdr>
    </w:div>
    <w:div w:id="1386492512">
      <w:bodyDiv w:val="1"/>
      <w:marLeft w:val="0"/>
      <w:marRight w:val="0"/>
      <w:marTop w:val="0"/>
      <w:marBottom w:val="0"/>
      <w:divBdr>
        <w:top w:val="none" w:sz="0" w:space="0" w:color="auto"/>
        <w:left w:val="none" w:sz="0" w:space="0" w:color="auto"/>
        <w:bottom w:val="none" w:sz="0" w:space="0" w:color="auto"/>
        <w:right w:val="none" w:sz="0" w:space="0" w:color="auto"/>
      </w:divBdr>
    </w:div>
    <w:div w:id="1388727029">
      <w:bodyDiv w:val="1"/>
      <w:marLeft w:val="0"/>
      <w:marRight w:val="0"/>
      <w:marTop w:val="0"/>
      <w:marBottom w:val="0"/>
      <w:divBdr>
        <w:top w:val="none" w:sz="0" w:space="0" w:color="auto"/>
        <w:left w:val="none" w:sz="0" w:space="0" w:color="auto"/>
        <w:bottom w:val="none" w:sz="0" w:space="0" w:color="auto"/>
        <w:right w:val="none" w:sz="0" w:space="0" w:color="auto"/>
      </w:divBdr>
    </w:div>
    <w:div w:id="1388918761">
      <w:bodyDiv w:val="1"/>
      <w:marLeft w:val="0"/>
      <w:marRight w:val="0"/>
      <w:marTop w:val="0"/>
      <w:marBottom w:val="0"/>
      <w:divBdr>
        <w:top w:val="none" w:sz="0" w:space="0" w:color="auto"/>
        <w:left w:val="none" w:sz="0" w:space="0" w:color="auto"/>
        <w:bottom w:val="none" w:sz="0" w:space="0" w:color="auto"/>
        <w:right w:val="none" w:sz="0" w:space="0" w:color="auto"/>
      </w:divBdr>
    </w:div>
    <w:div w:id="1390303277">
      <w:bodyDiv w:val="1"/>
      <w:marLeft w:val="0"/>
      <w:marRight w:val="0"/>
      <w:marTop w:val="0"/>
      <w:marBottom w:val="0"/>
      <w:divBdr>
        <w:top w:val="none" w:sz="0" w:space="0" w:color="auto"/>
        <w:left w:val="none" w:sz="0" w:space="0" w:color="auto"/>
        <w:bottom w:val="none" w:sz="0" w:space="0" w:color="auto"/>
        <w:right w:val="none" w:sz="0" w:space="0" w:color="auto"/>
      </w:divBdr>
    </w:div>
    <w:div w:id="1391155761">
      <w:bodyDiv w:val="1"/>
      <w:marLeft w:val="0"/>
      <w:marRight w:val="0"/>
      <w:marTop w:val="0"/>
      <w:marBottom w:val="0"/>
      <w:divBdr>
        <w:top w:val="none" w:sz="0" w:space="0" w:color="auto"/>
        <w:left w:val="none" w:sz="0" w:space="0" w:color="auto"/>
        <w:bottom w:val="none" w:sz="0" w:space="0" w:color="auto"/>
        <w:right w:val="none" w:sz="0" w:space="0" w:color="auto"/>
      </w:divBdr>
    </w:div>
    <w:div w:id="1395616778">
      <w:bodyDiv w:val="1"/>
      <w:marLeft w:val="0"/>
      <w:marRight w:val="0"/>
      <w:marTop w:val="0"/>
      <w:marBottom w:val="0"/>
      <w:divBdr>
        <w:top w:val="none" w:sz="0" w:space="0" w:color="auto"/>
        <w:left w:val="none" w:sz="0" w:space="0" w:color="auto"/>
        <w:bottom w:val="none" w:sz="0" w:space="0" w:color="auto"/>
        <w:right w:val="none" w:sz="0" w:space="0" w:color="auto"/>
      </w:divBdr>
    </w:div>
    <w:div w:id="1397362364">
      <w:bodyDiv w:val="1"/>
      <w:marLeft w:val="0"/>
      <w:marRight w:val="0"/>
      <w:marTop w:val="0"/>
      <w:marBottom w:val="0"/>
      <w:divBdr>
        <w:top w:val="none" w:sz="0" w:space="0" w:color="auto"/>
        <w:left w:val="none" w:sz="0" w:space="0" w:color="auto"/>
        <w:bottom w:val="none" w:sz="0" w:space="0" w:color="auto"/>
        <w:right w:val="none" w:sz="0" w:space="0" w:color="auto"/>
      </w:divBdr>
    </w:div>
    <w:div w:id="1402020006">
      <w:bodyDiv w:val="1"/>
      <w:marLeft w:val="0"/>
      <w:marRight w:val="0"/>
      <w:marTop w:val="0"/>
      <w:marBottom w:val="0"/>
      <w:divBdr>
        <w:top w:val="none" w:sz="0" w:space="0" w:color="auto"/>
        <w:left w:val="none" w:sz="0" w:space="0" w:color="auto"/>
        <w:bottom w:val="none" w:sz="0" w:space="0" w:color="auto"/>
        <w:right w:val="none" w:sz="0" w:space="0" w:color="auto"/>
      </w:divBdr>
    </w:div>
    <w:div w:id="1402557677">
      <w:bodyDiv w:val="1"/>
      <w:marLeft w:val="0"/>
      <w:marRight w:val="0"/>
      <w:marTop w:val="0"/>
      <w:marBottom w:val="0"/>
      <w:divBdr>
        <w:top w:val="none" w:sz="0" w:space="0" w:color="auto"/>
        <w:left w:val="none" w:sz="0" w:space="0" w:color="auto"/>
        <w:bottom w:val="none" w:sz="0" w:space="0" w:color="auto"/>
        <w:right w:val="none" w:sz="0" w:space="0" w:color="auto"/>
      </w:divBdr>
    </w:div>
    <w:div w:id="1404374372">
      <w:bodyDiv w:val="1"/>
      <w:marLeft w:val="0"/>
      <w:marRight w:val="0"/>
      <w:marTop w:val="0"/>
      <w:marBottom w:val="0"/>
      <w:divBdr>
        <w:top w:val="none" w:sz="0" w:space="0" w:color="auto"/>
        <w:left w:val="none" w:sz="0" w:space="0" w:color="auto"/>
        <w:bottom w:val="none" w:sz="0" w:space="0" w:color="auto"/>
        <w:right w:val="none" w:sz="0" w:space="0" w:color="auto"/>
      </w:divBdr>
      <w:divsChild>
        <w:div w:id="700011205">
          <w:marLeft w:val="480"/>
          <w:marRight w:val="0"/>
          <w:marTop w:val="0"/>
          <w:marBottom w:val="0"/>
          <w:divBdr>
            <w:top w:val="none" w:sz="0" w:space="0" w:color="auto"/>
            <w:left w:val="none" w:sz="0" w:space="0" w:color="auto"/>
            <w:bottom w:val="none" w:sz="0" w:space="0" w:color="auto"/>
            <w:right w:val="none" w:sz="0" w:space="0" w:color="auto"/>
          </w:divBdr>
        </w:div>
        <w:div w:id="1823307152">
          <w:marLeft w:val="480"/>
          <w:marRight w:val="0"/>
          <w:marTop w:val="0"/>
          <w:marBottom w:val="0"/>
          <w:divBdr>
            <w:top w:val="none" w:sz="0" w:space="0" w:color="auto"/>
            <w:left w:val="none" w:sz="0" w:space="0" w:color="auto"/>
            <w:bottom w:val="none" w:sz="0" w:space="0" w:color="auto"/>
            <w:right w:val="none" w:sz="0" w:space="0" w:color="auto"/>
          </w:divBdr>
        </w:div>
        <w:div w:id="1232157793">
          <w:marLeft w:val="480"/>
          <w:marRight w:val="0"/>
          <w:marTop w:val="0"/>
          <w:marBottom w:val="0"/>
          <w:divBdr>
            <w:top w:val="none" w:sz="0" w:space="0" w:color="auto"/>
            <w:left w:val="none" w:sz="0" w:space="0" w:color="auto"/>
            <w:bottom w:val="none" w:sz="0" w:space="0" w:color="auto"/>
            <w:right w:val="none" w:sz="0" w:space="0" w:color="auto"/>
          </w:divBdr>
        </w:div>
        <w:div w:id="2003655871">
          <w:marLeft w:val="480"/>
          <w:marRight w:val="0"/>
          <w:marTop w:val="0"/>
          <w:marBottom w:val="0"/>
          <w:divBdr>
            <w:top w:val="none" w:sz="0" w:space="0" w:color="auto"/>
            <w:left w:val="none" w:sz="0" w:space="0" w:color="auto"/>
            <w:bottom w:val="none" w:sz="0" w:space="0" w:color="auto"/>
            <w:right w:val="none" w:sz="0" w:space="0" w:color="auto"/>
          </w:divBdr>
        </w:div>
        <w:div w:id="1053775229">
          <w:marLeft w:val="480"/>
          <w:marRight w:val="0"/>
          <w:marTop w:val="0"/>
          <w:marBottom w:val="0"/>
          <w:divBdr>
            <w:top w:val="none" w:sz="0" w:space="0" w:color="auto"/>
            <w:left w:val="none" w:sz="0" w:space="0" w:color="auto"/>
            <w:bottom w:val="none" w:sz="0" w:space="0" w:color="auto"/>
            <w:right w:val="none" w:sz="0" w:space="0" w:color="auto"/>
          </w:divBdr>
        </w:div>
        <w:div w:id="1093160250">
          <w:marLeft w:val="480"/>
          <w:marRight w:val="0"/>
          <w:marTop w:val="0"/>
          <w:marBottom w:val="0"/>
          <w:divBdr>
            <w:top w:val="none" w:sz="0" w:space="0" w:color="auto"/>
            <w:left w:val="none" w:sz="0" w:space="0" w:color="auto"/>
            <w:bottom w:val="none" w:sz="0" w:space="0" w:color="auto"/>
            <w:right w:val="none" w:sz="0" w:space="0" w:color="auto"/>
          </w:divBdr>
        </w:div>
        <w:div w:id="949630276">
          <w:marLeft w:val="480"/>
          <w:marRight w:val="0"/>
          <w:marTop w:val="0"/>
          <w:marBottom w:val="0"/>
          <w:divBdr>
            <w:top w:val="none" w:sz="0" w:space="0" w:color="auto"/>
            <w:left w:val="none" w:sz="0" w:space="0" w:color="auto"/>
            <w:bottom w:val="none" w:sz="0" w:space="0" w:color="auto"/>
            <w:right w:val="none" w:sz="0" w:space="0" w:color="auto"/>
          </w:divBdr>
        </w:div>
        <w:div w:id="275868091">
          <w:marLeft w:val="480"/>
          <w:marRight w:val="0"/>
          <w:marTop w:val="0"/>
          <w:marBottom w:val="0"/>
          <w:divBdr>
            <w:top w:val="none" w:sz="0" w:space="0" w:color="auto"/>
            <w:left w:val="none" w:sz="0" w:space="0" w:color="auto"/>
            <w:bottom w:val="none" w:sz="0" w:space="0" w:color="auto"/>
            <w:right w:val="none" w:sz="0" w:space="0" w:color="auto"/>
          </w:divBdr>
        </w:div>
        <w:div w:id="1219243118">
          <w:marLeft w:val="480"/>
          <w:marRight w:val="0"/>
          <w:marTop w:val="0"/>
          <w:marBottom w:val="0"/>
          <w:divBdr>
            <w:top w:val="none" w:sz="0" w:space="0" w:color="auto"/>
            <w:left w:val="none" w:sz="0" w:space="0" w:color="auto"/>
            <w:bottom w:val="none" w:sz="0" w:space="0" w:color="auto"/>
            <w:right w:val="none" w:sz="0" w:space="0" w:color="auto"/>
          </w:divBdr>
        </w:div>
        <w:div w:id="195507202">
          <w:marLeft w:val="480"/>
          <w:marRight w:val="0"/>
          <w:marTop w:val="0"/>
          <w:marBottom w:val="0"/>
          <w:divBdr>
            <w:top w:val="none" w:sz="0" w:space="0" w:color="auto"/>
            <w:left w:val="none" w:sz="0" w:space="0" w:color="auto"/>
            <w:bottom w:val="none" w:sz="0" w:space="0" w:color="auto"/>
            <w:right w:val="none" w:sz="0" w:space="0" w:color="auto"/>
          </w:divBdr>
        </w:div>
        <w:div w:id="962541260">
          <w:marLeft w:val="480"/>
          <w:marRight w:val="0"/>
          <w:marTop w:val="0"/>
          <w:marBottom w:val="0"/>
          <w:divBdr>
            <w:top w:val="none" w:sz="0" w:space="0" w:color="auto"/>
            <w:left w:val="none" w:sz="0" w:space="0" w:color="auto"/>
            <w:bottom w:val="none" w:sz="0" w:space="0" w:color="auto"/>
            <w:right w:val="none" w:sz="0" w:space="0" w:color="auto"/>
          </w:divBdr>
        </w:div>
        <w:div w:id="1487892439">
          <w:marLeft w:val="480"/>
          <w:marRight w:val="0"/>
          <w:marTop w:val="0"/>
          <w:marBottom w:val="0"/>
          <w:divBdr>
            <w:top w:val="none" w:sz="0" w:space="0" w:color="auto"/>
            <w:left w:val="none" w:sz="0" w:space="0" w:color="auto"/>
            <w:bottom w:val="none" w:sz="0" w:space="0" w:color="auto"/>
            <w:right w:val="none" w:sz="0" w:space="0" w:color="auto"/>
          </w:divBdr>
        </w:div>
        <w:div w:id="725566540">
          <w:marLeft w:val="480"/>
          <w:marRight w:val="0"/>
          <w:marTop w:val="0"/>
          <w:marBottom w:val="0"/>
          <w:divBdr>
            <w:top w:val="none" w:sz="0" w:space="0" w:color="auto"/>
            <w:left w:val="none" w:sz="0" w:space="0" w:color="auto"/>
            <w:bottom w:val="none" w:sz="0" w:space="0" w:color="auto"/>
            <w:right w:val="none" w:sz="0" w:space="0" w:color="auto"/>
          </w:divBdr>
        </w:div>
        <w:div w:id="689257966">
          <w:marLeft w:val="480"/>
          <w:marRight w:val="0"/>
          <w:marTop w:val="0"/>
          <w:marBottom w:val="0"/>
          <w:divBdr>
            <w:top w:val="none" w:sz="0" w:space="0" w:color="auto"/>
            <w:left w:val="none" w:sz="0" w:space="0" w:color="auto"/>
            <w:bottom w:val="none" w:sz="0" w:space="0" w:color="auto"/>
            <w:right w:val="none" w:sz="0" w:space="0" w:color="auto"/>
          </w:divBdr>
        </w:div>
        <w:div w:id="1878078625">
          <w:marLeft w:val="480"/>
          <w:marRight w:val="0"/>
          <w:marTop w:val="0"/>
          <w:marBottom w:val="0"/>
          <w:divBdr>
            <w:top w:val="none" w:sz="0" w:space="0" w:color="auto"/>
            <w:left w:val="none" w:sz="0" w:space="0" w:color="auto"/>
            <w:bottom w:val="none" w:sz="0" w:space="0" w:color="auto"/>
            <w:right w:val="none" w:sz="0" w:space="0" w:color="auto"/>
          </w:divBdr>
        </w:div>
        <w:div w:id="643505284">
          <w:marLeft w:val="480"/>
          <w:marRight w:val="0"/>
          <w:marTop w:val="0"/>
          <w:marBottom w:val="0"/>
          <w:divBdr>
            <w:top w:val="none" w:sz="0" w:space="0" w:color="auto"/>
            <w:left w:val="none" w:sz="0" w:space="0" w:color="auto"/>
            <w:bottom w:val="none" w:sz="0" w:space="0" w:color="auto"/>
            <w:right w:val="none" w:sz="0" w:space="0" w:color="auto"/>
          </w:divBdr>
        </w:div>
        <w:div w:id="99180290">
          <w:marLeft w:val="480"/>
          <w:marRight w:val="0"/>
          <w:marTop w:val="0"/>
          <w:marBottom w:val="0"/>
          <w:divBdr>
            <w:top w:val="none" w:sz="0" w:space="0" w:color="auto"/>
            <w:left w:val="none" w:sz="0" w:space="0" w:color="auto"/>
            <w:bottom w:val="none" w:sz="0" w:space="0" w:color="auto"/>
            <w:right w:val="none" w:sz="0" w:space="0" w:color="auto"/>
          </w:divBdr>
        </w:div>
        <w:div w:id="1698696266">
          <w:marLeft w:val="480"/>
          <w:marRight w:val="0"/>
          <w:marTop w:val="0"/>
          <w:marBottom w:val="0"/>
          <w:divBdr>
            <w:top w:val="none" w:sz="0" w:space="0" w:color="auto"/>
            <w:left w:val="none" w:sz="0" w:space="0" w:color="auto"/>
            <w:bottom w:val="none" w:sz="0" w:space="0" w:color="auto"/>
            <w:right w:val="none" w:sz="0" w:space="0" w:color="auto"/>
          </w:divBdr>
        </w:div>
        <w:div w:id="1932086500">
          <w:marLeft w:val="480"/>
          <w:marRight w:val="0"/>
          <w:marTop w:val="0"/>
          <w:marBottom w:val="0"/>
          <w:divBdr>
            <w:top w:val="none" w:sz="0" w:space="0" w:color="auto"/>
            <w:left w:val="none" w:sz="0" w:space="0" w:color="auto"/>
            <w:bottom w:val="none" w:sz="0" w:space="0" w:color="auto"/>
            <w:right w:val="none" w:sz="0" w:space="0" w:color="auto"/>
          </w:divBdr>
        </w:div>
        <w:div w:id="1923836578">
          <w:marLeft w:val="480"/>
          <w:marRight w:val="0"/>
          <w:marTop w:val="0"/>
          <w:marBottom w:val="0"/>
          <w:divBdr>
            <w:top w:val="none" w:sz="0" w:space="0" w:color="auto"/>
            <w:left w:val="none" w:sz="0" w:space="0" w:color="auto"/>
            <w:bottom w:val="none" w:sz="0" w:space="0" w:color="auto"/>
            <w:right w:val="none" w:sz="0" w:space="0" w:color="auto"/>
          </w:divBdr>
        </w:div>
        <w:div w:id="2100641830">
          <w:marLeft w:val="480"/>
          <w:marRight w:val="0"/>
          <w:marTop w:val="0"/>
          <w:marBottom w:val="0"/>
          <w:divBdr>
            <w:top w:val="none" w:sz="0" w:space="0" w:color="auto"/>
            <w:left w:val="none" w:sz="0" w:space="0" w:color="auto"/>
            <w:bottom w:val="none" w:sz="0" w:space="0" w:color="auto"/>
            <w:right w:val="none" w:sz="0" w:space="0" w:color="auto"/>
          </w:divBdr>
        </w:div>
        <w:div w:id="375203133">
          <w:marLeft w:val="480"/>
          <w:marRight w:val="0"/>
          <w:marTop w:val="0"/>
          <w:marBottom w:val="0"/>
          <w:divBdr>
            <w:top w:val="none" w:sz="0" w:space="0" w:color="auto"/>
            <w:left w:val="none" w:sz="0" w:space="0" w:color="auto"/>
            <w:bottom w:val="none" w:sz="0" w:space="0" w:color="auto"/>
            <w:right w:val="none" w:sz="0" w:space="0" w:color="auto"/>
          </w:divBdr>
        </w:div>
        <w:div w:id="655955419">
          <w:marLeft w:val="480"/>
          <w:marRight w:val="0"/>
          <w:marTop w:val="0"/>
          <w:marBottom w:val="0"/>
          <w:divBdr>
            <w:top w:val="none" w:sz="0" w:space="0" w:color="auto"/>
            <w:left w:val="none" w:sz="0" w:space="0" w:color="auto"/>
            <w:bottom w:val="none" w:sz="0" w:space="0" w:color="auto"/>
            <w:right w:val="none" w:sz="0" w:space="0" w:color="auto"/>
          </w:divBdr>
        </w:div>
        <w:div w:id="136653613">
          <w:marLeft w:val="480"/>
          <w:marRight w:val="0"/>
          <w:marTop w:val="0"/>
          <w:marBottom w:val="0"/>
          <w:divBdr>
            <w:top w:val="none" w:sz="0" w:space="0" w:color="auto"/>
            <w:left w:val="none" w:sz="0" w:space="0" w:color="auto"/>
            <w:bottom w:val="none" w:sz="0" w:space="0" w:color="auto"/>
            <w:right w:val="none" w:sz="0" w:space="0" w:color="auto"/>
          </w:divBdr>
        </w:div>
        <w:div w:id="2013334069">
          <w:marLeft w:val="480"/>
          <w:marRight w:val="0"/>
          <w:marTop w:val="0"/>
          <w:marBottom w:val="0"/>
          <w:divBdr>
            <w:top w:val="none" w:sz="0" w:space="0" w:color="auto"/>
            <w:left w:val="none" w:sz="0" w:space="0" w:color="auto"/>
            <w:bottom w:val="none" w:sz="0" w:space="0" w:color="auto"/>
            <w:right w:val="none" w:sz="0" w:space="0" w:color="auto"/>
          </w:divBdr>
        </w:div>
        <w:div w:id="450706635">
          <w:marLeft w:val="480"/>
          <w:marRight w:val="0"/>
          <w:marTop w:val="0"/>
          <w:marBottom w:val="0"/>
          <w:divBdr>
            <w:top w:val="none" w:sz="0" w:space="0" w:color="auto"/>
            <w:left w:val="none" w:sz="0" w:space="0" w:color="auto"/>
            <w:bottom w:val="none" w:sz="0" w:space="0" w:color="auto"/>
            <w:right w:val="none" w:sz="0" w:space="0" w:color="auto"/>
          </w:divBdr>
        </w:div>
        <w:div w:id="1135638072">
          <w:marLeft w:val="480"/>
          <w:marRight w:val="0"/>
          <w:marTop w:val="0"/>
          <w:marBottom w:val="0"/>
          <w:divBdr>
            <w:top w:val="none" w:sz="0" w:space="0" w:color="auto"/>
            <w:left w:val="none" w:sz="0" w:space="0" w:color="auto"/>
            <w:bottom w:val="none" w:sz="0" w:space="0" w:color="auto"/>
            <w:right w:val="none" w:sz="0" w:space="0" w:color="auto"/>
          </w:divBdr>
        </w:div>
        <w:div w:id="1813133421">
          <w:marLeft w:val="480"/>
          <w:marRight w:val="0"/>
          <w:marTop w:val="0"/>
          <w:marBottom w:val="0"/>
          <w:divBdr>
            <w:top w:val="none" w:sz="0" w:space="0" w:color="auto"/>
            <w:left w:val="none" w:sz="0" w:space="0" w:color="auto"/>
            <w:bottom w:val="none" w:sz="0" w:space="0" w:color="auto"/>
            <w:right w:val="none" w:sz="0" w:space="0" w:color="auto"/>
          </w:divBdr>
        </w:div>
        <w:div w:id="1181168428">
          <w:marLeft w:val="480"/>
          <w:marRight w:val="0"/>
          <w:marTop w:val="0"/>
          <w:marBottom w:val="0"/>
          <w:divBdr>
            <w:top w:val="none" w:sz="0" w:space="0" w:color="auto"/>
            <w:left w:val="none" w:sz="0" w:space="0" w:color="auto"/>
            <w:bottom w:val="none" w:sz="0" w:space="0" w:color="auto"/>
            <w:right w:val="none" w:sz="0" w:space="0" w:color="auto"/>
          </w:divBdr>
        </w:div>
        <w:div w:id="599801216">
          <w:marLeft w:val="480"/>
          <w:marRight w:val="0"/>
          <w:marTop w:val="0"/>
          <w:marBottom w:val="0"/>
          <w:divBdr>
            <w:top w:val="none" w:sz="0" w:space="0" w:color="auto"/>
            <w:left w:val="none" w:sz="0" w:space="0" w:color="auto"/>
            <w:bottom w:val="none" w:sz="0" w:space="0" w:color="auto"/>
            <w:right w:val="none" w:sz="0" w:space="0" w:color="auto"/>
          </w:divBdr>
        </w:div>
        <w:div w:id="76829613">
          <w:marLeft w:val="480"/>
          <w:marRight w:val="0"/>
          <w:marTop w:val="0"/>
          <w:marBottom w:val="0"/>
          <w:divBdr>
            <w:top w:val="none" w:sz="0" w:space="0" w:color="auto"/>
            <w:left w:val="none" w:sz="0" w:space="0" w:color="auto"/>
            <w:bottom w:val="none" w:sz="0" w:space="0" w:color="auto"/>
            <w:right w:val="none" w:sz="0" w:space="0" w:color="auto"/>
          </w:divBdr>
        </w:div>
        <w:div w:id="1183205851">
          <w:marLeft w:val="480"/>
          <w:marRight w:val="0"/>
          <w:marTop w:val="0"/>
          <w:marBottom w:val="0"/>
          <w:divBdr>
            <w:top w:val="none" w:sz="0" w:space="0" w:color="auto"/>
            <w:left w:val="none" w:sz="0" w:space="0" w:color="auto"/>
            <w:bottom w:val="none" w:sz="0" w:space="0" w:color="auto"/>
            <w:right w:val="none" w:sz="0" w:space="0" w:color="auto"/>
          </w:divBdr>
        </w:div>
        <w:div w:id="1943298643">
          <w:marLeft w:val="480"/>
          <w:marRight w:val="0"/>
          <w:marTop w:val="0"/>
          <w:marBottom w:val="0"/>
          <w:divBdr>
            <w:top w:val="none" w:sz="0" w:space="0" w:color="auto"/>
            <w:left w:val="none" w:sz="0" w:space="0" w:color="auto"/>
            <w:bottom w:val="none" w:sz="0" w:space="0" w:color="auto"/>
            <w:right w:val="none" w:sz="0" w:space="0" w:color="auto"/>
          </w:divBdr>
        </w:div>
        <w:div w:id="998310120">
          <w:marLeft w:val="480"/>
          <w:marRight w:val="0"/>
          <w:marTop w:val="0"/>
          <w:marBottom w:val="0"/>
          <w:divBdr>
            <w:top w:val="none" w:sz="0" w:space="0" w:color="auto"/>
            <w:left w:val="none" w:sz="0" w:space="0" w:color="auto"/>
            <w:bottom w:val="none" w:sz="0" w:space="0" w:color="auto"/>
            <w:right w:val="none" w:sz="0" w:space="0" w:color="auto"/>
          </w:divBdr>
        </w:div>
        <w:div w:id="1519735959">
          <w:marLeft w:val="480"/>
          <w:marRight w:val="0"/>
          <w:marTop w:val="0"/>
          <w:marBottom w:val="0"/>
          <w:divBdr>
            <w:top w:val="none" w:sz="0" w:space="0" w:color="auto"/>
            <w:left w:val="none" w:sz="0" w:space="0" w:color="auto"/>
            <w:bottom w:val="none" w:sz="0" w:space="0" w:color="auto"/>
            <w:right w:val="none" w:sz="0" w:space="0" w:color="auto"/>
          </w:divBdr>
        </w:div>
        <w:div w:id="1303924885">
          <w:marLeft w:val="480"/>
          <w:marRight w:val="0"/>
          <w:marTop w:val="0"/>
          <w:marBottom w:val="0"/>
          <w:divBdr>
            <w:top w:val="none" w:sz="0" w:space="0" w:color="auto"/>
            <w:left w:val="none" w:sz="0" w:space="0" w:color="auto"/>
            <w:bottom w:val="none" w:sz="0" w:space="0" w:color="auto"/>
            <w:right w:val="none" w:sz="0" w:space="0" w:color="auto"/>
          </w:divBdr>
        </w:div>
        <w:div w:id="303394496">
          <w:marLeft w:val="480"/>
          <w:marRight w:val="0"/>
          <w:marTop w:val="0"/>
          <w:marBottom w:val="0"/>
          <w:divBdr>
            <w:top w:val="none" w:sz="0" w:space="0" w:color="auto"/>
            <w:left w:val="none" w:sz="0" w:space="0" w:color="auto"/>
            <w:bottom w:val="none" w:sz="0" w:space="0" w:color="auto"/>
            <w:right w:val="none" w:sz="0" w:space="0" w:color="auto"/>
          </w:divBdr>
        </w:div>
        <w:div w:id="1793210685">
          <w:marLeft w:val="480"/>
          <w:marRight w:val="0"/>
          <w:marTop w:val="0"/>
          <w:marBottom w:val="0"/>
          <w:divBdr>
            <w:top w:val="none" w:sz="0" w:space="0" w:color="auto"/>
            <w:left w:val="none" w:sz="0" w:space="0" w:color="auto"/>
            <w:bottom w:val="none" w:sz="0" w:space="0" w:color="auto"/>
            <w:right w:val="none" w:sz="0" w:space="0" w:color="auto"/>
          </w:divBdr>
        </w:div>
        <w:div w:id="1854803524">
          <w:marLeft w:val="480"/>
          <w:marRight w:val="0"/>
          <w:marTop w:val="0"/>
          <w:marBottom w:val="0"/>
          <w:divBdr>
            <w:top w:val="none" w:sz="0" w:space="0" w:color="auto"/>
            <w:left w:val="none" w:sz="0" w:space="0" w:color="auto"/>
            <w:bottom w:val="none" w:sz="0" w:space="0" w:color="auto"/>
            <w:right w:val="none" w:sz="0" w:space="0" w:color="auto"/>
          </w:divBdr>
        </w:div>
        <w:div w:id="1280452531">
          <w:marLeft w:val="480"/>
          <w:marRight w:val="0"/>
          <w:marTop w:val="0"/>
          <w:marBottom w:val="0"/>
          <w:divBdr>
            <w:top w:val="none" w:sz="0" w:space="0" w:color="auto"/>
            <w:left w:val="none" w:sz="0" w:space="0" w:color="auto"/>
            <w:bottom w:val="none" w:sz="0" w:space="0" w:color="auto"/>
            <w:right w:val="none" w:sz="0" w:space="0" w:color="auto"/>
          </w:divBdr>
        </w:div>
        <w:div w:id="356930720">
          <w:marLeft w:val="480"/>
          <w:marRight w:val="0"/>
          <w:marTop w:val="0"/>
          <w:marBottom w:val="0"/>
          <w:divBdr>
            <w:top w:val="none" w:sz="0" w:space="0" w:color="auto"/>
            <w:left w:val="none" w:sz="0" w:space="0" w:color="auto"/>
            <w:bottom w:val="none" w:sz="0" w:space="0" w:color="auto"/>
            <w:right w:val="none" w:sz="0" w:space="0" w:color="auto"/>
          </w:divBdr>
        </w:div>
        <w:div w:id="268590223">
          <w:marLeft w:val="480"/>
          <w:marRight w:val="0"/>
          <w:marTop w:val="0"/>
          <w:marBottom w:val="0"/>
          <w:divBdr>
            <w:top w:val="none" w:sz="0" w:space="0" w:color="auto"/>
            <w:left w:val="none" w:sz="0" w:space="0" w:color="auto"/>
            <w:bottom w:val="none" w:sz="0" w:space="0" w:color="auto"/>
            <w:right w:val="none" w:sz="0" w:space="0" w:color="auto"/>
          </w:divBdr>
        </w:div>
        <w:div w:id="1878620094">
          <w:marLeft w:val="480"/>
          <w:marRight w:val="0"/>
          <w:marTop w:val="0"/>
          <w:marBottom w:val="0"/>
          <w:divBdr>
            <w:top w:val="none" w:sz="0" w:space="0" w:color="auto"/>
            <w:left w:val="none" w:sz="0" w:space="0" w:color="auto"/>
            <w:bottom w:val="none" w:sz="0" w:space="0" w:color="auto"/>
            <w:right w:val="none" w:sz="0" w:space="0" w:color="auto"/>
          </w:divBdr>
        </w:div>
        <w:div w:id="1419137385">
          <w:marLeft w:val="480"/>
          <w:marRight w:val="0"/>
          <w:marTop w:val="0"/>
          <w:marBottom w:val="0"/>
          <w:divBdr>
            <w:top w:val="none" w:sz="0" w:space="0" w:color="auto"/>
            <w:left w:val="none" w:sz="0" w:space="0" w:color="auto"/>
            <w:bottom w:val="none" w:sz="0" w:space="0" w:color="auto"/>
            <w:right w:val="none" w:sz="0" w:space="0" w:color="auto"/>
          </w:divBdr>
        </w:div>
        <w:div w:id="1285845714">
          <w:marLeft w:val="480"/>
          <w:marRight w:val="0"/>
          <w:marTop w:val="0"/>
          <w:marBottom w:val="0"/>
          <w:divBdr>
            <w:top w:val="none" w:sz="0" w:space="0" w:color="auto"/>
            <w:left w:val="none" w:sz="0" w:space="0" w:color="auto"/>
            <w:bottom w:val="none" w:sz="0" w:space="0" w:color="auto"/>
            <w:right w:val="none" w:sz="0" w:space="0" w:color="auto"/>
          </w:divBdr>
        </w:div>
        <w:div w:id="487988448">
          <w:marLeft w:val="480"/>
          <w:marRight w:val="0"/>
          <w:marTop w:val="0"/>
          <w:marBottom w:val="0"/>
          <w:divBdr>
            <w:top w:val="none" w:sz="0" w:space="0" w:color="auto"/>
            <w:left w:val="none" w:sz="0" w:space="0" w:color="auto"/>
            <w:bottom w:val="none" w:sz="0" w:space="0" w:color="auto"/>
            <w:right w:val="none" w:sz="0" w:space="0" w:color="auto"/>
          </w:divBdr>
        </w:div>
        <w:div w:id="1359236981">
          <w:marLeft w:val="480"/>
          <w:marRight w:val="0"/>
          <w:marTop w:val="0"/>
          <w:marBottom w:val="0"/>
          <w:divBdr>
            <w:top w:val="none" w:sz="0" w:space="0" w:color="auto"/>
            <w:left w:val="none" w:sz="0" w:space="0" w:color="auto"/>
            <w:bottom w:val="none" w:sz="0" w:space="0" w:color="auto"/>
            <w:right w:val="none" w:sz="0" w:space="0" w:color="auto"/>
          </w:divBdr>
        </w:div>
        <w:div w:id="1377124991">
          <w:marLeft w:val="480"/>
          <w:marRight w:val="0"/>
          <w:marTop w:val="0"/>
          <w:marBottom w:val="0"/>
          <w:divBdr>
            <w:top w:val="none" w:sz="0" w:space="0" w:color="auto"/>
            <w:left w:val="none" w:sz="0" w:space="0" w:color="auto"/>
            <w:bottom w:val="none" w:sz="0" w:space="0" w:color="auto"/>
            <w:right w:val="none" w:sz="0" w:space="0" w:color="auto"/>
          </w:divBdr>
        </w:div>
        <w:div w:id="644966743">
          <w:marLeft w:val="480"/>
          <w:marRight w:val="0"/>
          <w:marTop w:val="0"/>
          <w:marBottom w:val="0"/>
          <w:divBdr>
            <w:top w:val="none" w:sz="0" w:space="0" w:color="auto"/>
            <w:left w:val="none" w:sz="0" w:space="0" w:color="auto"/>
            <w:bottom w:val="none" w:sz="0" w:space="0" w:color="auto"/>
            <w:right w:val="none" w:sz="0" w:space="0" w:color="auto"/>
          </w:divBdr>
        </w:div>
        <w:div w:id="1608542905">
          <w:marLeft w:val="480"/>
          <w:marRight w:val="0"/>
          <w:marTop w:val="0"/>
          <w:marBottom w:val="0"/>
          <w:divBdr>
            <w:top w:val="none" w:sz="0" w:space="0" w:color="auto"/>
            <w:left w:val="none" w:sz="0" w:space="0" w:color="auto"/>
            <w:bottom w:val="none" w:sz="0" w:space="0" w:color="auto"/>
            <w:right w:val="none" w:sz="0" w:space="0" w:color="auto"/>
          </w:divBdr>
        </w:div>
        <w:div w:id="1356224891">
          <w:marLeft w:val="480"/>
          <w:marRight w:val="0"/>
          <w:marTop w:val="0"/>
          <w:marBottom w:val="0"/>
          <w:divBdr>
            <w:top w:val="none" w:sz="0" w:space="0" w:color="auto"/>
            <w:left w:val="none" w:sz="0" w:space="0" w:color="auto"/>
            <w:bottom w:val="none" w:sz="0" w:space="0" w:color="auto"/>
            <w:right w:val="none" w:sz="0" w:space="0" w:color="auto"/>
          </w:divBdr>
        </w:div>
        <w:div w:id="1672173029">
          <w:marLeft w:val="480"/>
          <w:marRight w:val="0"/>
          <w:marTop w:val="0"/>
          <w:marBottom w:val="0"/>
          <w:divBdr>
            <w:top w:val="none" w:sz="0" w:space="0" w:color="auto"/>
            <w:left w:val="none" w:sz="0" w:space="0" w:color="auto"/>
            <w:bottom w:val="none" w:sz="0" w:space="0" w:color="auto"/>
            <w:right w:val="none" w:sz="0" w:space="0" w:color="auto"/>
          </w:divBdr>
        </w:div>
        <w:div w:id="1262764881">
          <w:marLeft w:val="480"/>
          <w:marRight w:val="0"/>
          <w:marTop w:val="0"/>
          <w:marBottom w:val="0"/>
          <w:divBdr>
            <w:top w:val="none" w:sz="0" w:space="0" w:color="auto"/>
            <w:left w:val="none" w:sz="0" w:space="0" w:color="auto"/>
            <w:bottom w:val="none" w:sz="0" w:space="0" w:color="auto"/>
            <w:right w:val="none" w:sz="0" w:space="0" w:color="auto"/>
          </w:divBdr>
        </w:div>
        <w:div w:id="390350882">
          <w:marLeft w:val="480"/>
          <w:marRight w:val="0"/>
          <w:marTop w:val="0"/>
          <w:marBottom w:val="0"/>
          <w:divBdr>
            <w:top w:val="none" w:sz="0" w:space="0" w:color="auto"/>
            <w:left w:val="none" w:sz="0" w:space="0" w:color="auto"/>
            <w:bottom w:val="none" w:sz="0" w:space="0" w:color="auto"/>
            <w:right w:val="none" w:sz="0" w:space="0" w:color="auto"/>
          </w:divBdr>
        </w:div>
        <w:div w:id="1520704211">
          <w:marLeft w:val="480"/>
          <w:marRight w:val="0"/>
          <w:marTop w:val="0"/>
          <w:marBottom w:val="0"/>
          <w:divBdr>
            <w:top w:val="none" w:sz="0" w:space="0" w:color="auto"/>
            <w:left w:val="none" w:sz="0" w:space="0" w:color="auto"/>
            <w:bottom w:val="none" w:sz="0" w:space="0" w:color="auto"/>
            <w:right w:val="none" w:sz="0" w:space="0" w:color="auto"/>
          </w:divBdr>
        </w:div>
        <w:div w:id="532884201">
          <w:marLeft w:val="480"/>
          <w:marRight w:val="0"/>
          <w:marTop w:val="0"/>
          <w:marBottom w:val="0"/>
          <w:divBdr>
            <w:top w:val="none" w:sz="0" w:space="0" w:color="auto"/>
            <w:left w:val="none" w:sz="0" w:space="0" w:color="auto"/>
            <w:bottom w:val="none" w:sz="0" w:space="0" w:color="auto"/>
            <w:right w:val="none" w:sz="0" w:space="0" w:color="auto"/>
          </w:divBdr>
        </w:div>
        <w:div w:id="1173761646">
          <w:marLeft w:val="480"/>
          <w:marRight w:val="0"/>
          <w:marTop w:val="0"/>
          <w:marBottom w:val="0"/>
          <w:divBdr>
            <w:top w:val="none" w:sz="0" w:space="0" w:color="auto"/>
            <w:left w:val="none" w:sz="0" w:space="0" w:color="auto"/>
            <w:bottom w:val="none" w:sz="0" w:space="0" w:color="auto"/>
            <w:right w:val="none" w:sz="0" w:space="0" w:color="auto"/>
          </w:divBdr>
        </w:div>
        <w:div w:id="1237084001">
          <w:marLeft w:val="480"/>
          <w:marRight w:val="0"/>
          <w:marTop w:val="0"/>
          <w:marBottom w:val="0"/>
          <w:divBdr>
            <w:top w:val="none" w:sz="0" w:space="0" w:color="auto"/>
            <w:left w:val="none" w:sz="0" w:space="0" w:color="auto"/>
            <w:bottom w:val="none" w:sz="0" w:space="0" w:color="auto"/>
            <w:right w:val="none" w:sz="0" w:space="0" w:color="auto"/>
          </w:divBdr>
        </w:div>
        <w:div w:id="180435362">
          <w:marLeft w:val="480"/>
          <w:marRight w:val="0"/>
          <w:marTop w:val="0"/>
          <w:marBottom w:val="0"/>
          <w:divBdr>
            <w:top w:val="none" w:sz="0" w:space="0" w:color="auto"/>
            <w:left w:val="none" w:sz="0" w:space="0" w:color="auto"/>
            <w:bottom w:val="none" w:sz="0" w:space="0" w:color="auto"/>
            <w:right w:val="none" w:sz="0" w:space="0" w:color="auto"/>
          </w:divBdr>
        </w:div>
        <w:div w:id="305429147">
          <w:marLeft w:val="480"/>
          <w:marRight w:val="0"/>
          <w:marTop w:val="0"/>
          <w:marBottom w:val="0"/>
          <w:divBdr>
            <w:top w:val="none" w:sz="0" w:space="0" w:color="auto"/>
            <w:left w:val="none" w:sz="0" w:space="0" w:color="auto"/>
            <w:bottom w:val="none" w:sz="0" w:space="0" w:color="auto"/>
            <w:right w:val="none" w:sz="0" w:space="0" w:color="auto"/>
          </w:divBdr>
        </w:div>
        <w:div w:id="905145414">
          <w:marLeft w:val="480"/>
          <w:marRight w:val="0"/>
          <w:marTop w:val="0"/>
          <w:marBottom w:val="0"/>
          <w:divBdr>
            <w:top w:val="none" w:sz="0" w:space="0" w:color="auto"/>
            <w:left w:val="none" w:sz="0" w:space="0" w:color="auto"/>
            <w:bottom w:val="none" w:sz="0" w:space="0" w:color="auto"/>
            <w:right w:val="none" w:sz="0" w:space="0" w:color="auto"/>
          </w:divBdr>
        </w:div>
        <w:div w:id="1377925521">
          <w:marLeft w:val="480"/>
          <w:marRight w:val="0"/>
          <w:marTop w:val="0"/>
          <w:marBottom w:val="0"/>
          <w:divBdr>
            <w:top w:val="none" w:sz="0" w:space="0" w:color="auto"/>
            <w:left w:val="none" w:sz="0" w:space="0" w:color="auto"/>
            <w:bottom w:val="none" w:sz="0" w:space="0" w:color="auto"/>
            <w:right w:val="none" w:sz="0" w:space="0" w:color="auto"/>
          </w:divBdr>
        </w:div>
      </w:divsChild>
    </w:div>
    <w:div w:id="1406221381">
      <w:bodyDiv w:val="1"/>
      <w:marLeft w:val="0"/>
      <w:marRight w:val="0"/>
      <w:marTop w:val="0"/>
      <w:marBottom w:val="0"/>
      <w:divBdr>
        <w:top w:val="none" w:sz="0" w:space="0" w:color="auto"/>
        <w:left w:val="none" w:sz="0" w:space="0" w:color="auto"/>
        <w:bottom w:val="none" w:sz="0" w:space="0" w:color="auto"/>
        <w:right w:val="none" w:sz="0" w:space="0" w:color="auto"/>
      </w:divBdr>
    </w:div>
    <w:div w:id="1406222274">
      <w:bodyDiv w:val="1"/>
      <w:marLeft w:val="0"/>
      <w:marRight w:val="0"/>
      <w:marTop w:val="0"/>
      <w:marBottom w:val="0"/>
      <w:divBdr>
        <w:top w:val="none" w:sz="0" w:space="0" w:color="auto"/>
        <w:left w:val="none" w:sz="0" w:space="0" w:color="auto"/>
        <w:bottom w:val="none" w:sz="0" w:space="0" w:color="auto"/>
        <w:right w:val="none" w:sz="0" w:space="0" w:color="auto"/>
      </w:divBdr>
    </w:div>
    <w:div w:id="1409186326">
      <w:bodyDiv w:val="1"/>
      <w:marLeft w:val="0"/>
      <w:marRight w:val="0"/>
      <w:marTop w:val="0"/>
      <w:marBottom w:val="0"/>
      <w:divBdr>
        <w:top w:val="none" w:sz="0" w:space="0" w:color="auto"/>
        <w:left w:val="none" w:sz="0" w:space="0" w:color="auto"/>
        <w:bottom w:val="none" w:sz="0" w:space="0" w:color="auto"/>
        <w:right w:val="none" w:sz="0" w:space="0" w:color="auto"/>
      </w:divBdr>
    </w:div>
    <w:div w:id="1411734629">
      <w:bodyDiv w:val="1"/>
      <w:marLeft w:val="0"/>
      <w:marRight w:val="0"/>
      <w:marTop w:val="0"/>
      <w:marBottom w:val="0"/>
      <w:divBdr>
        <w:top w:val="none" w:sz="0" w:space="0" w:color="auto"/>
        <w:left w:val="none" w:sz="0" w:space="0" w:color="auto"/>
        <w:bottom w:val="none" w:sz="0" w:space="0" w:color="auto"/>
        <w:right w:val="none" w:sz="0" w:space="0" w:color="auto"/>
      </w:divBdr>
    </w:div>
    <w:div w:id="1414811758">
      <w:bodyDiv w:val="1"/>
      <w:marLeft w:val="0"/>
      <w:marRight w:val="0"/>
      <w:marTop w:val="0"/>
      <w:marBottom w:val="0"/>
      <w:divBdr>
        <w:top w:val="none" w:sz="0" w:space="0" w:color="auto"/>
        <w:left w:val="none" w:sz="0" w:space="0" w:color="auto"/>
        <w:bottom w:val="none" w:sz="0" w:space="0" w:color="auto"/>
        <w:right w:val="none" w:sz="0" w:space="0" w:color="auto"/>
      </w:divBdr>
    </w:div>
    <w:div w:id="1416131424">
      <w:bodyDiv w:val="1"/>
      <w:marLeft w:val="0"/>
      <w:marRight w:val="0"/>
      <w:marTop w:val="0"/>
      <w:marBottom w:val="0"/>
      <w:divBdr>
        <w:top w:val="none" w:sz="0" w:space="0" w:color="auto"/>
        <w:left w:val="none" w:sz="0" w:space="0" w:color="auto"/>
        <w:bottom w:val="none" w:sz="0" w:space="0" w:color="auto"/>
        <w:right w:val="none" w:sz="0" w:space="0" w:color="auto"/>
      </w:divBdr>
    </w:div>
    <w:div w:id="1421561103">
      <w:bodyDiv w:val="1"/>
      <w:marLeft w:val="0"/>
      <w:marRight w:val="0"/>
      <w:marTop w:val="0"/>
      <w:marBottom w:val="0"/>
      <w:divBdr>
        <w:top w:val="none" w:sz="0" w:space="0" w:color="auto"/>
        <w:left w:val="none" w:sz="0" w:space="0" w:color="auto"/>
        <w:bottom w:val="none" w:sz="0" w:space="0" w:color="auto"/>
        <w:right w:val="none" w:sz="0" w:space="0" w:color="auto"/>
      </w:divBdr>
    </w:div>
    <w:div w:id="1423451409">
      <w:bodyDiv w:val="1"/>
      <w:marLeft w:val="0"/>
      <w:marRight w:val="0"/>
      <w:marTop w:val="0"/>
      <w:marBottom w:val="0"/>
      <w:divBdr>
        <w:top w:val="none" w:sz="0" w:space="0" w:color="auto"/>
        <w:left w:val="none" w:sz="0" w:space="0" w:color="auto"/>
        <w:bottom w:val="none" w:sz="0" w:space="0" w:color="auto"/>
        <w:right w:val="none" w:sz="0" w:space="0" w:color="auto"/>
      </w:divBdr>
    </w:div>
    <w:div w:id="1423456726">
      <w:bodyDiv w:val="1"/>
      <w:marLeft w:val="0"/>
      <w:marRight w:val="0"/>
      <w:marTop w:val="0"/>
      <w:marBottom w:val="0"/>
      <w:divBdr>
        <w:top w:val="none" w:sz="0" w:space="0" w:color="auto"/>
        <w:left w:val="none" w:sz="0" w:space="0" w:color="auto"/>
        <w:bottom w:val="none" w:sz="0" w:space="0" w:color="auto"/>
        <w:right w:val="none" w:sz="0" w:space="0" w:color="auto"/>
      </w:divBdr>
    </w:div>
    <w:div w:id="1423523531">
      <w:bodyDiv w:val="1"/>
      <w:marLeft w:val="0"/>
      <w:marRight w:val="0"/>
      <w:marTop w:val="0"/>
      <w:marBottom w:val="0"/>
      <w:divBdr>
        <w:top w:val="none" w:sz="0" w:space="0" w:color="auto"/>
        <w:left w:val="none" w:sz="0" w:space="0" w:color="auto"/>
        <w:bottom w:val="none" w:sz="0" w:space="0" w:color="auto"/>
        <w:right w:val="none" w:sz="0" w:space="0" w:color="auto"/>
      </w:divBdr>
    </w:div>
    <w:div w:id="1424187351">
      <w:bodyDiv w:val="1"/>
      <w:marLeft w:val="0"/>
      <w:marRight w:val="0"/>
      <w:marTop w:val="0"/>
      <w:marBottom w:val="0"/>
      <w:divBdr>
        <w:top w:val="none" w:sz="0" w:space="0" w:color="auto"/>
        <w:left w:val="none" w:sz="0" w:space="0" w:color="auto"/>
        <w:bottom w:val="none" w:sz="0" w:space="0" w:color="auto"/>
        <w:right w:val="none" w:sz="0" w:space="0" w:color="auto"/>
      </w:divBdr>
    </w:div>
    <w:div w:id="1424228847">
      <w:bodyDiv w:val="1"/>
      <w:marLeft w:val="0"/>
      <w:marRight w:val="0"/>
      <w:marTop w:val="0"/>
      <w:marBottom w:val="0"/>
      <w:divBdr>
        <w:top w:val="none" w:sz="0" w:space="0" w:color="auto"/>
        <w:left w:val="none" w:sz="0" w:space="0" w:color="auto"/>
        <w:bottom w:val="none" w:sz="0" w:space="0" w:color="auto"/>
        <w:right w:val="none" w:sz="0" w:space="0" w:color="auto"/>
      </w:divBdr>
    </w:div>
    <w:div w:id="1429236678">
      <w:bodyDiv w:val="1"/>
      <w:marLeft w:val="0"/>
      <w:marRight w:val="0"/>
      <w:marTop w:val="0"/>
      <w:marBottom w:val="0"/>
      <w:divBdr>
        <w:top w:val="none" w:sz="0" w:space="0" w:color="auto"/>
        <w:left w:val="none" w:sz="0" w:space="0" w:color="auto"/>
        <w:bottom w:val="none" w:sz="0" w:space="0" w:color="auto"/>
        <w:right w:val="none" w:sz="0" w:space="0" w:color="auto"/>
      </w:divBdr>
    </w:div>
    <w:div w:id="1429812031">
      <w:bodyDiv w:val="1"/>
      <w:marLeft w:val="0"/>
      <w:marRight w:val="0"/>
      <w:marTop w:val="0"/>
      <w:marBottom w:val="0"/>
      <w:divBdr>
        <w:top w:val="none" w:sz="0" w:space="0" w:color="auto"/>
        <w:left w:val="none" w:sz="0" w:space="0" w:color="auto"/>
        <w:bottom w:val="none" w:sz="0" w:space="0" w:color="auto"/>
        <w:right w:val="none" w:sz="0" w:space="0" w:color="auto"/>
      </w:divBdr>
    </w:div>
    <w:div w:id="1430468157">
      <w:bodyDiv w:val="1"/>
      <w:marLeft w:val="0"/>
      <w:marRight w:val="0"/>
      <w:marTop w:val="0"/>
      <w:marBottom w:val="0"/>
      <w:divBdr>
        <w:top w:val="none" w:sz="0" w:space="0" w:color="auto"/>
        <w:left w:val="none" w:sz="0" w:space="0" w:color="auto"/>
        <w:bottom w:val="none" w:sz="0" w:space="0" w:color="auto"/>
        <w:right w:val="none" w:sz="0" w:space="0" w:color="auto"/>
      </w:divBdr>
    </w:div>
    <w:div w:id="1432553433">
      <w:bodyDiv w:val="1"/>
      <w:marLeft w:val="0"/>
      <w:marRight w:val="0"/>
      <w:marTop w:val="0"/>
      <w:marBottom w:val="0"/>
      <w:divBdr>
        <w:top w:val="none" w:sz="0" w:space="0" w:color="auto"/>
        <w:left w:val="none" w:sz="0" w:space="0" w:color="auto"/>
        <w:bottom w:val="none" w:sz="0" w:space="0" w:color="auto"/>
        <w:right w:val="none" w:sz="0" w:space="0" w:color="auto"/>
      </w:divBdr>
    </w:div>
    <w:div w:id="1432893086">
      <w:bodyDiv w:val="1"/>
      <w:marLeft w:val="0"/>
      <w:marRight w:val="0"/>
      <w:marTop w:val="0"/>
      <w:marBottom w:val="0"/>
      <w:divBdr>
        <w:top w:val="none" w:sz="0" w:space="0" w:color="auto"/>
        <w:left w:val="none" w:sz="0" w:space="0" w:color="auto"/>
        <w:bottom w:val="none" w:sz="0" w:space="0" w:color="auto"/>
        <w:right w:val="none" w:sz="0" w:space="0" w:color="auto"/>
      </w:divBdr>
    </w:div>
    <w:div w:id="1433208890">
      <w:bodyDiv w:val="1"/>
      <w:marLeft w:val="0"/>
      <w:marRight w:val="0"/>
      <w:marTop w:val="0"/>
      <w:marBottom w:val="0"/>
      <w:divBdr>
        <w:top w:val="none" w:sz="0" w:space="0" w:color="auto"/>
        <w:left w:val="none" w:sz="0" w:space="0" w:color="auto"/>
        <w:bottom w:val="none" w:sz="0" w:space="0" w:color="auto"/>
        <w:right w:val="none" w:sz="0" w:space="0" w:color="auto"/>
      </w:divBdr>
    </w:div>
    <w:div w:id="1436511582">
      <w:bodyDiv w:val="1"/>
      <w:marLeft w:val="0"/>
      <w:marRight w:val="0"/>
      <w:marTop w:val="0"/>
      <w:marBottom w:val="0"/>
      <w:divBdr>
        <w:top w:val="none" w:sz="0" w:space="0" w:color="auto"/>
        <w:left w:val="none" w:sz="0" w:space="0" w:color="auto"/>
        <w:bottom w:val="none" w:sz="0" w:space="0" w:color="auto"/>
        <w:right w:val="none" w:sz="0" w:space="0" w:color="auto"/>
      </w:divBdr>
    </w:div>
    <w:div w:id="1438061545">
      <w:bodyDiv w:val="1"/>
      <w:marLeft w:val="0"/>
      <w:marRight w:val="0"/>
      <w:marTop w:val="0"/>
      <w:marBottom w:val="0"/>
      <w:divBdr>
        <w:top w:val="none" w:sz="0" w:space="0" w:color="auto"/>
        <w:left w:val="none" w:sz="0" w:space="0" w:color="auto"/>
        <w:bottom w:val="none" w:sz="0" w:space="0" w:color="auto"/>
        <w:right w:val="none" w:sz="0" w:space="0" w:color="auto"/>
      </w:divBdr>
    </w:div>
    <w:div w:id="1441798524">
      <w:bodyDiv w:val="1"/>
      <w:marLeft w:val="0"/>
      <w:marRight w:val="0"/>
      <w:marTop w:val="0"/>
      <w:marBottom w:val="0"/>
      <w:divBdr>
        <w:top w:val="none" w:sz="0" w:space="0" w:color="auto"/>
        <w:left w:val="none" w:sz="0" w:space="0" w:color="auto"/>
        <w:bottom w:val="none" w:sz="0" w:space="0" w:color="auto"/>
        <w:right w:val="none" w:sz="0" w:space="0" w:color="auto"/>
      </w:divBdr>
    </w:div>
    <w:div w:id="1447239240">
      <w:bodyDiv w:val="1"/>
      <w:marLeft w:val="0"/>
      <w:marRight w:val="0"/>
      <w:marTop w:val="0"/>
      <w:marBottom w:val="0"/>
      <w:divBdr>
        <w:top w:val="none" w:sz="0" w:space="0" w:color="auto"/>
        <w:left w:val="none" w:sz="0" w:space="0" w:color="auto"/>
        <w:bottom w:val="none" w:sz="0" w:space="0" w:color="auto"/>
        <w:right w:val="none" w:sz="0" w:space="0" w:color="auto"/>
      </w:divBdr>
      <w:divsChild>
        <w:div w:id="1104809183">
          <w:marLeft w:val="640"/>
          <w:marRight w:val="0"/>
          <w:marTop w:val="0"/>
          <w:marBottom w:val="0"/>
          <w:divBdr>
            <w:top w:val="none" w:sz="0" w:space="0" w:color="auto"/>
            <w:left w:val="none" w:sz="0" w:space="0" w:color="auto"/>
            <w:bottom w:val="none" w:sz="0" w:space="0" w:color="auto"/>
            <w:right w:val="none" w:sz="0" w:space="0" w:color="auto"/>
          </w:divBdr>
        </w:div>
        <w:div w:id="1247153985">
          <w:marLeft w:val="640"/>
          <w:marRight w:val="0"/>
          <w:marTop w:val="0"/>
          <w:marBottom w:val="0"/>
          <w:divBdr>
            <w:top w:val="none" w:sz="0" w:space="0" w:color="auto"/>
            <w:left w:val="none" w:sz="0" w:space="0" w:color="auto"/>
            <w:bottom w:val="none" w:sz="0" w:space="0" w:color="auto"/>
            <w:right w:val="none" w:sz="0" w:space="0" w:color="auto"/>
          </w:divBdr>
        </w:div>
        <w:div w:id="993068504">
          <w:marLeft w:val="640"/>
          <w:marRight w:val="0"/>
          <w:marTop w:val="0"/>
          <w:marBottom w:val="0"/>
          <w:divBdr>
            <w:top w:val="none" w:sz="0" w:space="0" w:color="auto"/>
            <w:left w:val="none" w:sz="0" w:space="0" w:color="auto"/>
            <w:bottom w:val="none" w:sz="0" w:space="0" w:color="auto"/>
            <w:right w:val="none" w:sz="0" w:space="0" w:color="auto"/>
          </w:divBdr>
        </w:div>
        <w:div w:id="1019045448">
          <w:marLeft w:val="640"/>
          <w:marRight w:val="0"/>
          <w:marTop w:val="0"/>
          <w:marBottom w:val="0"/>
          <w:divBdr>
            <w:top w:val="none" w:sz="0" w:space="0" w:color="auto"/>
            <w:left w:val="none" w:sz="0" w:space="0" w:color="auto"/>
            <w:bottom w:val="none" w:sz="0" w:space="0" w:color="auto"/>
            <w:right w:val="none" w:sz="0" w:space="0" w:color="auto"/>
          </w:divBdr>
        </w:div>
        <w:div w:id="296376884">
          <w:marLeft w:val="640"/>
          <w:marRight w:val="0"/>
          <w:marTop w:val="0"/>
          <w:marBottom w:val="0"/>
          <w:divBdr>
            <w:top w:val="none" w:sz="0" w:space="0" w:color="auto"/>
            <w:left w:val="none" w:sz="0" w:space="0" w:color="auto"/>
            <w:bottom w:val="none" w:sz="0" w:space="0" w:color="auto"/>
            <w:right w:val="none" w:sz="0" w:space="0" w:color="auto"/>
          </w:divBdr>
        </w:div>
        <w:div w:id="758715499">
          <w:marLeft w:val="640"/>
          <w:marRight w:val="0"/>
          <w:marTop w:val="0"/>
          <w:marBottom w:val="0"/>
          <w:divBdr>
            <w:top w:val="none" w:sz="0" w:space="0" w:color="auto"/>
            <w:left w:val="none" w:sz="0" w:space="0" w:color="auto"/>
            <w:bottom w:val="none" w:sz="0" w:space="0" w:color="auto"/>
            <w:right w:val="none" w:sz="0" w:space="0" w:color="auto"/>
          </w:divBdr>
        </w:div>
        <w:div w:id="1608922480">
          <w:marLeft w:val="640"/>
          <w:marRight w:val="0"/>
          <w:marTop w:val="0"/>
          <w:marBottom w:val="0"/>
          <w:divBdr>
            <w:top w:val="none" w:sz="0" w:space="0" w:color="auto"/>
            <w:left w:val="none" w:sz="0" w:space="0" w:color="auto"/>
            <w:bottom w:val="none" w:sz="0" w:space="0" w:color="auto"/>
            <w:right w:val="none" w:sz="0" w:space="0" w:color="auto"/>
          </w:divBdr>
        </w:div>
        <w:div w:id="294679292">
          <w:marLeft w:val="640"/>
          <w:marRight w:val="0"/>
          <w:marTop w:val="0"/>
          <w:marBottom w:val="0"/>
          <w:divBdr>
            <w:top w:val="none" w:sz="0" w:space="0" w:color="auto"/>
            <w:left w:val="none" w:sz="0" w:space="0" w:color="auto"/>
            <w:bottom w:val="none" w:sz="0" w:space="0" w:color="auto"/>
            <w:right w:val="none" w:sz="0" w:space="0" w:color="auto"/>
          </w:divBdr>
        </w:div>
        <w:div w:id="1463226243">
          <w:marLeft w:val="640"/>
          <w:marRight w:val="0"/>
          <w:marTop w:val="0"/>
          <w:marBottom w:val="0"/>
          <w:divBdr>
            <w:top w:val="none" w:sz="0" w:space="0" w:color="auto"/>
            <w:left w:val="none" w:sz="0" w:space="0" w:color="auto"/>
            <w:bottom w:val="none" w:sz="0" w:space="0" w:color="auto"/>
            <w:right w:val="none" w:sz="0" w:space="0" w:color="auto"/>
          </w:divBdr>
        </w:div>
        <w:div w:id="366568259">
          <w:marLeft w:val="640"/>
          <w:marRight w:val="0"/>
          <w:marTop w:val="0"/>
          <w:marBottom w:val="0"/>
          <w:divBdr>
            <w:top w:val="none" w:sz="0" w:space="0" w:color="auto"/>
            <w:left w:val="none" w:sz="0" w:space="0" w:color="auto"/>
            <w:bottom w:val="none" w:sz="0" w:space="0" w:color="auto"/>
            <w:right w:val="none" w:sz="0" w:space="0" w:color="auto"/>
          </w:divBdr>
        </w:div>
        <w:div w:id="436559734">
          <w:marLeft w:val="640"/>
          <w:marRight w:val="0"/>
          <w:marTop w:val="0"/>
          <w:marBottom w:val="0"/>
          <w:divBdr>
            <w:top w:val="none" w:sz="0" w:space="0" w:color="auto"/>
            <w:left w:val="none" w:sz="0" w:space="0" w:color="auto"/>
            <w:bottom w:val="none" w:sz="0" w:space="0" w:color="auto"/>
            <w:right w:val="none" w:sz="0" w:space="0" w:color="auto"/>
          </w:divBdr>
        </w:div>
        <w:div w:id="1503085303">
          <w:marLeft w:val="640"/>
          <w:marRight w:val="0"/>
          <w:marTop w:val="0"/>
          <w:marBottom w:val="0"/>
          <w:divBdr>
            <w:top w:val="none" w:sz="0" w:space="0" w:color="auto"/>
            <w:left w:val="none" w:sz="0" w:space="0" w:color="auto"/>
            <w:bottom w:val="none" w:sz="0" w:space="0" w:color="auto"/>
            <w:right w:val="none" w:sz="0" w:space="0" w:color="auto"/>
          </w:divBdr>
        </w:div>
        <w:div w:id="323632774">
          <w:marLeft w:val="640"/>
          <w:marRight w:val="0"/>
          <w:marTop w:val="0"/>
          <w:marBottom w:val="0"/>
          <w:divBdr>
            <w:top w:val="none" w:sz="0" w:space="0" w:color="auto"/>
            <w:left w:val="none" w:sz="0" w:space="0" w:color="auto"/>
            <w:bottom w:val="none" w:sz="0" w:space="0" w:color="auto"/>
            <w:right w:val="none" w:sz="0" w:space="0" w:color="auto"/>
          </w:divBdr>
        </w:div>
        <w:div w:id="931085344">
          <w:marLeft w:val="640"/>
          <w:marRight w:val="0"/>
          <w:marTop w:val="0"/>
          <w:marBottom w:val="0"/>
          <w:divBdr>
            <w:top w:val="none" w:sz="0" w:space="0" w:color="auto"/>
            <w:left w:val="none" w:sz="0" w:space="0" w:color="auto"/>
            <w:bottom w:val="none" w:sz="0" w:space="0" w:color="auto"/>
            <w:right w:val="none" w:sz="0" w:space="0" w:color="auto"/>
          </w:divBdr>
        </w:div>
        <w:div w:id="1005287385">
          <w:marLeft w:val="640"/>
          <w:marRight w:val="0"/>
          <w:marTop w:val="0"/>
          <w:marBottom w:val="0"/>
          <w:divBdr>
            <w:top w:val="none" w:sz="0" w:space="0" w:color="auto"/>
            <w:left w:val="none" w:sz="0" w:space="0" w:color="auto"/>
            <w:bottom w:val="none" w:sz="0" w:space="0" w:color="auto"/>
            <w:right w:val="none" w:sz="0" w:space="0" w:color="auto"/>
          </w:divBdr>
        </w:div>
        <w:div w:id="1739791349">
          <w:marLeft w:val="640"/>
          <w:marRight w:val="0"/>
          <w:marTop w:val="0"/>
          <w:marBottom w:val="0"/>
          <w:divBdr>
            <w:top w:val="none" w:sz="0" w:space="0" w:color="auto"/>
            <w:left w:val="none" w:sz="0" w:space="0" w:color="auto"/>
            <w:bottom w:val="none" w:sz="0" w:space="0" w:color="auto"/>
            <w:right w:val="none" w:sz="0" w:space="0" w:color="auto"/>
          </w:divBdr>
        </w:div>
        <w:div w:id="64766800">
          <w:marLeft w:val="640"/>
          <w:marRight w:val="0"/>
          <w:marTop w:val="0"/>
          <w:marBottom w:val="0"/>
          <w:divBdr>
            <w:top w:val="none" w:sz="0" w:space="0" w:color="auto"/>
            <w:left w:val="none" w:sz="0" w:space="0" w:color="auto"/>
            <w:bottom w:val="none" w:sz="0" w:space="0" w:color="auto"/>
            <w:right w:val="none" w:sz="0" w:space="0" w:color="auto"/>
          </w:divBdr>
        </w:div>
        <w:div w:id="1662612115">
          <w:marLeft w:val="640"/>
          <w:marRight w:val="0"/>
          <w:marTop w:val="0"/>
          <w:marBottom w:val="0"/>
          <w:divBdr>
            <w:top w:val="none" w:sz="0" w:space="0" w:color="auto"/>
            <w:left w:val="none" w:sz="0" w:space="0" w:color="auto"/>
            <w:bottom w:val="none" w:sz="0" w:space="0" w:color="auto"/>
            <w:right w:val="none" w:sz="0" w:space="0" w:color="auto"/>
          </w:divBdr>
        </w:div>
        <w:div w:id="302128288">
          <w:marLeft w:val="640"/>
          <w:marRight w:val="0"/>
          <w:marTop w:val="0"/>
          <w:marBottom w:val="0"/>
          <w:divBdr>
            <w:top w:val="none" w:sz="0" w:space="0" w:color="auto"/>
            <w:left w:val="none" w:sz="0" w:space="0" w:color="auto"/>
            <w:bottom w:val="none" w:sz="0" w:space="0" w:color="auto"/>
            <w:right w:val="none" w:sz="0" w:space="0" w:color="auto"/>
          </w:divBdr>
        </w:div>
        <w:div w:id="1058282150">
          <w:marLeft w:val="640"/>
          <w:marRight w:val="0"/>
          <w:marTop w:val="0"/>
          <w:marBottom w:val="0"/>
          <w:divBdr>
            <w:top w:val="none" w:sz="0" w:space="0" w:color="auto"/>
            <w:left w:val="none" w:sz="0" w:space="0" w:color="auto"/>
            <w:bottom w:val="none" w:sz="0" w:space="0" w:color="auto"/>
            <w:right w:val="none" w:sz="0" w:space="0" w:color="auto"/>
          </w:divBdr>
        </w:div>
        <w:div w:id="1369800646">
          <w:marLeft w:val="640"/>
          <w:marRight w:val="0"/>
          <w:marTop w:val="0"/>
          <w:marBottom w:val="0"/>
          <w:divBdr>
            <w:top w:val="none" w:sz="0" w:space="0" w:color="auto"/>
            <w:left w:val="none" w:sz="0" w:space="0" w:color="auto"/>
            <w:bottom w:val="none" w:sz="0" w:space="0" w:color="auto"/>
            <w:right w:val="none" w:sz="0" w:space="0" w:color="auto"/>
          </w:divBdr>
        </w:div>
        <w:div w:id="221988291">
          <w:marLeft w:val="640"/>
          <w:marRight w:val="0"/>
          <w:marTop w:val="0"/>
          <w:marBottom w:val="0"/>
          <w:divBdr>
            <w:top w:val="none" w:sz="0" w:space="0" w:color="auto"/>
            <w:left w:val="none" w:sz="0" w:space="0" w:color="auto"/>
            <w:bottom w:val="none" w:sz="0" w:space="0" w:color="auto"/>
            <w:right w:val="none" w:sz="0" w:space="0" w:color="auto"/>
          </w:divBdr>
        </w:div>
        <w:div w:id="1483154727">
          <w:marLeft w:val="640"/>
          <w:marRight w:val="0"/>
          <w:marTop w:val="0"/>
          <w:marBottom w:val="0"/>
          <w:divBdr>
            <w:top w:val="none" w:sz="0" w:space="0" w:color="auto"/>
            <w:left w:val="none" w:sz="0" w:space="0" w:color="auto"/>
            <w:bottom w:val="none" w:sz="0" w:space="0" w:color="auto"/>
            <w:right w:val="none" w:sz="0" w:space="0" w:color="auto"/>
          </w:divBdr>
        </w:div>
        <w:div w:id="1800030176">
          <w:marLeft w:val="640"/>
          <w:marRight w:val="0"/>
          <w:marTop w:val="0"/>
          <w:marBottom w:val="0"/>
          <w:divBdr>
            <w:top w:val="none" w:sz="0" w:space="0" w:color="auto"/>
            <w:left w:val="none" w:sz="0" w:space="0" w:color="auto"/>
            <w:bottom w:val="none" w:sz="0" w:space="0" w:color="auto"/>
            <w:right w:val="none" w:sz="0" w:space="0" w:color="auto"/>
          </w:divBdr>
        </w:div>
        <w:div w:id="1980724217">
          <w:marLeft w:val="640"/>
          <w:marRight w:val="0"/>
          <w:marTop w:val="0"/>
          <w:marBottom w:val="0"/>
          <w:divBdr>
            <w:top w:val="none" w:sz="0" w:space="0" w:color="auto"/>
            <w:left w:val="none" w:sz="0" w:space="0" w:color="auto"/>
            <w:bottom w:val="none" w:sz="0" w:space="0" w:color="auto"/>
            <w:right w:val="none" w:sz="0" w:space="0" w:color="auto"/>
          </w:divBdr>
        </w:div>
        <w:div w:id="1191921397">
          <w:marLeft w:val="640"/>
          <w:marRight w:val="0"/>
          <w:marTop w:val="0"/>
          <w:marBottom w:val="0"/>
          <w:divBdr>
            <w:top w:val="none" w:sz="0" w:space="0" w:color="auto"/>
            <w:left w:val="none" w:sz="0" w:space="0" w:color="auto"/>
            <w:bottom w:val="none" w:sz="0" w:space="0" w:color="auto"/>
            <w:right w:val="none" w:sz="0" w:space="0" w:color="auto"/>
          </w:divBdr>
        </w:div>
        <w:div w:id="1335524353">
          <w:marLeft w:val="640"/>
          <w:marRight w:val="0"/>
          <w:marTop w:val="0"/>
          <w:marBottom w:val="0"/>
          <w:divBdr>
            <w:top w:val="none" w:sz="0" w:space="0" w:color="auto"/>
            <w:left w:val="none" w:sz="0" w:space="0" w:color="auto"/>
            <w:bottom w:val="none" w:sz="0" w:space="0" w:color="auto"/>
            <w:right w:val="none" w:sz="0" w:space="0" w:color="auto"/>
          </w:divBdr>
        </w:div>
        <w:div w:id="1367216200">
          <w:marLeft w:val="640"/>
          <w:marRight w:val="0"/>
          <w:marTop w:val="0"/>
          <w:marBottom w:val="0"/>
          <w:divBdr>
            <w:top w:val="none" w:sz="0" w:space="0" w:color="auto"/>
            <w:left w:val="none" w:sz="0" w:space="0" w:color="auto"/>
            <w:bottom w:val="none" w:sz="0" w:space="0" w:color="auto"/>
            <w:right w:val="none" w:sz="0" w:space="0" w:color="auto"/>
          </w:divBdr>
        </w:div>
        <w:div w:id="775902515">
          <w:marLeft w:val="640"/>
          <w:marRight w:val="0"/>
          <w:marTop w:val="0"/>
          <w:marBottom w:val="0"/>
          <w:divBdr>
            <w:top w:val="none" w:sz="0" w:space="0" w:color="auto"/>
            <w:left w:val="none" w:sz="0" w:space="0" w:color="auto"/>
            <w:bottom w:val="none" w:sz="0" w:space="0" w:color="auto"/>
            <w:right w:val="none" w:sz="0" w:space="0" w:color="auto"/>
          </w:divBdr>
        </w:div>
        <w:div w:id="607657862">
          <w:marLeft w:val="640"/>
          <w:marRight w:val="0"/>
          <w:marTop w:val="0"/>
          <w:marBottom w:val="0"/>
          <w:divBdr>
            <w:top w:val="none" w:sz="0" w:space="0" w:color="auto"/>
            <w:left w:val="none" w:sz="0" w:space="0" w:color="auto"/>
            <w:bottom w:val="none" w:sz="0" w:space="0" w:color="auto"/>
            <w:right w:val="none" w:sz="0" w:space="0" w:color="auto"/>
          </w:divBdr>
        </w:div>
        <w:div w:id="1805463499">
          <w:marLeft w:val="640"/>
          <w:marRight w:val="0"/>
          <w:marTop w:val="0"/>
          <w:marBottom w:val="0"/>
          <w:divBdr>
            <w:top w:val="none" w:sz="0" w:space="0" w:color="auto"/>
            <w:left w:val="none" w:sz="0" w:space="0" w:color="auto"/>
            <w:bottom w:val="none" w:sz="0" w:space="0" w:color="auto"/>
            <w:right w:val="none" w:sz="0" w:space="0" w:color="auto"/>
          </w:divBdr>
        </w:div>
        <w:div w:id="46683220">
          <w:marLeft w:val="640"/>
          <w:marRight w:val="0"/>
          <w:marTop w:val="0"/>
          <w:marBottom w:val="0"/>
          <w:divBdr>
            <w:top w:val="none" w:sz="0" w:space="0" w:color="auto"/>
            <w:left w:val="none" w:sz="0" w:space="0" w:color="auto"/>
            <w:bottom w:val="none" w:sz="0" w:space="0" w:color="auto"/>
            <w:right w:val="none" w:sz="0" w:space="0" w:color="auto"/>
          </w:divBdr>
        </w:div>
        <w:div w:id="1303658710">
          <w:marLeft w:val="640"/>
          <w:marRight w:val="0"/>
          <w:marTop w:val="0"/>
          <w:marBottom w:val="0"/>
          <w:divBdr>
            <w:top w:val="none" w:sz="0" w:space="0" w:color="auto"/>
            <w:left w:val="none" w:sz="0" w:space="0" w:color="auto"/>
            <w:bottom w:val="none" w:sz="0" w:space="0" w:color="auto"/>
            <w:right w:val="none" w:sz="0" w:space="0" w:color="auto"/>
          </w:divBdr>
        </w:div>
        <w:div w:id="1802920588">
          <w:marLeft w:val="640"/>
          <w:marRight w:val="0"/>
          <w:marTop w:val="0"/>
          <w:marBottom w:val="0"/>
          <w:divBdr>
            <w:top w:val="none" w:sz="0" w:space="0" w:color="auto"/>
            <w:left w:val="none" w:sz="0" w:space="0" w:color="auto"/>
            <w:bottom w:val="none" w:sz="0" w:space="0" w:color="auto"/>
            <w:right w:val="none" w:sz="0" w:space="0" w:color="auto"/>
          </w:divBdr>
        </w:div>
        <w:div w:id="777718307">
          <w:marLeft w:val="640"/>
          <w:marRight w:val="0"/>
          <w:marTop w:val="0"/>
          <w:marBottom w:val="0"/>
          <w:divBdr>
            <w:top w:val="none" w:sz="0" w:space="0" w:color="auto"/>
            <w:left w:val="none" w:sz="0" w:space="0" w:color="auto"/>
            <w:bottom w:val="none" w:sz="0" w:space="0" w:color="auto"/>
            <w:right w:val="none" w:sz="0" w:space="0" w:color="auto"/>
          </w:divBdr>
        </w:div>
        <w:div w:id="1798405091">
          <w:marLeft w:val="640"/>
          <w:marRight w:val="0"/>
          <w:marTop w:val="0"/>
          <w:marBottom w:val="0"/>
          <w:divBdr>
            <w:top w:val="none" w:sz="0" w:space="0" w:color="auto"/>
            <w:left w:val="none" w:sz="0" w:space="0" w:color="auto"/>
            <w:bottom w:val="none" w:sz="0" w:space="0" w:color="auto"/>
            <w:right w:val="none" w:sz="0" w:space="0" w:color="auto"/>
          </w:divBdr>
        </w:div>
        <w:div w:id="1876961217">
          <w:marLeft w:val="640"/>
          <w:marRight w:val="0"/>
          <w:marTop w:val="0"/>
          <w:marBottom w:val="0"/>
          <w:divBdr>
            <w:top w:val="none" w:sz="0" w:space="0" w:color="auto"/>
            <w:left w:val="none" w:sz="0" w:space="0" w:color="auto"/>
            <w:bottom w:val="none" w:sz="0" w:space="0" w:color="auto"/>
            <w:right w:val="none" w:sz="0" w:space="0" w:color="auto"/>
          </w:divBdr>
        </w:div>
        <w:div w:id="1033845550">
          <w:marLeft w:val="640"/>
          <w:marRight w:val="0"/>
          <w:marTop w:val="0"/>
          <w:marBottom w:val="0"/>
          <w:divBdr>
            <w:top w:val="none" w:sz="0" w:space="0" w:color="auto"/>
            <w:left w:val="none" w:sz="0" w:space="0" w:color="auto"/>
            <w:bottom w:val="none" w:sz="0" w:space="0" w:color="auto"/>
            <w:right w:val="none" w:sz="0" w:space="0" w:color="auto"/>
          </w:divBdr>
        </w:div>
        <w:div w:id="1972396310">
          <w:marLeft w:val="640"/>
          <w:marRight w:val="0"/>
          <w:marTop w:val="0"/>
          <w:marBottom w:val="0"/>
          <w:divBdr>
            <w:top w:val="none" w:sz="0" w:space="0" w:color="auto"/>
            <w:left w:val="none" w:sz="0" w:space="0" w:color="auto"/>
            <w:bottom w:val="none" w:sz="0" w:space="0" w:color="auto"/>
            <w:right w:val="none" w:sz="0" w:space="0" w:color="auto"/>
          </w:divBdr>
        </w:div>
        <w:div w:id="1063483195">
          <w:marLeft w:val="640"/>
          <w:marRight w:val="0"/>
          <w:marTop w:val="0"/>
          <w:marBottom w:val="0"/>
          <w:divBdr>
            <w:top w:val="none" w:sz="0" w:space="0" w:color="auto"/>
            <w:left w:val="none" w:sz="0" w:space="0" w:color="auto"/>
            <w:bottom w:val="none" w:sz="0" w:space="0" w:color="auto"/>
            <w:right w:val="none" w:sz="0" w:space="0" w:color="auto"/>
          </w:divBdr>
        </w:div>
        <w:div w:id="802507443">
          <w:marLeft w:val="640"/>
          <w:marRight w:val="0"/>
          <w:marTop w:val="0"/>
          <w:marBottom w:val="0"/>
          <w:divBdr>
            <w:top w:val="none" w:sz="0" w:space="0" w:color="auto"/>
            <w:left w:val="none" w:sz="0" w:space="0" w:color="auto"/>
            <w:bottom w:val="none" w:sz="0" w:space="0" w:color="auto"/>
            <w:right w:val="none" w:sz="0" w:space="0" w:color="auto"/>
          </w:divBdr>
        </w:div>
        <w:div w:id="1229730117">
          <w:marLeft w:val="640"/>
          <w:marRight w:val="0"/>
          <w:marTop w:val="0"/>
          <w:marBottom w:val="0"/>
          <w:divBdr>
            <w:top w:val="none" w:sz="0" w:space="0" w:color="auto"/>
            <w:left w:val="none" w:sz="0" w:space="0" w:color="auto"/>
            <w:bottom w:val="none" w:sz="0" w:space="0" w:color="auto"/>
            <w:right w:val="none" w:sz="0" w:space="0" w:color="auto"/>
          </w:divBdr>
        </w:div>
        <w:div w:id="906845598">
          <w:marLeft w:val="640"/>
          <w:marRight w:val="0"/>
          <w:marTop w:val="0"/>
          <w:marBottom w:val="0"/>
          <w:divBdr>
            <w:top w:val="none" w:sz="0" w:space="0" w:color="auto"/>
            <w:left w:val="none" w:sz="0" w:space="0" w:color="auto"/>
            <w:bottom w:val="none" w:sz="0" w:space="0" w:color="auto"/>
            <w:right w:val="none" w:sz="0" w:space="0" w:color="auto"/>
          </w:divBdr>
        </w:div>
        <w:div w:id="312371674">
          <w:marLeft w:val="640"/>
          <w:marRight w:val="0"/>
          <w:marTop w:val="0"/>
          <w:marBottom w:val="0"/>
          <w:divBdr>
            <w:top w:val="none" w:sz="0" w:space="0" w:color="auto"/>
            <w:left w:val="none" w:sz="0" w:space="0" w:color="auto"/>
            <w:bottom w:val="none" w:sz="0" w:space="0" w:color="auto"/>
            <w:right w:val="none" w:sz="0" w:space="0" w:color="auto"/>
          </w:divBdr>
        </w:div>
        <w:div w:id="1710715592">
          <w:marLeft w:val="640"/>
          <w:marRight w:val="0"/>
          <w:marTop w:val="0"/>
          <w:marBottom w:val="0"/>
          <w:divBdr>
            <w:top w:val="none" w:sz="0" w:space="0" w:color="auto"/>
            <w:left w:val="none" w:sz="0" w:space="0" w:color="auto"/>
            <w:bottom w:val="none" w:sz="0" w:space="0" w:color="auto"/>
            <w:right w:val="none" w:sz="0" w:space="0" w:color="auto"/>
          </w:divBdr>
        </w:div>
        <w:div w:id="417677292">
          <w:marLeft w:val="640"/>
          <w:marRight w:val="0"/>
          <w:marTop w:val="0"/>
          <w:marBottom w:val="0"/>
          <w:divBdr>
            <w:top w:val="none" w:sz="0" w:space="0" w:color="auto"/>
            <w:left w:val="none" w:sz="0" w:space="0" w:color="auto"/>
            <w:bottom w:val="none" w:sz="0" w:space="0" w:color="auto"/>
            <w:right w:val="none" w:sz="0" w:space="0" w:color="auto"/>
          </w:divBdr>
        </w:div>
        <w:div w:id="1742604959">
          <w:marLeft w:val="640"/>
          <w:marRight w:val="0"/>
          <w:marTop w:val="0"/>
          <w:marBottom w:val="0"/>
          <w:divBdr>
            <w:top w:val="none" w:sz="0" w:space="0" w:color="auto"/>
            <w:left w:val="none" w:sz="0" w:space="0" w:color="auto"/>
            <w:bottom w:val="none" w:sz="0" w:space="0" w:color="auto"/>
            <w:right w:val="none" w:sz="0" w:space="0" w:color="auto"/>
          </w:divBdr>
        </w:div>
        <w:div w:id="190994881">
          <w:marLeft w:val="640"/>
          <w:marRight w:val="0"/>
          <w:marTop w:val="0"/>
          <w:marBottom w:val="0"/>
          <w:divBdr>
            <w:top w:val="none" w:sz="0" w:space="0" w:color="auto"/>
            <w:left w:val="none" w:sz="0" w:space="0" w:color="auto"/>
            <w:bottom w:val="none" w:sz="0" w:space="0" w:color="auto"/>
            <w:right w:val="none" w:sz="0" w:space="0" w:color="auto"/>
          </w:divBdr>
        </w:div>
        <w:div w:id="1801679255">
          <w:marLeft w:val="640"/>
          <w:marRight w:val="0"/>
          <w:marTop w:val="0"/>
          <w:marBottom w:val="0"/>
          <w:divBdr>
            <w:top w:val="none" w:sz="0" w:space="0" w:color="auto"/>
            <w:left w:val="none" w:sz="0" w:space="0" w:color="auto"/>
            <w:bottom w:val="none" w:sz="0" w:space="0" w:color="auto"/>
            <w:right w:val="none" w:sz="0" w:space="0" w:color="auto"/>
          </w:divBdr>
        </w:div>
        <w:div w:id="1238321023">
          <w:marLeft w:val="640"/>
          <w:marRight w:val="0"/>
          <w:marTop w:val="0"/>
          <w:marBottom w:val="0"/>
          <w:divBdr>
            <w:top w:val="none" w:sz="0" w:space="0" w:color="auto"/>
            <w:left w:val="none" w:sz="0" w:space="0" w:color="auto"/>
            <w:bottom w:val="none" w:sz="0" w:space="0" w:color="auto"/>
            <w:right w:val="none" w:sz="0" w:space="0" w:color="auto"/>
          </w:divBdr>
        </w:div>
        <w:div w:id="1924148304">
          <w:marLeft w:val="640"/>
          <w:marRight w:val="0"/>
          <w:marTop w:val="0"/>
          <w:marBottom w:val="0"/>
          <w:divBdr>
            <w:top w:val="none" w:sz="0" w:space="0" w:color="auto"/>
            <w:left w:val="none" w:sz="0" w:space="0" w:color="auto"/>
            <w:bottom w:val="none" w:sz="0" w:space="0" w:color="auto"/>
            <w:right w:val="none" w:sz="0" w:space="0" w:color="auto"/>
          </w:divBdr>
        </w:div>
        <w:div w:id="293875196">
          <w:marLeft w:val="640"/>
          <w:marRight w:val="0"/>
          <w:marTop w:val="0"/>
          <w:marBottom w:val="0"/>
          <w:divBdr>
            <w:top w:val="none" w:sz="0" w:space="0" w:color="auto"/>
            <w:left w:val="none" w:sz="0" w:space="0" w:color="auto"/>
            <w:bottom w:val="none" w:sz="0" w:space="0" w:color="auto"/>
            <w:right w:val="none" w:sz="0" w:space="0" w:color="auto"/>
          </w:divBdr>
        </w:div>
        <w:div w:id="643774643">
          <w:marLeft w:val="640"/>
          <w:marRight w:val="0"/>
          <w:marTop w:val="0"/>
          <w:marBottom w:val="0"/>
          <w:divBdr>
            <w:top w:val="none" w:sz="0" w:space="0" w:color="auto"/>
            <w:left w:val="none" w:sz="0" w:space="0" w:color="auto"/>
            <w:bottom w:val="none" w:sz="0" w:space="0" w:color="auto"/>
            <w:right w:val="none" w:sz="0" w:space="0" w:color="auto"/>
          </w:divBdr>
        </w:div>
        <w:div w:id="944842744">
          <w:marLeft w:val="640"/>
          <w:marRight w:val="0"/>
          <w:marTop w:val="0"/>
          <w:marBottom w:val="0"/>
          <w:divBdr>
            <w:top w:val="none" w:sz="0" w:space="0" w:color="auto"/>
            <w:left w:val="none" w:sz="0" w:space="0" w:color="auto"/>
            <w:bottom w:val="none" w:sz="0" w:space="0" w:color="auto"/>
            <w:right w:val="none" w:sz="0" w:space="0" w:color="auto"/>
          </w:divBdr>
        </w:div>
        <w:div w:id="1564442215">
          <w:marLeft w:val="640"/>
          <w:marRight w:val="0"/>
          <w:marTop w:val="0"/>
          <w:marBottom w:val="0"/>
          <w:divBdr>
            <w:top w:val="none" w:sz="0" w:space="0" w:color="auto"/>
            <w:left w:val="none" w:sz="0" w:space="0" w:color="auto"/>
            <w:bottom w:val="none" w:sz="0" w:space="0" w:color="auto"/>
            <w:right w:val="none" w:sz="0" w:space="0" w:color="auto"/>
          </w:divBdr>
        </w:div>
        <w:div w:id="1905137730">
          <w:marLeft w:val="640"/>
          <w:marRight w:val="0"/>
          <w:marTop w:val="0"/>
          <w:marBottom w:val="0"/>
          <w:divBdr>
            <w:top w:val="none" w:sz="0" w:space="0" w:color="auto"/>
            <w:left w:val="none" w:sz="0" w:space="0" w:color="auto"/>
            <w:bottom w:val="none" w:sz="0" w:space="0" w:color="auto"/>
            <w:right w:val="none" w:sz="0" w:space="0" w:color="auto"/>
          </w:divBdr>
        </w:div>
        <w:div w:id="990908107">
          <w:marLeft w:val="640"/>
          <w:marRight w:val="0"/>
          <w:marTop w:val="0"/>
          <w:marBottom w:val="0"/>
          <w:divBdr>
            <w:top w:val="none" w:sz="0" w:space="0" w:color="auto"/>
            <w:left w:val="none" w:sz="0" w:space="0" w:color="auto"/>
            <w:bottom w:val="none" w:sz="0" w:space="0" w:color="auto"/>
            <w:right w:val="none" w:sz="0" w:space="0" w:color="auto"/>
          </w:divBdr>
        </w:div>
        <w:div w:id="333921048">
          <w:marLeft w:val="640"/>
          <w:marRight w:val="0"/>
          <w:marTop w:val="0"/>
          <w:marBottom w:val="0"/>
          <w:divBdr>
            <w:top w:val="none" w:sz="0" w:space="0" w:color="auto"/>
            <w:left w:val="none" w:sz="0" w:space="0" w:color="auto"/>
            <w:bottom w:val="none" w:sz="0" w:space="0" w:color="auto"/>
            <w:right w:val="none" w:sz="0" w:space="0" w:color="auto"/>
          </w:divBdr>
        </w:div>
        <w:div w:id="412047715">
          <w:marLeft w:val="640"/>
          <w:marRight w:val="0"/>
          <w:marTop w:val="0"/>
          <w:marBottom w:val="0"/>
          <w:divBdr>
            <w:top w:val="none" w:sz="0" w:space="0" w:color="auto"/>
            <w:left w:val="none" w:sz="0" w:space="0" w:color="auto"/>
            <w:bottom w:val="none" w:sz="0" w:space="0" w:color="auto"/>
            <w:right w:val="none" w:sz="0" w:space="0" w:color="auto"/>
          </w:divBdr>
        </w:div>
        <w:div w:id="1346713433">
          <w:marLeft w:val="640"/>
          <w:marRight w:val="0"/>
          <w:marTop w:val="0"/>
          <w:marBottom w:val="0"/>
          <w:divBdr>
            <w:top w:val="none" w:sz="0" w:space="0" w:color="auto"/>
            <w:left w:val="none" w:sz="0" w:space="0" w:color="auto"/>
            <w:bottom w:val="none" w:sz="0" w:space="0" w:color="auto"/>
            <w:right w:val="none" w:sz="0" w:space="0" w:color="auto"/>
          </w:divBdr>
        </w:div>
        <w:div w:id="1966500706">
          <w:marLeft w:val="640"/>
          <w:marRight w:val="0"/>
          <w:marTop w:val="0"/>
          <w:marBottom w:val="0"/>
          <w:divBdr>
            <w:top w:val="none" w:sz="0" w:space="0" w:color="auto"/>
            <w:left w:val="none" w:sz="0" w:space="0" w:color="auto"/>
            <w:bottom w:val="none" w:sz="0" w:space="0" w:color="auto"/>
            <w:right w:val="none" w:sz="0" w:space="0" w:color="auto"/>
          </w:divBdr>
        </w:div>
        <w:div w:id="606623829">
          <w:marLeft w:val="640"/>
          <w:marRight w:val="0"/>
          <w:marTop w:val="0"/>
          <w:marBottom w:val="0"/>
          <w:divBdr>
            <w:top w:val="none" w:sz="0" w:space="0" w:color="auto"/>
            <w:left w:val="none" w:sz="0" w:space="0" w:color="auto"/>
            <w:bottom w:val="none" w:sz="0" w:space="0" w:color="auto"/>
            <w:right w:val="none" w:sz="0" w:space="0" w:color="auto"/>
          </w:divBdr>
        </w:div>
      </w:divsChild>
    </w:div>
    <w:div w:id="1447656878">
      <w:bodyDiv w:val="1"/>
      <w:marLeft w:val="0"/>
      <w:marRight w:val="0"/>
      <w:marTop w:val="0"/>
      <w:marBottom w:val="0"/>
      <w:divBdr>
        <w:top w:val="none" w:sz="0" w:space="0" w:color="auto"/>
        <w:left w:val="none" w:sz="0" w:space="0" w:color="auto"/>
        <w:bottom w:val="none" w:sz="0" w:space="0" w:color="auto"/>
        <w:right w:val="none" w:sz="0" w:space="0" w:color="auto"/>
      </w:divBdr>
    </w:div>
    <w:div w:id="1448046220">
      <w:bodyDiv w:val="1"/>
      <w:marLeft w:val="0"/>
      <w:marRight w:val="0"/>
      <w:marTop w:val="0"/>
      <w:marBottom w:val="0"/>
      <w:divBdr>
        <w:top w:val="none" w:sz="0" w:space="0" w:color="auto"/>
        <w:left w:val="none" w:sz="0" w:space="0" w:color="auto"/>
        <w:bottom w:val="none" w:sz="0" w:space="0" w:color="auto"/>
        <w:right w:val="none" w:sz="0" w:space="0" w:color="auto"/>
      </w:divBdr>
      <w:divsChild>
        <w:div w:id="2126848668">
          <w:marLeft w:val="640"/>
          <w:marRight w:val="0"/>
          <w:marTop w:val="0"/>
          <w:marBottom w:val="0"/>
          <w:divBdr>
            <w:top w:val="none" w:sz="0" w:space="0" w:color="auto"/>
            <w:left w:val="none" w:sz="0" w:space="0" w:color="auto"/>
            <w:bottom w:val="none" w:sz="0" w:space="0" w:color="auto"/>
            <w:right w:val="none" w:sz="0" w:space="0" w:color="auto"/>
          </w:divBdr>
        </w:div>
        <w:div w:id="1498114892">
          <w:marLeft w:val="640"/>
          <w:marRight w:val="0"/>
          <w:marTop w:val="0"/>
          <w:marBottom w:val="0"/>
          <w:divBdr>
            <w:top w:val="none" w:sz="0" w:space="0" w:color="auto"/>
            <w:left w:val="none" w:sz="0" w:space="0" w:color="auto"/>
            <w:bottom w:val="none" w:sz="0" w:space="0" w:color="auto"/>
            <w:right w:val="none" w:sz="0" w:space="0" w:color="auto"/>
          </w:divBdr>
        </w:div>
        <w:div w:id="2062749156">
          <w:marLeft w:val="640"/>
          <w:marRight w:val="0"/>
          <w:marTop w:val="0"/>
          <w:marBottom w:val="0"/>
          <w:divBdr>
            <w:top w:val="none" w:sz="0" w:space="0" w:color="auto"/>
            <w:left w:val="none" w:sz="0" w:space="0" w:color="auto"/>
            <w:bottom w:val="none" w:sz="0" w:space="0" w:color="auto"/>
            <w:right w:val="none" w:sz="0" w:space="0" w:color="auto"/>
          </w:divBdr>
        </w:div>
        <w:div w:id="2061324790">
          <w:marLeft w:val="640"/>
          <w:marRight w:val="0"/>
          <w:marTop w:val="0"/>
          <w:marBottom w:val="0"/>
          <w:divBdr>
            <w:top w:val="none" w:sz="0" w:space="0" w:color="auto"/>
            <w:left w:val="none" w:sz="0" w:space="0" w:color="auto"/>
            <w:bottom w:val="none" w:sz="0" w:space="0" w:color="auto"/>
            <w:right w:val="none" w:sz="0" w:space="0" w:color="auto"/>
          </w:divBdr>
        </w:div>
        <w:div w:id="1706982851">
          <w:marLeft w:val="640"/>
          <w:marRight w:val="0"/>
          <w:marTop w:val="0"/>
          <w:marBottom w:val="0"/>
          <w:divBdr>
            <w:top w:val="none" w:sz="0" w:space="0" w:color="auto"/>
            <w:left w:val="none" w:sz="0" w:space="0" w:color="auto"/>
            <w:bottom w:val="none" w:sz="0" w:space="0" w:color="auto"/>
            <w:right w:val="none" w:sz="0" w:space="0" w:color="auto"/>
          </w:divBdr>
        </w:div>
        <w:div w:id="1539467968">
          <w:marLeft w:val="640"/>
          <w:marRight w:val="0"/>
          <w:marTop w:val="0"/>
          <w:marBottom w:val="0"/>
          <w:divBdr>
            <w:top w:val="none" w:sz="0" w:space="0" w:color="auto"/>
            <w:left w:val="none" w:sz="0" w:space="0" w:color="auto"/>
            <w:bottom w:val="none" w:sz="0" w:space="0" w:color="auto"/>
            <w:right w:val="none" w:sz="0" w:space="0" w:color="auto"/>
          </w:divBdr>
        </w:div>
        <w:div w:id="1959098488">
          <w:marLeft w:val="640"/>
          <w:marRight w:val="0"/>
          <w:marTop w:val="0"/>
          <w:marBottom w:val="0"/>
          <w:divBdr>
            <w:top w:val="none" w:sz="0" w:space="0" w:color="auto"/>
            <w:left w:val="none" w:sz="0" w:space="0" w:color="auto"/>
            <w:bottom w:val="none" w:sz="0" w:space="0" w:color="auto"/>
            <w:right w:val="none" w:sz="0" w:space="0" w:color="auto"/>
          </w:divBdr>
        </w:div>
        <w:div w:id="1153597066">
          <w:marLeft w:val="640"/>
          <w:marRight w:val="0"/>
          <w:marTop w:val="0"/>
          <w:marBottom w:val="0"/>
          <w:divBdr>
            <w:top w:val="none" w:sz="0" w:space="0" w:color="auto"/>
            <w:left w:val="none" w:sz="0" w:space="0" w:color="auto"/>
            <w:bottom w:val="none" w:sz="0" w:space="0" w:color="auto"/>
            <w:right w:val="none" w:sz="0" w:space="0" w:color="auto"/>
          </w:divBdr>
        </w:div>
        <w:div w:id="865023669">
          <w:marLeft w:val="640"/>
          <w:marRight w:val="0"/>
          <w:marTop w:val="0"/>
          <w:marBottom w:val="0"/>
          <w:divBdr>
            <w:top w:val="none" w:sz="0" w:space="0" w:color="auto"/>
            <w:left w:val="none" w:sz="0" w:space="0" w:color="auto"/>
            <w:bottom w:val="none" w:sz="0" w:space="0" w:color="auto"/>
            <w:right w:val="none" w:sz="0" w:space="0" w:color="auto"/>
          </w:divBdr>
        </w:div>
        <w:div w:id="1508250808">
          <w:marLeft w:val="640"/>
          <w:marRight w:val="0"/>
          <w:marTop w:val="0"/>
          <w:marBottom w:val="0"/>
          <w:divBdr>
            <w:top w:val="none" w:sz="0" w:space="0" w:color="auto"/>
            <w:left w:val="none" w:sz="0" w:space="0" w:color="auto"/>
            <w:bottom w:val="none" w:sz="0" w:space="0" w:color="auto"/>
            <w:right w:val="none" w:sz="0" w:space="0" w:color="auto"/>
          </w:divBdr>
        </w:div>
        <w:div w:id="1543636660">
          <w:marLeft w:val="640"/>
          <w:marRight w:val="0"/>
          <w:marTop w:val="0"/>
          <w:marBottom w:val="0"/>
          <w:divBdr>
            <w:top w:val="none" w:sz="0" w:space="0" w:color="auto"/>
            <w:left w:val="none" w:sz="0" w:space="0" w:color="auto"/>
            <w:bottom w:val="none" w:sz="0" w:space="0" w:color="auto"/>
            <w:right w:val="none" w:sz="0" w:space="0" w:color="auto"/>
          </w:divBdr>
        </w:div>
        <w:div w:id="1081486459">
          <w:marLeft w:val="640"/>
          <w:marRight w:val="0"/>
          <w:marTop w:val="0"/>
          <w:marBottom w:val="0"/>
          <w:divBdr>
            <w:top w:val="none" w:sz="0" w:space="0" w:color="auto"/>
            <w:left w:val="none" w:sz="0" w:space="0" w:color="auto"/>
            <w:bottom w:val="none" w:sz="0" w:space="0" w:color="auto"/>
            <w:right w:val="none" w:sz="0" w:space="0" w:color="auto"/>
          </w:divBdr>
        </w:div>
        <w:div w:id="2090805133">
          <w:marLeft w:val="640"/>
          <w:marRight w:val="0"/>
          <w:marTop w:val="0"/>
          <w:marBottom w:val="0"/>
          <w:divBdr>
            <w:top w:val="none" w:sz="0" w:space="0" w:color="auto"/>
            <w:left w:val="none" w:sz="0" w:space="0" w:color="auto"/>
            <w:bottom w:val="none" w:sz="0" w:space="0" w:color="auto"/>
            <w:right w:val="none" w:sz="0" w:space="0" w:color="auto"/>
          </w:divBdr>
        </w:div>
        <w:div w:id="1553804176">
          <w:marLeft w:val="640"/>
          <w:marRight w:val="0"/>
          <w:marTop w:val="0"/>
          <w:marBottom w:val="0"/>
          <w:divBdr>
            <w:top w:val="none" w:sz="0" w:space="0" w:color="auto"/>
            <w:left w:val="none" w:sz="0" w:space="0" w:color="auto"/>
            <w:bottom w:val="none" w:sz="0" w:space="0" w:color="auto"/>
            <w:right w:val="none" w:sz="0" w:space="0" w:color="auto"/>
          </w:divBdr>
        </w:div>
        <w:div w:id="1010908981">
          <w:marLeft w:val="640"/>
          <w:marRight w:val="0"/>
          <w:marTop w:val="0"/>
          <w:marBottom w:val="0"/>
          <w:divBdr>
            <w:top w:val="none" w:sz="0" w:space="0" w:color="auto"/>
            <w:left w:val="none" w:sz="0" w:space="0" w:color="auto"/>
            <w:bottom w:val="none" w:sz="0" w:space="0" w:color="auto"/>
            <w:right w:val="none" w:sz="0" w:space="0" w:color="auto"/>
          </w:divBdr>
        </w:div>
        <w:div w:id="1792045301">
          <w:marLeft w:val="640"/>
          <w:marRight w:val="0"/>
          <w:marTop w:val="0"/>
          <w:marBottom w:val="0"/>
          <w:divBdr>
            <w:top w:val="none" w:sz="0" w:space="0" w:color="auto"/>
            <w:left w:val="none" w:sz="0" w:space="0" w:color="auto"/>
            <w:bottom w:val="none" w:sz="0" w:space="0" w:color="auto"/>
            <w:right w:val="none" w:sz="0" w:space="0" w:color="auto"/>
          </w:divBdr>
        </w:div>
        <w:div w:id="158273258">
          <w:marLeft w:val="640"/>
          <w:marRight w:val="0"/>
          <w:marTop w:val="0"/>
          <w:marBottom w:val="0"/>
          <w:divBdr>
            <w:top w:val="none" w:sz="0" w:space="0" w:color="auto"/>
            <w:left w:val="none" w:sz="0" w:space="0" w:color="auto"/>
            <w:bottom w:val="none" w:sz="0" w:space="0" w:color="auto"/>
            <w:right w:val="none" w:sz="0" w:space="0" w:color="auto"/>
          </w:divBdr>
        </w:div>
        <w:div w:id="879055601">
          <w:marLeft w:val="640"/>
          <w:marRight w:val="0"/>
          <w:marTop w:val="0"/>
          <w:marBottom w:val="0"/>
          <w:divBdr>
            <w:top w:val="none" w:sz="0" w:space="0" w:color="auto"/>
            <w:left w:val="none" w:sz="0" w:space="0" w:color="auto"/>
            <w:bottom w:val="none" w:sz="0" w:space="0" w:color="auto"/>
            <w:right w:val="none" w:sz="0" w:space="0" w:color="auto"/>
          </w:divBdr>
        </w:div>
        <w:div w:id="79646527">
          <w:marLeft w:val="640"/>
          <w:marRight w:val="0"/>
          <w:marTop w:val="0"/>
          <w:marBottom w:val="0"/>
          <w:divBdr>
            <w:top w:val="none" w:sz="0" w:space="0" w:color="auto"/>
            <w:left w:val="none" w:sz="0" w:space="0" w:color="auto"/>
            <w:bottom w:val="none" w:sz="0" w:space="0" w:color="auto"/>
            <w:right w:val="none" w:sz="0" w:space="0" w:color="auto"/>
          </w:divBdr>
        </w:div>
        <w:div w:id="1339235185">
          <w:marLeft w:val="640"/>
          <w:marRight w:val="0"/>
          <w:marTop w:val="0"/>
          <w:marBottom w:val="0"/>
          <w:divBdr>
            <w:top w:val="none" w:sz="0" w:space="0" w:color="auto"/>
            <w:left w:val="none" w:sz="0" w:space="0" w:color="auto"/>
            <w:bottom w:val="none" w:sz="0" w:space="0" w:color="auto"/>
            <w:right w:val="none" w:sz="0" w:space="0" w:color="auto"/>
          </w:divBdr>
        </w:div>
        <w:div w:id="1274290477">
          <w:marLeft w:val="640"/>
          <w:marRight w:val="0"/>
          <w:marTop w:val="0"/>
          <w:marBottom w:val="0"/>
          <w:divBdr>
            <w:top w:val="none" w:sz="0" w:space="0" w:color="auto"/>
            <w:left w:val="none" w:sz="0" w:space="0" w:color="auto"/>
            <w:bottom w:val="none" w:sz="0" w:space="0" w:color="auto"/>
            <w:right w:val="none" w:sz="0" w:space="0" w:color="auto"/>
          </w:divBdr>
        </w:div>
        <w:div w:id="1601839294">
          <w:marLeft w:val="640"/>
          <w:marRight w:val="0"/>
          <w:marTop w:val="0"/>
          <w:marBottom w:val="0"/>
          <w:divBdr>
            <w:top w:val="none" w:sz="0" w:space="0" w:color="auto"/>
            <w:left w:val="none" w:sz="0" w:space="0" w:color="auto"/>
            <w:bottom w:val="none" w:sz="0" w:space="0" w:color="auto"/>
            <w:right w:val="none" w:sz="0" w:space="0" w:color="auto"/>
          </w:divBdr>
        </w:div>
        <w:div w:id="808397035">
          <w:marLeft w:val="640"/>
          <w:marRight w:val="0"/>
          <w:marTop w:val="0"/>
          <w:marBottom w:val="0"/>
          <w:divBdr>
            <w:top w:val="none" w:sz="0" w:space="0" w:color="auto"/>
            <w:left w:val="none" w:sz="0" w:space="0" w:color="auto"/>
            <w:bottom w:val="none" w:sz="0" w:space="0" w:color="auto"/>
            <w:right w:val="none" w:sz="0" w:space="0" w:color="auto"/>
          </w:divBdr>
        </w:div>
        <w:div w:id="1345595432">
          <w:marLeft w:val="640"/>
          <w:marRight w:val="0"/>
          <w:marTop w:val="0"/>
          <w:marBottom w:val="0"/>
          <w:divBdr>
            <w:top w:val="none" w:sz="0" w:space="0" w:color="auto"/>
            <w:left w:val="none" w:sz="0" w:space="0" w:color="auto"/>
            <w:bottom w:val="none" w:sz="0" w:space="0" w:color="auto"/>
            <w:right w:val="none" w:sz="0" w:space="0" w:color="auto"/>
          </w:divBdr>
        </w:div>
        <w:div w:id="680812372">
          <w:marLeft w:val="640"/>
          <w:marRight w:val="0"/>
          <w:marTop w:val="0"/>
          <w:marBottom w:val="0"/>
          <w:divBdr>
            <w:top w:val="none" w:sz="0" w:space="0" w:color="auto"/>
            <w:left w:val="none" w:sz="0" w:space="0" w:color="auto"/>
            <w:bottom w:val="none" w:sz="0" w:space="0" w:color="auto"/>
            <w:right w:val="none" w:sz="0" w:space="0" w:color="auto"/>
          </w:divBdr>
        </w:div>
        <w:div w:id="931666494">
          <w:marLeft w:val="640"/>
          <w:marRight w:val="0"/>
          <w:marTop w:val="0"/>
          <w:marBottom w:val="0"/>
          <w:divBdr>
            <w:top w:val="none" w:sz="0" w:space="0" w:color="auto"/>
            <w:left w:val="none" w:sz="0" w:space="0" w:color="auto"/>
            <w:bottom w:val="none" w:sz="0" w:space="0" w:color="auto"/>
            <w:right w:val="none" w:sz="0" w:space="0" w:color="auto"/>
          </w:divBdr>
        </w:div>
        <w:div w:id="1560827249">
          <w:marLeft w:val="640"/>
          <w:marRight w:val="0"/>
          <w:marTop w:val="0"/>
          <w:marBottom w:val="0"/>
          <w:divBdr>
            <w:top w:val="none" w:sz="0" w:space="0" w:color="auto"/>
            <w:left w:val="none" w:sz="0" w:space="0" w:color="auto"/>
            <w:bottom w:val="none" w:sz="0" w:space="0" w:color="auto"/>
            <w:right w:val="none" w:sz="0" w:space="0" w:color="auto"/>
          </w:divBdr>
        </w:div>
        <w:div w:id="2093550328">
          <w:marLeft w:val="640"/>
          <w:marRight w:val="0"/>
          <w:marTop w:val="0"/>
          <w:marBottom w:val="0"/>
          <w:divBdr>
            <w:top w:val="none" w:sz="0" w:space="0" w:color="auto"/>
            <w:left w:val="none" w:sz="0" w:space="0" w:color="auto"/>
            <w:bottom w:val="none" w:sz="0" w:space="0" w:color="auto"/>
            <w:right w:val="none" w:sz="0" w:space="0" w:color="auto"/>
          </w:divBdr>
        </w:div>
        <w:div w:id="1445537061">
          <w:marLeft w:val="640"/>
          <w:marRight w:val="0"/>
          <w:marTop w:val="0"/>
          <w:marBottom w:val="0"/>
          <w:divBdr>
            <w:top w:val="none" w:sz="0" w:space="0" w:color="auto"/>
            <w:left w:val="none" w:sz="0" w:space="0" w:color="auto"/>
            <w:bottom w:val="none" w:sz="0" w:space="0" w:color="auto"/>
            <w:right w:val="none" w:sz="0" w:space="0" w:color="auto"/>
          </w:divBdr>
        </w:div>
        <w:div w:id="218367072">
          <w:marLeft w:val="640"/>
          <w:marRight w:val="0"/>
          <w:marTop w:val="0"/>
          <w:marBottom w:val="0"/>
          <w:divBdr>
            <w:top w:val="none" w:sz="0" w:space="0" w:color="auto"/>
            <w:left w:val="none" w:sz="0" w:space="0" w:color="auto"/>
            <w:bottom w:val="none" w:sz="0" w:space="0" w:color="auto"/>
            <w:right w:val="none" w:sz="0" w:space="0" w:color="auto"/>
          </w:divBdr>
        </w:div>
        <w:div w:id="1720395193">
          <w:marLeft w:val="640"/>
          <w:marRight w:val="0"/>
          <w:marTop w:val="0"/>
          <w:marBottom w:val="0"/>
          <w:divBdr>
            <w:top w:val="none" w:sz="0" w:space="0" w:color="auto"/>
            <w:left w:val="none" w:sz="0" w:space="0" w:color="auto"/>
            <w:bottom w:val="none" w:sz="0" w:space="0" w:color="auto"/>
            <w:right w:val="none" w:sz="0" w:space="0" w:color="auto"/>
          </w:divBdr>
        </w:div>
        <w:div w:id="1229921012">
          <w:marLeft w:val="640"/>
          <w:marRight w:val="0"/>
          <w:marTop w:val="0"/>
          <w:marBottom w:val="0"/>
          <w:divBdr>
            <w:top w:val="none" w:sz="0" w:space="0" w:color="auto"/>
            <w:left w:val="none" w:sz="0" w:space="0" w:color="auto"/>
            <w:bottom w:val="none" w:sz="0" w:space="0" w:color="auto"/>
            <w:right w:val="none" w:sz="0" w:space="0" w:color="auto"/>
          </w:divBdr>
        </w:div>
        <w:div w:id="258029611">
          <w:marLeft w:val="640"/>
          <w:marRight w:val="0"/>
          <w:marTop w:val="0"/>
          <w:marBottom w:val="0"/>
          <w:divBdr>
            <w:top w:val="none" w:sz="0" w:space="0" w:color="auto"/>
            <w:left w:val="none" w:sz="0" w:space="0" w:color="auto"/>
            <w:bottom w:val="none" w:sz="0" w:space="0" w:color="auto"/>
            <w:right w:val="none" w:sz="0" w:space="0" w:color="auto"/>
          </w:divBdr>
        </w:div>
        <w:div w:id="1965959361">
          <w:marLeft w:val="640"/>
          <w:marRight w:val="0"/>
          <w:marTop w:val="0"/>
          <w:marBottom w:val="0"/>
          <w:divBdr>
            <w:top w:val="none" w:sz="0" w:space="0" w:color="auto"/>
            <w:left w:val="none" w:sz="0" w:space="0" w:color="auto"/>
            <w:bottom w:val="none" w:sz="0" w:space="0" w:color="auto"/>
            <w:right w:val="none" w:sz="0" w:space="0" w:color="auto"/>
          </w:divBdr>
        </w:div>
        <w:div w:id="98263242">
          <w:marLeft w:val="640"/>
          <w:marRight w:val="0"/>
          <w:marTop w:val="0"/>
          <w:marBottom w:val="0"/>
          <w:divBdr>
            <w:top w:val="none" w:sz="0" w:space="0" w:color="auto"/>
            <w:left w:val="none" w:sz="0" w:space="0" w:color="auto"/>
            <w:bottom w:val="none" w:sz="0" w:space="0" w:color="auto"/>
            <w:right w:val="none" w:sz="0" w:space="0" w:color="auto"/>
          </w:divBdr>
        </w:div>
        <w:div w:id="1452244428">
          <w:marLeft w:val="640"/>
          <w:marRight w:val="0"/>
          <w:marTop w:val="0"/>
          <w:marBottom w:val="0"/>
          <w:divBdr>
            <w:top w:val="none" w:sz="0" w:space="0" w:color="auto"/>
            <w:left w:val="none" w:sz="0" w:space="0" w:color="auto"/>
            <w:bottom w:val="none" w:sz="0" w:space="0" w:color="auto"/>
            <w:right w:val="none" w:sz="0" w:space="0" w:color="auto"/>
          </w:divBdr>
        </w:div>
        <w:div w:id="603460436">
          <w:marLeft w:val="640"/>
          <w:marRight w:val="0"/>
          <w:marTop w:val="0"/>
          <w:marBottom w:val="0"/>
          <w:divBdr>
            <w:top w:val="none" w:sz="0" w:space="0" w:color="auto"/>
            <w:left w:val="none" w:sz="0" w:space="0" w:color="auto"/>
            <w:bottom w:val="none" w:sz="0" w:space="0" w:color="auto"/>
            <w:right w:val="none" w:sz="0" w:space="0" w:color="auto"/>
          </w:divBdr>
        </w:div>
        <w:div w:id="2029720429">
          <w:marLeft w:val="640"/>
          <w:marRight w:val="0"/>
          <w:marTop w:val="0"/>
          <w:marBottom w:val="0"/>
          <w:divBdr>
            <w:top w:val="none" w:sz="0" w:space="0" w:color="auto"/>
            <w:left w:val="none" w:sz="0" w:space="0" w:color="auto"/>
            <w:bottom w:val="none" w:sz="0" w:space="0" w:color="auto"/>
            <w:right w:val="none" w:sz="0" w:space="0" w:color="auto"/>
          </w:divBdr>
        </w:div>
        <w:div w:id="1543202508">
          <w:marLeft w:val="640"/>
          <w:marRight w:val="0"/>
          <w:marTop w:val="0"/>
          <w:marBottom w:val="0"/>
          <w:divBdr>
            <w:top w:val="none" w:sz="0" w:space="0" w:color="auto"/>
            <w:left w:val="none" w:sz="0" w:space="0" w:color="auto"/>
            <w:bottom w:val="none" w:sz="0" w:space="0" w:color="auto"/>
            <w:right w:val="none" w:sz="0" w:space="0" w:color="auto"/>
          </w:divBdr>
        </w:div>
        <w:div w:id="872814035">
          <w:marLeft w:val="640"/>
          <w:marRight w:val="0"/>
          <w:marTop w:val="0"/>
          <w:marBottom w:val="0"/>
          <w:divBdr>
            <w:top w:val="none" w:sz="0" w:space="0" w:color="auto"/>
            <w:left w:val="none" w:sz="0" w:space="0" w:color="auto"/>
            <w:bottom w:val="none" w:sz="0" w:space="0" w:color="auto"/>
            <w:right w:val="none" w:sz="0" w:space="0" w:color="auto"/>
          </w:divBdr>
        </w:div>
        <w:div w:id="1084179232">
          <w:marLeft w:val="640"/>
          <w:marRight w:val="0"/>
          <w:marTop w:val="0"/>
          <w:marBottom w:val="0"/>
          <w:divBdr>
            <w:top w:val="none" w:sz="0" w:space="0" w:color="auto"/>
            <w:left w:val="none" w:sz="0" w:space="0" w:color="auto"/>
            <w:bottom w:val="none" w:sz="0" w:space="0" w:color="auto"/>
            <w:right w:val="none" w:sz="0" w:space="0" w:color="auto"/>
          </w:divBdr>
        </w:div>
        <w:div w:id="1304778377">
          <w:marLeft w:val="640"/>
          <w:marRight w:val="0"/>
          <w:marTop w:val="0"/>
          <w:marBottom w:val="0"/>
          <w:divBdr>
            <w:top w:val="none" w:sz="0" w:space="0" w:color="auto"/>
            <w:left w:val="none" w:sz="0" w:space="0" w:color="auto"/>
            <w:bottom w:val="none" w:sz="0" w:space="0" w:color="auto"/>
            <w:right w:val="none" w:sz="0" w:space="0" w:color="auto"/>
          </w:divBdr>
        </w:div>
        <w:div w:id="1477255676">
          <w:marLeft w:val="640"/>
          <w:marRight w:val="0"/>
          <w:marTop w:val="0"/>
          <w:marBottom w:val="0"/>
          <w:divBdr>
            <w:top w:val="none" w:sz="0" w:space="0" w:color="auto"/>
            <w:left w:val="none" w:sz="0" w:space="0" w:color="auto"/>
            <w:bottom w:val="none" w:sz="0" w:space="0" w:color="auto"/>
            <w:right w:val="none" w:sz="0" w:space="0" w:color="auto"/>
          </w:divBdr>
        </w:div>
        <w:div w:id="1506551260">
          <w:marLeft w:val="640"/>
          <w:marRight w:val="0"/>
          <w:marTop w:val="0"/>
          <w:marBottom w:val="0"/>
          <w:divBdr>
            <w:top w:val="none" w:sz="0" w:space="0" w:color="auto"/>
            <w:left w:val="none" w:sz="0" w:space="0" w:color="auto"/>
            <w:bottom w:val="none" w:sz="0" w:space="0" w:color="auto"/>
            <w:right w:val="none" w:sz="0" w:space="0" w:color="auto"/>
          </w:divBdr>
        </w:div>
        <w:div w:id="189298902">
          <w:marLeft w:val="640"/>
          <w:marRight w:val="0"/>
          <w:marTop w:val="0"/>
          <w:marBottom w:val="0"/>
          <w:divBdr>
            <w:top w:val="none" w:sz="0" w:space="0" w:color="auto"/>
            <w:left w:val="none" w:sz="0" w:space="0" w:color="auto"/>
            <w:bottom w:val="none" w:sz="0" w:space="0" w:color="auto"/>
            <w:right w:val="none" w:sz="0" w:space="0" w:color="auto"/>
          </w:divBdr>
        </w:div>
        <w:div w:id="1538589289">
          <w:marLeft w:val="640"/>
          <w:marRight w:val="0"/>
          <w:marTop w:val="0"/>
          <w:marBottom w:val="0"/>
          <w:divBdr>
            <w:top w:val="none" w:sz="0" w:space="0" w:color="auto"/>
            <w:left w:val="none" w:sz="0" w:space="0" w:color="auto"/>
            <w:bottom w:val="none" w:sz="0" w:space="0" w:color="auto"/>
            <w:right w:val="none" w:sz="0" w:space="0" w:color="auto"/>
          </w:divBdr>
        </w:div>
        <w:div w:id="2035575595">
          <w:marLeft w:val="640"/>
          <w:marRight w:val="0"/>
          <w:marTop w:val="0"/>
          <w:marBottom w:val="0"/>
          <w:divBdr>
            <w:top w:val="none" w:sz="0" w:space="0" w:color="auto"/>
            <w:left w:val="none" w:sz="0" w:space="0" w:color="auto"/>
            <w:bottom w:val="none" w:sz="0" w:space="0" w:color="auto"/>
            <w:right w:val="none" w:sz="0" w:space="0" w:color="auto"/>
          </w:divBdr>
        </w:div>
        <w:div w:id="2117091362">
          <w:marLeft w:val="640"/>
          <w:marRight w:val="0"/>
          <w:marTop w:val="0"/>
          <w:marBottom w:val="0"/>
          <w:divBdr>
            <w:top w:val="none" w:sz="0" w:space="0" w:color="auto"/>
            <w:left w:val="none" w:sz="0" w:space="0" w:color="auto"/>
            <w:bottom w:val="none" w:sz="0" w:space="0" w:color="auto"/>
            <w:right w:val="none" w:sz="0" w:space="0" w:color="auto"/>
          </w:divBdr>
        </w:div>
        <w:div w:id="1834223907">
          <w:marLeft w:val="640"/>
          <w:marRight w:val="0"/>
          <w:marTop w:val="0"/>
          <w:marBottom w:val="0"/>
          <w:divBdr>
            <w:top w:val="none" w:sz="0" w:space="0" w:color="auto"/>
            <w:left w:val="none" w:sz="0" w:space="0" w:color="auto"/>
            <w:bottom w:val="none" w:sz="0" w:space="0" w:color="auto"/>
            <w:right w:val="none" w:sz="0" w:space="0" w:color="auto"/>
          </w:divBdr>
        </w:div>
        <w:div w:id="14574381">
          <w:marLeft w:val="640"/>
          <w:marRight w:val="0"/>
          <w:marTop w:val="0"/>
          <w:marBottom w:val="0"/>
          <w:divBdr>
            <w:top w:val="none" w:sz="0" w:space="0" w:color="auto"/>
            <w:left w:val="none" w:sz="0" w:space="0" w:color="auto"/>
            <w:bottom w:val="none" w:sz="0" w:space="0" w:color="auto"/>
            <w:right w:val="none" w:sz="0" w:space="0" w:color="auto"/>
          </w:divBdr>
        </w:div>
        <w:div w:id="1493401228">
          <w:marLeft w:val="640"/>
          <w:marRight w:val="0"/>
          <w:marTop w:val="0"/>
          <w:marBottom w:val="0"/>
          <w:divBdr>
            <w:top w:val="none" w:sz="0" w:space="0" w:color="auto"/>
            <w:left w:val="none" w:sz="0" w:space="0" w:color="auto"/>
            <w:bottom w:val="none" w:sz="0" w:space="0" w:color="auto"/>
            <w:right w:val="none" w:sz="0" w:space="0" w:color="auto"/>
          </w:divBdr>
        </w:div>
        <w:div w:id="1770352211">
          <w:marLeft w:val="640"/>
          <w:marRight w:val="0"/>
          <w:marTop w:val="0"/>
          <w:marBottom w:val="0"/>
          <w:divBdr>
            <w:top w:val="none" w:sz="0" w:space="0" w:color="auto"/>
            <w:left w:val="none" w:sz="0" w:space="0" w:color="auto"/>
            <w:bottom w:val="none" w:sz="0" w:space="0" w:color="auto"/>
            <w:right w:val="none" w:sz="0" w:space="0" w:color="auto"/>
          </w:divBdr>
        </w:div>
        <w:div w:id="176386246">
          <w:marLeft w:val="640"/>
          <w:marRight w:val="0"/>
          <w:marTop w:val="0"/>
          <w:marBottom w:val="0"/>
          <w:divBdr>
            <w:top w:val="none" w:sz="0" w:space="0" w:color="auto"/>
            <w:left w:val="none" w:sz="0" w:space="0" w:color="auto"/>
            <w:bottom w:val="none" w:sz="0" w:space="0" w:color="auto"/>
            <w:right w:val="none" w:sz="0" w:space="0" w:color="auto"/>
          </w:divBdr>
        </w:div>
        <w:div w:id="90512860">
          <w:marLeft w:val="640"/>
          <w:marRight w:val="0"/>
          <w:marTop w:val="0"/>
          <w:marBottom w:val="0"/>
          <w:divBdr>
            <w:top w:val="none" w:sz="0" w:space="0" w:color="auto"/>
            <w:left w:val="none" w:sz="0" w:space="0" w:color="auto"/>
            <w:bottom w:val="none" w:sz="0" w:space="0" w:color="auto"/>
            <w:right w:val="none" w:sz="0" w:space="0" w:color="auto"/>
          </w:divBdr>
        </w:div>
        <w:div w:id="556551639">
          <w:marLeft w:val="640"/>
          <w:marRight w:val="0"/>
          <w:marTop w:val="0"/>
          <w:marBottom w:val="0"/>
          <w:divBdr>
            <w:top w:val="none" w:sz="0" w:space="0" w:color="auto"/>
            <w:left w:val="none" w:sz="0" w:space="0" w:color="auto"/>
            <w:bottom w:val="none" w:sz="0" w:space="0" w:color="auto"/>
            <w:right w:val="none" w:sz="0" w:space="0" w:color="auto"/>
          </w:divBdr>
        </w:div>
        <w:div w:id="1661957991">
          <w:marLeft w:val="640"/>
          <w:marRight w:val="0"/>
          <w:marTop w:val="0"/>
          <w:marBottom w:val="0"/>
          <w:divBdr>
            <w:top w:val="none" w:sz="0" w:space="0" w:color="auto"/>
            <w:left w:val="none" w:sz="0" w:space="0" w:color="auto"/>
            <w:bottom w:val="none" w:sz="0" w:space="0" w:color="auto"/>
            <w:right w:val="none" w:sz="0" w:space="0" w:color="auto"/>
          </w:divBdr>
        </w:div>
        <w:div w:id="1662273757">
          <w:marLeft w:val="640"/>
          <w:marRight w:val="0"/>
          <w:marTop w:val="0"/>
          <w:marBottom w:val="0"/>
          <w:divBdr>
            <w:top w:val="none" w:sz="0" w:space="0" w:color="auto"/>
            <w:left w:val="none" w:sz="0" w:space="0" w:color="auto"/>
            <w:bottom w:val="none" w:sz="0" w:space="0" w:color="auto"/>
            <w:right w:val="none" w:sz="0" w:space="0" w:color="auto"/>
          </w:divBdr>
        </w:div>
        <w:div w:id="1758330921">
          <w:marLeft w:val="640"/>
          <w:marRight w:val="0"/>
          <w:marTop w:val="0"/>
          <w:marBottom w:val="0"/>
          <w:divBdr>
            <w:top w:val="none" w:sz="0" w:space="0" w:color="auto"/>
            <w:left w:val="none" w:sz="0" w:space="0" w:color="auto"/>
            <w:bottom w:val="none" w:sz="0" w:space="0" w:color="auto"/>
            <w:right w:val="none" w:sz="0" w:space="0" w:color="auto"/>
          </w:divBdr>
        </w:div>
        <w:div w:id="643658637">
          <w:marLeft w:val="640"/>
          <w:marRight w:val="0"/>
          <w:marTop w:val="0"/>
          <w:marBottom w:val="0"/>
          <w:divBdr>
            <w:top w:val="none" w:sz="0" w:space="0" w:color="auto"/>
            <w:left w:val="none" w:sz="0" w:space="0" w:color="auto"/>
            <w:bottom w:val="none" w:sz="0" w:space="0" w:color="auto"/>
            <w:right w:val="none" w:sz="0" w:space="0" w:color="auto"/>
          </w:divBdr>
        </w:div>
        <w:div w:id="266813408">
          <w:marLeft w:val="640"/>
          <w:marRight w:val="0"/>
          <w:marTop w:val="0"/>
          <w:marBottom w:val="0"/>
          <w:divBdr>
            <w:top w:val="none" w:sz="0" w:space="0" w:color="auto"/>
            <w:left w:val="none" w:sz="0" w:space="0" w:color="auto"/>
            <w:bottom w:val="none" w:sz="0" w:space="0" w:color="auto"/>
            <w:right w:val="none" w:sz="0" w:space="0" w:color="auto"/>
          </w:divBdr>
        </w:div>
        <w:div w:id="65764098">
          <w:marLeft w:val="640"/>
          <w:marRight w:val="0"/>
          <w:marTop w:val="0"/>
          <w:marBottom w:val="0"/>
          <w:divBdr>
            <w:top w:val="none" w:sz="0" w:space="0" w:color="auto"/>
            <w:left w:val="none" w:sz="0" w:space="0" w:color="auto"/>
            <w:bottom w:val="none" w:sz="0" w:space="0" w:color="auto"/>
            <w:right w:val="none" w:sz="0" w:space="0" w:color="auto"/>
          </w:divBdr>
        </w:div>
        <w:div w:id="529414717">
          <w:marLeft w:val="640"/>
          <w:marRight w:val="0"/>
          <w:marTop w:val="0"/>
          <w:marBottom w:val="0"/>
          <w:divBdr>
            <w:top w:val="none" w:sz="0" w:space="0" w:color="auto"/>
            <w:left w:val="none" w:sz="0" w:space="0" w:color="auto"/>
            <w:bottom w:val="none" w:sz="0" w:space="0" w:color="auto"/>
            <w:right w:val="none" w:sz="0" w:space="0" w:color="auto"/>
          </w:divBdr>
        </w:div>
        <w:div w:id="1201279686">
          <w:marLeft w:val="640"/>
          <w:marRight w:val="0"/>
          <w:marTop w:val="0"/>
          <w:marBottom w:val="0"/>
          <w:divBdr>
            <w:top w:val="none" w:sz="0" w:space="0" w:color="auto"/>
            <w:left w:val="none" w:sz="0" w:space="0" w:color="auto"/>
            <w:bottom w:val="none" w:sz="0" w:space="0" w:color="auto"/>
            <w:right w:val="none" w:sz="0" w:space="0" w:color="auto"/>
          </w:divBdr>
        </w:div>
        <w:div w:id="1082944885">
          <w:marLeft w:val="640"/>
          <w:marRight w:val="0"/>
          <w:marTop w:val="0"/>
          <w:marBottom w:val="0"/>
          <w:divBdr>
            <w:top w:val="none" w:sz="0" w:space="0" w:color="auto"/>
            <w:left w:val="none" w:sz="0" w:space="0" w:color="auto"/>
            <w:bottom w:val="none" w:sz="0" w:space="0" w:color="auto"/>
            <w:right w:val="none" w:sz="0" w:space="0" w:color="auto"/>
          </w:divBdr>
        </w:div>
        <w:div w:id="1460415851">
          <w:marLeft w:val="640"/>
          <w:marRight w:val="0"/>
          <w:marTop w:val="0"/>
          <w:marBottom w:val="0"/>
          <w:divBdr>
            <w:top w:val="none" w:sz="0" w:space="0" w:color="auto"/>
            <w:left w:val="none" w:sz="0" w:space="0" w:color="auto"/>
            <w:bottom w:val="none" w:sz="0" w:space="0" w:color="auto"/>
            <w:right w:val="none" w:sz="0" w:space="0" w:color="auto"/>
          </w:divBdr>
        </w:div>
        <w:div w:id="1840464906">
          <w:marLeft w:val="640"/>
          <w:marRight w:val="0"/>
          <w:marTop w:val="0"/>
          <w:marBottom w:val="0"/>
          <w:divBdr>
            <w:top w:val="none" w:sz="0" w:space="0" w:color="auto"/>
            <w:left w:val="none" w:sz="0" w:space="0" w:color="auto"/>
            <w:bottom w:val="none" w:sz="0" w:space="0" w:color="auto"/>
            <w:right w:val="none" w:sz="0" w:space="0" w:color="auto"/>
          </w:divBdr>
        </w:div>
      </w:divsChild>
    </w:div>
    <w:div w:id="1448935815">
      <w:bodyDiv w:val="1"/>
      <w:marLeft w:val="0"/>
      <w:marRight w:val="0"/>
      <w:marTop w:val="0"/>
      <w:marBottom w:val="0"/>
      <w:divBdr>
        <w:top w:val="none" w:sz="0" w:space="0" w:color="auto"/>
        <w:left w:val="none" w:sz="0" w:space="0" w:color="auto"/>
        <w:bottom w:val="none" w:sz="0" w:space="0" w:color="auto"/>
        <w:right w:val="none" w:sz="0" w:space="0" w:color="auto"/>
      </w:divBdr>
    </w:div>
    <w:div w:id="1450973299">
      <w:bodyDiv w:val="1"/>
      <w:marLeft w:val="0"/>
      <w:marRight w:val="0"/>
      <w:marTop w:val="0"/>
      <w:marBottom w:val="0"/>
      <w:divBdr>
        <w:top w:val="none" w:sz="0" w:space="0" w:color="auto"/>
        <w:left w:val="none" w:sz="0" w:space="0" w:color="auto"/>
        <w:bottom w:val="none" w:sz="0" w:space="0" w:color="auto"/>
        <w:right w:val="none" w:sz="0" w:space="0" w:color="auto"/>
      </w:divBdr>
      <w:divsChild>
        <w:div w:id="1503861867">
          <w:marLeft w:val="640"/>
          <w:marRight w:val="0"/>
          <w:marTop w:val="0"/>
          <w:marBottom w:val="0"/>
          <w:divBdr>
            <w:top w:val="none" w:sz="0" w:space="0" w:color="auto"/>
            <w:left w:val="none" w:sz="0" w:space="0" w:color="auto"/>
            <w:bottom w:val="none" w:sz="0" w:space="0" w:color="auto"/>
            <w:right w:val="none" w:sz="0" w:space="0" w:color="auto"/>
          </w:divBdr>
        </w:div>
        <w:div w:id="1141145548">
          <w:marLeft w:val="640"/>
          <w:marRight w:val="0"/>
          <w:marTop w:val="0"/>
          <w:marBottom w:val="0"/>
          <w:divBdr>
            <w:top w:val="none" w:sz="0" w:space="0" w:color="auto"/>
            <w:left w:val="none" w:sz="0" w:space="0" w:color="auto"/>
            <w:bottom w:val="none" w:sz="0" w:space="0" w:color="auto"/>
            <w:right w:val="none" w:sz="0" w:space="0" w:color="auto"/>
          </w:divBdr>
        </w:div>
        <w:div w:id="1440418767">
          <w:marLeft w:val="640"/>
          <w:marRight w:val="0"/>
          <w:marTop w:val="0"/>
          <w:marBottom w:val="0"/>
          <w:divBdr>
            <w:top w:val="none" w:sz="0" w:space="0" w:color="auto"/>
            <w:left w:val="none" w:sz="0" w:space="0" w:color="auto"/>
            <w:bottom w:val="none" w:sz="0" w:space="0" w:color="auto"/>
            <w:right w:val="none" w:sz="0" w:space="0" w:color="auto"/>
          </w:divBdr>
        </w:div>
        <w:div w:id="404305174">
          <w:marLeft w:val="640"/>
          <w:marRight w:val="0"/>
          <w:marTop w:val="0"/>
          <w:marBottom w:val="0"/>
          <w:divBdr>
            <w:top w:val="none" w:sz="0" w:space="0" w:color="auto"/>
            <w:left w:val="none" w:sz="0" w:space="0" w:color="auto"/>
            <w:bottom w:val="none" w:sz="0" w:space="0" w:color="auto"/>
            <w:right w:val="none" w:sz="0" w:space="0" w:color="auto"/>
          </w:divBdr>
        </w:div>
        <w:div w:id="647788689">
          <w:marLeft w:val="640"/>
          <w:marRight w:val="0"/>
          <w:marTop w:val="0"/>
          <w:marBottom w:val="0"/>
          <w:divBdr>
            <w:top w:val="none" w:sz="0" w:space="0" w:color="auto"/>
            <w:left w:val="none" w:sz="0" w:space="0" w:color="auto"/>
            <w:bottom w:val="none" w:sz="0" w:space="0" w:color="auto"/>
            <w:right w:val="none" w:sz="0" w:space="0" w:color="auto"/>
          </w:divBdr>
        </w:div>
        <w:div w:id="2047173500">
          <w:marLeft w:val="640"/>
          <w:marRight w:val="0"/>
          <w:marTop w:val="0"/>
          <w:marBottom w:val="0"/>
          <w:divBdr>
            <w:top w:val="none" w:sz="0" w:space="0" w:color="auto"/>
            <w:left w:val="none" w:sz="0" w:space="0" w:color="auto"/>
            <w:bottom w:val="none" w:sz="0" w:space="0" w:color="auto"/>
            <w:right w:val="none" w:sz="0" w:space="0" w:color="auto"/>
          </w:divBdr>
        </w:div>
        <w:div w:id="1025250108">
          <w:marLeft w:val="640"/>
          <w:marRight w:val="0"/>
          <w:marTop w:val="0"/>
          <w:marBottom w:val="0"/>
          <w:divBdr>
            <w:top w:val="none" w:sz="0" w:space="0" w:color="auto"/>
            <w:left w:val="none" w:sz="0" w:space="0" w:color="auto"/>
            <w:bottom w:val="none" w:sz="0" w:space="0" w:color="auto"/>
            <w:right w:val="none" w:sz="0" w:space="0" w:color="auto"/>
          </w:divBdr>
        </w:div>
        <w:div w:id="2031636988">
          <w:marLeft w:val="640"/>
          <w:marRight w:val="0"/>
          <w:marTop w:val="0"/>
          <w:marBottom w:val="0"/>
          <w:divBdr>
            <w:top w:val="none" w:sz="0" w:space="0" w:color="auto"/>
            <w:left w:val="none" w:sz="0" w:space="0" w:color="auto"/>
            <w:bottom w:val="none" w:sz="0" w:space="0" w:color="auto"/>
            <w:right w:val="none" w:sz="0" w:space="0" w:color="auto"/>
          </w:divBdr>
        </w:div>
        <w:div w:id="1432045629">
          <w:marLeft w:val="640"/>
          <w:marRight w:val="0"/>
          <w:marTop w:val="0"/>
          <w:marBottom w:val="0"/>
          <w:divBdr>
            <w:top w:val="none" w:sz="0" w:space="0" w:color="auto"/>
            <w:left w:val="none" w:sz="0" w:space="0" w:color="auto"/>
            <w:bottom w:val="none" w:sz="0" w:space="0" w:color="auto"/>
            <w:right w:val="none" w:sz="0" w:space="0" w:color="auto"/>
          </w:divBdr>
        </w:div>
        <w:div w:id="1877044349">
          <w:marLeft w:val="640"/>
          <w:marRight w:val="0"/>
          <w:marTop w:val="0"/>
          <w:marBottom w:val="0"/>
          <w:divBdr>
            <w:top w:val="none" w:sz="0" w:space="0" w:color="auto"/>
            <w:left w:val="none" w:sz="0" w:space="0" w:color="auto"/>
            <w:bottom w:val="none" w:sz="0" w:space="0" w:color="auto"/>
            <w:right w:val="none" w:sz="0" w:space="0" w:color="auto"/>
          </w:divBdr>
        </w:div>
        <w:div w:id="437411951">
          <w:marLeft w:val="640"/>
          <w:marRight w:val="0"/>
          <w:marTop w:val="0"/>
          <w:marBottom w:val="0"/>
          <w:divBdr>
            <w:top w:val="none" w:sz="0" w:space="0" w:color="auto"/>
            <w:left w:val="none" w:sz="0" w:space="0" w:color="auto"/>
            <w:bottom w:val="none" w:sz="0" w:space="0" w:color="auto"/>
            <w:right w:val="none" w:sz="0" w:space="0" w:color="auto"/>
          </w:divBdr>
        </w:div>
        <w:div w:id="748039857">
          <w:marLeft w:val="640"/>
          <w:marRight w:val="0"/>
          <w:marTop w:val="0"/>
          <w:marBottom w:val="0"/>
          <w:divBdr>
            <w:top w:val="none" w:sz="0" w:space="0" w:color="auto"/>
            <w:left w:val="none" w:sz="0" w:space="0" w:color="auto"/>
            <w:bottom w:val="none" w:sz="0" w:space="0" w:color="auto"/>
            <w:right w:val="none" w:sz="0" w:space="0" w:color="auto"/>
          </w:divBdr>
        </w:div>
        <w:div w:id="1401560212">
          <w:marLeft w:val="640"/>
          <w:marRight w:val="0"/>
          <w:marTop w:val="0"/>
          <w:marBottom w:val="0"/>
          <w:divBdr>
            <w:top w:val="none" w:sz="0" w:space="0" w:color="auto"/>
            <w:left w:val="none" w:sz="0" w:space="0" w:color="auto"/>
            <w:bottom w:val="none" w:sz="0" w:space="0" w:color="auto"/>
            <w:right w:val="none" w:sz="0" w:space="0" w:color="auto"/>
          </w:divBdr>
        </w:div>
        <w:div w:id="1677919718">
          <w:marLeft w:val="640"/>
          <w:marRight w:val="0"/>
          <w:marTop w:val="0"/>
          <w:marBottom w:val="0"/>
          <w:divBdr>
            <w:top w:val="none" w:sz="0" w:space="0" w:color="auto"/>
            <w:left w:val="none" w:sz="0" w:space="0" w:color="auto"/>
            <w:bottom w:val="none" w:sz="0" w:space="0" w:color="auto"/>
            <w:right w:val="none" w:sz="0" w:space="0" w:color="auto"/>
          </w:divBdr>
        </w:div>
        <w:div w:id="1259829917">
          <w:marLeft w:val="640"/>
          <w:marRight w:val="0"/>
          <w:marTop w:val="0"/>
          <w:marBottom w:val="0"/>
          <w:divBdr>
            <w:top w:val="none" w:sz="0" w:space="0" w:color="auto"/>
            <w:left w:val="none" w:sz="0" w:space="0" w:color="auto"/>
            <w:bottom w:val="none" w:sz="0" w:space="0" w:color="auto"/>
            <w:right w:val="none" w:sz="0" w:space="0" w:color="auto"/>
          </w:divBdr>
        </w:div>
        <w:div w:id="286353358">
          <w:marLeft w:val="640"/>
          <w:marRight w:val="0"/>
          <w:marTop w:val="0"/>
          <w:marBottom w:val="0"/>
          <w:divBdr>
            <w:top w:val="none" w:sz="0" w:space="0" w:color="auto"/>
            <w:left w:val="none" w:sz="0" w:space="0" w:color="auto"/>
            <w:bottom w:val="none" w:sz="0" w:space="0" w:color="auto"/>
            <w:right w:val="none" w:sz="0" w:space="0" w:color="auto"/>
          </w:divBdr>
        </w:div>
        <w:div w:id="1820222037">
          <w:marLeft w:val="640"/>
          <w:marRight w:val="0"/>
          <w:marTop w:val="0"/>
          <w:marBottom w:val="0"/>
          <w:divBdr>
            <w:top w:val="none" w:sz="0" w:space="0" w:color="auto"/>
            <w:left w:val="none" w:sz="0" w:space="0" w:color="auto"/>
            <w:bottom w:val="none" w:sz="0" w:space="0" w:color="auto"/>
            <w:right w:val="none" w:sz="0" w:space="0" w:color="auto"/>
          </w:divBdr>
        </w:div>
        <w:div w:id="2141417749">
          <w:marLeft w:val="640"/>
          <w:marRight w:val="0"/>
          <w:marTop w:val="0"/>
          <w:marBottom w:val="0"/>
          <w:divBdr>
            <w:top w:val="none" w:sz="0" w:space="0" w:color="auto"/>
            <w:left w:val="none" w:sz="0" w:space="0" w:color="auto"/>
            <w:bottom w:val="none" w:sz="0" w:space="0" w:color="auto"/>
            <w:right w:val="none" w:sz="0" w:space="0" w:color="auto"/>
          </w:divBdr>
        </w:div>
        <w:div w:id="1756392342">
          <w:marLeft w:val="640"/>
          <w:marRight w:val="0"/>
          <w:marTop w:val="0"/>
          <w:marBottom w:val="0"/>
          <w:divBdr>
            <w:top w:val="none" w:sz="0" w:space="0" w:color="auto"/>
            <w:left w:val="none" w:sz="0" w:space="0" w:color="auto"/>
            <w:bottom w:val="none" w:sz="0" w:space="0" w:color="auto"/>
            <w:right w:val="none" w:sz="0" w:space="0" w:color="auto"/>
          </w:divBdr>
        </w:div>
        <w:div w:id="293609081">
          <w:marLeft w:val="640"/>
          <w:marRight w:val="0"/>
          <w:marTop w:val="0"/>
          <w:marBottom w:val="0"/>
          <w:divBdr>
            <w:top w:val="none" w:sz="0" w:space="0" w:color="auto"/>
            <w:left w:val="none" w:sz="0" w:space="0" w:color="auto"/>
            <w:bottom w:val="none" w:sz="0" w:space="0" w:color="auto"/>
            <w:right w:val="none" w:sz="0" w:space="0" w:color="auto"/>
          </w:divBdr>
        </w:div>
        <w:div w:id="355011008">
          <w:marLeft w:val="640"/>
          <w:marRight w:val="0"/>
          <w:marTop w:val="0"/>
          <w:marBottom w:val="0"/>
          <w:divBdr>
            <w:top w:val="none" w:sz="0" w:space="0" w:color="auto"/>
            <w:left w:val="none" w:sz="0" w:space="0" w:color="auto"/>
            <w:bottom w:val="none" w:sz="0" w:space="0" w:color="auto"/>
            <w:right w:val="none" w:sz="0" w:space="0" w:color="auto"/>
          </w:divBdr>
        </w:div>
        <w:div w:id="348069968">
          <w:marLeft w:val="640"/>
          <w:marRight w:val="0"/>
          <w:marTop w:val="0"/>
          <w:marBottom w:val="0"/>
          <w:divBdr>
            <w:top w:val="none" w:sz="0" w:space="0" w:color="auto"/>
            <w:left w:val="none" w:sz="0" w:space="0" w:color="auto"/>
            <w:bottom w:val="none" w:sz="0" w:space="0" w:color="auto"/>
            <w:right w:val="none" w:sz="0" w:space="0" w:color="auto"/>
          </w:divBdr>
        </w:div>
        <w:div w:id="722211988">
          <w:marLeft w:val="640"/>
          <w:marRight w:val="0"/>
          <w:marTop w:val="0"/>
          <w:marBottom w:val="0"/>
          <w:divBdr>
            <w:top w:val="none" w:sz="0" w:space="0" w:color="auto"/>
            <w:left w:val="none" w:sz="0" w:space="0" w:color="auto"/>
            <w:bottom w:val="none" w:sz="0" w:space="0" w:color="auto"/>
            <w:right w:val="none" w:sz="0" w:space="0" w:color="auto"/>
          </w:divBdr>
        </w:div>
        <w:div w:id="250243998">
          <w:marLeft w:val="640"/>
          <w:marRight w:val="0"/>
          <w:marTop w:val="0"/>
          <w:marBottom w:val="0"/>
          <w:divBdr>
            <w:top w:val="none" w:sz="0" w:space="0" w:color="auto"/>
            <w:left w:val="none" w:sz="0" w:space="0" w:color="auto"/>
            <w:bottom w:val="none" w:sz="0" w:space="0" w:color="auto"/>
            <w:right w:val="none" w:sz="0" w:space="0" w:color="auto"/>
          </w:divBdr>
        </w:div>
        <w:div w:id="828251387">
          <w:marLeft w:val="640"/>
          <w:marRight w:val="0"/>
          <w:marTop w:val="0"/>
          <w:marBottom w:val="0"/>
          <w:divBdr>
            <w:top w:val="none" w:sz="0" w:space="0" w:color="auto"/>
            <w:left w:val="none" w:sz="0" w:space="0" w:color="auto"/>
            <w:bottom w:val="none" w:sz="0" w:space="0" w:color="auto"/>
            <w:right w:val="none" w:sz="0" w:space="0" w:color="auto"/>
          </w:divBdr>
        </w:div>
        <w:div w:id="1714697326">
          <w:marLeft w:val="640"/>
          <w:marRight w:val="0"/>
          <w:marTop w:val="0"/>
          <w:marBottom w:val="0"/>
          <w:divBdr>
            <w:top w:val="none" w:sz="0" w:space="0" w:color="auto"/>
            <w:left w:val="none" w:sz="0" w:space="0" w:color="auto"/>
            <w:bottom w:val="none" w:sz="0" w:space="0" w:color="auto"/>
            <w:right w:val="none" w:sz="0" w:space="0" w:color="auto"/>
          </w:divBdr>
        </w:div>
        <w:div w:id="1700080319">
          <w:marLeft w:val="640"/>
          <w:marRight w:val="0"/>
          <w:marTop w:val="0"/>
          <w:marBottom w:val="0"/>
          <w:divBdr>
            <w:top w:val="none" w:sz="0" w:space="0" w:color="auto"/>
            <w:left w:val="none" w:sz="0" w:space="0" w:color="auto"/>
            <w:bottom w:val="none" w:sz="0" w:space="0" w:color="auto"/>
            <w:right w:val="none" w:sz="0" w:space="0" w:color="auto"/>
          </w:divBdr>
        </w:div>
        <w:div w:id="1920600959">
          <w:marLeft w:val="640"/>
          <w:marRight w:val="0"/>
          <w:marTop w:val="0"/>
          <w:marBottom w:val="0"/>
          <w:divBdr>
            <w:top w:val="none" w:sz="0" w:space="0" w:color="auto"/>
            <w:left w:val="none" w:sz="0" w:space="0" w:color="auto"/>
            <w:bottom w:val="none" w:sz="0" w:space="0" w:color="auto"/>
            <w:right w:val="none" w:sz="0" w:space="0" w:color="auto"/>
          </w:divBdr>
        </w:div>
        <w:div w:id="78605693">
          <w:marLeft w:val="640"/>
          <w:marRight w:val="0"/>
          <w:marTop w:val="0"/>
          <w:marBottom w:val="0"/>
          <w:divBdr>
            <w:top w:val="none" w:sz="0" w:space="0" w:color="auto"/>
            <w:left w:val="none" w:sz="0" w:space="0" w:color="auto"/>
            <w:bottom w:val="none" w:sz="0" w:space="0" w:color="auto"/>
            <w:right w:val="none" w:sz="0" w:space="0" w:color="auto"/>
          </w:divBdr>
        </w:div>
        <w:div w:id="1964535537">
          <w:marLeft w:val="640"/>
          <w:marRight w:val="0"/>
          <w:marTop w:val="0"/>
          <w:marBottom w:val="0"/>
          <w:divBdr>
            <w:top w:val="none" w:sz="0" w:space="0" w:color="auto"/>
            <w:left w:val="none" w:sz="0" w:space="0" w:color="auto"/>
            <w:bottom w:val="none" w:sz="0" w:space="0" w:color="auto"/>
            <w:right w:val="none" w:sz="0" w:space="0" w:color="auto"/>
          </w:divBdr>
        </w:div>
        <w:div w:id="1174804228">
          <w:marLeft w:val="640"/>
          <w:marRight w:val="0"/>
          <w:marTop w:val="0"/>
          <w:marBottom w:val="0"/>
          <w:divBdr>
            <w:top w:val="none" w:sz="0" w:space="0" w:color="auto"/>
            <w:left w:val="none" w:sz="0" w:space="0" w:color="auto"/>
            <w:bottom w:val="none" w:sz="0" w:space="0" w:color="auto"/>
            <w:right w:val="none" w:sz="0" w:space="0" w:color="auto"/>
          </w:divBdr>
        </w:div>
        <w:div w:id="1928271009">
          <w:marLeft w:val="640"/>
          <w:marRight w:val="0"/>
          <w:marTop w:val="0"/>
          <w:marBottom w:val="0"/>
          <w:divBdr>
            <w:top w:val="none" w:sz="0" w:space="0" w:color="auto"/>
            <w:left w:val="none" w:sz="0" w:space="0" w:color="auto"/>
            <w:bottom w:val="none" w:sz="0" w:space="0" w:color="auto"/>
            <w:right w:val="none" w:sz="0" w:space="0" w:color="auto"/>
          </w:divBdr>
        </w:div>
        <w:div w:id="1717702040">
          <w:marLeft w:val="640"/>
          <w:marRight w:val="0"/>
          <w:marTop w:val="0"/>
          <w:marBottom w:val="0"/>
          <w:divBdr>
            <w:top w:val="none" w:sz="0" w:space="0" w:color="auto"/>
            <w:left w:val="none" w:sz="0" w:space="0" w:color="auto"/>
            <w:bottom w:val="none" w:sz="0" w:space="0" w:color="auto"/>
            <w:right w:val="none" w:sz="0" w:space="0" w:color="auto"/>
          </w:divBdr>
        </w:div>
        <w:div w:id="387261881">
          <w:marLeft w:val="640"/>
          <w:marRight w:val="0"/>
          <w:marTop w:val="0"/>
          <w:marBottom w:val="0"/>
          <w:divBdr>
            <w:top w:val="none" w:sz="0" w:space="0" w:color="auto"/>
            <w:left w:val="none" w:sz="0" w:space="0" w:color="auto"/>
            <w:bottom w:val="none" w:sz="0" w:space="0" w:color="auto"/>
            <w:right w:val="none" w:sz="0" w:space="0" w:color="auto"/>
          </w:divBdr>
        </w:div>
        <w:div w:id="793865212">
          <w:marLeft w:val="640"/>
          <w:marRight w:val="0"/>
          <w:marTop w:val="0"/>
          <w:marBottom w:val="0"/>
          <w:divBdr>
            <w:top w:val="none" w:sz="0" w:space="0" w:color="auto"/>
            <w:left w:val="none" w:sz="0" w:space="0" w:color="auto"/>
            <w:bottom w:val="none" w:sz="0" w:space="0" w:color="auto"/>
            <w:right w:val="none" w:sz="0" w:space="0" w:color="auto"/>
          </w:divBdr>
        </w:div>
        <w:div w:id="1088697669">
          <w:marLeft w:val="640"/>
          <w:marRight w:val="0"/>
          <w:marTop w:val="0"/>
          <w:marBottom w:val="0"/>
          <w:divBdr>
            <w:top w:val="none" w:sz="0" w:space="0" w:color="auto"/>
            <w:left w:val="none" w:sz="0" w:space="0" w:color="auto"/>
            <w:bottom w:val="none" w:sz="0" w:space="0" w:color="auto"/>
            <w:right w:val="none" w:sz="0" w:space="0" w:color="auto"/>
          </w:divBdr>
        </w:div>
        <w:div w:id="836308789">
          <w:marLeft w:val="640"/>
          <w:marRight w:val="0"/>
          <w:marTop w:val="0"/>
          <w:marBottom w:val="0"/>
          <w:divBdr>
            <w:top w:val="none" w:sz="0" w:space="0" w:color="auto"/>
            <w:left w:val="none" w:sz="0" w:space="0" w:color="auto"/>
            <w:bottom w:val="none" w:sz="0" w:space="0" w:color="auto"/>
            <w:right w:val="none" w:sz="0" w:space="0" w:color="auto"/>
          </w:divBdr>
        </w:div>
        <w:div w:id="1905412291">
          <w:marLeft w:val="640"/>
          <w:marRight w:val="0"/>
          <w:marTop w:val="0"/>
          <w:marBottom w:val="0"/>
          <w:divBdr>
            <w:top w:val="none" w:sz="0" w:space="0" w:color="auto"/>
            <w:left w:val="none" w:sz="0" w:space="0" w:color="auto"/>
            <w:bottom w:val="none" w:sz="0" w:space="0" w:color="auto"/>
            <w:right w:val="none" w:sz="0" w:space="0" w:color="auto"/>
          </w:divBdr>
        </w:div>
        <w:div w:id="1900021494">
          <w:marLeft w:val="640"/>
          <w:marRight w:val="0"/>
          <w:marTop w:val="0"/>
          <w:marBottom w:val="0"/>
          <w:divBdr>
            <w:top w:val="none" w:sz="0" w:space="0" w:color="auto"/>
            <w:left w:val="none" w:sz="0" w:space="0" w:color="auto"/>
            <w:bottom w:val="none" w:sz="0" w:space="0" w:color="auto"/>
            <w:right w:val="none" w:sz="0" w:space="0" w:color="auto"/>
          </w:divBdr>
        </w:div>
        <w:div w:id="644551346">
          <w:marLeft w:val="640"/>
          <w:marRight w:val="0"/>
          <w:marTop w:val="0"/>
          <w:marBottom w:val="0"/>
          <w:divBdr>
            <w:top w:val="none" w:sz="0" w:space="0" w:color="auto"/>
            <w:left w:val="none" w:sz="0" w:space="0" w:color="auto"/>
            <w:bottom w:val="none" w:sz="0" w:space="0" w:color="auto"/>
            <w:right w:val="none" w:sz="0" w:space="0" w:color="auto"/>
          </w:divBdr>
        </w:div>
        <w:div w:id="1138186890">
          <w:marLeft w:val="640"/>
          <w:marRight w:val="0"/>
          <w:marTop w:val="0"/>
          <w:marBottom w:val="0"/>
          <w:divBdr>
            <w:top w:val="none" w:sz="0" w:space="0" w:color="auto"/>
            <w:left w:val="none" w:sz="0" w:space="0" w:color="auto"/>
            <w:bottom w:val="none" w:sz="0" w:space="0" w:color="auto"/>
            <w:right w:val="none" w:sz="0" w:space="0" w:color="auto"/>
          </w:divBdr>
        </w:div>
        <w:div w:id="190383804">
          <w:marLeft w:val="640"/>
          <w:marRight w:val="0"/>
          <w:marTop w:val="0"/>
          <w:marBottom w:val="0"/>
          <w:divBdr>
            <w:top w:val="none" w:sz="0" w:space="0" w:color="auto"/>
            <w:left w:val="none" w:sz="0" w:space="0" w:color="auto"/>
            <w:bottom w:val="none" w:sz="0" w:space="0" w:color="auto"/>
            <w:right w:val="none" w:sz="0" w:space="0" w:color="auto"/>
          </w:divBdr>
        </w:div>
        <w:div w:id="1607496277">
          <w:marLeft w:val="640"/>
          <w:marRight w:val="0"/>
          <w:marTop w:val="0"/>
          <w:marBottom w:val="0"/>
          <w:divBdr>
            <w:top w:val="none" w:sz="0" w:space="0" w:color="auto"/>
            <w:left w:val="none" w:sz="0" w:space="0" w:color="auto"/>
            <w:bottom w:val="none" w:sz="0" w:space="0" w:color="auto"/>
            <w:right w:val="none" w:sz="0" w:space="0" w:color="auto"/>
          </w:divBdr>
        </w:div>
        <w:div w:id="1069427038">
          <w:marLeft w:val="640"/>
          <w:marRight w:val="0"/>
          <w:marTop w:val="0"/>
          <w:marBottom w:val="0"/>
          <w:divBdr>
            <w:top w:val="none" w:sz="0" w:space="0" w:color="auto"/>
            <w:left w:val="none" w:sz="0" w:space="0" w:color="auto"/>
            <w:bottom w:val="none" w:sz="0" w:space="0" w:color="auto"/>
            <w:right w:val="none" w:sz="0" w:space="0" w:color="auto"/>
          </w:divBdr>
        </w:div>
        <w:div w:id="2138793004">
          <w:marLeft w:val="640"/>
          <w:marRight w:val="0"/>
          <w:marTop w:val="0"/>
          <w:marBottom w:val="0"/>
          <w:divBdr>
            <w:top w:val="none" w:sz="0" w:space="0" w:color="auto"/>
            <w:left w:val="none" w:sz="0" w:space="0" w:color="auto"/>
            <w:bottom w:val="none" w:sz="0" w:space="0" w:color="auto"/>
            <w:right w:val="none" w:sz="0" w:space="0" w:color="auto"/>
          </w:divBdr>
        </w:div>
        <w:div w:id="203255455">
          <w:marLeft w:val="640"/>
          <w:marRight w:val="0"/>
          <w:marTop w:val="0"/>
          <w:marBottom w:val="0"/>
          <w:divBdr>
            <w:top w:val="none" w:sz="0" w:space="0" w:color="auto"/>
            <w:left w:val="none" w:sz="0" w:space="0" w:color="auto"/>
            <w:bottom w:val="none" w:sz="0" w:space="0" w:color="auto"/>
            <w:right w:val="none" w:sz="0" w:space="0" w:color="auto"/>
          </w:divBdr>
        </w:div>
        <w:div w:id="2124182368">
          <w:marLeft w:val="640"/>
          <w:marRight w:val="0"/>
          <w:marTop w:val="0"/>
          <w:marBottom w:val="0"/>
          <w:divBdr>
            <w:top w:val="none" w:sz="0" w:space="0" w:color="auto"/>
            <w:left w:val="none" w:sz="0" w:space="0" w:color="auto"/>
            <w:bottom w:val="none" w:sz="0" w:space="0" w:color="auto"/>
            <w:right w:val="none" w:sz="0" w:space="0" w:color="auto"/>
          </w:divBdr>
        </w:div>
        <w:div w:id="1095980100">
          <w:marLeft w:val="640"/>
          <w:marRight w:val="0"/>
          <w:marTop w:val="0"/>
          <w:marBottom w:val="0"/>
          <w:divBdr>
            <w:top w:val="none" w:sz="0" w:space="0" w:color="auto"/>
            <w:left w:val="none" w:sz="0" w:space="0" w:color="auto"/>
            <w:bottom w:val="none" w:sz="0" w:space="0" w:color="auto"/>
            <w:right w:val="none" w:sz="0" w:space="0" w:color="auto"/>
          </w:divBdr>
        </w:div>
        <w:div w:id="1337030254">
          <w:marLeft w:val="640"/>
          <w:marRight w:val="0"/>
          <w:marTop w:val="0"/>
          <w:marBottom w:val="0"/>
          <w:divBdr>
            <w:top w:val="none" w:sz="0" w:space="0" w:color="auto"/>
            <w:left w:val="none" w:sz="0" w:space="0" w:color="auto"/>
            <w:bottom w:val="none" w:sz="0" w:space="0" w:color="auto"/>
            <w:right w:val="none" w:sz="0" w:space="0" w:color="auto"/>
          </w:divBdr>
        </w:div>
        <w:div w:id="343676219">
          <w:marLeft w:val="640"/>
          <w:marRight w:val="0"/>
          <w:marTop w:val="0"/>
          <w:marBottom w:val="0"/>
          <w:divBdr>
            <w:top w:val="none" w:sz="0" w:space="0" w:color="auto"/>
            <w:left w:val="none" w:sz="0" w:space="0" w:color="auto"/>
            <w:bottom w:val="none" w:sz="0" w:space="0" w:color="auto"/>
            <w:right w:val="none" w:sz="0" w:space="0" w:color="auto"/>
          </w:divBdr>
        </w:div>
        <w:div w:id="103574859">
          <w:marLeft w:val="640"/>
          <w:marRight w:val="0"/>
          <w:marTop w:val="0"/>
          <w:marBottom w:val="0"/>
          <w:divBdr>
            <w:top w:val="none" w:sz="0" w:space="0" w:color="auto"/>
            <w:left w:val="none" w:sz="0" w:space="0" w:color="auto"/>
            <w:bottom w:val="none" w:sz="0" w:space="0" w:color="auto"/>
            <w:right w:val="none" w:sz="0" w:space="0" w:color="auto"/>
          </w:divBdr>
        </w:div>
        <w:div w:id="1822502201">
          <w:marLeft w:val="640"/>
          <w:marRight w:val="0"/>
          <w:marTop w:val="0"/>
          <w:marBottom w:val="0"/>
          <w:divBdr>
            <w:top w:val="none" w:sz="0" w:space="0" w:color="auto"/>
            <w:left w:val="none" w:sz="0" w:space="0" w:color="auto"/>
            <w:bottom w:val="none" w:sz="0" w:space="0" w:color="auto"/>
            <w:right w:val="none" w:sz="0" w:space="0" w:color="auto"/>
          </w:divBdr>
        </w:div>
        <w:div w:id="67311158">
          <w:marLeft w:val="640"/>
          <w:marRight w:val="0"/>
          <w:marTop w:val="0"/>
          <w:marBottom w:val="0"/>
          <w:divBdr>
            <w:top w:val="none" w:sz="0" w:space="0" w:color="auto"/>
            <w:left w:val="none" w:sz="0" w:space="0" w:color="auto"/>
            <w:bottom w:val="none" w:sz="0" w:space="0" w:color="auto"/>
            <w:right w:val="none" w:sz="0" w:space="0" w:color="auto"/>
          </w:divBdr>
        </w:div>
        <w:div w:id="331447434">
          <w:marLeft w:val="640"/>
          <w:marRight w:val="0"/>
          <w:marTop w:val="0"/>
          <w:marBottom w:val="0"/>
          <w:divBdr>
            <w:top w:val="none" w:sz="0" w:space="0" w:color="auto"/>
            <w:left w:val="none" w:sz="0" w:space="0" w:color="auto"/>
            <w:bottom w:val="none" w:sz="0" w:space="0" w:color="auto"/>
            <w:right w:val="none" w:sz="0" w:space="0" w:color="auto"/>
          </w:divBdr>
        </w:div>
        <w:div w:id="1772358019">
          <w:marLeft w:val="640"/>
          <w:marRight w:val="0"/>
          <w:marTop w:val="0"/>
          <w:marBottom w:val="0"/>
          <w:divBdr>
            <w:top w:val="none" w:sz="0" w:space="0" w:color="auto"/>
            <w:left w:val="none" w:sz="0" w:space="0" w:color="auto"/>
            <w:bottom w:val="none" w:sz="0" w:space="0" w:color="auto"/>
            <w:right w:val="none" w:sz="0" w:space="0" w:color="auto"/>
          </w:divBdr>
        </w:div>
        <w:div w:id="1950627366">
          <w:marLeft w:val="640"/>
          <w:marRight w:val="0"/>
          <w:marTop w:val="0"/>
          <w:marBottom w:val="0"/>
          <w:divBdr>
            <w:top w:val="none" w:sz="0" w:space="0" w:color="auto"/>
            <w:left w:val="none" w:sz="0" w:space="0" w:color="auto"/>
            <w:bottom w:val="none" w:sz="0" w:space="0" w:color="auto"/>
            <w:right w:val="none" w:sz="0" w:space="0" w:color="auto"/>
          </w:divBdr>
        </w:div>
        <w:div w:id="1714619316">
          <w:marLeft w:val="640"/>
          <w:marRight w:val="0"/>
          <w:marTop w:val="0"/>
          <w:marBottom w:val="0"/>
          <w:divBdr>
            <w:top w:val="none" w:sz="0" w:space="0" w:color="auto"/>
            <w:left w:val="none" w:sz="0" w:space="0" w:color="auto"/>
            <w:bottom w:val="none" w:sz="0" w:space="0" w:color="auto"/>
            <w:right w:val="none" w:sz="0" w:space="0" w:color="auto"/>
          </w:divBdr>
        </w:div>
        <w:div w:id="609238049">
          <w:marLeft w:val="640"/>
          <w:marRight w:val="0"/>
          <w:marTop w:val="0"/>
          <w:marBottom w:val="0"/>
          <w:divBdr>
            <w:top w:val="none" w:sz="0" w:space="0" w:color="auto"/>
            <w:left w:val="none" w:sz="0" w:space="0" w:color="auto"/>
            <w:bottom w:val="none" w:sz="0" w:space="0" w:color="auto"/>
            <w:right w:val="none" w:sz="0" w:space="0" w:color="auto"/>
          </w:divBdr>
        </w:div>
        <w:div w:id="1386831016">
          <w:marLeft w:val="640"/>
          <w:marRight w:val="0"/>
          <w:marTop w:val="0"/>
          <w:marBottom w:val="0"/>
          <w:divBdr>
            <w:top w:val="none" w:sz="0" w:space="0" w:color="auto"/>
            <w:left w:val="none" w:sz="0" w:space="0" w:color="auto"/>
            <w:bottom w:val="none" w:sz="0" w:space="0" w:color="auto"/>
            <w:right w:val="none" w:sz="0" w:space="0" w:color="auto"/>
          </w:divBdr>
        </w:div>
        <w:div w:id="1056582621">
          <w:marLeft w:val="640"/>
          <w:marRight w:val="0"/>
          <w:marTop w:val="0"/>
          <w:marBottom w:val="0"/>
          <w:divBdr>
            <w:top w:val="none" w:sz="0" w:space="0" w:color="auto"/>
            <w:left w:val="none" w:sz="0" w:space="0" w:color="auto"/>
            <w:bottom w:val="none" w:sz="0" w:space="0" w:color="auto"/>
            <w:right w:val="none" w:sz="0" w:space="0" w:color="auto"/>
          </w:divBdr>
        </w:div>
        <w:div w:id="1103918248">
          <w:marLeft w:val="640"/>
          <w:marRight w:val="0"/>
          <w:marTop w:val="0"/>
          <w:marBottom w:val="0"/>
          <w:divBdr>
            <w:top w:val="none" w:sz="0" w:space="0" w:color="auto"/>
            <w:left w:val="none" w:sz="0" w:space="0" w:color="auto"/>
            <w:bottom w:val="none" w:sz="0" w:space="0" w:color="auto"/>
            <w:right w:val="none" w:sz="0" w:space="0" w:color="auto"/>
          </w:divBdr>
        </w:div>
        <w:div w:id="1777171708">
          <w:marLeft w:val="640"/>
          <w:marRight w:val="0"/>
          <w:marTop w:val="0"/>
          <w:marBottom w:val="0"/>
          <w:divBdr>
            <w:top w:val="none" w:sz="0" w:space="0" w:color="auto"/>
            <w:left w:val="none" w:sz="0" w:space="0" w:color="auto"/>
            <w:bottom w:val="none" w:sz="0" w:space="0" w:color="auto"/>
            <w:right w:val="none" w:sz="0" w:space="0" w:color="auto"/>
          </w:divBdr>
        </w:div>
        <w:div w:id="159274153">
          <w:marLeft w:val="640"/>
          <w:marRight w:val="0"/>
          <w:marTop w:val="0"/>
          <w:marBottom w:val="0"/>
          <w:divBdr>
            <w:top w:val="none" w:sz="0" w:space="0" w:color="auto"/>
            <w:left w:val="none" w:sz="0" w:space="0" w:color="auto"/>
            <w:bottom w:val="none" w:sz="0" w:space="0" w:color="auto"/>
            <w:right w:val="none" w:sz="0" w:space="0" w:color="auto"/>
          </w:divBdr>
        </w:div>
        <w:div w:id="1916167308">
          <w:marLeft w:val="640"/>
          <w:marRight w:val="0"/>
          <w:marTop w:val="0"/>
          <w:marBottom w:val="0"/>
          <w:divBdr>
            <w:top w:val="none" w:sz="0" w:space="0" w:color="auto"/>
            <w:left w:val="none" w:sz="0" w:space="0" w:color="auto"/>
            <w:bottom w:val="none" w:sz="0" w:space="0" w:color="auto"/>
            <w:right w:val="none" w:sz="0" w:space="0" w:color="auto"/>
          </w:divBdr>
        </w:div>
        <w:div w:id="2139565288">
          <w:marLeft w:val="640"/>
          <w:marRight w:val="0"/>
          <w:marTop w:val="0"/>
          <w:marBottom w:val="0"/>
          <w:divBdr>
            <w:top w:val="none" w:sz="0" w:space="0" w:color="auto"/>
            <w:left w:val="none" w:sz="0" w:space="0" w:color="auto"/>
            <w:bottom w:val="none" w:sz="0" w:space="0" w:color="auto"/>
            <w:right w:val="none" w:sz="0" w:space="0" w:color="auto"/>
          </w:divBdr>
        </w:div>
      </w:divsChild>
    </w:div>
    <w:div w:id="1455976049">
      <w:bodyDiv w:val="1"/>
      <w:marLeft w:val="0"/>
      <w:marRight w:val="0"/>
      <w:marTop w:val="0"/>
      <w:marBottom w:val="0"/>
      <w:divBdr>
        <w:top w:val="none" w:sz="0" w:space="0" w:color="auto"/>
        <w:left w:val="none" w:sz="0" w:space="0" w:color="auto"/>
        <w:bottom w:val="none" w:sz="0" w:space="0" w:color="auto"/>
        <w:right w:val="none" w:sz="0" w:space="0" w:color="auto"/>
      </w:divBdr>
    </w:div>
    <w:div w:id="1457409138">
      <w:bodyDiv w:val="1"/>
      <w:marLeft w:val="0"/>
      <w:marRight w:val="0"/>
      <w:marTop w:val="0"/>
      <w:marBottom w:val="0"/>
      <w:divBdr>
        <w:top w:val="none" w:sz="0" w:space="0" w:color="auto"/>
        <w:left w:val="none" w:sz="0" w:space="0" w:color="auto"/>
        <w:bottom w:val="none" w:sz="0" w:space="0" w:color="auto"/>
        <w:right w:val="none" w:sz="0" w:space="0" w:color="auto"/>
      </w:divBdr>
      <w:divsChild>
        <w:div w:id="1312440295">
          <w:marLeft w:val="640"/>
          <w:marRight w:val="0"/>
          <w:marTop w:val="0"/>
          <w:marBottom w:val="0"/>
          <w:divBdr>
            <w:top w:val="none" w:sz="0" w:space="0" w:color="auto"/>
            <w:left w:val="none" w:sz="0" w:space="0" w:color="auto"/>
            <w:bottom w:val="none" w:sz="0" w:space="0" w:color="auto"/>
            <w:right w:val="none" w:sz="0" w:space="0" w:color="auto"/>
          </w:divBdr>
        </w:div>
        <w:div w:id="316346345">
          <w:marLeft w:val="640"/>
          <w:marRight w:val="0"/>
          <w:marTop w:val="0"/>
          <w:marBottom w:val="0"/>
          <w:divBdr>
            <w:top w:val="none" w:sz="0" w:space="0" w:color="auto"/>
            <w:left w:val="none" w:sz="0" w:space="0" w:color="auto"/>
            <w:bottom w:val="none" w:sz="0" w:space="0" w:color="auto"/>
            <w:right w:val="none" w:sz="0" w:space="0" w:color="auto"/>
          </w:divBdr>
        </w:div>
        <w:div w:id="2006592950">
          <w:marLeft w:val="640"/>
          <w:marRight w:val="0"/>
          <w:marTop w:val="0"/>
          <w:marBottom w:val="0"/>
          <w:divBdr>
            <w:top w:val="none" w:sz="0" w:space="0" w:color="auto"/>
            <w:left w:val="none" w:sz="0" w:space="0" w:color="auto"/>
            <w:bottom w:val="none" w:sz="0" w:space="0" w:color="auto"/>
            <w:right w:val="none" w:sz="0" w:space="0" w:color="auto"/>
          </w:divBdr>
        </w:div>
        <w:div w:id="1197889028">
          <w:marLeft w:val="640"/>
          <w:marRight w:val="0"/>
          <w:marTop w:val="0"/>
          <w:marBottom w:val="0"/>
          <w:divBdr>
            <w:top w:val="none" w:sz="0" w:space="0" w:color="auto"/>
            <w:left w:val="none" w:sz="0" w:space="0" w:color="auto"/>
            <w:bottom w:val="none" w:sz="0" w:space="0" w:color="auto"/>
            <w:right w:val="none" w:sz="0" w:space="0" w:color="auto"/>
          </w:divBdr>
        </w:div>
        <w:div w:id="1867021077">
          <w:marLeft w:val="640"/>
          <w:marRight w:val="0"/>
          <w:marTop w:val="0"/>
          <w:marBottom w:val="0"/>
          <w:divBdr>
            <w:top w:val="none" w:sz="0" w:space="0" w:color="auto"/>
            <w:left w:val="none" w:sz="0" w:space="0" w:color="auto"/>
            <w:bottom w:val="none" w:sz="0" w:space="0" w:color="auto"/>
            <w:right w:val="none" w:sz="0" w:space="0" w:color="auto"/>
          </w:divBdr>
        </w:div>
        <w:div w:id="2066831541">
          <w:marLeft w:val="640"/>
          <w:marRight w:val="0"/>
          <w:marTop w:val="0"/>
          <w:marBottom w:val="0"/>
          <w:divBdr>
            <w:top w:val="none" w:sz="0" w:space="0" w:color="auto"/>
            <w:left w:val="none" w:sz="0" w:space="0" w:color="auto"/>
            <w:bottom w:val="none" w:sz="0" w:space="0" w:color="auto"/>
            <w:right w:val="none" w:sz="0" w:space="0" w:color="auto"/>
          </w:divBdr>
        </w:div>
        <w:div w:id="940456733">
          <w:marLeft w:val="640"/>
          <w:marRight w:val="0"/>
          <w:marTop w:val="0"/>
          <w:marBottom w:val="0"/>
          <w:divBdr>
            <w:top w:val="none" w:sz="0" w:space="0" w:color="auto"/>
            <w:left w:val="none" w:sz="0" w:space="0" w:color="auto"/>
            <w:bottom w:val="none" w:sz="0" w:space="0" w:color="auto"/>
            <w:right w:val="none" w:sz="0" w:space="0" w:color="auto"/>
          </w:divBdr>
        </w:div>
        <w:div w:id="1822309559">
          <w:marLeft w:val="640"/>
          <w:marRight w:val="0"/>
          <w:marTop w:val="0"/>
          <w:marBottom w:val="0"/>
          <w:divBdr>
            <w:top w:val="none" w:sz="0" w:space="0" w:color="auto"/>
            <w:left w:val="none" w:sz="0" w:space="0" w:color="auto"/>
            <w:bottom w:val="none" w:sz="0" w:space="0" w:color="auto"/>
            <w:right w:val="none" w:sz="0" w:space="0" w:color="auto"/>
          </w:divBdr>
        </w:div>
        <w:div w:id="1385566508">
          <w:marLeft w:val="640"/>
          <w:marRight w:val="0"/>
          <w:marTop w:val="0"/>
          <w:marBottom w:val="0"/>
          <w:divBdr>
            <w:top w:val="none" w:sz="0" w:space="0" w:color="auto"/>
            <w:left w:val="none" w:sz="0" w:space="0" w:color="auto"/>
            <w:bottom w:val="none" w:sz="0" w:space="0" w:color="auto"/>
            <w:right w:val="none" w:sz="0" w:space="0" w:color="auto"/>
          </w:divBdr>
        </w:div>
        <w:div w:id="1656761959">
          <w:marLeft w:val="640"/>
          <w:marRight w:val="0"/>
          <w:marTop w:val="0"/>
          <w:marBottom w:val="0"/>
          <w:divBdr>
            <w:top w:val="none" w:sz="0" w:space="0" w:color="auto"/>
            <w:left w:val="none" w:sz="0" w:space="0" w:color="auto"/>
            <w:bottom w:val="none" w:sz="0" w:space="0" w:color="auto"/>
            <w:right w:val="none" w:sz="0" w:space="0" w:color="auto"/>
          </w:divBdr>
        </w:div>
        <w:div w:id="743450410">
          <w:marLeft w:val="640"/>
          <w:marRight w:val="0"/>
          <w:marTop w:val="0"/>
          <w:marBottom w:val="0"/>
          <w:divBdr>
            <w:top w:val="none" w:sz="0" w:space="0" w:color="auto"/>
            <w:left w:val="none" w:sz="0" w:space="0" w:color="auto"/>
            <w:bottom w:val="none" w:sz="0" w:space="0" w:color="auto"/>
            <w:right w:val="none" w:sz="0" w:space="0" w:color="auto"/>
          </w:divBdr>
        </w:div>
        <w:div w:id="2046321836">
          <w:marLeft w:val="640"/>
          <w:marRight w:val="0"/>
          <w:marTop w:val="0"/>
          <w:marBottom w:val="0"/>
          <w:divBdr>
            <w:top w:val="none" w:sz="0" w:space="0" w:color="auto"/>
            <w:left w:val="none" w:sz="0" w:space="0" w:color="auto"/>
            <w:bottom w:val="none" w:sz="0" w:space="0" w:color="auto"/>
            <w:right w:val="none" w:sz="0" w:space="0" w:color="auto"/>
          </w:divBdr>
        </w:div>
        <w:div w:id="1394621812">
          <w:marLeft w:val="640"/>
          <w:marRight w:val="0"/>
          <w:marTop w:val="0"/>
          <w:marBottom w:val="0"/>
          <w:divBdr>
            <w:top w:val="none" w:sz="0" w:space="0" w:color="auto"/>
            <w:left w:val="none" w:sz="0" w:space="0" w:color="auto"/>
            <w:bottom w:val="none" w:sz="0" w:space="0" w:color="auto"/>
            <w:right w:val="none" w:sz="0" w:space="0" w:color="auto"/>
          </w:divBdr>
        </w:div>
        <w:div w:id="672144444">
          <w:marLeft w:val="640"/>
          <w:marRight w:val="0"/>
          <w:marTop w:val="0"/>
          <w:marBottom w:val="0"/>
          <w:divBdr>
            <w:top w:val="none" w:sz="0" w:space="0" w:color="auto"/>
            <w:left w:val="none" w:sz="0" w:space="0" w:color="auto"/>
            <w:bottom w:val="none" w:sz="0" w:space="0" w:color="auto"/>
            <w:right w:val="none" w:sz="0" w:space="0" w:color="auto"/>
          </w:divBdr>
        </w:div>
        <w:div w:id="987442601">
          <w:marLeft w:val="640"/>
          <w:marRight w:val="0"/>
          <w:marTop w:val="0"/>
          <w:marBottom w:val="0"/>
          <w:divBdr>
            <w:top w:val="none" w:sz="0" w:space="0" w:color="auto"/>
            <w:left w:val="none" w:sz="0" w:space="0" w:color="auto"/>
            <w:bottom w:val="none" w:sz="0" w:space="0" w:color="auto"/>
            <w:right w:val="none" w:sz="0" w:space="0" w:color="auto"/>
          </w:divBdr>
        </w:div>
        <w:div w:id="1257861771">
          <w:marLeft w:val="640"/>
          <w:marRight w:val="0"/>
          <w:marTop w:val="0"/>
          <w:marBottom w:val="0"/>
          <w:divBdr>
            <w:top w:val="none" w:sz="0" w:space="0" w:color="auto"/>
            <w:left w:val="none" w:sz="0" w:space="0" w:color="auto"/>
            <w:bottom w:val="none" w:sz="0" w:space="0" w:color="auto"/>
            <w:right w:val="none" w:sz="0" w:space="0" w:color="auto"/>
          </w:divBdr>
        </w:div>
        <w:div w:id="1903131234">
          <w:marLeft w:val="640"/>
          <w:marRight w:val="0"/>
          <w:marTop w:val="0"/>
          <w:marBottom w:val="0"/>
          <w:divBdr>
            <w:top w:val="none" w:sz="0" w:space="0" w:color="auto"/>
            <w:left w:val="none" w:sz="0" w:space="0" w:color="auto"/>
            <w:bottom w:val="none" w:sz="0" w:space="0" w:color="auto"/>
            <w:right w:val="none" w:sz="0" w:space="0" w:color="auto"/>
          </w:divBdr>
        </w:div>
        <w:div w:id="475490659">
          <w:marLeft w:val="640"/>
          <w:marRight w:val="0"/>
          <w:marTop w:val="0"/>
          <w:marBottom w:val="0"/>
          <w:divBdr>
            <w:top w:val="none" w:sz="0" w:space="0" w:color="auto"/>
            <w:left w:val="none" w:sz="0" w:space="0" w:color="auto"/>
            <w:bottom w:val="none" w:sz="0" w:space="0" w:color="auto"/>
            <w:right w:val="none" w:sz="0" w:space="0" w:color="auto"/>
          </w:divBdr>
        </w:div>
        <w:div w:id="742680525">
          <w:marLeft w:val="640"/>
          <w:marRight w:val="0"/>
          <w:marTop w:val="0"/>
          <w:marBottom w:val="0"/>
          <w:divBdr>
            <w:top w:val="none" w:sz="0" w:space="0" w:color="auto"/>
            <w:left w:val="none" w:sz="0" w:space="0" w:color="auto"/>
            <w:bottom w:val="none" w:sz="0" w:space="0" w:color="auto"/>
            <w:right w:val="none" w:sz="0" w:space="0" w:color="auto"/>
          </w:divBdr>
        </w:div>
        <w:div w:id="1066145210">
          <w:marLeft w:val="640"/>
          <w:marRight w:val="0"/>
          <w:marTop w:val="0"/>
          <w:marBottom w:val="0"/>
          <w:divBdr>
            <w:top w:val="none" w:sz="0" w:space="0" w:color="auto"/>
            <w:left w:val="none" w:sz="0" w:space="0" w:color="auto"/>
            <w:bottom w:val="none" w:sz="0" w:space="0" w:color="auto"/>
            <w:right w:val="none" w:sz="0" w:space="0" w:color="auto"/>
          </w:divBdr>
        </w:div>
        <w:div w:id="450905082">
          <w:marLeft w:val="640"/>
          <w:marRight w:val="0"/>
          <w:marTop w:val="0"/>
          <w:marBottom w:val="0"/>
          <w:divBdr>
            <w:top w:val="none" w:sz="0" w:space="0" w:color="auto"/>
            <w:left w:val="none" w:sz="0" w:space="0" w:color="auto"/>
            <w:bottom w:val="none" w:sz="0" w:space="0" w:color="auto"/>
            <w:right w:val="none" w:sz="0" w:space="0" w:color="auto"/>
          </w:divBdr>
        </w:div>
        <w:div w:id="1896812011">
          <w:marLeft w:val="640"/>
          <w:marRight w:val="0"/>
          <w:marTop w:val="0"/>
          <w:marBottom w:val="0"/>
          <w:divBdr>
            <w:top w:val="none" w:sz="0" w:space="0" w:color="auto"/>
            <w:left w:val="none" w:sz="0" w:space="0" w:color="auto"/>
            <w:bottom w:val="none" w:sz="0" w:space="0" w:color="auto"/>
            <w:right w:val="none" w:sz="0" w:space="0" w:color="auto"/>
          </w:divBdr>
        </w:div>
        <w:div w:id="2064406292">
          <w:marLeft w:val="640"/>
          <w:marRight w:val="0"/>
          <w:marTop w:val="0"/>
          <w:marBottom w:val="0"/>
          <w:divBdr>
            <w:top w:val="none" w:sz="0" w:space="0" w:color="auto"/>
            <w:left w:val="none" w:sz="0" w:space="0" w:color="auto"/>
            <w:bottom w:val="none" w:sz="0" w:space="0" w:color="auto"/>
            <w:right w:val="none" w:sz="0" w:space="0" w:color="auto"/>
          </w:divBdr>
        </w:div>
        <w:div w:id="943196045">
          <w:marLeft w:val="640"/>
          <w:marRight w:val="0"/>
          <w:marTop w:val="0"/>
          <w:marBottom w:val="0"/>
          <w:divBdr>
            <w:top w:val="none" w:sz="0" w:space="0" w:color="auto"/>
            <w:left w:val="none" w:sz="0" w:space="0" w:color="auto"/>
            <w:bottom w:val="none" w:sz="0" w:space="0" w:color="auto"/>
            <w:right w:val="none" w:sz="0" w:space="0" w:color="auto"/>
          </w:divBdr>
        </w:div>
        <w:div w:id="894462812">
          <w:marLeft w:val="640"/>
          <w:marRight w:val="0"/>
          <w:marTop w:val="0"/>
          <w:marBottom w:val="0"/>
          <w:divBdr>
            <w:top w:val="none" w:sz="0" w:space="0" w:color="auto"/>
            <w:left w:val="none" w:sz="0" w:space="0" w:color="auto"/>
            <w:bottom w:val="none" w:sz="0" w:space="0" w:color="auto"/>
            <w:right w:val="none" w:sz="0" w:space="0" w:color="auto"/>
          </w:divBdr>
        </w:div>
        <w:div w:id="1240363949">
          <w:marLeft w:val="640"/>
          <w:marRight w:val="0"/>
          <w:marTop w:val="0"/>
          <w:marBottom w:val="0"/>
          <w:divBdr>
            <w:top w:val="none" w:sz="0" w:space="0" w:color="auto"/>
            <w:left w:val="none" w:sz="0" w:space="0" w:color="auto"/>
            <w:bottom w:val="none" w:sz="0" w:space="0" w:color="auto"/>
            <w:right w:val="none" w:sz="0" w:space="0" w:color="auto"/>
          </w:divBdr>
        </w:div>
        <w:div w:id="1768232898">
          <w:marLeft w:val="640"/>
          <w:marRight w:val="0"/>
          <w:marTop w:val="0"/>
          <w:marBottom w:val="0"/>
          <w:divBdr>
            <w:top w:val="none" w:sz="0" w:space="0" w:color="auto"/>
            <w:left w:val="none" w:sz="0" w:space="0" w:color="auto"/>
            <w:bottom w:val="none" w:sz="0" w:space="0" w:color="auto"/>
            <w:right w:val="none" w:sz="0" w:space="0" w:color="auto"/>
          </w:divBdr>
        </w:div>
        <w:div w:id="96100344">
          <w:marLeft w:val="640"/>
          <w:marRight w:val="0"/>
          <w:marTop w:val="0"/>
          <w:marBottom w:val="0"/>
          <w:divBdr>
            <w:top w:val="none" w:sz="0" w:space="0" w:color="auto"/>
            <w:left w:val="none" w:sz="0" w:space="0" w:color="auto"/>
            <w:bottom w:val="none" w:sz="0" w:space="0" w:color="auto"/>
            <w:right w:val="none" w:sz="0" w:space="0" w:color="auto"/>
          </w:divBdr>
        </w:div>
        <w:div w:id="1120953055">
          <w:marLeft w:val="640"/>
          <w:marRight w:val="0"/>
          <w:marTop w:val="0"/>
          <w:marBottom w:val="0"/>
          <w:divBdr>
            <w:top w:val="none" w:sz="0" w:space="0" w:color="auto"/>
            <w:left w:val="none" w:sz="0" w:space="0" w:color="auto"/>
            <w:bottom w:val="none" w:sz="0" w:space="0" w:color="auto"/>
            <w:right w:val="none" w:sz="0" w:space="0" w:color="auto"/>
          </w:divBdr>
        </w:div>
        <w:div w:id="814755427">
          <w:marLeft w:val="640"/>
          <w:marRight w:val="0"/>
          <w:marTop w:val="0"/>
          <w:marBottom w:val="0"/>
          <w:divBdr>
            <w:top w:val="none" w:sz="0" w:space="0" w:color="auto"/>
            <w:left w:val="none" w:sz="0" w:space="0" w:color="auto"/>
            <w:bottom w:val="none" w:sz="0" w:space="0" w:color="auto"/>
            <w:right w:val="none" w:sz="0" w:space="0" w:color="auto"/>
          </w:divBdr>
        </w:div>
        <w:div w:id="305625815">
          <w:marLeft w:val="640"/>
          <w:marRight w:val="0"/>
          <w:marTop w:val="0"/>
          <w:marBottom w:val="0"/>
          <w:divBdr>
            <w:top w:val="none" w:sz="0" w:space="0" w:color="auto"/>
            <w:left w:val="none" w:sz="0" w:space="0" w:color="auto"/>
            <w:bottom w:val="none" w:sz="0" w:space="0" w:color="auto"/>
            <w:right w:val="none" w:sz="0" w:space="0" w:color="auto"/>
          </w:divBdr>
        </w:div>
        <w:div w:id="843282658">
          <w:marLeft w:val="640"/>
          <w:marRight w:val="0"/>
          <w:marTop w:val="0"/>
          <w:marBottom w:val="0"/>
          <w:divBdr>
            <w:top w:val="none" w:sz="0" w:space="0" w:color="auto"/>
            <w:left w:val="none" w:sz="0" w:space="0" w:color="auto"/>
            <w:bottom w:val="none" w:sz="0" w:space="0" w:color="auto"/>
            <w:right w:val="none" w:sz="0" w:space="0" w:color="auto"/>
          </w:divBdr>
        </w:div>
        <w:div w:id="710804659">
          <w:marLeft w:val="640"/>
          <w:marRight w:val="0"/>
          <w:marTop w:val="0"/>
          <w:marBottom w:val="0"/>
          <w:divBdr>
            <w:top w:val="none" w:sz="0" w:space="0" w:color="auto"/>
            <w:left w:val="none" w:sz="0" w:space="0" w:color="auto"/>
            <w:bottom w:val="none" w:sz="0" w:space="0" w:color="auto"/>
            <w:right w:val="none" w:sz="0" w:space="0" w:color="auto"/>
          </w:divBdr>
        </w:div>
        <w:div w:id="1421096301">
          <w:marLeft w:val="640"/>
          <w:marRight w:val="0"/>
          <w:marTop w:val="0"/>
          <w:marBottom w:val="0"/>
          <w:divBdr>
            <w:top w:val="none" w:sz="0" w:space="0" w:color="auto"/>
            <w:left w:val="none" w:sz="0" w:space="0" w:color="auto"/>
            <w:bottom w:val="none" w:sz="0" w:space="0" w:color="auto"/>
            <w:right w:val="none" w:sz="0" w:space="0" w:color="auto"/>
          </w:divBdr>
        </w:div>
        <w:div w:id="666788477">
          <w:marLeft w:val="640"/>
          <w:marRight w:val="0"/>
          <w:marTop w:val="0"/>
          <w:marBottom w:val="0"/>
          <w:divBdr>
            <w:top w:val="none" w:sz="0" w:space="0" w:color="auto"/>
            <w:left w:val="none" w:sz="0" w:space="0" w:color="auto"/>
            <w:bottom w:val="none" w:sz="0" w:space="0" w:color="auto"/>
            <w:right w:val="none" w:sz="0" w:space="0" w:color="auto"/>
          </w:divBdr>
        </w:div>
        <w:div w:id="73088849">
          <w:marLeft w:val="640"/>
          <w:marRight w:val="0"/>
          <w:marTop w:val="0"/>
          <w:marBottom w:val="0"/>
          <w:divBdr>
            <w:top w:val="none" w:sz="0" w:space="0" w:color="auto"/>
            <w:left w:val="none" w:sz="0" w:space="0" w:color="auto"/>
            <w:bottom w:val="none" w:sz="0" w:space="0" w:color="auto"/>
            <w:right w:val="none" w:sz="0" w:space="0" w:color="auto"/>
          </w:divBdr>
        </w:div>
        <w:div w:id="336081823">
          <w:marLeft w:val="640"/>
          <w:marRight w:val="0"/>
          <w:marTop w:val="0"/>
          <w:marBottom w:val="0"/>
          <w:divBdr>
            <w:top w:val="none" w:sz="0" w:space="0" w:color="auto"/>
            <w:left w:val="none" w:sz="0" w:space="0" w:color="auto"/>
            <w:bottom w:val="none" w:sz="0" w:space="0" w:color="auto"/>
            <w:right w:val="none" w:sz="0" w:space="0" w:color="auto"/>
          </w:divBdr>
        </w:div>
        <w:div w:id="1879466243">
          <w:marLeft w:val="640"/>
          <w:marRight w:val="0"/>
          <w:marTop w:val="0"/>
          <w:marBottom w:val="0"/>
          <w:divBdr>
            <w:top w:val="none" w:sz="0" w:space="0" w:color="auto"/>
            <w:left w:val="none" w:sz="0" w:space="0" w:color="auto"/>
            <w:bottom w:val="none" w:sz="0" w:space="0" w:color="auto"/>
            <w:right w:val="none" w:sz="0" w:space="0" w:color="auto"/>
          </w:divBdr>
        </w:div>
        <w:div w:id="1269119242">
          <w:marLeft w:val="640"/>
          <w:marRight w:val="0"/>
          <w:marTop w:val="0"/>
          <w:marBottom w:val="0"/>
          <w:divBdr>
            <w:top w:val="none" w:sz="0" w:space="0" w:color="auto"/>
            <w:left w:val="none" w:sz="0" w:space="0" w:color="auto"/>
            <w:bottom w:val="none" w:sz="0" w:space="0" w:color="auto"/>
            <w:right w:val="none" w:sz="0" w:space="0" w:color="auto"/>
          </w:divBdr>
        </w:div>
        <w:div w:id="1042557464">
          <w:marLeft w:val="640"/>
          <w:marRight w:val="0"/>
          <w:marTop w:val="0"/>
          <w:marBottom w:val="0"/>
          <w:divBdr>
            <w:top w:val="none" w:sz="0" w:space="0" w:color="auto"/>
            <w:left w:val="none" w:sz="0" w:space="0" w:color="auto"/>
            <w:bottom w:val="none" w:sz="0" w:space="0" w:color="auto"/>
            <w:right w:val="none" w:sz="0" w:space="0" w:color="auto"/>
          </w:divBdr>
        </w:div>
        <w:div w:id="1615283173">
          <w:marLeft w:val="640"/>
          <w:marRight w:val="0"/>
          <w:marTop w:val="0"/>
          <w:marBottom w:val="0"/>
          <w:divBdr>
            <w:top w:val="none" w:sz="0" w:space="0" w:color="auto"/>
            <w:left w:val="none" w:sz="0" w:space="0" w:color="auto"/>
            <w:bottom w:val="none" w:sz="0" w:space="0" w:color="auto"/>
            <w:right w:val="none" w:sz="0" w:space="0" w:color="auto"/>
          </w:divBdr>
        </w:div>
        <w:div w:id="1206715762">
          <w:marLeft w:val="640"/>
          <w:marRight w:val="0"/>
          <w:marTop w:val="0"/>
          <w:marBottom w:val="0"/>
          <w:divBdr>
            <w:top w:val="none" w:sz="0" w:space="0" w:color="auto"/>
            <w:left w:val="none" w:sz="0" w:space="0" w:color="auto"/>
            <w:bottom w:val="none" w:sz="0" w:space="0" w:color="auto"/>
            <w:right w:val="none" w:sz="0" w:space="0" w:color="auto"/>
          </w:divBdr>
        </w:div>
        <w:div w:id="1796410395">
          <w:marLeft w:val="640"/>
          <w:marRight w:val="0"/>
          <w:marTop w:val="0"/>
          <w:marBottom w:val="0"/>
          <w:divBdr>
            <w:top w:val="none" w:sz="0" w:space="0" w:color="auto"/>
            <w:left w:val="none" w:sz="0" w:space="0" w:color="auto"/>
            <w:bottom w:val="none" w:sz="0" w:space="0" w:color="auto"/>
            <w:right w:val="none" w:sz="0" w:space="0" w:color="auto"/>
          </w:divBdr>
        </w:div>
        <w:div w:id="2000225822">
          <w:marLeft w:val="640"/>
          <w:marRight w:val="0"/>
          <w:marTop w:val="0"/>
          <w:marBottom w:val="0"/>
          <w:divBdr>
            <w:top w:val="none" w:sz="0" w:space="0" w:color="auto"/>
            <w:left w:val="none" w:sz="0" w:space="0" w:color="auto"/>
            <w:bottom w:val="none" w:sz="0" w:space="0" w:color="auto"/>
            <w:right w:val="none" w:sz="0" w:space="0" w:color="auto"/>
          </w:divBdr>
        </w:div>
        <w:div w:id="996037974">
          <w:marLeft w:val="640"/>
          <w:marRight w:val="0"/>
          <w:marTop w:val="0"/>
          <w:marBottom w:val="0"/>
          <w:divBdr>
            <w:top w:val="none" w:sz="0" w:space="0" w:color="auto"/>
            <w:left w:val="none" w:sz="0" w:space="0" w:color="auto"/>
            <w:bottom w:val="none" w:sz="0" w:space="0" w:color="auto"/>
            <w:right w:val="none" w:sz="0" w:space="0" w:color="auto"/>
          </w:divBdr>
        </w:div>
        <w:div w:id="1697199216">
          <w:marLeft w:val="640"/>
          <w:marRight w:val="0"/>
          <w:marTop w:val="0"/>
          <w:marBottom w:val="0"/>
          <w:divBdr>
            <w:top w:val="none" w:sz="0" w:space="0" w:color="auto"/>
            <w:left w:val="none" w:sz="0" w:space="0" w:color="auto"/>
            <w:bottom w:val="none" w:sz="0" w:space="0" w:color="auto"/>
            <w:right w:val="none" w:sz="0" w:space="0" w:color="auto"/>
          </w:divBdr>
        </w:div>
        <w:div w:id="1448964702">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830827118">
          <w:marLeft w:val="640"/>
          <w:marRight w:val="0"/>
          <w:marTop w:val="0"/>
          <w:marBottom w:val="0"/>
          <w:divBdr>
            <w:top w:val="none" w:sz="0" w:space="0" w:color="auto"/>
            <w:left w:val="none" w:sz="0" w:space="0" w:color="auto"/>
            <w:bottom w:val="none" w:sz="0" w:space="0" w:color="auto"/>
            <w:right w:val="none" w:sz="0" w:space="0" w:color="auto"/>
          </w:divBdr>
        </w:div>
        <w:div w:id="485782386">
          <w:marLeft w:val="640"/>
          <w:marRight w:val="0"/>
          <w:marTop w:val="0"/>
          <w:marBottom w:val="0"/>
          <w:divBdr>
            <w:top w:val="none" w:sz="0" w:space="0" w:color="auto"/>
            <w:left w:val="none" w:sz="0" w:space="0" w:color="auto"/>
            <w:bottom w:val="none" w:sz="0" w:space="0" w:color="auto"/>
            <w:right w:val="none" w:sz="0" w:space="0" w:color="auto"/>
          </w:divBdr>
        </w:div>
        <w:div w:id="152795685">
          <w:marLeft w:val="640"/>
          <w:marRight w:val="0"/>
          <w:marTop w:val="0"/>
          <w:marBottom w:val="0"/>
          <w:divBdr>
            <w:top w:val="none" w:sz="0" w:space="0" w:color="auto"/>
            <w:left w:val="none" w:sz="0" w:space="0" w:color="auto"/>
            <w:bottom w:val="none" w:sz="0" w:space="0" w:color="auto"/>
            <w:right w:val="none" w:sz="0" w:space="0" w:color="auto"/>
          </w:divBdr>
        </w:div>
        <w:div w:id="356856793">
          <w:marLeft w:val="640"/>
          <w:marRight w:val="0"/>
          <w:marTop w:val="0"/>
          <w:marBottom w:val="0"/>
          <w:divBdr>
            <w:top w:val="none" w:sz="0" w:space="0" w:color="auto"/>
            <w:left w:val="none" w:sz="0" w:space="0" w:color="auto"/>
            <w:bottom w:val="none" w:sz="0" w:space="0" w:color="auto"/>
            <w:right w:val="none" w:sz="0" w:space="0" w:color="auto"/>
          </w:divBdr>
        </w:div>
        <w:div w:id="561213519">
          <w:marLeft w:val="640"/>
          <w:marRight w:val="0"/>
          <w:marTop w:val="0"/>
          <w:marBottom w:val="0"/>
          <w:divBdr>
            <w:top w:val="none" w:sz="0" w:space="0" w:color="auto"/>
            <w:left w:val="none" w:sz="0" w:space="0" w:color="auto"/>
            <w:bottom w:val="none" w:sz="0" w:space="0" w:color="auto"/>
            <w:right w:val="none" w:sz="0" w:space="0" w:color="auto"/>
          </w:divBdr>
        </w:div>
        <w:div w:id="1091313700">
          <w:marLeft w:val="640"/>
          <w:marRight w:val="0"/>
          <w:marTop w:val="0"/>
          <w:marBottom w:val="0"/>
          <w:divBdr>
            <w:top w:val="none" w:sz="0" w:space="0" w:color="auto"/>
            <w:left w:val="none" w:sz="0" w:space="0" w:color="auto"/>
            <w:bottom w:val="none" w:sz="0" w:space="0" w:color="auto"/>
            <w:right w:val="none" w:sz="0" w:space="0" w:color="auto"/>
          </w:divBdr>
        </w:div>
        <w:div w:id="581304782">
          <w:marLeft w:val="640"/>
          <w:marRight w:val="0"/>
          <w:marTop w:val="0"/>
          <w:marBottom w:val="0"/>
          <w:divBdr>
            <w:top w:val="none" w:sz="0" w:space="0" w:color="auto"/>
            <w:left w:val="none" w:sz="0" w:space="0" w:color="auto"/>
            <w:bottom w:val="none" w:sz="0" w:space="0" w:color="auto"/>
            <w:right w:val="none" w:sz="0" w:space="0" w:color="auto"/>
          </w:divBdr>
        </w:div>
        <w:div w:id="1117330566">
          <w:marLeft w:val="640"/>
          <w:marRight w:val="0"/>
          <w:marTop w:val="0"/>
          <w:marBottom w:val="0"/>
          <w:divBdr>
            <w:top w:val="none" w:sz="0" w:space="0" w:color="auto"/>
            <w:left w:val="none" w:sz="0" w:space="0" w:color="auto"/>
            <w:bottom w:val="none" w:sz="0" w:space="0" w:color="auto"/>
            <w:right w:val="none" w:sz="0" w:space="0" w:color="auto"/>
          </w:divBdr>
        </w:div>
        <w:div w:id="1630746728">
          <w:marLeft w:val="640"/>
          <w:marRight w:val="0"/>
          <w:marTop w:val="0"/>
          <w:marBottom w:val="0"/>
          <w:divBdr>
            <w:top w:val="none" w:sz="0" w:space="0" w:color="auto"/>
            <w:left w:val="none" w:sz="0" w:space="0" w:color="auto"/>
            <w:bottom w:val="none" w:sz="0" w:space="0" w:color="auto"/>
            <w:right w:val="none" w:sz="0" w:space="0" w:color="auto"/>
          </w:divBdr>
        </w:div>
        <w:div w:id="5136284">
          <w:marLeft w:val="640"/>
          <w:marRight w:val="0"/>
          <w:marTop w:val="0"/>
          <w:marBottom w:val="0"/>
          <w:divBdr>
            <w:top w:val="none" w:sz="0" w:space="0" w:color="auto"/>
            <w:left w:val="none" w:sz="0" w:space="0" w:color="auto"/>
            <w:bottom w:val="none" w:sz="0" w:space="0" w:color="auto"/>
            <w:right w:val="none" w:sz="0" w:space="0" w:color="auto"/>
          </w:divBdr>
        </w:div>
        <w:div w:id="332998129">
          <w:marLeft w:val="640"/>
          <w:marRight w:val="0"/>
          <w:marTop w:val="0"/>
          <w:marBottom w:val="0"/>
          <w:divBdr>
            <w:top w:val="none" w:sz="0" w:space="0" w:color="auto"/>
            <w:left w:val="none" w:sz="0" w:space="0" w:color="auto"/>
            <w:bottom w:val="none" w:sz="0" w:space="0" w:color="auto"/>
            <w:right w:val="none" w:sz="0" w:space="0" w:color="auto"/>
          </w:divBdr>
        </w:div>
        <w:div w:id="594364745">
          <w:marLeft w:val="640"/>
          <w:marRight w:val="0"/>
          <w:marTop w:val="0"/>
          <w:marBottom w:val="0"/>
          <w:divBdr>
            <w:top w:val="none" w:sz="0" w:space="0" w:color="auto"/>
            <w:left w:val="none" w:sz="0" w:space="0" w:color="auto"/>
            <w:bottom w:val="none" w:sz="0" w:space="0" w:color="auto"/>
            <w:right w:val="none" w:sz="0" w:space="0" w:color="auto"/>
          </w:divBdr>
        </w:div>
        <w:div w:id="534194569">
          <w:marLeft w:val="640"/>
          <w:marRight w:val="0"/>
          <w:marTop w:val="0"/>
          <w:marBottom w:val="0"/>
          <w:divBdr>
            <w:top w:val="none" w:sz="0" w:space="0" w:color="auto"/>
            <w:left w:val="none" w:sz="0" w:space="0" w:color="auto"/>
            <w:bottom w:val="none" w:sz="0" w:space="0" w:color="auto"/>
            <w:right w:val="none" w:sz="0" w:space="0" w:color="auto"/>
          </w:divBdr>
        </w:div>
        <w:div w:id="179664760">
          <w:marLeft w:val="640"/>
          <w:marRight w:val="0"/>
          <w:marTop w:val="0"/>
          <w:marBottom w:val="0"/>
          <w:divBdr>
            <w:top w:val="none" w:sz="0" w:space="0" w:color="auto"/>
            <w:left w:val="none" w:sz="0" w:space="0" w:color="auto"/>
            <w:bottom w:val="none" w:sz="0" w:space="0" w:color="auto"/>
            <w:right w:val="none" w:sz="0" w:space="0" w:color="auto"/>
          </w:divBdr>
        </w:div>
        <w:div w:id="1950619520">
          <w:marLeft w:val="640"/>
          <w:marRight w:val="0"/>
          <w:marTop w:val="0"/>
          <w:marBottom w:val="0"/>
          <w:divBdr>
            <w:top w:val="none" w:sz="0" w:space="0" w:color="auto"/>
            <w:left w:val="none" w:sz="0" w:space="0" w:color="auto"/>
            <w:bottom w:val="none" w:sz="0" w:space="0" w:color="auto"/>
            <w:right w:val="none" w:sz="0" w:space="0" w:color="auto"/>
          </w:divBdr>
        </w:div>
        <w:div w:id="663703508">
          <w:marLeft w:val="640"/>
          <w:marRight w:val="0"/>
          <w:marTop w:val="0"/>
          <w:marBottom w:val="0"/>
          <w:divBdr>
            <w:top w:val="none" w:sz="0" w:space="0" w:color="auto"/>
            <w:left w:val="none" w:sz="0" w:space="0" w:color="auto"/>
            <w:bottom w:val="none" w:sz="0" w:space="0" w:color="auto"/>
            <w:right w:val="none" w:sz="0" w:space="0" w:color="auto"/>
          </w:divBdr>
        </w:div>
        <w:div w:id="380639486">
          <w:marLeft w:val="640"/>
          <w:marRight w:val="0"/>
          <w:marTop w:val="0"/>
          <w:marBottom w:val="0"/>
          <w:divBdr>
            <w:top w:val="none" w:sz="0" w:space="0" w:color="auto"/>
            <w:left w:val="none" w:sz="0" w:space="0" w:color="auto"/>
            <w:bottom w:val="none" w:sz="0" w:space="0" w:color="auto"/>
            <w:right w:val="none" w:sz="0" w:space="0" w:color="auto"/>
          </w:divBdr>
        </w:div>
      </w:divsChild>
    </w:div>
    <w:div w:id="1457872049">
      <w:bodyDiv w:val="1"/>
      <w:marLeft w:val="0"/>
      <w:marRight w:val="0"/>
      <w:marTop w:val="0"/>
      <w:marBottom w:val="0"/>
      <w:divBdr>
        <w:top w:val="none" w:sz="0" w:space="0" w:color="auto"/>
        <w:left w:val="none" w:sz="0" w:space="0" w:color="auto"/>
        <w:bottom w:val="none" w:sz="0" w:space="0" w:color="auto"/>
        <w:right w:val="none" w:sz="0" w:space="0" w:color="auto"/>
      </w:divBdr>
      <w:divsChild>
        <w:div w:id="1706321607">
          <w:marLeft w:val="640"/>
          <w:marRight w:val="0"/>
          <w:marTop w:val="0"/>
          <w:marBottom w:val="0"/>
          <w:divBdr>
            <w:top w:val="none" w:sz="0" w:space="0" w:color="auto"/>
            <w:left w:val="none" w:sz="0" w:space="0" w:color="auto"/>
            <w:bottom w:val="none" w:sz="0" w:space="0" w:color="auto"/>
            <w:right w:val="none" w:sz="0" w:space="0" w:color="auto"/>
          </w:divBdr>
        </w:div>
        <w:div w:id="1987777866">
          <w:marLeft w:val="640"/>
          <w:marRight w:val="0"/>
          <w:marTop w:val="0"/>
          <w:marBottom w:val="0"/>
          <w:divBdr>
            <w:top w:val="none" w:sz="0" w:space="0" w:color="auto"/>
            <w:left w:val="none" w:sz="0" w:space="0" w:color="auto"/>
            <w:bottom w:val="none" w:sz="0" w:space="0" w:color="auto"/>
            <w:right w:val="none" w:sz="0" w:space="0" w:color="auto"/>
          </w:divBdr>
        </w:div>
        <w:div w:id="1425178214">
          <w:marLeft w:val="640"/>
          <w:marRight w:val="0"/>
          <w:marTop w:val="0"/>
          <w:marBottom w:val="0"/>
          <w:divBdr>
            <w:top w:val="none" w:sz="0" w:space="0" w:color="auto"/>
            <w:left w:val="none" w:sz="0" w:space="0" w:color="auto"/>
            <w:bottom w:val="none" w:sz="0" w:space="0" w:color="auto"/>
            <w:right w:val="none" w:sz="0" w:space="0" w:color="auto"/>
          </w:divBdr>
        </w:div>
        <w:div w:id="1183209718">
          <w:marLeft w:val="640"/>
          <w:marRight w:val="0"/>
          <w:marTop w:val="0"/>
          <w:marBottom w:val="0"/>
          <w:divBdr>
            <w:top w:val="none" w:sz="0" w:space="0" w:color="auto"/>
            <w:left w:val="none" w:sz="0" w:space="0" w:color="auto"/>
            <w:bottom w:val="none" w:sz="0" w:space="0" w:color="auto"/>
            <w:right w:val="none" w:sz="0" w:space="0" w:color="auto"/>
          </w:divBdr>
        </w:div>
        <w:div w:id="2099904542">
          <w:marLeft w:val="640"/>
          <w:marRight w:val="0"/>
          <w:marTop w:val="0"/>
          <w:marBottom w:val="0"/>
          <w:divBdr>
            <w:top w:val="none" w:sz="0" w:space="0" w:color="auto"/>
            <w:left w:val="none" w:sz="0" w:space="0" w:color="auto"/>
            <w:bottom w:val="none" w:sz="0" w:space="0" w:color="auto"/>
            <w:right w:val="none" w:sz="0" w:space="0" w:color="auto"/>
          </w:divBdr>
        </w:div>
        <w:div w:id="190337543">
          <w:marLeft w:val="640"/>
          <w:marRight w:val="0"/>
          <w:marTop w:val="0"/>
          <w:marBottom w:val="0"/>
          <w:divBdr>
            <w:top w:val="none" w:sz="0" w:space="0" w:color="auto"/>
            <w:left w:val="none" w:sz="0" w:space="0" w:color="auto"/>
            <w:bottom w:val="none" w:sz="0" w:space="0" w:color="auto"/>
            <w:right w:val="none" w:sz="0" w:space="0" w:color="auto"/>
          </w:divBdr>
        </w:div>
        <w:div w:id="79453589">
          <w:marLeft w:val="640"/>
          <w:marRight w:val="0"/>
          <w:marTop w:val="0"/>
          <w:marBottom w:val="0"/>
          <w:divBdr>
            <w:top w:val="none" w:sz="0" w:space="0" w:color="auto"/>
            <w:left w:val="none" w:sz="0" w:space="0" w:color="auto"/>
            <w:bottom w:val="none" w:sz="0" w:space="0" w:color="auto"/>
            <w:right w:val="none" w:sz="0" w:space="0" w:color="auto"/>
          </w:divBdr>
        </w:div>
        <w:div w:id="837039442">
          <w:marLeft w:val="640"/>
          <w:marRight w:val="0"/>
          <w:marTop w:val="0"/>
          <w:marBottom w:val="0"/>
          <w:divBdr>
            <w:top w:val="none" w:sz="0" w:space="0" w:color="auto"/>
            <w:left w:val="none" w:sz="0" w:space="0" w:color="auto"/>
            <w:bottom w:val="none" w:sz="0" w:space="0" w:color="auto"/>
            <w:right w:val="none" w:sz="0" w:space="0" w:color="auto"/>
          </w:divBdr>
        </w:div>
        <w:div w:id="419758507">
          <w:marLeft w:val="640"/>
          <w:marRight w:val="0"/>
          <w:marTop w:val="0"/>
          <w:marBottom w:val="0"/>
          <w:divBdr>
            <w:top w:val="none" w:sz="0" w:space="0" w:color="auto"/>
            <w:left w:val="none" w:sz="0" w:space="0" w:color="auto"/>
            <w:bottom w:val="none" w:sz="0" w:space="0" w:color="auto"/>
            <w:right w:val="none" w:sz="0" w:space="0" w:color="auto"/>
          </w:divBdr>
        </w:div>
        <w:div w:id="1927878685">
          <w:marLeft w:val="640"/>
          <w:marRight w:val="0"/>
          <w:marTop w:val="0"/>
          <w:marBottom w:val="0"/>
          <w:divBdr>
            <w:top w:val="none" w:sz="0" w:space="0" w:color="auto"/>
            <w:left w:val="none" w:sz="0" w:space="0" w:color="auto"/>
            <w:bottom w:val="none" w:sz="0" w:space="0" w:color="auto"/>
            <w:right w:val="none" w:sz="0" w:space="0" w:color="auto"/>
          </w:divBdr>
        </w:div>
        <w:div w:id="289632961">
          <w:marLeft w:val="640"/>
          <w:marRight w:val="0"/>
          <w:marTop w:val="0"/>
          <w:marBottom w:val="0"/>
          <w:divBdr>
            <w:top w:val="none" w:sz="0" w:space="0" w:color="auto"/>
            <w:left w:val="none" w:sz="0" w:space="0" w:color="auto"/>
            <w:bottom w:val="none" w:sz="0" w:space="0" w:color="auto"/>
            <w:right w:val="none" w:sz="0" w:space="0" w:color="auto"/>
          </w:divBdr>
        </w:div>
        <w:div w:id="1590487">
          <w:marLeft w:val="640"/>
          <w:marRight w:val="0"/>
          <w:marTop w:val="0"/>
          <w:marBottom w:val="0"/>
          <w:divBdr>
            <w:top w:val="none" w:sz="0" w:space="0" w:color="auto"/>
            <w:left w:val="none" w:sz="0" w:space="0" w:color="auto"/>
            <w:bottom w:val="none" w:sz="0" w:space="0" w:color="auto"/>
            <w:right w:val="none" w:sz="0" w:space="0" w:color="auto"/>
          </w:divBdr>
        </w:div>
        <w:div w:id="2004315450">
          <w:marLeft w:val="640"/>
          <w:marRight w:val="0"/>
          <w:marTop w:val="0"/>
          <w:marBottom w:val="0"/>
          <w:divBdr>
            <w:top w:val="none" w:sz="0" w:space="0" w:color="auto"/>
            <w:left w:val="none" w:sz="0" w:space="0" w:color="auto"/>
            <w:bottom w:val="none" w:sz="0" w:space="0" w:color="auto"/>
            <w:right w:val="none" w:sz="0" w:space="0" w:color="auto"/>
          </w:divBdr>
        </w:div>
        <w:div w:id="2113084932">
          <w:marLeft w:val="640"/>
          <w:marRight w:val="0"/>
          <w:marTop w:val="0"/>
          <w:marBottom w:val="0"/>
          <w:divBdr>
            <w:top w:val="none" w:sz="0" w:space="0" w:color="auto"/>
            <w:left w:val="none" w:sz="0" w:space="0" w:color="auto"/>
            <w:bottom w:val="none" w:sz="0" w:space="0" w:color="auto"/>
            <w:right w:val="none" w:sz="0" w:space="0" w:color="auto"/>
          </w:divBdr>
        </w:div>
        <w:div w:id="149562743">
          <w:marLeft w:val="640"/>
          <w:marRight w:val="0"/>
          <w:marTop w:val="0"/>
          <w:marBottom w:val="0"/>
          <w:divBdr>
            <w:top w:val="none" w:sz="0" w:space="0" w:color="auto"/>
            <w:left w:val="none" w:sz="0" w:space="0" w:color="auto"/>
            <w:bottom w:val="none" w:sz="0" w:space="0" w:color="auto"/>
            <w:right w:val="none" w:sz="0" w:space="0" w:color="auto"/>
          </w:divBdr>
        </w:div>
        <w:div w:id="1301695356">
          <w:marLeft w:val="640"/>
          <w:marRight w:val="0"/>
          <w:marTop w:val="0"/>
          <w:marBottom w:val="0"/>
          <w:divBdr>
            <w:top w:val="none" w:sz="0" w:space="0" w:color="auto"/>
            <w:left w:val="none" w:sz="0" w:space="0" w:color="auto"/>
            <w:bottom w:val="none" w:sz="0" w:space="0" w:color="auto"/>
            <w:right w:val="none" w:sz="0" w:space="0" w:color="auto"/>
          </w:divBdr>
        </w:div>
        <w:div w:id="95753257">
          <w:marLeft w:val="640"/>
          <w:marRight w:val="0"/>
          <w:marTop w:val="0"/>
          <w:marBottom w:val="0"/>
          <w:divBdr>
            <w:top w:val="none" w:sz="0" w:space="0" w:color="auto"/>
            <w:left w:val="none" w:sz="0" w:space="0" w:color="auto"/>
            <w:bottom w:val="none" w:sz="0" w:space="0" w:color="auto"/>
            <w:right w:val="none" w:sz="0" w:space="0" w:color="auto"/>
          </w:divBdr>
        </w:div>
        <w:div w:id="1683363238">
          <w:marLeft w:val="640"/>
          <w:marRight w:val="0"/>
          <w:marTop w:val="0"/>
          <w:marBottom w:val="0"/>
          <w:divBdr>
            <w:top w:val="none" w:sz="0" w:space="0" w:color="auto"/>
            <w:left w:val="none" w:sz="0" w:space="0" w:color="auto"/>
            <w:bottom w:val="none" w:sz="0" w:space="0" w:color="auto"/>
            <w:right w:val="none" w:sz="0" w:space="0" w:color="auto"/>
          </w:divBdr>
        </w:div>
        <w:div w:id="531455520">
          <w:marLeft w:val="640"/>
          <w:marRight w:val="0"/>
          <w:marTop w:val="0"/>
          <w:marBottom w:val="0"/>
          <w:divBdr>
            <w:top w:val="none" w:sz="0" w:space="0" w:color="auto"/>
            <w:left w:val="none" w:sz="0" w:space="0" w:color="auto"/>
            <w:bottom w:val="none" w:sz="0" w:space="0" w:color="auto"/>
            <w:right w:val="none" w:sz="0" w:space="0" w:color="auto"/>
          </w:divBdr>
        </w:div>
        <w:div w:id="310335595">
          <w:marLeft w:val="640"/>
          <w:marRight w:val="0"/>
          <w:marTop w:val="0"/>
          <w:marBottom w:val="0"/>
          <w:divBdr>
            <w:top w:val="none" w:sz="0" w:space="0" w:color="auto"/>
            <w:left w:val="none" w:sz="0" w:space="0" w:color="auto"/>
            <w:bottom w:val="none" w:sz="0" w:space="0" w:color="auto"/>
            <w:right w:val="none" w:sz="0" w:space="0" w:color="auto"/>
          </w:divBdr>
        </w:div>
        <w:div w:id="587422551">
          <w:marLeft w:val="640"/>
          <w:marRight w:val="0"/>
          <w:marTop w:val="0"/>
          <w:marBottom w:val="0"/>
          <w:divBdr>
            <w:top w:val="none" w:sz="0" w:space="0" w:color="auto"/>
            <w:left w:val="none" w:sz="0" w:space="0" w:color="auto"/>
            <w:bottom w:val="none" w:sz="0" w:space="0" w:color="auto"/>
            <w:right w:val="none" w:sz="0" w:space="0" w:color="auto"/>
          </w:divBdr>
        </w:div>
        <w:div w:id="823275173">
          <w:marLeft w:val="640"/>
          <w:marRight w:val="0"/>
          <w:marTop w:val="0"/>
          <w:marBottom w:val="0"/>
          <w:divBdr>
            <w:top w:val="none" w:sz="0" w:space="0" w:color="auto"/>
            <w:left w:val="none" w:sz="0" w:space="0" w:color="auto"/>
            <w:bottom w:val="none" w:sz="0" w:space="0" w:color="auto"/>
            <w:right w:val="none" w:sz="0" w:space="0" w:color="auto"/>
          </w:divBdr>
        </w:div>
        <w:div w:id="229120104">
          <w:marLeft w:val="640"/>
          <w:marRight w:val="0"/>
          <w:marTop w:val="0"/>
          <w:marBottom w:val="0"/>
          <w:divBdr>
            <w:top w:val="none" w:sz="0" w:space="0" w:color="auto"/>
            <w:left w:val="none" w:sz="0" w:space="0" w:color="auto"/>
            <w:bottom w:val="none" w:sz="0" w:space="0" w:color="auto"/>
            <w:right w:val="none" w:sz="0" w:space="0" w:color="auto"/>
          </w:divBdr>
        </w:div>
        <w:div w:id="1716731130">
          <w:marLeft w:val="640"/>
          <w:marRight w:val="0"/>
          <w:marTop w:val="0"/>
          <w:marBottom w:val="0"/>
          <w:divBdr>
            <w:top w:val="none" w:sz="0" w:space="0" w:color="auto"/>
            <w:left w:val="none" w:sz="0" w:space="0" w:color="auto"/>
            <w:bottom w:val="none" w:sz="0" w:space="0" w:color="auto"/>
            <w:right w:val="none" w:sz="0" w:space="0" w:color="auto"/>
          </w:divBdr>
        </w:div>
        <w:div w:id="1795172688">
          <w:marLeft w:val="640"/>
          <w:marRight w:val="0"/>
          <w:marTop w:val="0"/>
          <w:marBottom w:val="0"/>
          <w:divBdr>
            <w:top w:val="none" w:sz="0" w:space="0" w:color="auto"/>
            <w:left w:val="none" w:sz="0" w:space="0" w:color="auto"/>
            <w:bottom w:val="none" w:sz="0" w:space="0" w:color="auto"/>
            <w:right w:val="none" w:sz="0" w:space="0" w:color="auto"/>
          </w:divBdr>
        </w:div>
        <w:div w:id="1723364017">
          <w:marLeft w:val="640"/>
          <w:marRight w:val="0"/>
          <w:marTop w:val="0"/>
          <w:marBottom w:val="0"/>
          <w:divBdr>
            <w:top w:val="none" w:sz="0" w:space="0" w:color="auto"/>
            <w:left w:val="none" w:sz="0" w:space="0" w:color="auto"/>
            <w:bottom w:val="none" w:sz="0" w:space="0" w:color="auto"/>
            <w:right w:val="none" w:sz="0" w:space="0" w:color="auto"/>
          </w:divBdr>
        </w:div>
        <w:div w:id="691497331">
          <w:marLeft w:val="640"/>
          <w:marRight w:val="0"/>
          <w:marTop w:val="0"/>
          <w:marBottom w:val="0"/>
          <w:divBdr>
            <w:top w:val="none" w:sz="0" w:space="0" w:color="auto"/>
            <w:left w:val="none" w:sz="0" w:space="0" w:color="auto"/>
            <w:bottom w:val="none" w:sz="0" w:space="0" w:color="auto"/>
            <w:right w:val="none" w:sz="0" w:space="0" w:color="auto"/>
          </w:divBdr>
        </w:div>
        <w:div w:id="364719061">
          <w:marLeft w:val="640"/>
          <w:marRight w:val="0"/>
          <w:marTop w:val="0"/>
          <w:marBottom w:val="0"/>
          <w:divBdr>
            <w:top w:val="none" w:sz="0" w:space="0" w:color="auto"/>
            <w:left w:val="none" w:sz="0" w:space="0" w:color="auto"/>
            <w:bottom w:val="none" w:sz="0" w:space="0" w:color="auto"/>
            <w:right w:val="none" w:sz="0" w:space="0" w:color="auto"/>
          </w:divBdr>
        </w:div>
        <w:div w:id="724985615">
          <w:marLeft w:val="640"/>
          <w:marRight w:val="0"/>
          <w:marTop w:val="0"/>
          <w:marBottom w:val="0"/>
          <w:divBdr>
            <w:top w:val="none" w:sz="0" w:space="0" w:color="auto"/>
            <w:left w:val="none" w:sz="0" w:space="0" w:color="auto"/>
            <w:bottom w:val="none" w:sz="0" w:space="0" w:color="auto"/>
            <w:right w:val="none" w:sz="0" w:space="0" w:color="auto"/>
          </w:divBdr>
        </w:div>
        <w:div w:id="1360618870">
          <w:marLeft w:val="640"/>
          <w:marRight w:val="0"/>
          <w:marTop w:val="0"/>
          <w:marBottom w:val="0"/>
          <w:divBdr>
            <w:top w:val="none" w:sz="0" w:space="0" w:color="auto"/>
            <w:left w:val="none" w:sz="0" w:space="0" w:color="auto"/>
            <w:bottom w:val="none" w:sz="0" w:space="0" w:color="auto"/>
            <w:right w:val="none" w:sz="0" w:space="0" w:color="auto"/>
          </w:divBdr>
        </w:div>
        <w:div w:id="328680570">
          <w:marLeft w:val="640"/>
          <w:marRight w:val="0"/>
          <w:marTop w:val="0"/>
          <w:marBottom w:val="0"/>
          <w:divBdr>
            <w:top w:val="none" w:sz="0" w:space="0" w:color="auto"/>
            <w:left w:val="none" w:sz="0" w:space="0" w:color="auto"/>
            <w:bottom w:val="none" w:sz="0" w:space="0" w:color="auto"/>
            <w:right w:val="none" w:sz="0" w:space="0" w:color="auto"/>
          </w:divBdr>
        </w:div>
        <w:div w:id="611591956">
          <w:marLeft w:val="640"/>
          <w:marRight w:val="0"/>
          <w:marTop w:val="0"/>
          <w:marBottom w:val="0"/>
          <w:divBdr>
            <w:top w:val="none" w:sz="0" w:space="0" w:color="auto"/>
            <w:left w:val="none" w:sz="0" w:space="0" w:color="auto"/>
            <w:bottom w:val="none" w:sz="0" w:space="0" w:color="auto"/>
            <w:right w:val="none" w:sz="0" w:space="0" w:color="auto"/>
          </w:divBdr>
        </w:div>
        <w:div w:id="934363575">
          <w:marLeft w:val="640"/>
          <w:marRight w:val="0"/>
          <w:marTop w:val="0"/>
          <w:marBottom w:val="0"/>
          <w:divBdr>
            <w:top w:val="none" w:sz="0" w:space="0" w:color="auto"/>
            <w:left w:val="none" w:sz="0" w:space="0" w:color="auto"/>
            <w:bottom w:val="none" w:sz="0" w:space="0" w:color="auto"/>
            <w:right w:val="none" w:sz="0" w:space="0" w:color="auto"/>
          </w:divBdr>
        </w:div>
        <w:div w:id="824247856">
          <w:marLeft w:val="640"/>
          <w:marRight w:val="0"/>
          <w:marTop w:val="0"/>
          <w:marBottom w:val="0"/>
          <w:divBdr>
            <w:top w:val="none" w:sz="0" w:space="0" w:color="auto"/>
            <w:left w:val="none" w:sz="0" w:space="0" w:color="auto"/>
            <w:bottom w:val="none" w:sz="0" w:space="0" w:color="auto"/>
            <w:right w:val="none" w:sz="0" w:space="0" w:color="auto"/>
          </w:divBdr>
        </w:div>
        <w:div w:id="1518731881">
          <w:marLeft w:val="640"/>
          <w:marRight w:val="0"/>
          <w:marTop w:val="0"/>
          <w:marBottom w:val="0"/>
          <w:divBdr>
            <w:top w:val="none" w:sz="0" w:space="0" w:color="auto"/>
            <w:left w:val="none" w:sz="0" w:space="0" w:color="auto"/>
            <w:bottom w:val="none" w:sz="0" w:space="0" w:color="auto"/>
            <w:right w:val="none" w:sz="0" w:space="0" w:color="auto"/>
          </w:divBdr>
        </w:div>
        <w:div w:id="22902557">
          <w:marLeft w:val="640"/>
          <w:marRight w:val="0"/>
          <w:marTop w:val="0"/>
          <w:marBottom w:val="0"/>
          <w:divBdr>
            <w:top w:val="none" w:sz="0" w:space="0" w:color="auto"/>
            <w:left w:val="none" w:sz="0" w:space="0" w:color="auto"/>
            <w:bottom w:val="none" w:sz="0" w:space="0" w:color="auto"/>
            <w:right w:val="none" w:sz="0" w:space="0" w:color="auto"/>
          </w:divBdr>
        </w:div>
        <w:div w:id="1270284546">
          <w:marLeft w:val="640"/>
          <w:marRight w:val="0"/>
          <w:marTop w:val="0"/>
          <w:marBottom w:val="0"/>
          <w:divBdr>
            <w:top w:val="none" w:sz="0" w:space="0" w:color="auto"/>
            <w:left w:val="none" w:sz="0" w:space="0" w:color="auto"/>
            <w:bottom w:val="none" w:sz="0" w:space="0" w:color="auto"/>
            <w:right w:val="none" w:sz="0" w:space="0" w:color="auto"/>
          </w:divBdr>
        </w:div>
        <w:div w:id="999623014">
          <w:marLeft w:val="640"/>
          <w:marRight w:val="0"/>
          <w:marTop w:val="0"/>
          <w:marBottom w:val="0"/>
          <w:divBdr>
            <w:top w:val="none" w:sz="0" w:space="0" w:color="auto"/>
            <w:left w:val="none" w:sz="0" w:space="0" w:color="auto"/>
            <w:bottom w:val="none" w:sz="0" w:space="0" w:color="auto"/>
            <w:right w:val="none" w:sz="0" w:space="0" w:color="auto"/>
          </w:divBdr>
        </w:div>
        <w:div w:id="391276530">
          <w:marLeft w:val="640"/>
          <w:marRight w:val="0"/>
          <w:marTop w:val="0"/>
          <w:marBottom w:val="0"/>
          <w:divBdr>
            <w:top w:val="none" w:sz="0" w:space="0" w:color="auto"/>
            <w:left w:val="none" w:sz="0" w:space="0" w:color="auto"/>
            <w:bottom w:val="none" w:sz="0" w:space="0" w:color="auto"/>
            <w:right w:val="none" w:sz="0" w:space="0" w:color="auto"/>
          </w:divBdr>
        </w:div>
        <w:div w:id="1733237513">
          <w:marLeft w:val="640"/>
          <w:marRight w:val="0"/>
          <w:marTop w:val="0"/>
          <w:marBottom w:val="0"/>
          <w:divBdr>
            <w:top w:val="none" w:sz="0" w:space="0" w:color="auto"/>
            <w:left w:val="none" w:sz="0" w:space="0" w:color="auto"/>
            <w:bottom w:val="none" w:sz="0" w:space="0" w:color="auto"/>
            <w:right w:val="none" w:sz="0" w:space="0" w:color="auto"/>
          </w:divBdr>
        </w:div>
        <w:div w:id="732891380">
          <w:marLeft w:val="640"/>
          <w:marRight w:val="0"/>
          <w:marTop w:val="0"/>
          <w:marBottom w:val="0"/>
          <w:divBdr>
            <w:top w:val="none" w:sz="0" w:space="0" w:color="auto"/>
            <w:left w:val="none" w:sz="0" w:space="0" w:color="auto"/>
            <w:bottom w:val="none" w:sz="0" w:space="0" w:color="auto"/>
            <w:right w:val="none" w:sz="0" w:space="0" w:color="auto"/>
          </w:divBdr>
        </w:div>
        <w:div w:id="105739717">
          <w:marLeft w:val="640"/>
          <w:marRight w:val="0"/>
          <w:marTop w:val="0"/>
          <w:marBottom w:val="0"/>
          <w:divBdr>
            <w:top w:val="none" w:sz="0" w:space="0" w:color="auto"/>
            <w:left w:val="none" w:sz="0" w:space="0" w:color="auto"/>
            <w:bottom w:val="none" w:sz="0" w:space="0" w:color="auto"/>
            <w:right w:val="none" w:sz="0" w:space="0" w:color="auto"/>
          </w:divBdr>
        </w:div>
        <w:div w:id="893128362">
          <w:marLeft w:val="640"/>
          <w:marRight w:val="0"/>
          <w:marTop w:val="0"/>
          <w:marBottom w:val="0"/>
          <w:divBdr>
            <w:top w:val="none" w:sz="0" w:space="0" w:color="auto"/>
            <w:left w:val="none" w:sz="0" w:space="0" w:color="auto"/>
            <w:bottom w:val="none" w:sz="0" w:space="0" w:color="auto"/>
            <w:right w:val="none" w:sz="0" w:space="0" w:color="auto"/>
          </w:divBdr>
        </w:div>
        <w:div w:id="582031837">
          <w:marLeft w:val="640"/>
          <w:marRight w:val="0"/>
          <w:marTop w:val="0"/>
          <w:marBottom w:val="0"/>
          <w:divBdr>
            <w:top w:val="none" w:sz="0" w:space="0" w:color="auto"/>
            <w:left w:val="none" w:sz="0" w:space="0" w:color="auto"/>
            <w:bottom w:val="none" w:sz="0" w:space="0" w:color="auto"/>
            <w:right w:val="none" w:sz="0" w:space="0" w:color="auto"/>
          </w:divBdr>
        </w:div>
        <w:div w:id="981806781">
          <w:marLeft w:val="640"/>
          <w:marRight w:val="0"/>
          <w:marTop w:val="0"/>
          <w:marBottom w:val="0"/>
          <w:divBdr>
            <w:top w:val="none" w:sz="0" w:space="0" w:color="auto"/>
            <w:left w:val="none" w:sz="0" w:space="0" w:color="auto"/>
            <w:bottom w:val="none" w:sz="0" w:space="0" w:color="auto"/>
            <w:right w:val="none" w:sz="0" w:space="0" w:color="auto"/>
          </w:divBdr>
        </w:div>
        <w:div w:id="657419708">
          <w:marLeft w:val="640"/>
          <w:marRight w:val="0"/>
          <w:marTop w:val="0"/>
          <w:marBottom w:val="0"/>
          <w:divBdr>
            <w:top w:val="none" w:sz="0" w:space="0" w:color="auto"/>
            <w:left w:val="none" w:sz="0" w:space="0" w:color="auto"/>
            <w:bottom w:val="none" w:sz="0" w:space="0" w:color="auto"/>
            <w:right w:val="none" w:sz="0" w:space="0" w:color="auto"/>
          </w:divBdr>
        </w:div>
        <w:div w:id="1642659886">
          <w:marLeft w:val="640"/>
          <w:marRight w:val="0"/>
          <w:marTop w:val="0"/>
          <w:marBottom w:val="0"/>
          <w:divBdr>
            <w:top w:val="none" w:sz="0" w:space="0" w:color="auto"/>
            <w:left w:val="none" w:sz="0" w:space="0" w:color="auto"/>
            <w:bottom w:val="none" w:sz="0" w:space="0" w:color="auto"/>
            <w:right w:val="none" w:sz="0" w:space="0" w:color="auto"/>
          </w:divBdr>
        </w:div>
        <w:div w:id="1708068651">
          <w:marLeft w:val="640"/>
          <w:marRight w:val="0"/>
          <w:marTop w:val="0"/>
          <w:marBottom w:val="0"/>
          <w:divBdr>
            <w:top w:val="none" w:sz="0" w:space="0" w:color="auto"/>
            <w:left w:val="none" w:sz="0" w:space="0" w:color="auto"/>
            <w:bottom w:val="none" w:sz="0" w:space="0" w:color="auto"/>
            <w:right w:val="none" w:sz="0" w:space="0" w:color="auto"/>
          </w:divBdr>
        </w:div>
        <w:div w:id="2119373692">
          <w:marLeft w:val="640"/>
          <w:marRight w:val="0"/>
          <w:marTop w:val="0"/>
          <w:marBottom w:val="0"/>
          <w:divBdr>
            <w:top w:val="none" w:sz="0" w:space="0" w:color="auto"/>
            <w:left w:val="none" w:sz="0" w:space="0" w:color="auto"/>
            <w:bottom w:val="none" w:sz="0" w:space="0" w:color="auto"/>
            <w:right w:val="none" w:sz="0" w:space="0" w:color="auto"/>
          </w:divBdr>
        </w:div>
        <w:div w:id="49155136">
          <w:marLeft w:val="640"/>
          <w:marRight w:val="0"/>
          <w:marTop w:val="0"/>
          <w:marBottom w:val="0"/>
          <w:divBdr>
            <w:top w:val="none" w:sz="0" w:space="0" w:color="auto"/>
            <w:left w:val="none" w:sz="0" w:space="0" w:color="auto"/>
            <w:bottom w:val="none" w:sz="0" w:space="0" w:color="auto"/>
            <w:right w:val="none" w:sz="0" w:space="0" w:color="auto"/>
          </w:divBdr>
        </w:div>
        <w:div w:id="1971327687">
          <w:marLeft w:val="640"/>
          <w:marRight w:val="0"/>
          <w:marTop w:val="0"/>
          <w:marBottom w:val="0"/>
          <w:divBdr>
            <w:top w:val="none" w:sz="0" w:space="0" w:color="auto"/>
            <w:left w:val="none" w:sz="0" w:space="0" w:color="auto"/>
            <w:bottom w:val="none" w:sz="0" w:space="0" w:color="auto"/>
            <w:right w:val="none" w:sz="0" w:space="0" w:color="auto"/>
          </w:divBdr>
        </w:div>
        <w:div w:id="1710956090">
          <w:marLeft w:val="640"/>
          <w:marRight w:val="0"/>
          <w:marTop w:val="0"/>
          <w:marBottom w:val="0"/>
          <w:divBdr>
            <w:top w:val="none" w:sz="0" w:space="0" w:color="auto"/>
            <w:left w:val="none" w:sz="0" w:space="0" w:color="auto"/>
            <w:bottom w:val="none" w:sz="0" w:space="0" w:color="auto"/>
            <w:right w:val="none" w:sz="0" w:space="0" w:color="auto"/>
          </w:divBdr>
        </w:div>
        <w:div w:id="376201347">
          <w:marLeft w:val="640"/>
          <w:marRight w:val="0"/>
          <w:marTop w:val="0"/>
          <w:marBottom w:val="0"/>
          <w:divBdr>
            <w:top w:val="none" w:sz="0" w:space="0" w:color="auto"/>
            <w:left w:val="none" w:sz="0" w:space="0" w:color="auto"/>
            <w:bottom w:val="none" w:sz="0" w:space="0" w:color="auto"/>
            <w:right w:val="none" w:sz="0" w:space="0" w:color="auto"/>
          </w:divBdr>
        </w:div>
        <w:div w:id="677196534">
          <w:marLeft w:val="640"/>
          <w:marRight w:val="0"/>
          <w:marTop w:val="0"/>
          <w:marBottom w:val="0"/>
          <w:divBdr>
            <w:top w:val="none" w:sz="0" w:space="0" w:color="auto"/>
            <w:left w:val="none" w:sz="0" w:space="0" w:color="auto"/>
            <w:bottom w:val="none" w:sz="0" w:space="0" w:color="auto"/>
            <w:right w:val="none" w:sz="0" w:space="0" w:color="auto"/>
          </w:divBdr>
        </w:div>
        <w:div w:id="548810833">
          <w:marLeft w:val="640"/>
          <w:marRight w:val="0"/>
          <w:marTop w:val="0"/>
          <w:marBottom w:val="0"/>
          <w:divBdr>
            <w:top w:val="none" w:sz="0" w:space="0" w:color="auto"/>
            <w:left w:val="none" w:sz="0" w:space="0" w:color="auto"/>
            <w:bottom w:val="none" w:sz="0" w:space="0" w:color="auto"/>
            <w:right w:val="none" w:sz="0" w:space="0" w:color="auto"/>
          </w:divBdr>
        </w:div>
        <w:div w:id="780760193">
          <w:marLeft w:val="640"/>
          <w:marRight w:val="0"/>
          <w:marTop w:val="0"/>
          <w:marBottom w:val="0"/>
          <w:divBdr>
            <w:top w:val="none" w:sz="0" w:space="0" w:color="auto"/>
            <w:left w:val="none" w:sz="0" w:space="0" w:color="auto"/>
            <w:bottom w:val="none" w:sz="0" w:space="0" w:color="auto"/>
            <w:right w:val="none" w:sz="0" w:space="0" w:color="auto"/>
          </w:divBdr>
        </w:div>
        <w:div w:id="641279248">
          <w:marLeft w:val="640"/>
          <w:marRight w:val="0"/>
          <w:marTop w:val="0"/>
          <w:marBottom w:val="0"/>
          <w:divBdr>
            <w:top w:val="none" w:sz="0" w:space="0" w:color="auto"/>
            <w:left w:val="none" w:sz="0" w:space="0" w:color="auto"/>
            <w:bottom w:val="none" w:sz="0" w:space="0" w:color="auto"/>
            <w:right w:val="none" w:sz="0" w:space="0" w:color="auto"/>
          </w:divBdr>
        </w:div>
        <w:div w:id="1527255497">
          <w:marLeft w:val="640"/>
          <w:marRight w:val="0"/>
          <w:marTop w:val="0"/>
          <w:marBottom w:val="0"/>
          <w:divBdr>
            <w:top w:val="none" w:sz="0" w:space="0" w:color="auto"/>
            <w:left w:val="none" w:sz="0" w:space="0" w:color="auto"/>
            <w:bottom w:val="none" w:sz="0" w:space="0" w:color="auto"/>
            <w:right w:val="none" w:sz="0" w:space="0" w:color="auto"/>
          </w:divBdr>
        </w:div>
        <w:div w:id="1441992077">
          <w:marLeft w:val="640"/>
          <w:marRight w:val="0"/>
          <w:marTop w:val="0"/>
          <w:marBottom w:val="0"/>
          <w:divBdr>
            <w:top w:val="none" w:sz="0" w:space="0" w:color="auto"/>
            <w:left w:val="none" w:sz="0" w:space="0" w:color="auto"/>
            <w:bottom w:val="none" w:sz="0" w:space="0" w:color="auto"/>
            <w:right w:val="none" w:sz="0" w:space="0" w:color="auto"/>
          </w:divBdr>
        </w:div>
        <w:div w:id="1652563110">
          <w:marLeft w:val="640"/>
          <w:marRight w:val="0"/>
          <w:marTop w:val="0"/>
          <w:marBottom w:val="0"/>
          <w:divBdr>
            <w:top w:val="none" w:sz="0" w:space="0" w:color="auto"/>
            <w:left w:val="none" w:sz="0" w:space="0" w:color="auto"/>
            <w:bottom w:val="none" w:sz="0" w:space="0" w:color="auto"/>
            <w:right w:val="none" w:sz="0" w:space="0" w:color="auto"/>
          </w:divBdr>
        </w:div>
        <w:div w:id="372273483">
          <w:marLeft w:val="640"/>
          <w:marRight w:val="0"/>
          <w:marTop w:val="0"/>
          <w:marBottom w:val="0"/>
          <w:divBdr>
            <w:top w:val="none" w:sz="0" w:space="0" w:color="auto"/>
            <w:left w:val="none" w:sz="0" w:space="0" w:color="auto"/>
            <w:bottom w:val="none" w:sz="0" w:space="0" w:color="auto"/>
            <w:right w:val="none" w:sz="0" w:space="0" w:color="auto"/>
          </w:divBdr>
        </w:div>
        <w:div w:id="29112650">
          <w:marLeft w:val="640"/>
          <w:marRight w:val="0"/>
          <w:marTop w:val="0"/>
          <w:marBottom w:val="0"/>
          <w:divBdr>
            <w:top w:val="none" w:sz="0" w:space="0" w:color="auto"/>
            <w:left w:val="none" w:sz="0" w:space="0" w:color="auto"/>
            <w:bottom w:val="none" w:sz="0" w:space="0" w:color="auto"/>
            <w:right w:val="none" w:sz="0" w:space="0" w:color="auto"/>
          </w:divBdr>
        </w:div>
        <w:div w:id="1919822004">
          <w:marLeft w:val="640"/>
          <w:marRight w:val="0"/>
          <w:marTop w:val="0"/>
          <w:marBottom w:val="0"/>
          <w:divBdr>
            <w:top w:val="none" w:sz="0" w:space="0" w:color="auto"/>
            <w:left w:val="none" w:sz="0" w:space="0" w:color="auto"/>
            <w:bottom w:val="none" w:sz="0" w:space="0" w:color="auto"/>
            <w:right w:val="none" w:sz="0" w:space="0" w:color="auto"/>
          </w:divBdr>
        </w:div>
        <w:div w:id="437137405">
          <w:marLeft w:val="640"/>
          <w:marRight w:val="0"/>
          <w:marTop w:val="0"/>
          <w:marBottom w:val="0"/>
          <w:divBdr>
            <w:top w:val="none" w:sz="0" w:space="0" w:color="auto"/>
            <w:left w:val="none" w:sz="0" w:space="0" w:color="auto"/>
            <w:bottom w:val="none" w:sz="0" w:space="0" w:color="auto"/>
            <w:right w:val="none" w:sz="0" w:space="0" w:color="auto"/>
          </w:divBdr>
        </w:div>
        <w:div w:id="564679214">
          <w:marLeft w:val="640"/>
          <w:marRight w:val="0"/>
          <w:marTop w:val="0"/>
          <w:marBottom w:val="0"/>
          <w:divBdr>
            <w:top w:val="none" w:sz="0" w:space="0" w:color="auto"/>
            <w:left w:val="none" w:sz="0" w:space="0" w:color="auto"/>
            <w:bottom w:val="none" w:sz="0" w:space="0" w:color="auto"/>
            <w:right w:val="none" w:sz="0" w:space="0" w:color="auto"/>
          </w:divBdr>
        </w:div>
        <w:div w:id="1464738914">
          <w:marLeft w:val="640"/>
          <w:marRight w:val="0"/>
          <w:marTop w:val="0"/>
          <w:marBottom w:val="0"/>
          <w:divBdr>
            <w:top w:val="none" w:sz="0" w:space="0" w:color="auto"/>
            <w:left w:val="none" w:sz="0" w:space="0" w:color="auto"/>
            <w:bottom w:val="none" w:sz="0" w:space="0" w:color="auto"/>
            <w:right w:val="none" w:sz="0" w:space="0" w:color="auto"/>
          </w:divBdr>
        </w:div>
      </w:divsChild>
    </w:div>
    <w:div w:id="1460488001">
      <w:bodyDiv w:val="1"/>
      <w:marLeft w:val="0"/>
      <w:marRight w:val="0"/>
      <w:marTop w:val="0"/>
      <w:marBottom w:val="0"/>
      <w:divBdr>
        <w:top w:val="none" w:sz="0" w:space="0" w:color="auto"/>
        <w:left w:val="none" w:sz="0" w:space="0" w:color="auto"/>
        <w:bottom w:val="none" w:sz="0" w:space="0" w:color="auto"/>
        <w:right w:val="none" w:sz="0" w:space="0" w:color="auto"/>
      </w:divBdr>
    </w:div>
    <w:div w:id="1460489343">
      <w:bodyDiv w:val="1"/>
      <w:marLeft w:val="0"/>
      <w:marRight w:val="0"/>
      <w:marTop w:val="0"/>
      <w:marBottom w:val="0"/>
      <w:divBdr>
        <w:top w:val="none" w:sz="0" w:space="0" w:color="auto"/>
        <w:left w:val="none" w:sz="0" w:space="0" w:color="auto"/>
        <w:bottom w:val="none" w:sz="0" w:space="0" w:color="auto"/>
        <w:right w:val="none" w:sz="0" w:space="0" w:color="auto"/>
      </w:divBdr>
    </w:div>
    <w:div w:id="1460805008">
      <w:bodyDiv w:val="1"/>
      <w:marLeft w:val="0"/>
      <w:marRight w:val="0"/>
      <w:marTop w:val="0"/>
      <w:marBottom w:val="0"/>
      <w:divBdr>
        <w:top w:val="none" w:sz="0" w:space="0" w:color="auto"/>
        <w:left w:val="none" w:sz="0" w:space="0" w:color="auto"/>
        <w:bottom w:val="none" w:sz="0" w:space="0" w:color="auto"/>
        <w:right w:val="none" w:sz="0" w:space="0" w:color="auto"/>
      </w:divBdr>
    </w:div>
    <w:div w:id="1461073056">
      <w:bodyDiv w:val="1"/>
      <w:marLeft w:val="0"/>
      <w:marRight w:val="0"/>
      <w:marTop w:val="0"/>
      <w:marBottom w:val="0"/>
      <w:divBdr>
        <w:top w:val="none" w:sz="0" w:space="0" w:color="auto"/>
        <w:left w:val="none" w:sz="0" w:space="0" w:color="auto"/>
        <w:bottom w:val="none" w:sz="0" w:space="0" w:color="auto"/>
        <w:right w:val="none" w:sz="0" w:space="0" w:color="auto"/>
      </w:divBdr>
    </w:div>
    <w:div w:id="1466116272">
      <w:bodyDiv w:val="1"/>
      <w:marLeft w:val="0"/>
      <w:marRight w:val="0"/>
      <w:marTop w:val="0"/>
      <w:marBottom w:val="0"/>
      <w:divBdr>
        <w:top w:val="none" w:sz="0" w:space="0" w:color="auto"/>
        <w:left w:val="none" w:sz="0" w:space="0" w:color="auto"/>
        <w:bottom w:val="none" w:sz="0" w:space="0" w:color="auto"/>
        <w:right w:val="none" w:sz="0" w:space="0" w:color="auto"/>
      </w:divBdr>
    </w:div>
    <w:div w:id="1467310653">
      <w:bodyDiv w:val="1"/>
      <w:marLeft w:val="0"/>
      <w:marRight w:val="0"/>
      <w:marTop w:val="0"/>
      <w:marBottom w:val="0"/>
      <w:divBdr>
        <w:top w:val="none" w:sz="0" w:space="0" w:color="auto"/>
        <w:left w:val="none" w:sz="0" w:space="0" w:color="auto"/>
        <w:bottom w:val="none" w:sz="0" w:space="0" w:color="auto"/>
        <w:right w:val="none" w:sz="0" w:space="0" w:color="auto"/>
      </w:divBdr>
      <w:divsChild>
        <w:div w:id="218833506">
          <w:marLeft w:val="640"/>
          <w:marRight w:val="0"/>
          <w:marTop w:val="0"/>
          <w:marBottom w:val="0"/>
          <w:divBdr>
            <w:top w:val="none" w:sz="0" w:space="0" w:color="auto"/>
            <w:left w:val="none" w:sz="0" w:space="0" w:color="auto"/>
            <w:bottom w:val="none" w:sz="0" w:space="0" w:color="auto"/>
            <w:right w:val="none" w:sz="0" w:space="0" w:color="auto"/>
          </w:divBdr>
        </w:div>
        <w:div w:id="534927103">
          <w:marLeft w:val="640"/>
          <w:marRight w:val="0"/>
          <w:marTop w:val="0"/>
          <w:marBottom w:val="0"/>
          <w:divBdr>
            <w:top w:val="none" w:sz="0" w:space="0" w:color="auto"/>
            <w:left w:val="none" w:sz="0" w:space="0" w:color="auto"/>
            <w:bottom w:val="none" w:sz="0" w:space="0" w:color="auto"/>
            <w:right w:val="none" w:sz="0" w:space="0" w:color="auto"/>
          </w:divBdr>
        </w:div>
        <w:div w:id="244151246">
          <w:marLeft w:val="640"/>
          <w:marRight w:val="0"/>
          <w:marTop w:val="0"/>
          <w:marBottom w:val="0"/>
          <w:divBdr>
            <w:top w:val="none" w:sz="0" w:space="0" w:color="auto"/>
            <w:left w:val="none" w:sz="0" w:space="0" w:color="auto"/>
            <w:bottom w:val="none" w:sz="0" w:space="0" w:color="auto"/>
            <w:right w:val="none" w:sz="0" w:space="0" w:color="auto"/>
          </w:divBdr>
        </w:div>
        <w:div w:id="1245532440">
          <w:marLeft w:val="640"/>
          <w:marRight w:val="0"/>
          <w:marTop w:val="0"/>
          <w:marBottom w:val="0"/>
          <w:divBdr>
            <w:top w:val="none" w:sz="0" w:space="0" w:color="auto"/>
            <w:left w:val="none" w:sz="0" w:space="0" w:color="auto"/>
            <w:bottom w:val="none" w:sz="0" w:space="0" w:color="auto"/>
            <w:right w:val="none" w:sz="0" w:space="0" w:color="auto"/>
          </w:divBdr>
        </w:div>
        <w:div w:id="582837603">
          <w:marLeft w:val="640"/>
          <w:marRight w:val="0"/>
          <w:marTop w:val="0"/>
          <w:marBottom w:val="0"/>
          <w:divBdr>
            <w:top w:val="none" w:sz="0" w:space="0" w:color="auto"/>
            <w:left w:val="none" w:sz="0" w:space="0" w:color="auto"/>
            <w:bottom w:val="none" w:sz="0" w:space="0" w:color="auto"/>
            <w:right w:val="none" w:sz="0" w:space="0" w:color="auto"/>
          </w:divBdr>
        </w:div>
        <w:div w:id="893153616">
          <w:marLeft w:val="640"/>
          <w:marRight w:val="0"/>
          <w:marTop w:val="0"/>
          <w:marBottom w:val="0"/>
          <w:divBdr>
            <w:top w:val="none" w:sz="0" w:space="0" w:color="auto"/>
            <w:left w:val="none" w:sz="0" w:space="0" w:color="auto"/>
            <w:bottom w:val="none" w:sz="0" w:space="0" w:color="auto"/>
            <w:right w:val="none" w:sz="0" w:space="0" w:color="auto"/>
          </w:divBdr>
        </w:div>
        <w:div w:id="967080961">
          <w:marLeft w:val="640"/>
          <w:marRight w:val="0"/>
          <w:marTop w:val="0"/>
          <w:marBottom w:val="0"/>
          <w:divBdr>
            <w:top w:val="none" w:sz="0" w:space="0" w:color="auto"/>
            <w:left w:val="none" w:sz="0" w:space="0" w:color="auto"/>
            <w:bottom w:val="none" w:sz="0" w:space="0" w:color="auto"/>
            <w:right w:val="none" w:sz="0" w:space="0" w:color="auto"/>
          </w:divBdr>
        </w:div>
        <w:div w:id="1322194546">
          <w:marLeft w:val="640"/>
          <w:marRight w:val="0"/>
          <w:marTop w:val="0"/>
          <w:marBottom w:val="0"/>
          <w:divBdr>
            <w:top w:val="none" w:sz="0" w:space="0" w:color="auto"/>
            <w:left w:val="none" w:sz="0" w:space="0" w:color="auto"/>
            <w:bottom w:val="none" w:sz="0" w:space="0" w:color="auto"/>
            <w:right w:val="none" w:sz="0" w:space="0" w:color="auto"/>
          </w:divBdr>
        </w:div>
        <w:div w:id="850068153">
          <w:marLeft w:val="640"/>
          <w:marRight w:val="0"/>
          <w:marTop w:val="0"/>
          <w:marBottom w:val="0"/>
          <w:divBdr>
            <w:top w:val="none" w:sz="0" w:space="0" w:color="auto"/>
            <w:left w:val="none" w:sz="0" w:space="0" w:color="auto"/>
            <w:bottom w:val="none" w:sz="0" w:space="0" w:color="auto"/>
            <w:right w:val="none" w:sz="0" w:space="0" w:color="auto"/>
          </w:divBdr>
        </w:div>
        <w:div w:id="70202240">
          <w:marLeft w:val="640"/>
          <w:marRight w:val="0"/>
          <w:marTop w:val="0"/>
          <w:marBottom w:val="0"/>
          <w:divBdr>
            <w:top w:val="none" w:sz="0" w:space="0" w:color="auto"/>
            <w:left w:val="none" w:sz="0" w:space="0" w:color="auto"/>
            <w:bottom w:val="none" w:sz="0" w:space="0" w:color="auto"/>
            <w:right w:val="none" w:sz="0" w:space="0" w:color="auto"/>
          </w:divBdr>
        </w:div>
        <w:div w:id="1472476268">
          <w:marLeft w:val="640"/>
          <w:marRight w:val="0"/>
          <w:marTop w:val="0"/>
          <w:marBottom w:val="0"/>
          <w:divBdr>
            <w:top w:val="none" w:sz="0" w:space="0" w:color="auto"/>
            <w:left w:val="none" w:sz="0" w:space="0" w:color="auto"/>
            <w:bottom w:val="none" w:sz="0" w:space="0" w:color="auto"/>
            <w:right w:val="none" w:sz="0" w:space="0" w:color="auto"/>
          </w:divBdr>
        </w:div>
        <w:div w:id="575672010">
          <w:marLeft w:val="640"/>
          <w:marRight w:val="0"/>
          <w:marTop w:val="0"/>
          <w:marBottom w:val="0"/>
          <w:divBdr>
            <w:top w:val="none" w:sz="0" w:space="0" w:color="auto"/>
            <w:left w:val="none" w:sz="0" w:space="0" w:color="auto"/>
            <w:bottom w:val="none" w:sz="0" w:space="0" w:color="auto"/>
            <w:right w:val="none" w:sz="0" w:space="0" w:color="auto"/>
          </w:divBdr>
        </w:div>
        <w:div w:id="1744596797">
          <w:marLeft w:val="640"/>
          <w:marRight w:val="0"/>
          <w:marTop w:val="0"/>
          <w:marBottom w:val="0"/>
          <w:divBdr>
            <w:top w:val="none" w:sz="0" w:space="0" w:color="auto"/>
            <w:left w:val="none" w:sz="0" w:space="0" w:color="auto"/>
            <w:bottom w:val="none" w:sz="0" w:space="0" w:color="auto"/>
            <w:right w:val="none" w:sz="0" w:space="0" w:color="auto"/>
          </w:divBdr>
        </w:div>
        <w:div w:id="467088616">
          <w:marLeft w:val="640"/>
          <w:marRight w:val="0"/>
          <w:marTop w:val="0"/>
          <w:marBottom w:val="0"/>
          <w:divBdr>
            <w:top w:val="none" w:sz="0" w:space="0" w:color="auto"/>
            <w:left w:val="none" w:sz="0" w:space="0" w:color="auto"/>
            <w:bottom w:val="none" w:sz="0" w:space="0" w:color="auto"/>
            <w:right w:val="none" w:sz="0" w:space="0" w:color="auto"/>
          </w:divBdr>
        </w:div>
        <w:div w:id="1011488500">
          <w:marLeft w:val="640"/>
          <w:marRight w:val="0"/>
          <w:marTop w:val="0"/>
          <w:marBottom w:val="0"/>
          <w:divBdr>
            <w:top w:val="none" w:sz="0" w:space="0" w:color="auto"/>
            <w:left w:val="none" w:sz="0" w:space="0" w:color="auto"/>
            <w:bottom w:val="none" w:sz="0" w:space="0" w:color="auto"/>
            <w:right w:val="none" w:sz="0" w:space="0" w:color="auto"/>
          </w:divBdr>
        </w:div>
        <w:div w:id="430319304">
          <w:marLeft w:val="640"/>
          <w:marRight w:val="0"/>
          <w:marTop w:val="0"/>
          <w:marBottom w:val="0"/>
          <w:divBdr>
            <w:top w:val="none" w:sz="0" w:space="0" w:color="auto"/>
            <w:left w:val="none" w:sz="0" w:space="0" w:color="auto"/>
            <w:bottom w:val="none" w:sz="0" w:space="0" w:color="auto"/>
            <w:right w:val="none" w:sz="0" w:space="0" w:color="auto"/>
          </w:divBdr>
        </w:div>
        <w:div w:id="1730378648">
          <w:marLeft w:val="640"/>
          <w:marRight w:val="0"/>
          <w:marTop w:val="0"/>
          <w:marBottom w:val="0"/>
          <w:divBdr>
            <w:top w:val="none" w:sz="0" w:space="0" w:color="auto"/>
            <w:left w:val="none" w:sz="0" w:space="0" w:color="auto"/>
            <w:bottom w:val="none" w:sz="0" w:space="0" w:color="auto"/>
            <w:right w:val="none" w:sz="0" w:space="0" w:color="auto"/>
          </w:divBdr>
        </w:div>
        <w:div w:id="700016383">
          <w:marLeft w:val="640"/>
          <w:marRight w:val="0"/>
          <w:marTop w:val="0"/>
          <w:marBottom w:val="0"/>
          <w:divBdr>
            <w:top w:val="none" w:sz="0" w:space="0" w:color="auto"/>
            <w:left w:val="none" w:sz="0" w:space="0" w:color="auto"/>
            <w:bottom w:val="none" w:sz="0" w:space="0" w:color="auto"/>
            <w:right w:val="none" w:sz="0" w:space="0" w:color="auto"/>
          </w:divBdr>
        </w:div>
        <w:div w:id="1733651643">
          <w:marLeft w:val="640"/>
          <w:marRight w:val="0"/>
          <w:marTop w:val="0"/>
          <w:marBottom w:val="0"/>
          <w:divBdr>
            <w:top w:val="none" w:sz="0" w:space="0" w:color="auto"/>
            <w:left w:val="none" w:sz="0" w:space="0" w:color="auto"/>
            <w:bottom w:val="none" w:sz="0" w:space="0" w:color="auto"/>
            <w:right w:val="none" w:sz="0" w:space="0" w:color="auto"/>
          </w:divBdr>
        </w:div>
        <w:div w:id="1614315435">
          <w:marLeft w:val="640"/>
          <w:marRight w:val="0"/>
          <w:marTop w:val="0"/>
          <w:marBottom w:val="0"/>
          <w:divBdr>
            <w:top w:val="none" w:sz="0" w:space="0" w:color="auto"/>
            <w:left w:val="none" w:sz="0" w:space="0" w:color="auto"/>
            <w:bottom w:val="none" w:sz="0" w:space="0" w:color="auto"/>
            <w:right w:val="none" w:sz="0" w:space="0" w:color="auto"/>
          </w:divBdr>
        </w:div>
        <w:div w:id="19168859">
          <w:marLeft w:val="640"/>
          <w:marRight w:val="0"/>
          <w:marTop w:val="0"/>
          <w:marBottom w:val="0"/>
          <w:divBdr>
            <w:top w:val="none" w:sz="0" w:space="0" w:color="auto"/>
            <w:left w:val="none" w:sz="0" w:space="0" w:color="auto"/>
            <w:bottom w:val="none" w:sz="0" w:space="0" w:color="auto"/>
            <w:right w:val="none" w:sz="0" w:space="0" w:color="auto"/>
          </w:divBdr>
        </w:div>
        <w:div w:id="476608465">
          <w:marLeft w:val="640"/>
          <w:marRight w:val="0"/>
          <w:marTop w:val="0"/>
          <w:marBottom w:val="0"/>
          <w:divBdr>
            <w:top w:val="none" w:sz="0" w:space="0" w:color="auto"/>
            <w:left w:val="none" w:sz="0" w:space="0" w:color="auto"/>
            <w:bottom w:val="none" w:sz="0" w:space="0" w:color="auto"/>
            <w:right w:val="none" w:sz="0" w:space="0" w:color="auto"/>
          </w:divBdr>
        </w:div>
        <w:div w:id="1235700247">
          <w:marLeft w:val="640"/>
          <w:marRight w:val="0"/>
          <w:marTop w:val="0"/>
          <w:marBottom w:val="0"/>
          <w:divBdr>
            <w:top w:val="none" w:sz="0" w:space="0" w:color="auto"/>
            <w:left w:val="none" w:sz="0" w:space="0" w:color="auto"/>
            <w:bottom w:val="none" w:sz="0" w:space="0" w:color="auto"/>
            <w:right w:val="none" w:sz="0" w:space="0" w:color="auto"/>
          </w:divBdr>
        </w:div>
        <w:div w:id="1766998871">
          <w:marLeft w:val="640"/>
          <w:marRight w:val="0"/>
          <w:marTop w:val="0"/>
          <w:marBottom w:val="0"/>
          <w:divBdr>
            <w:top w:val="none" w:sz="0" w:space="0" w:color="auto"/>
            <w:left w:val="none" w:sz="0" w:space="0" w:color="auto"/>
            <w:bottom w:val="none" w:sz="0" w:space="0" w:color="auto"/>
            <w:right w:val="none" w:sz="0" w:space="0" w:color="auto"/>
          </w:divBdr>
        </w:div>
        <w:div w:id="89012792">
          <w:marLeft w:val="640"/>
          <w:marRight w:val="0"/>
          <w:marTop w:val="0"/>
          <w:marBottom w:val="0"/>
          <w:divBdr>
            <w:top w:val="none" w:sz="0" w:space="0" w:color="auto"/>
            <w:left w:val="none" w:sz="0" w:space="0" w:color="auto"/>
            <w:bottom w:val="none" w:sz="0" w:space="0" w:color="auto"/>
            <w:right w:val="none" w:sz="0" w:space="0" w:color="auto"/>
          </w:divBdr>
        </w:div>
        <w:div w:id="251471430">
          <w:marLeft w:val="640"/>
          <w:marRight w:val="0"/>
          <w:marTop w:val="0"/>
          <w:marBottom w:val="0"/>
          <w:divBdr>
            <w:top w:val="none" w:sz="0" w:space="0" w:color="auto"/>
            <w:left w:val="none" w:sz="0" w:space="0" w:color="auto"/>
            <w:bottom w:val="none" w:sz="0" w:space="0" w:color="auto"/>
            <w:right w:val="none" w:sz="0" w:space="0" w:color="auto"/>
          </w:divBdr>
        </w:div>
        <w:div w:id="1682002503">
          <w:marLeft w:val="640"/>
          <w:marRight w:val="0"/>
          <w:marTop w:val="0"/>
          <w:marBottom w:val="0"/>
          <w:divBdr>
            <w:top w:val="none" w:sz="0" w:space="0" w:color="auto"/>
            <w:left w:val="none" w:sz="0" w:space="0" w:color="auto"/>
            <w:bottom w:val="none" w:sz="0" w:space="0" w:color="auto"/>
            <w:right w:val="none" w:sz="0" w:space="0" w:color="auto"/>
          </w:divBdr>
        </w:div>
        <w:div w:id="221060673">
          <w:marLeft w:val="640"/>
          <w:marRight w:val="0"/>
          <w:marTop w:val="0"/>
          <w:marBottom w:val="0"/>
          <w:divBdr>
            <w:top w:val="none" w:sz="0" w:space="0" w:color="auto"/>
            <w:left w:val="none" w:sz="0" w:space="0" w:color="auto"/>
            <w:bottom w:val="none" w:sz="0" w:space="0" w:color="auto"/>
            <w:right w:val="none" w:sz="0" w:space="0" w:color="auto"/>
          </w:divBdr>
        </w:div>
        <w:div w:id="1099988898">
          <w:marLeft w:val="640"/>
          <w:marRight w:val="0"/>
          <w:marTop w:val="0"/>
          <w:marBottom w:val="0"/>
          <w:divBdr>
            <w:top w:val="none" w:sz="0" w:space="0" w:color="auto"/>
            <w:left w:val="none" w:sz="0" w:space="0" w:color="auto"/>
            <w:bottom w:val="none" w:sz="0" w:space="0" w:color="auto"/>
            <w:right w:val="none" w:sz="0" w:space="0" w:color="auto"/>
          </w:divBdr>
        </w:div>
        <w:div w:id="399257950">
          <w:marLeft w:val="640"/>
          <w:marRight w:val="0"/>
          <w:marTop w:val="0"/>
          <w:marBottom w:val="0"/>
          <w:divBdr>
            <w:top w:val="none" w:sz="0" w:space="0" w:color="auto"/>
            <w:left w:val="none" w:sz="0" w:space="0" w:color="auto"/>
            <w:bottom w:val="none" w:sz="0" w:space="0" w:color="auto"/>
            <w:right w:val="none" w:sz="0" w:space="0" w:color="auto"/>
          </w:divBdr>
        </w:div>
        <w:div w:id="1953240505">
          <w:marLeft w:val="640"/>
          <w:marRight w:val="0"/>
          <w:marTop w:val="0"/>
          <w:marBottom w:val="0"/>
          <w:divBdr>
            <w:top w:val="none" w:sz="0" w:space="0" w:color="auto"/>
            <w:left w:val="none" w:sz="0" w:space="0" w:color="auto"/>
            <w:bottom w:val="none" w:sz="0" w:space="0" w:color="auto"/>
            <w:right w:val="none" w:sz="0" w:space="0" w:color="auto"/>
          </w:divBdr>
        </w:div>
        <w:div w:id="2050756824">
          <w:marLeft w:val="640"/>
          <w:marRight w:val="0"/>
          <w:marTop w:val="0"/>
          <w:marBottom w:val="0"/>
          <w:divBdr>
            <w:top w:val="none" w:sz="0" w:space="0" w:color="auto"/>
            <w:left w:val="none" w:sz="0" w:space="0" w:color="auto"/>
            <w:bottom w:val="none" w:sz="0" w:space="0" w:color="auto"/>
            <w:right w:val="none" w:sz="0" w:space="0" w:color="auto"/>
          </w:divBdr>
        </w:div>
        <w:div w:id="1063136921">
          <w:marLeft w:val="640"/>
          <w:marRight w:val="0"/>
          <w:marTop w:val="0"/>
          <w:marBottom w:val="0"/>
          <w:divBdr>
            <w:top w:val="none" w:sz="0" w:space="0" w:color="auto"/>
            <w:left w:val="none" w:sz="0" w:space="0" w:color="auto"/>
            <w:bottom w:val="none" w:sz="0" w:space="0" w:color="auto"/>
            <w:right w:val="none" w:sz="0" w:space="0" w:color="auto"/>
          </w:divBdr>
        </w:div>
        <w:div w:id="913704890">
          <w:marLeft w:val="640"/>
          <w:marRight w:val="0"/>
          <w:marTop w:val="0"/>
          <w:marBottom w:val="0"/>
          <w:divBdr>
            <w:top w:val="none" w:sz="0" w:space="0" w:color="auto"/>
            <w:left w:val="none" w:sz="0" w:space="0" w:color="auto"/>
            <w:bottom w:val="none" w:sz="0" w:space="0" w:color="auto"/>
            <w:right w:val="none" w:sz="0" w:space="0" w:color="auto"/>
          </w:divBdr>
        </w:div>
        <w:div w:id="1735928443">
          <w:marLeft w:val="640"/>
          <w:marRight w:val="0"/>
          <w:marTop w:val="0"/>
          <w:marBottom w:val="0"/>
          <w:divBdr>
            <w:top w:val="none" w:sz="0" w:space="0" w:color="auto"/>
            <w:left w:val="none" w:sz="0" w:space="0" w:color="auto"/>
            <w:bottom w:val="none" w:sz="0" w:space="0" w:color="auto"/>
            <w:right w:val="none" w:sz="0" w:space="0" w:color="auto"/>
          </w:divBdr>
        </w:div>
        <w:div w:id="1099063070">
          <w:marLeft w:val="640"/>
          <w:marRight w:val="0"/>
          <w:marTop w:val="0"/>
          <w:marBottom w:val="0"/>
          <w:divBdr>
            <w:top w:val="none" w:sz="0" w:space="0" w:color="auto"/>
            <w:left w:val="none" w:sz="0" w:space="0" w:color="auto"/>
            <w:bottom w:val="none" w:sz="0" w:space="0" w:color="auto"/>
            <w:right w:val="none" w:sz="0" w:space="0" w:color="auto"/>
          </w:divBdr>
        </w:div>
        <w:div w:id="515390633">
          <w:marLeft w:val="640"/>
          <w:marRight w:val="0"/>
          <w:marTop w:val="0"/>
          <w:marBottom w:val="0"/>
          <w:divBdr>
            <w:top w:val="none" w:sz="0" w:space="0" w:color="auto"/>
            <w:left w:val="none" w:sz="0" w:space="0" w:color="auto"/>
            <w:bottom w:val="none" w:sz="0" w:space="0" w:color="auto"/>
            <w:right w:val="none" w:sz="0" w:space="0" w:color="auto"/>
          </w:divBdr>
        </w:div>
        <w:div w:id="1239756010">
          <w:marLeft w:val="640"/>
          <w:marRight w:val="0"/>
          <w:marTop w:val="0"/>
          <w:marBottom w:val="0"/>
          <w:divBdr>
            <w:top w:val="none" w:sz="0" w:space="0" w:color="auto"/>
            <w:left w:val="none" w:sz="0" w:space="0" w:color="auto"/>
            <w:bottom w:val="none" w:sz="0" w:space="0" w:color="auto"/>
            <w:right w:val="none" w:sz="0" w:space="0" w:color="auto"/>
          </w:divBdr>
        </w:div>
        <w:div w:id="586303699">
          <w:marLeft w:val="640"/>
          <w:marRight w:val="0"/>
          <w:marTop w:val="0"/>
          <w:marBottom w:val="0"/>
          <w:divBdr>
            <w:top w:val="none" w:sz="0" w:space="0" w:color="auto"/>
            <w:left w:val="none" w:sz="0" w:space="0" w:color="auto"/>
            <w:bottom w:val="none" w:sz="0" w:space="0" w:color="auto"/>
            <w:right w:val="none" w:sz="0" w:space="0" w:color="auto"/>
          </w:divBdr>
        </w:div>
        <w:div w:id="1785344413">
          <w:marLeft w:val="640"/>
          <w:marRight w:val="0"/>
          <w:marTop w:val="0"/>
          <w:marBottom w:val="0"/>
          <w:divBdr>
            <w:top w:val="none" w:sz="0" w:space="0" w:color="auto"/>
            <w:left w:val="none" w:sz="0" w:space="0" w:color="auto"/>
            <w:bottom w:val="none" w:sz="0" w:space="0" w:color="auto"/>
            <w:right w:val="none" w:sz="0" w:space="0" w:color="auto"/>
          </w:divBdr>
        </w:div>
        <w:div w:id="1954559012">
          <w:marLeft w:val="640"/>
          <w:marRight w:val="0"/>
          <w:marTop w:val="0"/>
          <w:marBottom w:val="0"/>
          <w:divBdr>
            <w:top w:val="none" w:sz="0" w:space="0" w:color="auto"/>
            <w:left w:val="none" w:sz="0" w:space="0" w:color="auto"/>
            <w:bottom w:val="none" w:sz="0" w:space="0" w:color="auto"/>
            <w:right w:val="none" w:sz="0" w:space="0" w:color="auto"/>
          </w:divBdr>
        </w:div>
        <w:div w:id="1491629396">
          <w:marLeft w:val="640"/>
          <w:marRight w:val="0"/>
          <w:marTop w:val="0"/>
          <w:marBottom w:val="0"/>
          <w:divBdr>
            <w:top w:val="none" w:sz="0" w:space="0" w:color="auto"/>
            <w:left w:val="none" w:sz="0" w:space="0" w:color="auto"/>
            <w:bottom w:val="none" w:sz="0" w:space="0" w:color="auto"/>
            <w:right w:val="none" w:sz="0" w:space="0" w:color="auto"/>
          </w:divBdr>
        </w:div>
        <w:div w:id="879130513">
          <w:marLeft w:val="640"/>
          <w:marRight w:val="0"/>
          <w:marTop w:val="0"/>
          <w:marBottom w:val="0"/>
          <w:divBdr>
            <w:top w:val="none" w:sz="0" w:space="0" w:color="auto"/>
            <w:left w:val="none" w:sz="0" w:space="0" w:color="auto"/>
            <w:bottom w:val="none" w:sz="0" w:space="0" w:color="auto"/>
            <w:right w:val="none" w:sz="0" w:space="0" w:color="auto"/>
          </w:divBdr>
        </w:div>
        <w:div w:id="754281167">
          <w:marLeft w:val="640"/>
          <w:marRight w:val="0"/>
          <w:marTop w:val="0"/>
          <w:marBottom w:val="0"/>
          <w:divBdr>
            <w:top w:val="none" w:sz="0" w:space="0" w:color="auto"/>
            <w:left w:val="none" w:sz="0" w:space="0" w:color="auto"/>
            <w:bottom w:val="none" w:sz="0" w:space="0" w:color="auto"/>
            <w:right w:val="none" w:sz="0" w:space="0" w:color="auto"/>
          </w:divBdr>
        </w:div>
        <w:div w:id="848758169">
          <w:marLeft w:val="640"/>
          <w:marRight w:val="0"/>
          <w:marTop w:val="0"/>
          <w:marBottom w:val="0"/>
          <w:divBdr>
            <w:top w:val="none" w:sz="0" w:space="0" w:color="auto"/>
            <w:left w:val="none" w:sz="0" w:space="0" w:color="auto"/>
            <w:bottom w:val="none" w:sz="0" w:space="0" w:color="auto"/>
            <w:right w:val="none" w:sz="0" w:space="0" w:color="auto"/>
          </w:divBdr>
        </w:div>
        <w:div w:id="1487164167">
          <w:marLeft w:val="640"/>
          <w:marRight w:val="0"/>
          <w:marTop w:val="0"/>
          <w:marBottom w:val="0"/>
          <w:divBdr>
            <w:top w:val="none" w:sz="0" w:space="0" w:color="auto"/>
            <w:left w:val="none" w:sz="0" w:space="0" w:color="auto"/>
            <w:bottom w:val="none" w:sz="0" w:space="0" w:color="auto"/>
            <w:right w:val="none" w:sz="0" w:space="0" w:color="auto"/>
          </w:divBdr>
        </w:div>
        <w:div w:id="1410689341">
          <w:marLeft w:val="640"/>
          <w:marRight w:val="0"/>
          <w:marTop w:val="0"/>
          <w:marBottom w:val="0"/>
          <w:divBdr>
            <w:top w:val="none" w:sz="0" w:space="0" w:color="auto"/>
            <w:left w:val="none" w:sz="0" w:space="0" w:color="auto"/>
            <w:bottom w:val="none" w:sz="0" w:space="0" w:color="auto"/>
            <w:right w:val="none" w:sz="0" w:space="0" w:color="auto"/>
          </w:divBdr>
        </w:div>
        <w:div w:id="61221297">
          <w:marLeft w:val="640"/>
          <w:marRight w:val="0"/>
          <w:marTop w:val="0"/>
          <w:marBottom w:val="0"/>
          <w:divBdr>
            <w:top w:val="none" w:sz="0" w:space="0" w:color="auto"/>
            <w:left w:val="none" w:sz="0" w:space="0" w:color="auto"/>
            <w:bottom w:val="none" w:sz="0" w:space="0" w:color="auto"/>
            <w:right w:val="none" w:sz="0" w:space="0" w:color="auto"/>
          </w:divBdr>
        </w:div>
        <w:div w:id="1853492431">
          <w:marLeft w:val="640"/>
          <w:marRight w:val="0"/>
          <w:marTop w:val="0"/>
          <w:marBottom w:val="0"/>
          <w:divBdr>
            <w:top w:val="none" w:sz="0" w:space="0" w:color="auto"/>
            <w:left w:val="none" w:sz="0" w:space="0" w:color="auto"/>
            <w:bottom w:val="none" w:sz="0" w:space="0" w:color="auto"/>
            <w:right w:val="none" w:sz="0" w:space="0" w:color="auto"/>
          </w:divBdr>
        </w:div>
        <w:div w:id="2056850375">
          <w:marLeft w:val="640"/>
          <w:marRight w:val="0"/>
          <w:marTop w:val="0"/>
          <w:marBottom w:val="0"/>
          <w:divBdr>
            <w:top w:val="none" w:sz="0" w:space="0" w:color="auto"/>
            <w:left w:val="none" w:sz="0" w:space="0" w:color="auto"/>
            <w:bottom w:val="none" w:sz="0" w:space="0" w:color="auto"/>
            <w:right w:val="none" w:sz="0" w:space="0" w:color="auto"/>
          </w:divBdr>
        </w:div>
        <w:div w:id="1494492010">
          <w:marLeft w:val="640"/>
          <w:marRight w:val="0"/>
          <w:marTop w:val="0"/>
          <w:marBottom w:val="0"/>
          <w:divBdr>
            <w:top w:val="none" w:sz="0" w:space="0" w:color="auto"/>
            <w:left w:val="none" w:sz="0" w:space="0" w:color="auto"/>
            <w:bottom w:val="none" w:sz="0" w:space="0" w:color="auto"/>
            <w:right w:val="none" w:sz="0" w:space="0" w:color="auto"/>
          </w:divBdr>
        </w:div>
        <w:div w:id="481393624">
          <w:marLeft w:val="640"/>
          <w:marRight w:val="0"/>
          <w:marTop w:val="0"/>
          <w:marBottom w:val="0"/>
          <w:divBdr>
            <w:top w:val="none" w:sz="0" w:space="0" w:color="auto"/>
            <w:left w:val="none" w:sz="0" w:space="0" w:color="auto"/>
            <w:bottom w:val="none" w:sz="0" w:space="0" w:color="auto"/>
            <w:right w:val="none" w:sz="0" w:space="0" w:color="auto"/>
          </w:divBdr>
        </w:div>
        <w:div w:id="1067530124">
          <w:marLeft w:val="640"/>
          <w:marRight w:val="0"/>
          <w:marTop w:val="0"/>
          <w:marBottom w:val="0"/>
          <w:divBdr>
            <w:top w:val="none" w:sz="0" w:space="0" w:color="auto"/>
            <w:left w:val="none" w:sz="0" w:space="0" w:color="auto"/>
            <w:bottom w:val="none" w:sz="0" w:space="0" w:color="auto"/>
            <w:right w:val="none" w:sz="0" w:space="0" w:color="auto"/>
          </w:divBdr>
        </w:div>
        <w:div w:id="2109227820">
          <w:marLeft w:val="640"/>
          <w:marRight w:val="0"/>
          <w:marTop w:val="0"/>
          <w:marBottom w:val="0"/>
          <w:divBdr>
            <w:top w:val="none" w:sz="0" w:space="0" w:color="auto"/>
            <w:left w:val="none" w:sz="0" w:space="0" w:color="auto"/>
            <w:bottom w:val="none" w:sz="0" w:space="0" w:color="auto"/>
            <w:right w:val="none" w:sz="0" w:space="0" w:color="auto"/>
          </w:divBdr>
        </w:div>
        <w:div w:id="2033144652">
          <w:marLeft w:val="640"/>
          <w:marRight w:val="0"/>
          <w:marTop w:val="0"/>
          <w:marBottom w:val="0"/>
          <w:divBdr>
            <w:top w:val="none" w:sz="0" w:space="0" w:color="auto"/>
            <w:left w:val="none" w:sz="0" w:space="0" w:color="auto"/>
            <w:bottom w:val="none" w:sz="0" w:space="0" w:color="auto"/>
            <w:right w:val="none" w:sz="0" w:space="0" w:color="auto"/>
          </w:divBdr>
        </w:div>
        <w:div w:id="489905638">
          <w:marLeft w:val="640"/>
          <w:marRight w:val="0"/>
          <w:marTop w:val="0"/>
          <w:marBottom w:val="0"/>
          <w:divBdr>
            <w:top w:val="none" w:sz="0" w:space="0" w:color="auto"/>
            <w:left w:val="none" w:sz="0" w:space="0" w:color="auto"/>
            <w:bottom w:val="none" w:sz="0" w:space="0" w:color="auto"/>
            <w:right w:val="none" w:sz="0" w:space="0" w:color="auto"/>
          </w:divBdr>
        </w:div>
        <w:div w:id="1961255288">
          <w:marLeft w:val="640"/>
          <w:marRight w:val="0"/>
          <w:marTop w:val="0"/>
          <w:marBottom w:val="0"/>
          <w:divBdr>
            <w:top w:val="none" w:sz="0" w:space="0" w:color="auto"/>
            <w:left w:val="none" w:sz="0" w:space="0" w:color="auto"/>
            <w:bottom w:val="none" w:sz="0" w:space="0" w:color="auto"/>
            <w:right w:val="none" w:sz="0" w:space="0" w:color="auto"/>
          </w:divBdr>
        </w:div>
        <w:div w:id="1477139771">
          <w:marLeft w:val="640"/>
          <w:marRight w:val="0"/>
          <w:marTop w:val="0"/>
          <w:marBottom w:val="0"/>
          <w:divBdr>
            <w:top w:val="none" w:sz="0" w:space="0" w:color="auto"/>
            <w:left w:val="none" w:sz="0" w:space="0" w:color="auto"/>
            <w:bottom w:val="none" w:sz="0" w:space="0" w:color="auto"/>
            <w:right w:val="none" w:sz="0" w:space="0" w:color="auto"/>
          </w:divBdr>
        </w:div>
        <w:div w:id="1328828619">
          <w:marLeft w:val="640"/>
          <w:marRight w:val="0"/>
          <w:marTop w:val="0"/>
          <w:marBottom w:val="0"/>
          <w:divBdr>
            <w:top w:val="none" w:sz="0" w:space="0" w:color="auto"/>
            <w:left w:val="none" w:sz="0" w:space="0" w:color="auto"/>
            <w:bottom w:val="none" w:sz="0" w:space="0" w:color="auto"/>
            <w:right w:val="none" w:sz="0" w:space="0" w:color="auto"/>
          </w:divBdr>
        </w:div>
        <w:div w:id="398985247">
          <w:marLeft w:val="640"/>
          <w:marRight w:val="0"/>
          <w:marTop w:val="0"/>
          <w:marBottom w:val="0"/>
          <w:divBdr>
            <w:top w:val="none" w:sz="0" w:space="0" w:color="auto"/>
            <w:left w:val="none" w:sz="0" w:space="0" w:color="auto"/>
            <w:bottom w:val="none" w:sz="0" w:space="0" w:color="auto"/>
            <w:right w:val="none" w:sz="0" w:space="0" w:color="auto"/>
          </w:divBdr>
        </w:div>
        <w:div w:id="688331566">
          <w:marLeft w:val="640"/>
          <w:marRight w:val="0"/>
          <w:marTop w:val="0"/>
          <w:marBottom w:val="0"/>
          <w:divBdr>
            <w:top w:val="none" w:sz="0" w:space="0" w:color="auto"/>
            <w:left w:val="none" w:sz="0" w:space="0" w:color="auto"/>
            <w:bottom w:val="none" w:sz="0" w:space="0" w:color="auto"/>
            <w:right w:val="none" w:sz="0" w:space="0" w:color="auto"/>
          </w:divBdr>
        </w:div>
        <w:div w:id="902790602">
          <w:marLeft w:val="640"/>
          <w:marRight w:val="0"/>
          <w:marTop w:val="0"/>
          <w:marBottom w:val="0"/>
          <w:divBdr>
            <w:top w:val="none" w:sz="0" w:space="0" w:color="auto"/>
            <w:left w:val="none" w:sz="0" w:space="0" w:color="auto"/>
            <w:bottom w:val="none" w:sz="0" w:space="0" w:color="auto"/>
            <w:right w:val="none" w:sz="0" w:space="0" w:color="auto"/>
          </w:divBdr>
        </w:div>
        <w:div w:id="1223563569">
          <w:marLeft w:val="640"/>
          <w:marRight w:val="0"/>
          <w:marTop w:val="0"/>
          <w:marBottom w:val="0"/>
          <w:divBdr>
            <w:top w:val="none" w:sz="0" w:space="0" w:color="auto"/>
            <w:left w:val="none" w:sz="0" w:space="0" w:color="auto"/>
            <w:bottom w:val="none" w:sz="0" w:space="0" w:color="auto"/>
            <w:right w:val="none" w:sz="0" w:space="0" w:color="auto"/>
          </w:divBdr>
        </w:div>
        <w:div w:id="164786940">
          <w:marLeft w:val="640"/>
          <w:marRight w:val="0"/>
          <w:marTop w:val="0"/>
          <w:marBottom w:val="0"/>
          <w:divBdr>
            <w:top w:val="none" w:sz="0" w:space="0" w:color="auto"/>
            <w:left w:val="none" w:sz="0" w:space="0" w:color="auto"/>
            <w:bottom w:val="none" w:sz="0" w:space="0" w:color="auto"/>
            <w:right w:val="none" w:sz="0" w:space="0" w:color="auto"/>
          </w:divBdr>
        </w:div>
      </w:divsChild>
    </w:div>
    <w:div w:id="1468889731">
      <w:bodyDiv w:val="1"/>
      <w:marLeft w:val="0"/>
      <w:marRight w:val="0"/>
      <w:marTop w:val="0"/>
      <w:marBottom w:val="0"/>
      <w:divBdr>
        <w:top w:val="none" w:sz="0" w:space="0" w:color="auto"/>
        <w:left w:val="none" w:sz="0" w:space="0" w:color="auto"/>
        <w:bottom w:val="none" w:sz="0" w:space="0" w:color="auto"/>
        <w:right w:val="none" w:sz="0" w:space="0" w:color="auto"/>
      </w:divBdr>
    </w:div>
    <w:div w:id="1475488842">
      <w:bodyDiv w:val="1"/>
      <w:marLeft w:val="0"/>
      <w:marRight w:val="0"/>
      <w:marTop w:val="0"/>
      <w:marBottom w:val="0"/>
      <w:divBdr>
        <w:top w:val="none" w:sz="0" w:space="0" w:color="auto"/>
        <w:left w:val="none" w:sz="0" w:space="0" w:color="auto"/>
        <w:bottom w:val="none" w:sz="0" w:space="0" w:color="auto"/>
        <w:right w:val="none" w:sz="0" w:space="0" w:color="auto"/>
      </w:divBdr>
    </w:div>
    <w:div w:id="1475872483">
      <w:bodyDiv w:val="1"/>
      <w:marLeft w:val="0"/>
      <w:marRight w:val="0"/>
      <w:marTop w:val="0"/>
      <w:marBottom w:val="0"/>
      <w:divBdr>
        <w:top w:val="none" w:sz="0" w:space="0" w:color="auto"/>
        <w:left w:val="none" w:sz="0" w:space="0" w:color="auto"/>
        <w:bottom w:val="none" w:sz="0" w:space="0" w:color="auto"/>
        <w:right w:val="none" w:sz="0" w:space="0" w:color="auto"/>
      </w:divBdr>
    </w:div>
    <w:div w:id="1477138109">
      <w:bodyDiv w:val="1"/>
      <w:marLeft w:val="0"/>
      <w:marRight w:val="0"/>
      <w:marTop w:val="0"/>
      <w:marBottom w:val="0"/>
      <w:divBdr>
        <w:top w:val="none" w:sz="0" w:space="0" w:color="auto"/>
        <w:left w:val="none" w:sz="0" w:space="0" w:color="auto"/>
        <w:bottom w:val="none" w:sz="0" w:space="0" w:color="auto"/>
        <w:right w:val="none" w:sz="0" w:space="0" w:color="auto"/>
      </w:divBdr>
      <w:divsChild>
        <w:div w:id="1399017297">
          <w:marLeft w:val="480"/>
          <w:marRight w:val="0"/>
          <w:marTop w:val="0"/>
          <w:marBottom w:val="0"/>
          <w:divBdr>
            <w:top w:val="none" w:sz="0" w:space="0" w:color="auto"/>
            <w:left w:val="none" w:sz="0" w:space="0" w:color="auto"/>
            <w:bottom w:val="none" w:sz="0" w:space="0" w:color="auto"/>
            <w:right w:val="none" w:sz="0" w:space="0" w:color="auto"/>
          </w:divBdr>
        </w:div>
        <w:div w:id="67844439">
          <w:marLeft w:val="480"/>
          <w:marRight w:val="0"/>
          <w:marTop w:val="0"/>
          <w:marBottom w:val="0"/>
          <w:divBdr>
            <w:top w:val="none" w:sz="0" w:space="0" w:color="auto"/>
            <w:left w:val="none" w:sz="0" w:space="0" w:color="auto"/>
            <w:bottom w:val="none" w:sz="0" w:space="0" w:color="auto"/>
            <w:right w:val="none" w:sz="0" w:space="0" w:color="auto"/>
          </w:divBdr>
        </w:div>
        <w:div w:id="1271819604">
          <w:marLeft w:val="480"/>
          <w:marRight w:val="0"/>
          <w:marTop w:val="0"/>
          <w:marBottom w:val="0"/>
          <w:divBdr>
            <w:top w:val="none" w:sz="0" w:space="0" w:color="auto"/>
            <w:left w:val="none" w:sz="0" w:space="0" w:color="auto"/>
            <w:bottom w:val="none" w:sz="0" w:space="0" w:color="auto"/>
            <w:right w:val="none" w:sz="0" w:space="0" w:color="auto"/>
          </w:divBdr>
        </w:div>
        <w:div w:id="1416902676">
          <w:marLeft w:val="480"/>
          <w:marRight w:val="0"/>
          <w:marTop w:val="0"/>
          <w:marBottom w:val="0"/>
          <w:divBdr>
            <w:top w:val="none" w:sz="0" w:space="0" w:color="auto"/>
            <w:left w:val="none" w:sz="0" w:space="0" w:color="auto"/>
            <w:bottom w:val="none" w:sz="0" w:space="0" w:color="auto"/>
            <w:right w:val="none" w:sz="0" w:space="0" w:color="auto"/>
          </w:divBdr>
        </w:div>
        <w:div w:id="1933540748">
          <w:marLeft w:val="480"/>
          <w:marRight w:val="0"/>
          <w:marTop w:val="0"/>
          <w:marBottom w:val="0"/>
          <w:divBdr>
            <w:top w:val="none" w:sz="0" w:space="0" w:color="auto"/>
            <w:left w:val="none" w:sz="0" w:space="0" w:color="auto"/>
            <w:bottom w:val="none" w:sz="0" w:space="0" w:color="auto"/>
            <w:right w:val="none" w:sz="0" w:space="0" w:color="auto"/>
          </w:divBdr>
        </w:div>
        <w:div w:id="3558275">
          <w:marLeft w:val="480"/>
          <w:marRight w:val="0"/>
          <w:marTop w:val="0"/>
          <w:marBottom w:val="0"/>
          <w:divBdr>
            <w:top w:val="none" w:sz="0" w:space="0" w:color="auto"/>
            <w:left w:val="none" w:sz="0" w:space="0" w:color="auto"/>
            <w:bottom w:val="none" w:sz="0" w:space="0" w:color="auto"/>
            <w:right w:val="none" w:sz="0" w:space="0" w:color="auto"/>
          </w:divBdr>
        </w:div>
        <w:div w:id="241528362">
          <w:marLeft w:val="480"/>
          <w:marRight w:val="0"/>
          <w:marTop w:val="0"/>
          <w:marBottom w:val="0"/>
          <w:divBdr>
            <w:top w:val="none" w:sz="0" w:space="0" w:color="auto"/>
            <w:left w:val="none" w:sz="0" w:space="0" w:color="auto"/>
            <w:bottom w:val="none" w:sz="0" w:space="0" w:color="auto"/>
            <w:right w:val="none" w:sz="0" w:space="0" w:color="auto"/>
          </w:divBdr>
        </w:div>
        <w:div w:id="2096781266">
          <w:marLeft w:val="480"/>
          <w:marRight w:val="0"/>
          <w:marTop w:val="0"/>
          <w:marBottom w:val="0"/>
          <w:divBdr>
            <w:top w:val="none" w:sz="0" w:space="0" w:color="auto"/>
            <w:left w:val="none" w:sz="0" w:space="0" w:color="auto"/>
            <w:bottom w:val="none" w:sz="0" w:space="0" w:color="auto"/>
            <w:right w:val="none" w:sz="0" w:space="0" w:color="auto"/>
          </w:divBdr>
        </w:div>
        <w:div w:id="862668663">
          <w:marLeft w:val="480"/>
          <w:marRight w:val="0"/>
          <w:marTop w:val="0"/>
          <w:marBottom w:val="0"/>
          <w:divBdr>
            <w:top w:val="none" w:sz="0" w:space="0" w:color="auto"/>
            <w:left w:val="none" w:sz="0" w:space="0" w:color="auto"/>
            <w:bottom w:val="none" w:sz="0" w:space="0" w:color="auto"/>
            <w:right w:val="none" w:sz="0" w:space="0" w:color="auto"/>
          </w:divBdr>
        </w:div>
        <w:div w:id="1338657720">
          <w:marLeft w:val="480"/>
          <w:marRight w:val="0"/>
          <w:marTop w:val="0"/>
          <w:marBottom w:val="0"/>
          <w:divBdr>
            <w:top w:val="none" w:sz="0" w:space="0" w:color="auto"/>
            <w:left w:val="none" w:sz="0" w:space="0" w:color="auto"/>
            <w:bottom w:val="none" w:sz="0" w:space="0" w:color="auto"/>
            <w:right w:val="none" w:sz="0" w:space="0" w:color="auto"/>
          </w:divBdr>
        </w:div>
        <w:div w:id="2055424131">
          <w:marLeft w:val="480"/>
          <w:marRight w:val="0"/>
          <w:marTop w:val="0"/>
          <w:marBottom w:val="0"/>
          <w:divBdr>
            <w:top w:val="none" w:sz="0" w:space="0" w:color="auto"/>
            <w:left w:val="none" w:sz="0" w:space="0" w:color="auto"/>
            <w:bottom w:val="none" w:sz="0" w:space="0" w:color="auto"/>
            <w:right w:val="none" w:sz="0" w:space="0" w:color="auto"/>
          </w:divBdr>
        </w:div>
        <w:div w:id="1488597519">
          <w:marLeft w:val="480"/>
          <w:marRight w:val="0"/>
          <w:marTop w:val="0"/>
          <w:marBottom w:val="0"/>
          <w:divBdr>
            <w:top w:val="none" w:sz="0" w:space="0" w:color="auto"/>
            <w:left w:val="none" w:sz="0" w:space="0" w:color="auto"/>
            <w:bottom w:val="none" w:sz="0" w:space="0" w:color="auto"/>
            <w:right w:val="none" w:sz="0" w:space="0" w:color="auto"/>
          </w:divBdr>
        </w:div>
        <w:div w:id="104086066">
          <w:marLeft w:val="480"/>
          <w:marRight w:val="0"/>
          <w:marTop w:val="0"/>
          <w:marBottom w:val="0"/>
          <w:divBdr>
            <w:top w:val="none" w:sz="0" w:space="0" w:color="auto"/>
            <w:left w:val="none" w:sz="0" w:space="0" w:color="auto"/>
            <w:bottom w:val="none" w:sz="0" w:space="0" w:color="auto"/>
            <w:right w:val="none" w:sz="0" w:space="0" w:color="auto"/>
          </w:divBdr>
        </w:div>
        <w:div w:id="794374072">
          <w:marLeft w:val="480"/>
          <w:marRight w:val="0"/>
          <w:marTop w:val="0"/>
          <w:marBottom w:val="0"/>
          <w:divBdr>
            <w:top w:val="none" w:sz="0" w:space="0" w:color="auto"/>
            <w:left w:val="none" w:sz="0" w:space="0" w:color="auto"/>
            <w:bottom w:val="none" w:sz="0" w:space="0" w:color="auto"/>
            <w:right w:val="none" w:sz="0" w:space="0" w:color="auto"/>
          </w:divBdr>
        </w:div>
        <w:div w:id="1127360394">
          <w:marLeft w:val="480"/>
          <w:marRight w:val="0"/>
          <w:marTop w:val="0"/>
          <w:marBottom w:val="0"/>
          <w:divBdr>
            <w:top w:val="none" w:sz="0" w:space="0" w:color="auto"/>
            <w:left w:val="none" w:sz="0" w:space="0" w:color="auto"/>
            <w:bottom w:val="none" w:sz="0" w:space="0" w:color="auto"/>
            <w:right w:val="none" w:sz="0" w:space="0" w:color="auto"/>
          </w:divBdr>
        </w:div>
        <w:div w:id="1796369143">
          <w:marLeft w:val="480"/>
          <w:marRight w:val="0"/>
          <w:marTop w:val="0"/>
          <w:marBottom w:val="0"/>
          <w:divBdr>
            <w:top w:val="none" w:sz="0" w:space="0" w:color="auto"/>
            <w:left w:val="none" w:sz="0" w:space="0" w:color="auto"/>
            <w:bottom w:val="none" w:sz="0" w:space="0" w:color="auto"/>
            <w:right w:val="none" w:sz="0" w:space="0" w:color="auto"/>
          </w:divBdr>
        </w:div>
        <w:div w:id="906258721">
          <w:marLeft w:val="480"/>
          <w:marRight w:val="0"/>
          <w:marTop w:val="0"/>
          <w:marBottom w:val="0"/>
          <w:divBdr>
            <w:top w:val="none" w:sz="0" w:space="0" w:color="auto"/>
            <w:left w:val="none" w:sz="0" w:space="0" w:color="auto"/>
            <w:bottom w:val="none" w:sz="0" w:space="0" w:color="auto"/>
            <w:right w:val="none" w:sz="0" w:space="0" w:color="auto"/>
          </w:divBdr>
        </w:div>
        <w:div w:id="1215770827">
          <w:marLeft w:val="480"/>
          <w:marRight w:val="0"/>
          <w:marTop w:val="0"/>
          <w:marBottom w:val="0"/>
          <w:divBdr>
            <w:top w:val="none" w:sz="0" w:space="0" w:color="auto"/>
            <w:left w:val="none" w:sz="0" w:space="0" w:color="auto"/>
            <w:bottom w:val="none" w:sz="0" w:space="0" w:color="auto"/>
            <w:right w:val="none" w:sz="0" w:space="0" w:color="auto"/>
          </w:divBdr>
        </w:div>
        <w:div w:id="2119134621">
          <w:marLeft w:val="480"/>
          <w:marRight w:val="0"/>
          <w:marTop w:val="0"/>
          <w:marBottom w:val="0"/>
          <w:divBdr>
            <w:top w:val="none" w:sz="0" w:space="0" w:color="auto"/>
            <w:left w:val="none" w:sz="0" w:space="0" w:color="auto"/>
            <w:bottom w:val="none" w:sz="0" w:space="0" w:color="auto"/>
            <w:right w:val="none" w:sz="0" w:space="0" w:color="auto"/>
          </w:divBdr>
        </w:div>
        <w:div w:id="1297225994">
          <w:marLeft w:val="480"/>
          <w:marRight w:val="0"/>
          <w:marTop w:val="0"/>
          <w:marBottom w:val="0"/>
          <w:divBdr>
            <w:top w:val="none" w:sz="0" w:space="0" w:color="auto"/>
            <w:left w:val="none" w:sz="0" w:space="0" w:color="auto"/>
            <w:bottom w:val="none" w:sz="0" w:space="0" w:color="auto"/>
            <w:right w:val="none" w:sz="0" w:space="0" w:color="auto"/>
          </w:divBdr>
        </w:div>
        <w:div w:id="802307887">
          <w:marLeft w:val="480"/>
          <w:marRight w:val="0"/>
          <w:marTop w:val="0"/>
          <w:marBottom w:val="0"/>
          <w:divBdr>
            <w:top w:val="none" w:sz="0" w:space="0" w:color="auto"/>
            <w:left w:val="none" w:sz="0" w:space="0" w:color="auto"/>
            <w:bottom w:val="none" w:sz="0" w:space="0" w:color="auto"/>
            <w:right w:val="none" w:sz="0" w:space="0" w:color="auto"/>
          </w:divBdr>
        </w:div>
        <w:div w:id="288433757">
          <w:marLeft w:val="480"/>
          <w:marRight w:val="0"/>
          <w:marTop w:val="0"/>
          <w:marBottom w:val="0"/>
          <w:divBdr>
            <w:top w:val="none" w:sz="0" w:space="0" w:color="auto"/>
            <w:left w:val="none" w:sz="0" w:space="0" w:color="auto"/>
            <w:bottom w:val="none" w:sz="0" w:space="0" w:color="auto"/>
            <w:right w:val="none" w:sz="0" w:space="0" w:color="auto"/>
          </w:divBdr>
        </w:div>
        <w:div w:id="1499734094">
          <w:marLeft w:val="480"/>
          <w:marRight w:val="0"/>
          <w:marTop w:val="0"/>
          <w:marBottom w:val="0"/>
          <w:divBdr>
            <w:top w:val="none" w:sz="0" w:space="0" w:color="auto"/>
            <w:left w:val="none" w:sz="0" w:space="0" w:color="auto"/>
            <w:bottom w:val="none" w:sz="0" w:space="0" w:color="auto"/>
            <w:right w:val="none" w:sz="0" w:space="0" w:color="auto"/>
          </w:divBdr>
        </w:div>
        <w:div w:id="1679575272">
          <w:marLeft w:val="480"/>
          <w:marRight w:val="0"/>
          <w:marTop w:val="0"/>
          <w:marBottom w:val="0"/>
          <w:divBdr>
            <w:top w:val="none" w:sz="0" w:space="0" w:color="auto"/>
            <w:left w:val="none" w:sz="0" w:space="0" w:color="auto"/>
            <w:bottom w:val="none" w:sz="0" w:space="0" w:color="auto"/>
            <w:right w:val="none" w:sz="0" w:space="0" w:color="auto"/>
          </w:divBdr>
        </w:div>
        <w:div w:id="2097819984">
          <w:marLeft w:val="480"/>
          <w:marRight w:val="0"/>
          <w:marTop w:val="0"/>
          <w:marBottom w:val="0"/>
          <w:divBdr>
            <w:top w:val="none" w:sz="0" w:space="0" w:color="auto"/>
            <w:left w:val="none" w:sz="0" w:space="0" w:color="auto"/>
            <w:bottom w:val="none" w:sz="0" w:space="0" w:color="auto"/>
            <w:right w:val="none" w:sz="0" w:space="0" w:color="auto"/>
          </w:divBdr>
        </w:div>
        <w:div w:id="1492136675">
          <w:marLeft w:val="480"/>
          <w:marRight w:val="0"/>
          <w:marTop w:val="0"/>
          <w:marBottom w:val="0"/>
          <w:divBdr>
            <w:top w:val="none" w:sz="0" w:space="0" w:color="auto"/>
            <w:left w:val="none" w:sz="0" w:space="0" w:color="auto"/>
            <w:bottom w:val="none" w:sz="0" w:space="0" w:color="auto"/>
            <w:right w:val="none" w:sz="0" w:space="0" w:color="auto"/>
          </w:divBdr>
        </w:div>
        <w:div w:id="886800134">
          <w:marLeft w:val="480"/>
          <w:marRight w:val="0"/>
          <w:marTop w:val="0"/>
          <w:marBottom w:val="0"/>
          <w:divBdr>
            <w:top w:val="none" w:sz="0" w:space="0" w:color="auto"/>
            <w:left w:val="none" w:sz="0" w:space="0" w:color="auto"/>
            <w:bottom w:val="none" w:sz="0" w:space="0" w:color="auto"/>
            <w:right w:val="none" w:sz="0" w:space="0" w:color="auto"/>
          </w:divBdr>
        </w:div>
        <w:div w:id="1131556868">
          <w:marLeft w:val="480"/>
          <w:marRight w:val="0"/>
          <w:marTop w:val="0"/>
          <w:marBottom w:val="0"/>
          <w:divBdr>
            <w:top w:val="none" w:sz="0" w:space="0" w:color="auto"/>
            <w:left w:val="none" w:sz="0" w:space="0" w:color="auto"/>
            <w:bottom w:val="none" w:sz="0" w:space="0" w:color="auto"/>
            <w:right w:val="none" w:sz="0" w:space="0" w:color="auto"/>
          </w:divBdr>
        </w:div>
        <w:div w:id="361590686">
          <w:marLeft w:val="480"/>
          <w:marRight w:val="0"/>
          <w:marTop w:val="0"/>
          <w:marBottom w:val="0"/>
          <w:divBdr>
            <w:top w:val="none" w:sz="0" w:space="0" w:color="auto"/>
            <w:left w:val="none" w:sz="0" w:space="0" w:color="auto"/>
            <w:bottom w:val="none" w:sz="0" w:space="0" w:color="auto"/>
            <w:right w:val="none" w:sz="0" w:space="0" w:color="auto"/>
          </w:divBdr>
        </w:div>
        <w:div w:id="635985526">
          <w:marLeft w:val="480"/>
          <w:marRight w:val="0"/>
          <w:marTop w:val="0"/>
          <w:marBottom w:val="0"/>
          <w:divBdr>
            <w:top w:val="none" w:sz="0" w:space="0" w:color="auto"/>
            <w:left w:val="none" w:sz="0" w:space="0" w:color="auto"/>
            <w:bottom w:val="none" w:sz="0" w:space="0" w:color="auto"/>
            <w:right w:val="none" w:sz="0" w:space="0" w:color="auto"/>
          </w:divBdr>
        </w:div>
        <w:div w:id="124857663">
          <w:marLeft w:val="480"/>
          <w:marRight w:val="0"/>
          <w:marTop w:val="0"/>
          <w:marBottom w:val="0"/>
          <w:divBdr>
            <w:top w:val="none" w:sz="0" w:space="0" w:color="auto"/>
            <w:left w:val="none" w:sz="0" w:space="0" w:color="auto"/>
            <w:bottom w:val="none" w:sz="0" w:space="0" w:color="auto"/>
            <w:right w:val="none" w:sz="0" w:space="0" w:color="auto"/>
          </w:divBdr>
        </w:div>
        <w:div w:id="1827091301">
          <w:marLeft w:val="480"/>
          <w:marRight w:val="0"/>
          <w:marTop w:val="0"/>
          <w:marBottom w:val="0"/>
          <w:divBdr>
            <w:top w:val="none" w:sz="0" w:space="0" w:color="auto"/>
            <w:left w:val="none" w:sz="0" w:space="0" w:color="auto"/>
            <w:bottom w:val="none" w:sz="0" w:space="0" w:color="auto"/>
            <w:right w:val="none" w:sz="0" w:space="0" w:color="auto"/>
          </w:divBdr>
        </w:div>
        <w:div w:id="1072702259">
          <w:marLeft w:val="480"/>
          <w:marRight w:val="0"/>
          <w:marTop w:val="0"/>
          <w:marBottom w:val="0"/>
          <w:divBdr>
            <w:top w:val="none" w:sz="0" w:space="0" w:color="auto"/>
            <w:left w:val="none" w:sz="0" w:space="0" w:color="auto"/>
            <w:bottom w:val="none" w:sz="0" w:space="0" w:color="auto"/>
            <w:right w:val="none" w:sz="0" w:space="0" w:color="auto"/>
          </w:divBdr>
        </w:div>
        <w:div w:id="1680036961">
          <w:marLeft w:val="480"/>
          <w:marRight w:val="0"/>
          <w:marTop w:val="0"/>
          <w:marBottom w:val="0"/>
          <w:divBdr>
            <w:top w:val="none" w:sz="0" w:space="0" w:color="auto"/>
            <w:left w:val="none" w:sz="0" w:space="0" w:color="auto"/>
            <w:bottom w:val="none" w:sz="0" w:space="0" w:color="auto"/>
            <w:right w:val="none" w:sz="0" w:space="0" w:color="auto"/>
          </w:divBdr>
        </w:div>
        <w:div w:id="707796818">
          <w:marLeft w:val="480"/>
          <w:marRight w:val="0"/>
          <w:marTop w:val="0"/>
          <w:marBottom w:val="0"/>
          <w:divBdr>
            <w:top w:val="none" w:sz="0" w:space="0" w:color="auto"/>
            <w:left w:val="none" w:sz="0" w:space="0" w:color="auto"/>
            <w:bottom w:val="none" w:sz="0" w:space="0" w:color="auto"/>
            <w:right w:val="none" w:sz="0" w:space="0" w:color="auto"/>
          </w:divBdr>
        </w:div>
        <w:div w:id="360739868">
          <w:marLeft w:val="480"/>
          <w:marRight w:val="0"/>
          <w:marTop w:val="0"/>
          <w:marBottom w:val="0"/>
          <w:divBdr>
            <w:top w:val="none" w:sz="0" w:space="0" w:color="auto"/>
            <w:left w:val="none" w:sz="0" w:space="0" w:color="auto"/>
            <w:bottom w:val="none" w:sz="0" w:space="0" w:color="auto"/>
            <w:right w:val="none" w:sz="0" w:space="0" w:color="auto"/>
          </w:divBdr>
        </w:div>
        <w:div w:id="1887176413">
          <w:marLeft w:val="480"/>
          <w:marRight w:val="0"/>
          <w:marTop w:val="0"/>
          <w:marBottom w:val="0"/>
          <w:divBdr>
            <w:top w:val="none" w:sz="0" w:space="0" w:color="auto"/>
            <w:left w:val="none" w:sz="0" w:space="0" w:color="auto"/>
            <w:bottom w:val="none" w:sz="0" w:space="0" w:color="auto"/>
            <w:right w:val="none" w:sz="0" w:space="0" w:color="auto"/>
          </w:divBdr>
        </w:div>
        <w:div w:id="1143039056">
          <w:marLeft w:val="480"/>
          <w:marRight w:val="0"/>
          <w:marTop w:val="0"/>
          <w:marBottom w:val="0"/>
          <w:divBdr>
            <w:top w:val="none" w:sz="0" w:space="0" w:color="auto"/>
            <w:left w:val="none" w:sz="0" w:space="0" w:color="auto"/>
            <w:bottom w:val="none" w:sz="0" w:space="0" w:color="auto"/>
            <w:right w:val="none" w:sz="0" w:space="0" w:color="auto"/>
          </w:divBdr>
        </w:div>
        <w:div w:id="2085106996">
          <w:marLeft w:val="480"/>
          <w:marRight w:val="0"/>
          <w:marTop w:val="0"/>
          <w:marBottom w:val="0"/>
          <w:divBdr>
            <w:top w:val="none" w:sz="0" w:space="0" w:color="auto"/>
            <w:left w:val="none" w:sz="0" w:space="0" w:color="auto"/>
            <w:bottom w:val="none" w:sz="0" w:space="0" w:color="auto"/>
            <w:right w:val="none" w:sz="0" w:space="0" w:color="auto"/>
          </w:divBdr>
        </w:div>
        <w:div w:id="916552539">
          <w:marLeft w:val="480"/>
          <w:marRight w:val="0"/>
          <w:marTop w:val="0"/>
          <w:marBottom w:val="0"/>
          <w:divBdr>
            <w:top w:val="none" w:sz="0" w:space="0" w:color="auto"/>
            <w:left w:val="none" w:sz="0" w:space="0" w:color="auto"/>
            <w:bottom w:val="none" w:sz="0" w:space="0" w:color="auto"/>
            <w:right w:val="none" w:sz="0" w:space="0" w:color="auto"/>
          </w:divBdr>
        </w:div>
        <w:div w:id="1826781810">
          <w:marLeft w:val="480"/>
          <w:marRight w:val="0"/>
          <w:marTop w:val="0"/>
          <w:marBottom w:val="0"/>
          <w:divBdr>
            <w:top w:val="none" w:sz="0" w:space="0" w:color="auto"/>
            <w:left w:val="none" w:sz="0" w:space="0" w:color="auto"/>
            <w:bottom w:val="none" w:sz="0" w:space="0" w:color="auto"/>
            <w:right w:val="none" w:sz="0" w:space="0" w:color="auto"/>
          </w:divBdr>
        </w:div>
        <w:div w:id="590504409">
          <w:marLeft w:val="480"/>
          <w:marRight w:val="0"/>
          <w:marTop w:val="0"/>
          <w:marBottom w:val="0"/>
          <w:divBdr>
            <w:top w:val="none" w:sz="0" w:space="0" w:color="auto"/>
            <w:left w:val="none" w:sz="0" w:space="0" w:color="auto"/>
            <w:bottom w:val="none" w:sz="0" w:space="0" w:color="auto"/>
            <w:right w:val="none" w:sz="0" w:space="0" w:color="auto"/>
          </w:divBdr>
        </w:div>
        <w:div w:id="1529371227">
          <w:marLeft w:val="480"/>
          <w:marRight w:val="0"/>
          <w:marTop w:val="0"/>
          <w:marBottom w:val="0"/>
          <w:divBdr>
            <w:top w:val="none" w:sz="0" w:space="0" w:color="auto"/>
            <w:left w:val="none" w:sz="0" w:space="0" w:color="auto"/>
            <w:bottom w:val="none" w:sz="0" w:space="0" w:color="auto"/>
            <w:right w:val="none" w:sz="0" w:space="0" w:color="auto"/>
          </w:divBdr>
        </w:div>
        <w:div w:id="144277289">
          <w:marLeft w:val="480"/>
          <w:marRight w:val="0"/>
          <w:marTop w:val="0"/>
          <w:marBottom w:val="0"/>
          <w:divBdr>
            <w:top w:val="none" w:sz="0" w:space="0" w:color="auto"/>
            <w:left w:val="none" w:sz="0" w:space="0" w:color="auto"/>
            <w:bottom w:val="none" w:sz="0" w:space="0" w:color="auto"/>
            <w:right w:val="none" w:sz="0" w:space="0" w:color="auto"/>
          </w:divBdr>
        </w:div>
        <w:div w:id="39982785">
          <w:marLeft w:val="480"/>
          <w:marRight w:val="0"/>
          <w:marTop w:val="0"/>
          <w:marBottom w:val="0"/>
          <w:divBdr>
            <w:top w:val="none" w:sz="0" w:space="0" w:color="auto"/>
            <w:left w:val="none" w:sz="0" w:space="0" w:color="auto"/>
            <w:bottom w:val="none" w:sz="0" w:space="0" w:color="auto"/>
            <w:right w:val="none" w:sz="0" w:space="0" w:color="auto"/>
          </w:divBdr>
        </w:div>
        <w:div w:id="2146002321">
          <w:marLeft w:val="480"/>
          <w:marRight w:val="0"/>
          <w:marTop w:val="0"/>
          <w:marBottom w:val="0"/>
          <w:divBdr>
            <w:top w:val="none" w:sz="0" w:space="0" w:color="auto"/>
            <w:left w:val="none" w:sz="0" w:space="0" w:color="auto"/>
            <w:bottom w:val="none" w:sz="0" w:space="0" w:color="auto"/>
            <w:right w:val="none" w:sz="0" w:space="0" w:color="auto"/>
          </w:divBdr>
        </w:div>
        <w:div w:id="146826267">
          <w:marLeft w:val="480"/>
          <w:marRight w:val="0"/>
          <w:marTop w:val="0"/>
          <w:marBottom w:val="0"/>
          <w:divBdr>
            <w:top w:val="none" w:sz="0" w:space="0" w:color="auto"/>
            <w:left w:val="none" w:sz="0" w:space="0" w:color="auto"/>
            <w:bottom w:val="none" w:sz="0" w:space="0" w:color="auto"/>
            <w:right w:val="none" w:sz="0" w:space="0" w:color="auto"/>
          </w:divBdr>
        </w:div>
        <w:div w:id="1944607197">
          <w:marLeft w:val="480"/>
          <w:marRight w:val="0"/>
          <w:marTop w:val="0"/>
          <w:marBottom w:val="0"/>
          <w:divBdr>
            <w:top w:val="none" w:sz="0" w:space="0" w:color="auto"/>
            <w:left w:val="none" w:sz="0" w:space="0" w:color="auto"/>
            <w:bottom w:val="none" w:sz="0" w:space="0" w:color="auto"/>
            <w:right w:val="none" w:sz="0" w:space="0" w:color="auto"/>
          </w:divBdr>
        </w:div>
        <w:div w:id="122159726">
          <w:marLeft w:val="480"/>
          <w:marRight w:val="0"/>
          <w:marTop w:val="0"/>
          <w:marBottom w:val="0"/>
          <w:divBdr>
            <w:top w:val="none" w:sz="0" w:space="0" w:color="auto"/>
            <w:left w:val="none" w:sz="0" w:space="0" w:color="auto"/>
            <w:bottom w:val="none" w:sz="0" w:space="0" w:color="auto"/>
            <w:right w:val="none" w:sz="0" w:space="0" w:color="auto"/>
          </w:divBdr>
        </w:div>
        <w:div w:id="1320815857">
          <w:marLeft w:val="480"/>
          <w:marRight w:val="0"/>
          <w:marTop w:val="0"/>
          <w:marBottom w:val="0"/>
          <w:divBdr>
            <w:top w:val="none" w:sz="0" w:space="0" w:color="auto"/>
            <w:left w:val="none" w:sz="0" w:space="0" w:color="auto"/>
            <w:bottom w:val="none" w:sz="0" w:space="0" w:color="auto"/>
            <w:right w:val="none" w:sz="0" w:space="0" w:color="auto"/>
          </w:divBdr>
        </w:div>
        <w:div w:id="2078819033">
          <w:marLeft w:val="480"/>
          <w:marRight w:val="0"/>
          <w:marTop w:val="0"/>
          <w:marBottom w:val="0"/>
          <w:divBdr>
            <w:top w:val="none" w:sz="0" w:space="0" w:color="auto"/>
            <w:left w:val="none" w:sz="0" w:space="0" w:color="auto"/>
            <w:bottom w:val="none" w:sz="0" w:space="0" w:color="auto"/>
            <w:right w:val="none" w:sz="0" w:space="0" w:color="auto"/>
          </w:divBdr>
        </w:div>
        <w:div w:id="509873134">
          <w:marLeft w:val="480"/>
          <w:marRight w:val="0"/>
          <w:marTop w:val="0"/>
          <w:marBottom w:val="0"/>
          <w:divBdr>
            <w:top w:val="none" w:sz="0" w:space="0" w:color="auto"/>
            <w:left w:val="none" w:sz="0" w:space="0" w:color="auto"/>
            <w:bottom w:val="none" w:sz="0" w:space="0" w:color="auto"/>
            <w:right w:val="none" w:sz="0" w:space="0" w:color="auto"/>
          </w:divBdr>
        </w:div>
        <w:div w:id="1091271979">
          <w:marLeft w:val="480"/>
          <w:marRight w:val="0"/>
          <w:marTop w:val="0"/>
          <w:marBottom w:val="0"/>
          <w:divBdr>
            <w:top w:val="none" w:sz="0" w:space="0" w:color="auto"/>
            <w:left w:val="none" w:sz="0" w:space="0" w:color="auto"/>
            <w:bottom w:val="none" w:sz="0" w:space="0" w:color="auto"/>
            <w:right w:val="none" w:sz="0" w:space="0" w:color="auto"/>
          </w:divBdr>
        </w:div>
        <w:div w:id="81948422">
          <w:marLeft w:val="480"/>
          <w:marRight w:val="0"/>
          <w:marTop w:val="0"/>
          <w:marBottom w:val="0"/>
          <w:divBdr>
            <w:top w:val="none" w:sz="0" w:space="0" w:color="auto"/>
            <w:left w:val="none" w:sz="0" w:space="0" w:color="auto"/>
            <w:bottom w:val="none" w:sz="0" w:space="0" w:color="auto"/>
            <w:right w:val="none" w:sz="0" w:space="0" w:color="auto"/>
          </w:divBdr>
        </w:div>
        <w:div w:id="1897814337">
          <w:marLeft w:val="480"/>
          <w:marRight w:val="0"/>
          <w:marTop w:val="0"/>
          <w:marBottom w:val="0"/>
          <w:divBdr>
            <w:top w:val="none" w:sz="0" w:space="0" w:color="auto"/>
            <w:left w:val="none" w:sz="0" w:space="0" w:color="auto"/>
            <w:bottom w:val="none" w:sz="0" w:space="0" w:color="auto"/>
            <w:right w:val="none" w:sz="0" w:space="0" w:color="auto"/>
          </w:divBdr>
        </w:div>
        <w:div w:id="759179420">
          <w:marLeft w:val="480"/>
          <w:marRight w:val="0"/>
          <w:marTop w:val="0"/>
          <w:marBottom w:val="0"/>
          <w:divBdr>
            <w:top w:val="none" w:sz="0" w:space="0" w:color="auto"/>
            <w:left w:val="none" w:sz="0" w:space="0" w:color="auto"/>
            <w:bottom w:val="none" w:sz="0" w:space="0" w:color="auto"/>
            <w:right w:val="none" w:sz="0" w:space="0" w:color="auto"/>
          </w:divBdr>
        </w:div>
        <w:div w:id="223180671">
          <w:marLeft w:val="480"/>
          <w:marRight w:val="0"/>
          <w:marTop w:val="0"/>
          <w:marBottom w:val="0"/>
          <w:divBdr>
            <w:top w:val="none" w:sz="0" w:space="0" w:color="auto"/>
            <w:left w:val="none" w:sz="0" w:space="0" w:color="auto"/>
            <w:bottom w:val="none" w:sz="0" w:space="0" w:color="auto"/>
            <w:right w:val="none" w:sz="0" w:space="0" w:color="auto"/>
          </w:divBdr>
        </w:div>
        <w:div w:id="1629243690">
          <w:marLeft w:val="480"/>
          <w:marRight w:val="0"/>
          <w:marTop w:val="0"/>
          <w:marBottom w:val="0"/>
          <w:divBdr>
            <w:top w:val="none" w:sz="0" w:space="0" w:color="auto"/>
            <w:left w:val="none" w:sz="0" w:space="0" w:color="auto"/>
            <w:bottom w:val="none" w:sz="0" w:space="0" w:color="auto"/>
            <w:right w:val="none" w:sz="0" w:space="0" w:color="auto"/>
          </w:divBdr>
        </w:div>
        <w:div w:id="1952738050">
          <w:marLeft w:val="480"/>
          <w:marRight w:val="0"/>
          <w:marTop w:val="0"/>
          <w:marBottom w:val="0"/>
          <w:divBdr>
            <w:top w:val="none" w:sz="0" w:space="0" w:color="auto"/>
            <w:left w:val="none" w:sz="0" w:space="0" w:color="auto"/>
            <w:bottom w:val="none" w:sz="0" w:space="0" w:color="auto"/>
            <w:right w:val="none" w:sz="0" w:space="0" w:color="auto"/>
          </w:divBdr>
        </w:div>
        <w:div w:id="1287736013">
          <w:marLeft w:val="480"/>
          <w:marRight w:val="0"/>
          <w:marTop w:val="0"/>
          <w:marBottom w:val="0"/>
          <w:divBdr>
            <w:top w:val="none" w:sz="0" w:space="0" w:color="auto"/>
            <w:left w:val="none" w:sz="0" w:space="0" w:color="auto"/>
            <w:bottom w:val="none" w:sz="0" w:space="0" w:color="auto"/>
            <w:right w:val="none" w:sz="0" w:space="0" w:color="auto"/>
          </w:divBdr>
        </w:div>
        <w:div w:id="1095518235">
          <w:marLeft w:val="480"/>
          <w:marRight w:val="0"/>
          <w:marTop w:val="0"/>
          <w:marBottom w:val="0"/>
          <w:divBdr>
            <w:top w:val="none" w:sz="0" w:space="0" w:color="auto"/>
            <w:left w:val="none" w:sz="0" w:space="0" w:color="auto"/>
            <w:bottom w:val="none" w:sz="0" w:space="0" w:color="auto"/>
            <w:right w:val="none" w:sz="0" w:space="0" w:color="auto"/>
          </w:divBdr>
        </w:div>
        <w:div w:id="1218975514">
          <w:marLeft w:val="480"/>
          <w:marRight w:val="0"/>
          <w:marTop w:val="0"/>
          <w:marBottom w:val="0"/>
          <w:divBdr>
            <w:top w:val="none" w:sz="0" w:space="0" w:color="auto"/>
            <w:left w:val="none" w:sz="0" w:space="0" w:color="auto"/>
            <w:bottom w:val="none" w:sz="0" w:space="0" w:color="auto"/>
            <w:right w:val="none" w:sz="0" w:space="0" w:color="auto"/>
          </w:divBdr>
        </w:div>
        <w:div w:id="1446773321">
          <w:marLeft w:val="480"/>
          <w:marRight w:val="0"/>
          <w:marTop w:val="0"/>
          <w:marBottom w:val="0"/>
          <w:divBdr>
            <w:top w:val="none" w:sz="0" w:space="0" w:color="auto"/>
            <w:left w:val="none" w:sz="0" w:space="0" w:color="auto"/>
            <w:bottom w:val="none" w:sz="0" w:space="0" w:color="auto"/>
            <w:right w:val="none" w:sz="0" w:space="0" w:color="auto"/>
          </w:divBdr>
        </w:div>
        <w:div w:id="812790648">
          <w:marLeft w:val="480"/>
          <w:marRight w:val="0"/>
          <w:marTop w:val="0"/>
          <w:marBottom w:val="0"/>
          <w:divBdr>
            <w:top w:val="none" w:sz="0" w:space="0" w:color="auto"/>
            <w:left w:val="none" w:sz="0" w:space="0" w:color="auto"/>
            <w:bottom w:val="none" w:sz="0" w:space="0" w:color="auto"/>
            <w:right w:val="none" w:sz="0" w:space="0" w:color="auto"/>
          </w:divBdr>
        </w:div>
        <w:div w:id="217783619">
          <w:marLeft w:val="480"/>
          <w:marRight w:val="0"/>
          <w:marTop w:val="0"/>
          <w:marBottom w:val="0"/>
          <w:divBdr>
            <w:top w:val="none" w:sz="0" w:space="0" w:color="auto"/>
            <w:left w:val="none" w:sz="0" w:space="0" w:color="auto"/>
            <w:bottom w:val="none" w:sz="0" w:space="0" w:color="auto"/>
            <w:right w:val="none" w:sz="0" w:space="0" w:color="auto"/>
          </w:divBdr>
        </w:div>
        <w:div w:id="329602442">
          <w:marLeft w:val="480"/>
          <w:marRight w:val="0"/>
          <w:marTop w:val="0"/>
          <w:marBottom w:val="0"/>
          <w:divBdr>
            <w:top w:val="none" w:sz="0" w:space="0" w:color="auto"/>
            <w:left w:val="none" w:sz="0" w:space="0" w:color="auto"/>
            <w:bottom w:val="none" w:sz="0" w:space="0" w:color="auto"/>
            <w:right w:val="none" w:sz="0" w:space="0" w:color="auto"/>
          </w:divBdr>
        </w:div>
        <w:div w:id="774250892">
          <w:marLeft w:val="480"/>
          <w:marRight w:val="0"/>
          <w:marTop w:val="0"/>
          <w:marBottom w:val="0"/>
          <w:divBdr>
            <w:top w:val="none" w:sz="0" w:space="0" w:color="auto"/>
            <w:left w:val="none" w:sz="0" w:space="0" w:color="auto"/>
            <w:bottom w:val="none" w:sz="0" w:space="0" w:color="auto"/>
            <w:right w:val="none" w:sz="0" w:space="0" w:color="auto"/>
          </w:divBdr>
        </w:div>
        <w:div w:id="218638294">
          <w:marLeft w:val="480"/>
          <w:marRight w:val="0"/>
          <w:marTop w:val="0"/>
          <w:marBottom w:val="0"/>
          <w:divBdr>
            <w:top w:val="none" w:sz="0" w:space="0" w:color="auto"/>
            <w:left w:val="none" w:sz="0" w:space="0" w:color="auto"/>
            <w:bottom w:val="none" w:sz="0" w:space="0" w:color="auto"/>
            <w:right w:val="none" w:sz="0" w:space="0" w:color="auto"/>
          </w:divBdr>
        </w:div>
      </w:divsChild>
    </w:div>
    <w:div w:id="1477530380">
      <w:bodyDiv w:val="1"/>
      <w:marLeft w:val="0"/>
      <w:marRight w:val="0"/>
      <w:marTop w:val="0"/>
      <w:marBottom w:val="0"/>
      <w:divBdr>
        <w:top w:val="none" w:sz="0" w:space="0" w:color="auto"/>
        <w:left w:val="none" w:sz="0" w:space="0" w:color="auto"/>
        <w:bottom w:val="none" w:sz="0" w:space="0" w:color="auto"/>
        <w:right w:val="none" w:sz="0" w:space="0" w:color="auto"/>
      </w:divBdr>
    </w:div>
    <w:div w:id="1478230492">
      <w:bodyDiv w:val="1"/>
      <w:marLeft w:val="0"/>
      <w:marRight w:val="0"/>
      <w:marTop w:val="0"/>
      <w:marBottom w:val="0"/>
      <w:divBdr>
        <w:top w:val="none" w:sz="0" w:space="0" w:color="auto"/>
        <w:left w:val="none" w:sz="0" w:space="0" w:color="auto"/>
        <w:bottom w:val="none" w:sz="0" w:space="0" w:color="auto"/>
        <w:right w:val="none" w:sz="0" w:space="0" w:color="auto"/>
      </w:divBdr>
      <w:divsChild>
        <w:div w:id="350618037">
          <w:marLeft w:val="640"/>
          <w:marRight w:val="0"/>
          <w:marTop w:val="0"/>
          <w:marBottom w:val="0"/>
          <w:divBdr>
            <w:top w:val="none" w:sz="0" w:space="0" w:color="auto"/>
            <w:left w:val="none" w:sz="0" w:space="0" w:color="auto"/>
            <w:bottom w:val="none" w:sz="0" w:space="0" w:color="auto"/>
            <w:right w:val="none" w:sz="0" w:space="0" w:color="auto"/>
          </w:divBdr>
        </w:div>
        <w:div w:id="2116752932">
          <w:marLeft w:val="640"/>
          <w:marRight w:val="0"/>
          <w:marTop w:val="0"/>
          <w:marBottom w:val="0"/>
          <w:divBdr>
            <w:top w:val="none" w:sz="0" w:space="0" w:color="auto"/>
            <w:left w:val="none" w:sz="0" w:space="0" w:color="auto"/>
            <w:bottom w:val="none" w:sz="0" w:space="0" w:color="auto"/>
            <w:right w:val="none" w:sz="0" w:space="0" w:color="auto"/>
          </w:divBdr>
        </w:div>
        <w:div w:id="2138332828">
          <w:marLeft w:val="640"/>
          <w:marRight w:val="0"/>
          <w:marTop w:val="0"/>
          <w:marBottom w:val="0"/>
          <w:divBdr>
            <w:top w:val="none" w:sz="0" w:space="0" w:color="auto"/>
            <w:left w:val="none" w:sz="0" w:space="0" w:color="auto"/>
            <w:bottom w:val="none" w:sz="0" w:space="0" w:color="auto"/>
            <w:right w:val="none" w:sz="0" w:space="0" w:color="auto"/>
          </w:divBdr>
        </w:div>
        <w:div w:id="1011184248">
          <w:marLeft w:val="640"/>
          <w:marRight w:val="0"/>
          <w:marTop w:val="0"/>
          <w:marBottom w:val="0"/>
          <w:divBdr>
            <w:top w:val="none" w:sz="0" w:space="0" w:color="auto"/>
            <w:left w:val="none" w:sz="0" w:space="0" w:color="auto"/>
            <w:bottom w:val="none" w:sz="0" w:space="0" w:color="auto"/>
            <w:right w:val="none" w:sz="0" w:space="0" w:color="auto"/>
          </w:divBdr>
        </w:div>
        <w:div w:id="585723726">
          <w:marLeft w:val="640"/>
          <w:marRight w:val="0"/>
          <w:marTop w:val="0"/>
          <w:marBottom w:val="0"/>
          <w:divBdr>
            <w:top w:val="none" w:sz="0" w:space="0" w:color="auto"/>
            <w:left w:val="none" w:sz="0" w:space="0" w:color="auto"/>
            <w:bottom w:val="none" w:sz="0" w:space="0" w:color="auto"/>
            <w:right w:val="none" w:sz="0" w:space="0" w:color="auto"/>
          </w:divBdr>
        </w:div>
        <w:div w:id="979502082">
          <w:marLeft w:val="640"/>
          <w:marRight w:val="0"/>
          <w:marTop w:val="0"/>
          <w:marBottom w:val="0"/>
          <w:divBdr>
            <w:top w:val="none" w:sz="0" w:space="0" w:color="auto"/>
            <w:left w:val="none" w:sz="0" w:space="0" w:color="auto"/>
            <w:bottom w:val="none" w:sz="0" w:space="0" w:color="auto"/>
            <w:right w:val="none" w:sz="0" w:space="0" w:color="auto"/>
          </w:divBdr>
        </w:div>
        <w:div w:id="1545370174">
          <w:marLeft w:val="640"/>
          <w:marRight w:val="0"/>
          <w:marTop w:val="0"/>
          <w:marBottom w:val="0"/>
          <w:divBdr>
            <w:top w:val="none" w:sz="0" w:space="0" w:color="auto"/>
            <w:left w:val="none" w:sz="0" w:space="0" w:color="auto"/>
            <w:bottom w:val="none" w:sz="0" w:space="0" w:color="auto"/>
            <w:right w:val="none" w:sz="0" w:space="0" w:color="auto"/>
          </w:divBdr>
        </w:div>
        <w:div w:id="998650278">
          <w:marLeft w:val="640"/>
          <w:marRight w:val="0"/>
          <w:marTop w:val="0"/>
          <w:marBottom w:val="0"/>
          <w:divBdr>
            <w:top w:val="none" w:sz="0" w:space="0" w:color="auto"/>
            <w:left w:val="none" w:sz="0" w:space="0" w:color="auto"/>
            <w:bottom w:val="none" w:sz="0" w:space="0" w:color="auto"/>
            <w:right w:val="none" w:sz="0" w:space="0" w:color="auto"/>
          </w:divBdr>
        </w:div>
        <w:div w:id="992180035">
          <w:marLeft w:val="640"/>
          <w:marRight w:val="0"/>
          <w:marTop w:val="0"/>
          <w:marBottom w:val="0"/>
          <w:divBdr>
            <w:top w:val="none" w:sz="0" w:space="0" w:color="auto"/>
            <w:left w:val="none" w:sz="0" w:space="0" w:color="auto"/>
            <w:bottom w:val="none" w:sz="0" w:space="0" w:color="auto"/>
            <w:right w:val="none" w:sz="0" w:space="0" w:color="auto"/>
          </w:divBdr>
        </w:div>
        <w:div w:id="57941577">
          <w:marLeft w:val="640"/>
          <w:marRight w:val="0"/>
          <w:marTop w:val="0"/>
          <w:marBottom w:val="0"/>
          <w:divBdr>
            <w:top w:val="none" w:sz="0" w:space="0" w:color="auto"/>
            <w:left w:val="none" w:sz="0" w:space="0" w:color="auto"/>
            <w:bottom w:val="none" w:sz="0" w:space="0" w:color="auto"/>
            <w:right w:val="none" w:sz="0" w:space="0" w:color="auto"/>
          </w:divBdr>
        </w:div>
        <w:div w:id="1905213897">
          <w:marLeft w:val="640"/>
          <w:marRight w:val="0"/>
          <w:marTop w:val="0"/>
          <w:marBottom w:val="0"/>
          <w:divBdr>
            <w:top w:val="none" w:sz="0" w:space="0" w:color="auto"/>
            <w:left w:val="none" w:sz="0" w:space="0" w:color="auto"/>
            <w:bottom w:val="none" w:sz="0" w:space="0" w:color="auto"/>
            <w:right w:val="none" w:sz="0" w:space="0" w:color="auto"/>
          </w:divBdr>
        </w:div>
        <w:div w:id="1425956924">
          <w:marLeft w:val="640"/>
          <w:marRight w:val="0"/>
          <w:marTop w:val="0"/>
          <w:marBottom w:val="0"/>
          <w:divBdr>
            <w:top w:val="none" w:sz="0" w:space="0" w:color="auto"/>
            <w:left w:val="none" w:sz="0" w:space="0" w:color="auto"/>
            <w:bottom w:val="none" w:sz="0" w:space="0" w:color="auto"/>
            <w:right w:val="none" w:sz="0" w:space="0" w:color="auto"/>
          </w:divBdr>
        </w:div>
        <w:div w:id="132211342">
          <w:marLeft w:val="640"/>
          <w:marRight w:val="0"/>
          <w:marTop w:val="0"/>
          <w:marBottom w:val="0"/>
          <w:divBdr>
            <w:top w:val="none" w:sz="0" w:space="0" w:color="auto"/>
            <w:left w:val="none" w:sz="0" w:space="0" w:color="auto"/>
            <w:bottom w:val="none" w:sz="0" w:space="0" w:color="auto"/>
            <w:right w:val="none" w:sz="0" w:space="0" w:color="auto"/>
          </w:divBdr>
        </w:div>
        <w:div w:id="116338526">
          <w:marLeft w:val="640"/>
          <w:marRight w:val="0"/>
          <w:marTop w:val="0"/>
          <w:marBottom w:val="0"/>
          <w:divBdr>
            <w:top w:val="none" w:sz="0" w:space="0" w:color="auto"/>
            <w:left w:val="none" w:sz="0" w:space="0" w:color="auto"/>
            <w:bottom w:val="none" w:sz="0" w:space="0" w:color="auto"/>
            <w:right w:val="none" w:sz="0" w:space="0" w:color="auto"/>
          </w:divBdr>
        </w:div>
        <w:div w:id="1255045429">
          <w:marLeft w:val="640"/>
          <w:marRight w:val="0"/>
          <w:marTop w:val="0"/>
          <w:marBottom w:val="0"/>
          <w:divBdr>
            <w:top w:val="none" w:sz="0" w:space="0" w:color="auto"/>
            <w:left w:val="none" w:sz="0" w:space="0" w:color="auto"/>
            <w:bottom w:val="none" w:sz="0" w:space="0" w:color="auto"/>
            <w:right w:val="none" w:sz="0" w:space="0" w:color="auto"/>
          </w:divBdr>
        </w:div>
        <w:div w:id="430901526">
          <w:marLeft w:val="640"/>
          <w:marRight w:val="0"/>
          <w:marTop w:val="0"/>
          <w:marBottom w:val="0"/>
          <w:divBdr>
            <w:top w:val="none" w:sz="0" w:space="0" w:color="auto"/>
            <w:left w:val="none" w:sz="0" w:space="0" w:color="auto"/>
            <w:bottom w:val="none" w:sz="0" w:space="0" w:color="auto"/>
            <w:right w:val="none" w:sz="0" w:space="0" w:color="auto"/>
          </w:divBdr>
        </w:div>
        <w:div w:id="745955306">
          <w:marLeft w:val="640"/>
          <w:marRight w:val="0"/>
          <w:marTop w:val="0"/>
          <w:marBottom w:val="0"/>
          <w:divBdr>
            <w:top w:val="none" w:sz="0" w:space="0" w:color="auto"/>
            <w:left w:val="none" w:sz="0" w:space="0" w:color="auto"/>
            <w:bottom w:val="none" w:sz="0" w:space="0" w:color="auto"/>
            <w:right w:val="none" w:sz="0" w:space="0" w:color="auto"/>
          </w:divBdr>
        </w:div>
        <w:div w:id="1199274925">
          <w:marLeft w:val="640"/>
          <w:marRight w:val="0"/>
          <w:marTop w:val="0"/>
          <w:marBottom w:val="0"/>
          <w:divBdr>
            <w:top w:val="none" w:sz="0" w:space="0" w:color="auto"/>
            <w:left w:val="none" w:sz="0" w:space="0" w:color="auto"/>
            <w:bottom w:val="none" w:sz="0" w:space="0" w:color="auto"/>
            <w:right w:val="none" w:sz="0" w:space="0" w:color="auto"/>
          </w:divBdr>
        </w:div>
        <w:div w:id="1283416932">
          <w:marLeft w:val="640"/>
          <w:marRight w:val="0"/>
          <w:marTop w:val="0"/>
          <w:marBottom w:val="0"/>
          <w:divBdr>
            <w:top w:val="none" w:sz="0" w:space="0" w:color="auto"/>
            <w:left w:val="none" w:sz="0" w:space="0" w:color="auto"/>
            <w:bottom w:val="none" w:sz="0" w:space="0" w:color="auto"/>
            <w:right w:val="none" w:sz="0" w:space="0" w:color="auto"/>
          </w:divBdr>
        </w:div>
        <w:div w:id="454181788">
          <w:marLeft w:val="640"/>
          <w:marRight w:val="0"/>
          <w:marTop w:val="0"/>
          <w:marBottom w:val="0"/>
          <w:divBdr>
            <w:top w:val="none" w:sz="0" w:space="0" w:color="auto"/>
            <w:left w:val="none" w:sz="0" w:space="0" w:color="auto"/>
            <w:bottom w:val="none" w:sz="0" w:space="0" w:color="auto"/>
            <w:right w:val="none" w:sz="0" w:space="0" w:color="auto"/>
          </w:divBdr>
        </w:div>
        <w:div w:id="1531650360">
          <w:marLeft w:val="640"/>
          <w:marRight w:val="0"/>
          <w:marTop w:val="0"/>
          <w:marBottom w:val="0"/>
          <w:divBdr>
            <w:top w:val="none" w:sz="0" w:space="0" w:color="auto"/>
            <w:left w:val="none" w:sz="0" w:space="0" w:color="auto"/>
            <w:bottom w:val="none" w:sz="0" w:space="0" w:color="auto"/>
            <w:right w:val="none" w:sz="0" w:space="0" w:color="auto"/>
          </w:divBdr>
        </w:div>
        <w:div w:id="2117942694">
          <w:marLeft w:val="640"/>
          <w:marRight w:val="0"/>
          <w:marTop w:val="0"/>
          <w:marBottom w:val="0"/>
          <w:divBdr>
            <w:top w:val="none" w:sz="0" w:space="0" w:color="auto"/>
            <w:left w:val="none" w:sz="0" w:space="0" w:color="auto"/>
            <w:bottom w:val="none" w:sz="0" w:space="0" w:color="auto"/>
            <w:right w:val="none" w:sz="0" w:space="0" w:color="auto"/>
          </w:divBdr>
        </w:div>
        <w:div w:id="628516449">
          <w:marLeft w:val="640"/>
          <w:marRight w:val="0"/>
          <w:marTop w:val="0"/>
          <w:marBottom w:val="0"/>
          <w:divBdr>
            <w:top w:val="none" w:sz="0" w:space="0" w:color="auto"/>
            <w:left w:val="none" w:sz="0" w:space="0" w:color="auto"/>
            <w:bottom w:val="none" w:sz="0" w:space="0" w:color="auto"/>
            <w:right w:val="none" w:sz="0" w:space="0" w:color="auto"/>
          </w:divBdr>
        </w:div>
        <w:div w:id="1133793574">
          <w:marLeft w:val="640"/>
          <w:marRight w:val="0"/>
          <w:marTop w:val="0"/>
          <w:marBottom w:val="0"/>
          <w:divBdr>
            <w:top w:val="none" w:sz="0" w:space="0" w:color="auto"/>
            <w:left w:val="none" w:sz="0" w:space="0" w:color="auto"/>
            <w:bottom w:val="none" w:sz="0" w:space="0" w:color="auto"/>
            <w:right w:val="none" w:sz="0" w:space="0" w:color="auto"/>
          </w:divBdr>
        </w:div>
        <w:div w:id="1059481022">
          <w:marLeft w:val="640"/>
          <w:marRight w:val="0"/>
          <w:marTop w:val="0"/>
          <w:marBottom w:val="0"/>
          <w:divBdr>
            <w:top w:val="none" w:sz="0" w:space="0" w:color="auto"/>
            <w:left w:val="none" w:sz="0" w:space="0" w:color="auto"/>
            <w:bottom w:val="none" w:sz="0" w:space="0" w:color="auto"/>
            <w:right w:val="none" w:sz="0" w:space="0" w:color="auto"/>
          </w:divBdr>
        </w:div>
        <w:div w:id="1297032383">
          <w:marLeft w:val="640"/>
          <w:marRight w:val="0"/>
          <w:marTop w:val="0"/>
          <w:marBottom w:val="0"/>
          <w:divBdr>
            <w:top w:val="none" w:sz="0" w:space="0" w:color="auto"/>
            <w:left w:val="none" w:sz="0" w:space="0" w:color="auto"/>
            <w:bottom w:val="none" w:sz="0" w:space="0" w:color="auto"/>
            <w:right w:val="none" w:sz="0" w:space="0" w:color="auto"/>
          </w:divBdr>
        </w:div>
        <w:div w:id="1383820984">
          <w:marLeft w:val="640"/>
          <w:marRight w:val="0"/>
          <w:marTop w:val="0"/>
          <w:marBottom w:val="0"/>
          <w:divBdr>
            <w:top w:val="none" w:sz="0" w:space="0" w:color="auto"/>
            <w:left w:val="none" w:sz="0" w:space="0" w:color="auto"/>
            <w:bottom w:val="none" w:sz="0" w:space="0" w:color="auto"/>
            <w:right w:val="none" w:sz="0" w:space="0" w:color="auto"/>
          </w:divBdr>
        </w:div>
        <w:div w:id="758987372">
          <w:marLeft w:val="640"/>
          <w:marRight w:val="0"/>
          <w:marTop w:val="0"/>
          <w:marBottom w:val="0"/>
          <w:divBdr>
            <w:top w:val="none" w:sz="0" w:space="0" w:color="auto"/>
            <w:left w:val="none" w:sz="0" w:space="0" w:color="auto"/>
            <w:bottom w:val="none" w:sz="0" w:space="0" w:color="auto"/>
            <w:right w:val="none" w:sz="0" w:space="0" w:color="auto"/>
          </w:divBdr>
        </w:div>
        <w:div w:id="1222130985">
          <w:marLeft w:val="640"/>
          <w:marRight w:val="0"/>
          <w:marTop w:val="0"/>
          <w:marBottom w:val="0"/>
          <w:divBdr>
            <w:top w:val="none" w:sz="0" w:space="0" w:color="auto"/>
            <w:left w:val="none" w:sz="0" w:space="0" w:color="auto"/>
            <w:bottom w:val="none" w:sz="0" w:space="0" w:color="auto"/>
            <w:right w:val="none" w:sz="0" w:space="0" w:color="auto"/>
          </w:divBdr>
        </w:div>
        <w:div w:id="1614553984">
          <w:marLeft w:val="640"/>
          <w:marRight w:val="0"/>
          <w:marTop w:val="0"/>
          <w:marBottom w:val="0"/>
          <w:divBdr>
            <w:top w:val="none" w:sz="0" w:space="0" w:color="auto"/>
            <w:left w:val="none" w:sz="0" w:space="0" w:color="auto"/>
            <w:bottom w:val="none" w:sz="0" w:space="0" w:color="auto"/>
            <w:right w:val="none" w:sz="0" w:space="0" w:color="auto"/>
          </w:divBdr>
        </w:div>
        <w:div w:id="1859657755">
          <w:marLeft w:val="640"/>
          <w:marRight w:val="0"/>
          <w:marTop w:val="0"/>
          <w:marBottom w:val="0"/>
          <w:divBdr>
            <w:top w:val="none" w:sz="0" w:space="0" w:color="auto"/>
            <w:left w:val="none" w:sz="0" w:space="0" w:color="auto"/>
            <w:bottom w:val="none" w:sz="0" w:space="0" w:color="auto"/>
            <w:right w:val="none" w:sz="0" w:space="0" w:color="auto"/>
          </w:divBdr>
        </w:div>
        <w:div w:id="1181511685">
          <w:marLeft w:val="640"/>
          <w:marRight w:val="0"/>
          <w:marTop w:val="0"/>
          <w:marBottom w:val="0"/>
          <w:divBdr>
            <w:top w:val="none" w:sz="0" w:space="0" w:color="auto"/>
            <w:left w:val="none" w:sz="0" w:space="0" w:color="auto"/>
            <w:bottom w:val="none" w:sz="0" w:space="0" w:color="auto"/>
            <w:right w:val="none" w:sz="0" w:space="0" w:color="auto"/>
          </w:divBdr>
        </w:div>
        <w:div w:id="611401260">
          <w:marLeft w:val="640"/>
          <w:marRight w:val="0"/>
          <w:marTop w:val="0"/>
          <w:marBottom w:val="0"/>
          <w:divBdr>
            <w:top w:val="none" w:sz="0" w:space="0" w:color="auto"/>
            <w:left w:val="none" w:sz="0" w:space="0" w:color="auto"/>
            <w:bottom w:val="none" w:sz="0" w:space="0" w:color="auto"/>
            <w:right w:val="none" w:sz="0" w:space="0" w:color="auto"/>
          </w:divBdr>
        </w:div>
        <w:div w:id="1007706664">
          <w:marLeft w:val="640"/>
          <w:marRight w:val="0"/>
          <w:marTop w:val="0"/>
          <w:marBottom w:val="0"/>
          <w:divBdr>
            <w:top w:val="none" w:sz="0" w:space="0" w:color="auto"/>
            <w:left w:val="none" w:sz="0" w:space="0" w:color="auto"/>
            <w:bottom w:val="none" w:sz="0" w:space="0" w:color="auto"/>
            <w:right w:val="none" w:sz="0" w:space="0" w:color="auto"/>
          </w:divBdr>
        </w:div>
        <w:div w:id="951285079">
          <w:marLeft w:val="640"/>
          <w:marRight w:val="0"/>
          <w:marTop w:val="0"/>
          <w:marBottom w:val="0"/>
          <w:divBdr>
            <w:top w:val="none" w:sz="0" w:space="0" w:color="auto"/>
            <w:left w:val="none" w:sz="0" w:space="0" w:color="auto"/>
            <w:bottom w:val="none" w:sz="0" w:space="0" w:color="auto"/>
            <w:right w:val="none" w:sz="0" w:space="0" w:color="auto"/>
          </w:divBdr>
        </w:div>
        <w:div w:id="829717172">
          <w:marLeft w:val="640"/>
          <w:marRight w:val="0"/>
          <w:marTop w:val="0"/>
          <w:marBottom w:val="0"/>
          <w:divBdr>
            <w:top w:val="none" w:sz="0" w:space="0" w:color="auto"/>
            <w:left w:val="none" w:sz="0" w:space="0" w:color="auto"/>
            <w:bottom w:val="none" w:sz="0" w:space="0" w:color="auto"/>
            <w:right w:val="none" w:sz="0" w:space="0" w:color="auto"/>
          </w:divBdr>
        </w:div>
        <w:div w:id="2072607040">
          <w:marLeft w:val="640"/>
          <w:marRight w:val="0"/>
          <w:marTop w:val="0"/>
          <w:marBottom w:val="0"/>
          <w:divBdr>
            <w:top w:val="none" w:sz="0" w:space="0" w:color="auto"/>
            <w:left w:val="none" w:sz="0" w:space="0" w:color="auto"/>
            <w:bottom w:val="none" w:sz="0" w:space="0" w:color="auto"/>
            <w:right w:val="none" w:sz="0" w:space="0" w:color="auto"/>
          </w:divBdr>
        </w:div>
        <w:div w:id="1038823700">
          <w:marLeft w:val="640"/>
          <w:marRight w:val="0"/>
          <w:marTop w:val="0"/>
          <w:marBottom w:val="0"/>
          <w:divBdr>
            <w:top w:val="none" w:sz="0" w:space="0" w:color="auto"/>
            <w:left w:val="none" w:sz="0" w:space="0" w:color="auto"/>
            <w:bottom w:val="none" w:sz="0" w:space="0" w:color="auto"/>
            <w:right w:val="none" w:sz="0" w:space="0" w:color="auto"/>
          </w:divBdr>
        </w:div>
        <w:div w:id="1853178029">
          <w:marLeft w:val="640"/>
          <w:marRight w:val="0"/>
          <w:marTop w:val="0"/>
          <w:marBottom w:val="0"/>
          <w:divBdr>
            <w:top w:val="none" w:sz="0" w:space="0" w:color="auto"/>
            <w:left w:val="none" w:sz="0" w:space="0" w:color="auto"/>
            <w:bottom w:val="none" w:sz="0" w:space="0" w:color="auto"/>
            <w:right w:val="none" w:sz="0" w:space="0" w:color="auto"/>
          </w:divBdr>
        </w:div>
        <w:div w:id="1436824120">
          <w:marLeft w:val="640"/>
          <w:marRight w:val="0"/>
          <w:marTop w:val="0"/>
          <w:marBottom w:val="0"/>
          <w:divBdr>
            <w:top w:val="none" w:sz="0" w:space="0" w:color="auto"/>
            <w:left w:val="none" w:sz="0" w:space="0" w:color="auto"/>
            <w:bottom w:val="none" w:sz="0" w:space="0" w:color="auto"/>
            <w:right w:val="none" w:sz="0" w:space="0" w:color="auto"/>
          </w:divBdr>
        </w:div>
        <w:div w:id="858592394">
          <w:marLeft w:val="640"/>
          <w:marRight w:val="0"/>
          <w:marTop w:val="0"/>
          <w:marBottom w:val="0"/>
          <w:divBdr>
            <w:top w:val="none" w:sz="0" w:space="0" w:color="auto"/>
            <w:left w:val="none" w:sz="0" w:space="0" w:color="auto"/>
            <w:bottom w:val="none" w:sz="0" w:space="0" w:color="auto"/>
            <w:right w:val="none" w:sz="0" w:space="0" w:color="auto"/>
          </w:divBdr>
        </w:div>
        <w:div w:id="1966234786">
          <w:marLeft w:val="640"/>
          <w:marRight w:val="0"/>
          <w:marTop w:val="0"/>
          <w:marBottom w:val="0"/>
          <w:divBdr>
            <w:top w:val="none" w:sz="0" w:space="0" w:color="auto"/>
            <w:left w:val="none" w:sz="0" w:space="0" w:color="auto"/>
            <w:bottom w:val="none" w:sz="0" w:space="0" w:color="auto"/>
            <w:right w:val="none" w:sz="0" w:space="0" w:color="auto"/>
          </w:divBdr>
        </w:div>
        <w:div w:id="1765034665">
          <w:marLeft w:val="640"/>
          <w:marRight w:val="0"/>
          <w:marTop w:val="0"/>
          <w:marBottom w:val="0"/>
          <w:divBdr>
            <w:top w:val="none" w:sz="0" w:space="0" w:color="auto"/>
            <w:left w:val="none" w:sz="0" w:space="0" w:color="auto"/>
            <w:bottom w:val="none" w:sz="0" w:space="0" w:color="auto"/>
            <w:right w:val="none" w:sz="0" w:space="0" w:color="auto"/>
          </w:divBdr>
        </w:div>
        <w:div w:id="1520042348">
          <w:marLeft w:val="640"/>
          <w:marRight w:val="0"/>
          <w:marTop w:val="0"/>
          <w:marBottom w:val="0"/>
          <w:divBdr>
            <w:top w:val="none" w:sz="0" w:space="0" w:color="auto"/>
            <w:left w:val="none" w:sz="0" w:space="0" w:color="auto"/>
            <w:bottom w:val="none" w:sz="0" w:space="0" w:color="auto"/>
            <w:right w:val="none" w:sz="0" w:space="0" w:color="auto"/>
          </w:divBdr>
        </w:div>
        <w:div w:id="540820747">
          <w:marLeft w:val="640"/>
          <w:marRight w:val="0"/>
          <w:marTop w:val="0"/>
          <w:marBottom w:val="0"/>
          <w:divBdr>
            <w:top w:val="none" w:sz="0" w:space="0" w:color="auto"/>
            <w:left w:val="none" w:sz="0" w:space="0" w:color="auto"/>
            <w:bottom w:val="none" w:sz="0" w:space="0" w:color="auto"/>
            <w:right w:val="none" w:sz="0" w:space="0" w:color="auto"/>
          </w:divBdr>
        </w:div>
        <w:div w:id="1689091566">
          <w:marLeft w:val="640"/>
          <w:marRight w:val="0"/>
          <w:marTop w:val="0"/>
          <w:marBottom w:val="0"/>
          <w:divBdr>
            <w:top w:val="none" w:sz="0" w:space="0" w:color="auto"/>
            <w:left w:val="none" w:sz="0" w:space="0" w:color="auto"/>
            <w:bottom w:val="none" w:sz="0" w:space="0" w:color="auto"/>
            <w:right w:val="none" w:sz="0" w:space="0" w:color="auto"/>
          </w:divBdr>
        </w:div>
        <w:div w:id="1341930548">
          <w:marLeft w:val="640"/>
          <w:marRight w:val="0"/>
          <w:marTop w:val="0"/>
          <w:marBottom w:val="0"/>
          <w:divBdr>
            <w:top w:val="none" w:sz="0" w:space="0" w:color="auto"/>
            <w:left w:val="none" w:sz="0" w:space="0" w:color="auto"/>
            <w:bottom w:val="none" w:sz="0" w:space="0" w:color="auto"/>
            <w:right w:val="none" w:sz="0" w:space="0" w:color="auto"/>
          </w:divBdr>
        </w:div>
        <w:div w:id="607808407">
          <w:marLeft w:val="640"/>
          <w:marRight w:val="0"/>
          <w:marTop w:val="0"/>
          <w:marBottom w:val="0"/>
          <w:divBdr>
            <w:top w:val="none" w:sz="0" w:space="0" w:color="auto"/>
            <w:left w:val="none" w:sz="0" w:space="0" w:color="auto"/>
            <w:bottom w:val="none" w:sz="0" w:space="0" w:color="auto"/>
            <w:right w:val="none" w:sz="0" w:space="0" w:color="auto"/>
          </w:divBdr>
        </w:div>
        <w:div w:id="574557362">
          <w:marLeft w:val="640"/>
          <w:marRight w:val="0"/>
          <w:marTop w:val="0"/>
          <w:marBottom w:val="0"/>
          <w:divBdr>
            <w:top w:val="none" w:sz="0" w:space="0" w:color="auto"/>
            <w:left w:val="none" w:sz="0" w:space="0" w:color="auto"/>
            <w:bottom w:val="none" w:sz="0" w:space="0" w:color="auto"/>
            <w:right w:val="none" w:sz="0" w:space="0" w:color="auto"/>
          </w:divBdr>
        </w:div>
        <w:div w:id="341056293">
          <w:marLeft w:val="640"/>
          <w:marRight w:val="0"/>
          <w:marTop w:val="0"/>
          <w:marBottom w:val="0"/>
          <w:divBdr>
            <w:top w:val="none" w:sz="0" w:space="0" w:color="auto"/>
            <w:left w:val="none" w:sz="0" w:space="0" w:color="auto"/>
            <w:bottom w:val="none" w:sz="0" w:space="0" w:color="auto"/>
            <w:right w:val="none" w:sz="0" w:space="0" w:color="auto"/>
          </w:divBdr>
        </w:div>
        <w:div w:id="1483816775">
          <w:marLeft w:val="640"/>
          <w:marRight w:val="0"/>
          <w:marTop w:val="0"/>
          <w:marBottom w:val="0"/>
          <w:divBdr>
            <w:top w:val="none" w:sz="0" w:space="0" w:color="auto"/>
            <w:left w:val="none" w:sz="0" w:space="0" w:color="auto"/>
            <w:bottom w:val="none" w:sz="0" w:space="0" w:color="auto"/>
            <w:right w:val="none" w:sz="0" w:space="0" w:color="auto"/>
          </w:divBdr>
        </w:div>
        <w:div w:id="865556008">
          <w:marLeft w:val="640"/>
          <w:marRight w:val="0"/>
          <w:marTop w:val="0"/>
          <w:marBottom w:val="0"/>
          <w:divBdr>
            <w:top w:val="none" w:sz="0" w:space="0" w:color="auto"/>
            <w:left w:val="none" w:sz="0" w:space="0" w:color="auto"/>
            <w:bottom w:val="none" w:sz="0" w:space="0" w:color="auto"/>
            <w:right w:val="none" w:sz="0" w:space="0" w:color="auto"/>
          </w:divBdr>
        </w:div>
        <w:div w:id="1260287108">
          <w:marLeft w:val="640"/>
          <w:marRight w:val="0"/>
          <w:marTop w:val="0"/>
          <w:marBottom w:val="0"/>
          <w:divBdr>
            <w:top w:val="none" w:sz="0" w:space="0" w:color="auto"/>
            <w:left w:val="none" w:sz="0" w:space="0" w:color="auto"/>
            <w:bottom w:val="none" w:sz="0" w:space="0" w:color="auto"/>
            <w:right w:val="none" w:sz="0" w:space="0" w:color="auto"/>
          </w:divBdr>
        </w:div>
        <w:div w:id="695811421">
          <w:marLeft w:val="640"/>
          <w:marRight w:val="0"/>
          <w:marTop w:val="0"/>
          <w:marBottom w:val="0"/>
          <w:divBdr>
            <w:top w:val="none" w:sz="0" w:space="0" w:color="auto"/>
            <w:left w:val="none" w:sz="0" w:space="0" w:color="auto"/>
            <w:bottom w:val="none" w:sz="0" w:space="0" w:color="auto"/>
            <w:right w:val="none" w:sz="0" w:space="0" w:color="auto"/>
          </w:divBdr>
        </w:div>
        <w:div w:id="757025284">
          <w:marLeft w:val="640"/>
          <w:marRight w:val="0"/>
          <w:marTop w:val="0"/>
          <w:marBottom w:val="0"/>
          <w:divBdr>
            <w:top w:val="none" w:sz="0" w:space="0" w:color="auto"/>
            <w:left w:val="none" w:sz="0" w:space="0" w:color="auto"/>
            <w:bottom w:val="none" w:sz="0" w:space="0" w:color="auto"/>
            <w:right w:val="none" w:sz="0" w:space="0" w:color="auto"/>
          </w:divBdr>
        </w:div>
        <w:div w:id="720254683">
          <w:marLeft w:val="640"/>
          <w:marRight w:val="0"/>
          <w:marTop w:val="0"/>
          <w:marBottom w:val="0"/>
          <w:divBdr>
            <w:top w:val="none" w:sz="0" w:space="0" w:color="auto"/>
            <w:left w:val="none" w:sz="0" w:space="0" w:color="auto"/>
            <w:bottom w:val="none" w:sz="0" w:space="0" w:color="auto"/>
            <w:right w:val="none" w:sz="0" w:space="0" w:color="auto"/>
          </w:divBdr>
        </w:div>
        <w:div w:id="260602891">
          <w:marLeft w:val="640"/>
          <w:marRight w:val="0"/>
          <w:marTop w:val="0"/>
          <w:marBottom w:val="0"/>
          <w:divBdr>
            <w:top w:val="none" w:sz="0" w:space="0" w:color="auto"/>
            <w:left w:val="none" w:sz="0" w:space="0" w:color="auto"/>
            <w:bottom w:val="none" w:sz="0" w:space="0" w:color="auto"/>
            <w:right w:val="none" w:sz="0" w:space="0" w:color="auto"/>
          </w:divBdr>
        </w:div>
        <w:div w:id="1882982169">
          <w:marLeft w:val="640"/>
          <w:marRight w:val="0"/>
          <w:marTop w:val="0"/>
          <w:marBottom w:val="0"/>
          <w:divBdr>
            <w:top w:val="none" w:sz="0" w:space="0" w:color="auto"/>
            <w:left w:val="none" w:sz="0" w:space="0" w:color="auto"/>
            <w:bottom w:val="none" w:sz="0" w:space="0" w:color="auto"/>
            <w:right w:val="none" w:sz="0" w:space="0" w:color="auto"/>
          </w:divBdr>
        </w:div>
        <w:div w:id="1324351792">
          <w:marLeft w:val="640"/>
          <w:marRight w:val="0"/>
          <w:marTop w:val="0"/>
          <w:marBottom w:val="0"/>
          <w:divBdr>
            <w:top w:val="none" w:sz="0" w:space="0" w:color="auto"/>
            <w:left w:val="none" w:sz="0" w:space="0" w:color="auto"/>
            <w:bottom w:val="none" w:sz="0" w:space="0" w:color="auto"/>
            <w:right w:val="none" w:sz="0" w:space="0" w:color="auto"/>
          </w:divBdr>
        </w:div>
        <w:div w:id="435909561">
          <w:marLeft w:val="640"/>
          <w:marRight w:val="0"/>
          <w:marTop w:val="0"/>
          <w:marBottom w:val="0"/>
          <w:divBdr>
            <w:top w:val="none" w:sz="0" w:space="0" w:color="auto"/>
            <w:left w:val="none" w:sz="0" w:space="0" w:color="auto"/>
            <w:bottom w:val="none" w:sz="0" w:space="0" w:color="auto"/>
            <w:right w:val="none" w:sz="0" w:space="0" w:color="auto"/>
          </w:divBdr>
        </w:div>
        <w:div w:id="993072686">
          <w:marLeft w:val="640"/>
          <w:marRight w:val="0"/>
          <w:marTop w:val="0"/>
          <w:marBottom w:val="0"/>
          <w:divBdr>
            <w:top w:val="none" w:sz="0" w:space="0" w:color="auto"/>
            <w:left w:val="none" w:sz="0" w:space="0" w:color="auto"/>
            <w:bottom w:val="none" w:sz="0" w:space="0" w:color="auto"/>
            <w:right w:val="none" w:sz="0" w:space="0" w:color="auto"/>
          </w:divBdr>
        </w:div>
        <w:div w:id="936512">
          <w:marLeft w:val="640"/>
          <w:marRight w:val="0"/>
          <w:marTop w:val="0"/>
          <w:marBottom w:val="0"/>
          <w:divBdr>
            <w:top w:val="none" w:sz="0" w:space="0" w:color="auto"/>
            <w:left w:val="none" w:sz="0" w:space="0" w:color="auto"/>
            <w:bottom w:val="none" w:sz="0" w:space="0" w:color="auto"/>
            <w:right w:val="none" w:sz="0" w:space="0" w:color="auto"/>
          </w:divBdr>
        </w:div>
        <w:div w:id="72705950">
          <w:marLeft w:val="640"/>
          <w:marRight w:val="0"/>
          <w:marTop w:val="0"/>
          <w:marBottom w:val="0"/>
          <w:divBdr>
            <w:top w:val="none" w:sz="0" w:space="0" w:color="auto"/>
            <w:left w:val="none" w:sz="0" w:space="0" w:color="auto"/>
            <w:bottom w:val="none" w:sz="0" w:space="0" w:color="auto"/>
            <w:right w:val="none" w:sz="0" w:space="0" w:color="auto"/>
          </w:divBdr>
        </w:div>
        <w:div w:id="968896920">
          <w:marLeft w:val="640"/>
          <w:marRight w:val="0"/>
          <w:marTop w:val="0"/>
          <w:marBottom w:val="0"/>
          <w:divBdr>
            <w:top w:val="none" w:sz="0" w:space="0" w:color="auto"/>
            <w:left w:val="none" w:sz="0" w:space="0" w:color="auto"/>
            <w:bottom w:val="none" w:sz="0" w:space="0" w:color="auto"/>
            <w:right w:val="none" w:sz="0" w:space="0" w:color="auto"/>
          </w:divBdr>
        </w:div>
        <w:div w:id="926230005">
          <w:marLeft w:val="640"/>
          <w:marRight w:val="0"/>
          <w:marTop w:val="0"/>
          <w:marBottom w:val="0"/>
          <w:divBdr>
            <w:top w:val="none" w:sz="0" w:space="0" w:color="auto"/>
            <w:left w:val="none" w:sz="0" w:space="0" w:color="auto"/>
            <w:bottom w:val="none" w:sz="0" w:space="0" w:color="auto"/>
            <w:right w:val="none" w:sz="0" w:space="0" w:color="auto"/>
          </w:divBdr>
        </w:div>
        <w:div w:id="890924005">
          <w:marLeft w:val="640"/>
          <w:marRight w:val="0"/>
          <w:marTop w:val="0"/>
          <w:marBottom w:val="0"/>
          <w:divBdr>
            <w:top w:val="none" w:sz="0" w:space="0" w:color="auto"/>
            <w:left w:val="none" w:sz="0" w:space="0" w:color="auto"/>
            <w:bottom w:val="none" w:sz="0" w:space="0" w:color="auto"/>
            <w:right w:val="none" w:sz="0" w:space="0" w:color="auto"/>
          </w:divBdr>
        </w:div>
      </w:divsChild>
    </w:div>
    <w:div w:id="1480225334">
      <w:bodyDiv w:val="1"/>
      <w:marLeft w:val="0"/>
      <w:marRight w:val="0"/>
      <w:marTop w:val="0"/>
      <w:marBottom w:val="0"/>
      <w:divBdr>
        <w:top w:val="none" w:sz="0" w:space="0" w:color="auto"/>
        <w:left w:val="none" w:sz="0" w:space="0" w:color="auto"/>
        <w:bottom w:val="none" w:sz="0" w:space="0" w:color="auto"/>
        <w:right w:val="none" w:sz="0" w:space="0" w:color="auto"/>
      </w:divBdr>
    </w:div>
    <w:div w:id="1481843168">
      <w:bodyDiv w:val="1"/>
      <w:marLeft w:val="0"/>
      <w:marRight w:val="0"/>
      <w:marTop w:val="0"/>
      <w:marBottom w:val="0"/>
      <w:divBdr>
        <w:top w:val="none" w:sz="0" w:space="0" w:color="auto"/>
        <w:left w:val="none" w:sz="0" w:space="0" w:color="auto"/>
        <w:bottom w:val="none" w:sz="0" w:space="0" w:color="auto"/>
        <w:right w:val="none" w:sz="0" w:space="0" w:color="auto"/>
      </w:divBdr>
    </w:div>
    <w:div w:id="1483306862">
      <w:bodyDiv w:val="1"/>
      <w:marLeft w:val="0"/>
      <w:marRight w:val="0"/>
      <w:marTop w:val="0"/>
      <w:marBottom w:val="0"/>
      <w:divBdr>
        <w:top w:val="none" w:sz="0" w:space="0" w:color="auto"/>
        <w:left w:val="none" w:sz="0" w:space="0" w:color="auto"/>
        <w:bottom w:val="none" w:sz="0" w:space="0" w:color="auto"/>
        <w:right w:val="none" w:sz="0" w:space="0" w:color="auto"/>
      </w:divBdr>
    </w:div>
    <w:div w:id="1483809220">
      <w:bodyDiv w:val="1"/>
      <w:marLeft w:val="0"/>
      <w:marRight w:val="0"/>
      <w:marTop w:val="0"/>
      <w:marBottom w:val="0"/>
      <w:divBdr>
        <w:top w:val="none" w:sz="0" w:space="0" w:color="auto"/>
        <w:left w:val="none" w:sz="0" w:space="0" w:color="auto"/>
        <w:bottom w:val="none" w:sz="0" w:space="0" w:color="auto"/>
        <w:right w:val="none" w:sz="0" w:space="0" w:color="auto"/>
      </w:divBdr>
    </w:div>
    <w:div w:id="1487285347">
      <w:bodyDiv w:val="1"/>
      <w:marLeft w:val="0"/>
      <w:marRight w:val="0"/>
      <w:marTop w:val="0"/>
      <w:marBottom w:val="0"/>
      <w:divBdr>
        <w:top w:val="none" w:sz="0" w:space="0" w:color="auto"/>
        <w:left w:val="none" w:sz="0" w:space="0" w:color="auto"/>
        <w:bottom w:val="none" w:sz="0" w:space="0" w:color="auto"/>
        <w:right w:val="none" w:sz="0" w:space="0" w:color="auto"/>
      </w:divBdr>
    </w:div>
    <w:div w:id="1487746807">
      <w:bodyDiv w:val="1"/>
      <w:marLeft w:val="0"/>
      <w:marRight w:val="0"/>
      <w:marTop w:val="0"/>
      <w:marBottom w:val="0"/>
      <w:divBdr>
        <w:top w:val="none" w:sz="0" w:space="0" w:color="auto"/>
        <w:left w:val="none" w:sz="0" w:space="0" w:color="auto"/>
        <w:bottom w:val="none" w:sz="0" w:space="0" w:color="auto"/>
        <w:right w:val="none" w:sz="0" w:space="0" w:color="auto"/>
      </w:divBdr>
      <w:divsChild>
        <w:div w:id="1447697378">
          <w:marLeft w:val="480"/>
          <w:marRight w:val="0"/>
          <w:marTop w:val="0"/>
          <w:marBottom w:val="0"/>
          <w:divBdr>
            <w:top w:val="none" w:sz="0" w:space="0" w:color="auto"/>
            <w:left w:val="none" w:sz="0" w:space="0" w:color="auto"/>
            <w:bottom w:val="none" w:sz="0" w:space="0" w:color="auto"/>
            <w:right w:val="none" w:sz="0" w:space="0" w:color="auto"/>
          </w:divBdr>
        </w:div>
        <w:div w:id="1129125186">
          <w:marLeft w:val="480"/>
          <w:marRight w:val="0"/>
          <w:marTop w:val="0"/>
          <w:marBottom w:val="0"/>
          <w:divBdr>
            <w:top w:val="none" w:sz="0" w:space="0" w:color="auto"/>
            <w:left w:val="none" w:sz="0" w:space="0" w:color="auto"/>
            <w:bottom w:val="none" w:sz="0" w:space="0" w:color="auto"/>
            <w:right w:val="none" w:sz="0" w:space="0" w:color="auto"/>
          </w:divBdr>
        </w:div>
        <w:div w:id="401371747">
          <w:marLeft w:val="480"/>
          <w:marRight w:val="0"/>
          <w:marTop w:val="0"/>
          <w:marBottom w:val="0"/>
          <w:divBdr>
            <w:top w:val="none" w:sz="0" w:space="0" w:color="auto"/>
            <w:left w:val="none" w:sz="0" w:space="0" w:color="auto"/>
            <w:bottom w:val="none" w:sz="0" w:space="0" w:color="auto"/>
            <w:right w:val="none" w:sz="0" w:space="0" w:color="auto"/>
          </w:divBdr>
        </w:div>
        <w:div w:id="1559978171">
          <w:marLeft w:val="480"/>
          <w:marRight w:val="0"/>
          <w:marTop w:val="0"/>
          <w:marBottom w:val="0"/>
          <w:divBdr>
            <w:top w:val="none" w:sz="0" w:space="0" w:color="auto"/>
            <w:left w:val="none" w:sz="0" w:space="0" w:color="auto"/>
            <w:bottom w:val="none" w:sz="0" w:space="0" w:color="auto"/>
            <w:right w:val="none" w:sz="0" w:space="0" w:color="auto"/>
          </w:divBdr>
        </w:div>
        <w:div w:id="2061631686">
          <w:marLeft w:val="480"/>
          <w:marRight w:val="0"/>
          <w:marTop w:val="0"/>
          <w:marBottom w:val="0"/>
          <w:divBdr>
            <w:top w:val="none" w:sz="0" w:space="0" w:color="auto"/>
            <w:left w:val="none" w:sz="0" w:space="0" w:color="auto"/>
            <w:bottom w:val="none" w:sz="0" w:space="0" w:color="auto"/>
            <w:right w:val="none" w:sz="0" w:space="0" w:color="auto"/>
          </w:divBdr>
        </w:div>
        <w:div w:id="1081486633">
          <w:marLeft w:val="480"/>
          <w:marRight w:val="0"/>
          <w:marTop w:val="0"/>
          <w:marBottom w:val="0"/>
          <w:divBdr>
            <w:top w:val="none" w:sz="0" w:space="0" w:color="auto"/>
            <w:left w:val="none" w:sz="0" w:space="0" w:color="auto"/>
            <w:bottom w:val="none" w:sz="0" w:space="0" w:color="auto"/>
            <w:right w:val="none" w:sz="0" w:space="0" w:color="auto"/>
          </w:divBdr>
        </w:div>
        <w:div w:id="395011096">
          <w:marLeft w:val="480"/>
          <w:marRight w:val="0"/>
          <w:marTop w:val="0"/>
          <w:marBottom w:val="0"/>
          <w:divBdr>
            <w:top w:val="none" w:sz="0" w:space="0" w:color="auto"/>
            <w:left w:val="none" w:sz="0" w:space="0" w:color="auto"/>
            <w:bottom w:val="none" w:sz="0" w:space="0" w:color="auto"/>
            <w:right w:val="none" w:sz="0" w:space="0" w:color="auto"/>
          </w:divBdr>
        </w:div>
        <w:div w:id="111559280">
          <w:marLeft w:val="480"/>
          <w:marRight w:val="0"/>
          <w:marTop w:val="0"/>
          <w:marBottom w:val="0"/>
          <w:divBdr>
            <w:top w:val="none" w:sz="0" w:space="0" w:color="auto"/>
            <w:left w:val="none" w:sz="0" w:space="0" w:color="auto"/>
            <w:bottom w:val="none" w:sz="0" w:space="0" w:color="auto"/>
            <w:right w:val="none" w:sz="0" w:space="0" w:color="auto"/>
          </w:divBdr>
        </w:div>
        <w:div w:id="1875144999">
          <w:marLeft w:val="480"/>
          <w:marRight w:val="0"/>
          <w:marTop w:val="0"/>
          <w:marBottom w:val="0"/>
          <w:divBdr>
            <w:top w:val="none" w:sz="0" w:space="0" w:color="auto"/>
            <w:left w:val="none" w:sz="0" w:space="0" w:color="auto"/>
            <w:bottom w:val="none" w:sz="0" w:space="0" w:color="auto"/>
            <w:right w:val="none" w:sz="0" w:space="0" w:color="auto"/>
          </w:divBdr>
        </w:div>
        <w:div w:id="2089572069">
          <w:marLeft w:val="480"/>
          <w:marRight w:val="0"/>
          <w:marTop w:val="0"/>
          <w:marBottom w:val="0"/>
          <w:divBdr>
            <w:top w:val="none" w:sz="0" w:space="0" w:color="auto"/>
            <w:left w:val="none" w:sz="0" w:space="0" w:color="auto"/>
            <w:bottom w:val="none" w:sz="0" w:space="0" w:color="auto"/>
            <w:right w:val="none" w:sz="0" w:space="0" w:color="auto"/>
          </w:divBdr>
        </w:div>
        <w:div w:id="1136600863">
          <w:marLeft w:val="480"/>
          <w:marRight w:val="0"/>
          <w:marTop w:val="0"/>
          <w:marBottom w:val="0"/>
          <w:divBdr>
            <w:top w:val="none" w:sz="0" w:space="0" w:color="auto"/>
            <w:left w:val="none" w:sz="0" w:space="0" w:color="auto"/>
            <w:bottom w:val="none" w:sz="0" w:space="0" w:color="auto"/>
            <w:right w:val="none" w:sz="0" w:space="0" w:color="auto"/>
          </w:divBdr>
        </w:div>
        <w:div w:id="1551915069">
          <w:marLeft w:val="480"/>
          <w:marRight w:val="0"/>
          <w:marTop w:val="0"/>
          <w:marBottom w:val="0"/>
          <w:divBdr>
            <w:top w:val="none" w:sz="0" w:space="0" w:color="auto"/>
            <w:left w:val="none" w:sz="0" w:space="0" w:color="auto"/>
            <w:bottom w:val="none" w:sz="0" w:space="0" w:color="auto"/>
            <w:right w:val="none" w:sz="0" w:space="0" w:color="auto"/>
          </w:divBdr>
        </w:div>
        <w:div w:id="782455500">
          <w:marLeft w:val="480"/>
          <w:marRight w:val="0"/>
          <w:marTop w:val="0"/>
          <w:marBottom w:val="0"/>
          <w:divBdr>
            <w:top w:val="none" w:sz="0" w:space="0" w:color="auto"/>
            <w:left w:val="none" w:sz="0" w:space="0" w:color="auto"/>
            <w:bottom w:val="none" w:sz="0" w:space="0" w:color="auto"/>
            <w:right w:val="none" w:sz="0" w:space="0" w:color="auto"/>
          </w:divBdr>
        </w:div>
        <w:div w:id="1837530145">
          <w:marLeft w:val="480"/>
          <w:marRight w:val="0"/>
          <w:marTop w:val="0"/>
          <w:marBottom w:val="0"/>
          <w:divBdr>
            <w:top w:val="none" w:sz="0" w:space="0" w:color="auto"/>
            <w:left w:val="none" w:sz="0" w:space="0" w:color="auto"/>
            <w:bottom w:val="none" w:sz="0" w:space="0" w:color="auto"/>
            <w:right w:val="none" w:sz="0" w:space="0" w:color="auto"/>
          </w:divBdr>
        </w:div>
        <w:div w:id="793866666">
          <w:marLeft w:val="480"/>
          <w:marRight w:val="0"/>
          <w:marTop w:val="0"/>
          <w:marBottom w:val="0"/>
          <w:divBdr>
            <w:top w:val="none" w:sz="0" w:space="0" w:color="auto"/>
            <w:left w:val="none" w:sz="0" w:space="0" w:color="auto"/>
            <w:bottom w:val="none" w:sz="0" w:space="0" w:color="auto"/>
            <w:right w:val="none" w:sz="0" w:space="0" w:color="auto"/>
          </w:divBdr>
        </w:div>
        <w:div w:id="1090784084">
          <w:marLeft w:val="480"/>
          <w:marRight w:val="0"/>
          <w:marTop w:val="0"/>
          <w:marBottom w:val="0"/>
          <w:divBdr>
            <w:top w:val="none" w:sz="0" w:space="0" w:color="auto"/>
            <w:left w:val="none" w:sz="0" w:space="0" w:color="auto"/>
            <w:bottom w:val="none" w:sz="0" w:space="0" w:color="auto"/>
            <w:right w:val="none" w:sz="0" w:space="0" w:color="auto"/>
          </w:divBdr>
        </w:div>
        <w:div w:id="274479706">
          <w:marLeft w:val="480"/>
          <w:marRight w:val="0"/>
          <w:marTop w:val="0"/>
          <w:marBottom w:val="0"/>
          <w:divBdr>
            <w:top w:val="none" w:sz="0" w:space="0" w:color="auto"/>
            <w:left w:val="none" w:sz="0" w:space="0" w:color="auto"/>
            <w:bottom w:val="none" w:sz="0" w:space="0" w:color="auto"/>
            <w:right w:val="none" w:sz="0" w:space="0" w:color="auto"/>
          </w:divBdr>
        </w:div>
        <w:div w:id="574708729">
          <w:marLeft w:val="480"/>
          <w:marRight w:val="0"/>
          <w:marTop w:val="0"/>
          <w:marBottom w:val="0"/>
          <w:divBdr>
            <w:top w:val="none" w:sz="0" w:space="0" w:color="auto"/>
            <w:left w:val="none" w:sz="0" w:space="0" w:color="auto"/>
            <w:bottom w:val="none" w:sz="0" w:space="0" w:color="auto"/>
            <w:right w:val="none" w:sz="0" w:space="0" w:color="auto"/>
          </w:divBdr>
        </w:div>
        <w:div w:id="286473137">
          <w:marLeft w:val="480"/>
          <w:marRight w:val="0"/>
          <w:marTop w:val="0"/>
          <w:marBottom w:val="0"/>
          <w:divBdr>
            <w:top w:val="none" w:sz="0" w:space="0" w:color="auto"/>
            <w:left w:val="none" w:sz="0" w:space="0" w:color="auto"/>
            <w:bottom w:val="none" w:sz="0" w:space="0" w:color="auto"/>
            <w:right w:val="none" w:sz="0" w:space="0" w:color="auto"/>
          </w:divBdr>
        </w:div>
        <w:div w:id="570310794">
          <w:marLeft w:val="480"/>
          <w:marRight w:val="0"/>
          <w:marTop w:val="0"/>
          <w:marBottom w:val="0"/>
          <w:divBdr>
            <w:top w:val="none" w:sz="0" w:space="0" w:color="auto"/>
            <w:left w:val="none" w:sz="0" w:space="0" w:color="auto"/>
            <w:bottom w:val="none" w:sz="0" w:space="0" w:color="auto"/>
            <w:right w:val="none" w:sz="0" w:space="0" w:color="auto"/>
          </w:divBdr>
        </w:div>
        <w:div w:id="27683788">
          <w:marLeft w:val="480"/>
          <w:marRight w:val="0"/>
          <w:marTop w:val="0"/>
          <w:marBottom w:val="0"/>
          <w:divBdr>
            <w:top w:val="none" w:sz="0" w:space="0" w:color="auto"/>
            <w:left w:val="none" w:sz="0" w:space="0" w:color="auto"/>
            <w:bottom w:val="none" w:sz="0" w:space="0" w:color="auto"/>
            <w:right w:val="none" w:sz="0" w:space="0" w:color="auto"/>
          </w:divBdr>
        </w:div>
        <w:div w:id="724062985">
          <w:marLeft w:val="480"/>
          <w:marRight w:val="0"/>
          <w:marTop w:val="0"/>
          <w:marBottom w:val="0"/>
          <w:divBdr>
            <w:top w:val="none" w:sz="0" w:space="0" w:color="auto"/>
            <w:left w:val="none" w:sz="0" w:space="0" w:color="auto"/>
            <w:bottom w:val="none" w:sz="0" w:space="0" w:color="auto"/>
            <w:right w:val="none" w:sz="0" w:space="0" w:color="auto"/>
          </w:divBdr>
        </w:div>
        <w:div w:id="503395070">
          <w:marLeft w:val="480"/>
          <w:marRight w:val="0"/>
          <w:marTop w:val="0"/>
          <w:marBottom w:val="0"/>
          <w:divBdr>
            <w:top w:val="none" w:sz="0" w:space="0" w:color="auto"/>
            <w:left w:val="none" w:sz="0" w:space="0" w:color="auto"/>
            <w:bottom w:val="none" w:sz="0" w:space="0" w:color="auto"/>
            <w:right w:val="none" w:sz="0" w:space="0" w:color="auto"/>
          </w:divBdr>
        </w:div>
        <w:div w:id="1565411899">
          <w:marLeft w:val="480"/>
          <w:marRight w:val="0"/>
          <w:marTop w:val="0"/>
          <w:marBottom w:val="0"/>
          <w:divBdr>
            <w:top w:val="none" w:sz="0" w:space="0" w:color="auto"/>
            <w:left w:val="none" w:sz="0" w:space="0" w:color="auto"/>
            <w:bottom w:val="none" w:sz="0" w:space="0" w:color="auto"/>
            <w:right w:val="none" w:sz="0" w:space="0" w:color="auto"/>
          </w:divBdr>
        </w:div>
        <w:div w:id="1164469552">
          <w:marLeft w:val="480"/>
          <w:marRight w:val="0"/>
          <w:marTop w:val="0"/>
          <w:marBottom w:val="0"/>
          <w:divBdr>
            <w:top w:val="none" w:sz="0" w:space="0" w:color="auto"/>
            <w:left w:val="none" w:sz="0" w:space="0" w:color="auto"/>
            <w:bottom w:val="none" w:sz="0" w:space="0" w:color="auto"/>
            <w:right w:val="none" w:sz="0" w:space="0" w:color="auto"/>
          </w:divBdr>
        </w:div>
        <w:div w:id="433480331">
          <w:marLeft w:val="480"/>
          <w:marRight w:val="0"/>
          <w:marTop w:val="0"/>
          <w:marBottom w:val="0"/>
          <w:divBdr>
            <w:top w:val="none" w:sz="0" w:space="0" w:color="auto"/>
            <w:left w:val="none" w:sz="0" w:space="0" w:color="auto"/>
            <w:bottom w:val="none" w:sz="0" w:space="0" w:color="auto"/>
            <w:right w:val="none" w:sz="0" w:space="0" w:color="auto"/>
          </w:divBdr>
        </w:div>
        <w:div w:id="621155344">
          <w:marLeft w:val="480"/>
          <w:marRight w:val="0"/>
          <w:marTop w:val="0"/>
          <w:marBottom w:val="0"/>
          <w:divBdr>
            <w:top w:val="none" w:sz="0" w:space="0" w:color="auto"/>
            <w:left w:val="none" w:sz="0" w:space="0" w:color="auto"/>
            <w:bottom w:val="none" w:sz="0" w:space="0" w:color="auto"/>
            <w:right w:val="none" w:sz="0" w:space="0" w:color="auto"/>
          </w:divBdr>
        </w:div>
        <w:div w:id="714279143">
          <w:marLeft w:val="480"/>
          <w:marRight w:val="0"/>
          <w:marTop w:val="0"/>
          <w:marBottom w:val="0"/>
          <w:divBdr>
            <w:top w:val="none" w:sz="0" w:space="0" w:color="auto"/>
            <w:left w:val="none" w:sz="0" w:space="0" w:color="auto"/>
            <w:bottom w:val="none" w:sz="0" w:space="0" w:color="auto"/>
            <w:right w:val="none" w:sz="0" w:space="0" w:color="auto"/>
          </w:divBdr>
        </w:div>
        <w:div w:id="261230841">
          <w:marLeft w:val="480"/>
          <w:marRight w:val="0"/>
          <w:marTop w:val="0"/>
          <w:marBottom w:val="0"/>
          <w:divBdr>
            <w:top w:val="none" w:sz="0" w:space="0" w:color="auto"/>
            <w:left w:val="none" w:sz="0" w:space="0" w:color="auto"/>
            <w:bottom w:val="none" w:sz="0" w:space="0" w:color="auto"/>
            <w:right w:val="none" w:sz="0" w:space="0" w:color="auto"/>
          </w:divBdr>
        </w:div>
        <w:div w:id="1028333065">
          <w:marLeft w:val="480"/>
          <w:marRight w:val="0"/>
          <w:marTop w:val="0"/>
          <w:marBottom w:val="0"/>
          <w:divBdr>
            <w:top w:val="none" w:sz="0" w:space="0" w:color="auto"/>
            <w:left w:val="none" w:sz="0" w:space="0" w:color="auto"/>
            <w:bottom w:val="none" w:sz="0" w:space="0" w:color="auto"/>
            <w:right w:val="none" w:sz="0" w:space="0" w:color="auto"/>
          </w:divBdr>
        </w:div>
        <w:div w:id="1299726659">
          <w:marLeft w:val="480"/>
          <w:marRight w:val="0"/>
          <w:marTop w:val="0"/>
          <w:marBottom w:val="0"/>
          <w:divBdr>
            <w:top w:val="none" w:sz="0" w:space="0" w:color="auto"/>
            <w:left w:val="none" w:sz="0" w:space="0" w:color="auto"/>
            <w:bottom w:val="none" w:sz="0" w:space="0" w:color="auto"/>
            <w:right w:val="none" w:sz="0" w:space="0" w:color="auto"/>
          </w:divBdr>
        </w:div>
        <w:div w:id="972297828">
          <w:marLeft w:val="480"/>
          <w:marRight w:val="0"/>
          <w:marTop w:val="0"/>
          <w:marBottom w:val="0"/>
          <w:divBdr>
            <w:top w:val="none" w:sz="0" w:space="0" w:color="auto"/>
            <w:left w:val="none" w:sz="0" w:space="0" w:color="auto"/>
            <w:bottom w:val="none" w:sz="0" w:space="0" w:color="auto"/>
            <w:right w:val="none" w:sz="0" w:space="0" w:color="auto"/>
          </w:divBdr>
        </w:div>
        <w:div w:id="340478097">
          <w:marLeft w:val="480"/>
          <w:marRight w:val="0"/>
          <w:marTop w:val="0"/>
          <w:marBottom w:val="0"/>
          <w:divBdr>
            <w:top w:val="none" w:sz="0" w:space="0" w:color="auto"/>
            <w:left w:val="none" w:sz="0" w:space="0" w:color="auto"/>
            <w:bottom w:val="none" w:sz="0" w:space="0" w:color="auto"/>
            <w:right w:val="none" w:sz="0" w:space="0" w:color="auto"/>
          </w:divBdr>
        </w:div>
        <w:div w:id="1995259620">
          <w:marLeft w:val="480"/>
          <w:marRight w:val="0"/>
          <w:marTop w:val="0"/>
          <w:marBottom w:val="0"/>
          <w:divBdr>
            <w:top w:val="none" w:sz="0" w:space="0" w:color="auto"/>
            <w:left w:val="none" w:sz="0" w:space="0" w:color="auto"/>
            <w:bottom w:val="none" w:sz="0" w:space="0" w:color="auto"/>
            <w:right w:val="none" w:sz="0" w:space="0" w:color="auto"/>
          </w:divBdr>
        </w:div>
        <w:div w:id="1104377328">
          <w:marLeft w:val="480"/>
          <w:marRight w:val="0"/>
          <w:marTop w:val="0"/>
          <w:marBottom w:val="0"/>
          <w:divBdr>
            <w:top w:val="none" w:sz="0" w:space="0" w:color="auto"/>
            <w:left w:val="none" w:sz="0" w:space="0" w:color="auto"/>
            <w:bottom w:val="none" w:sz="0" w:space="0" w:color="auto"/>
            <w:right w:val="none" w:sz="0" w:space="0" w:color="auto"/>
          </w:divBdr>
        </w:div>
        <w:div w:id="753626140">
          <w:marLeft w:val="480"/>
          <w:marRight w:val="0"/>
          <w:marTop w:val="0"/>
          <w:marBottom w:val="0"/>
          <w:divBdr>
            <w:top w:val="none" w:sz="0" w:space="0" w:color="auto"/>
            <w:left w:val="none" w:sz="0" w:space="0" w:color="auto"/>
            <w:bottom w:val="none" w:sz="0" w:space="0" w:color="auto"/>
            <w:right w:val="none" w:sz="0" w:space="0" w:color="auto"/>
          </w:divBdr>
        </w:div>
        <w:div w:id="208960469">
          <w:marLeft w:val="480"/>
          <w:marRight w:val="0"/>
          <w:marTop w:val="0"/>
          <w:marBottom w:val="0"/>
          <w:divBdr>
            <w:top w:val="none" w:sz="0" w:space="0" w:color="auto"/>
            <w:left w:val="none" w:sz="0" w:space="0" w:color="auto"/>
            <w:bottom w:val="none" w:sz="0" w:space="0" w:color="auto"/>
            <w:right w:val="none" w:sz="0" w:space="0" w:color="auto"/>
          </w:divBdr>
        </w:div>
        <w:div w:id="1077678693">
          <w:marLeft w:val="480"/>
          <w:marRight w:val="0"/>
          <w:marTop w:val="0"/>
          <w:marBottom w:val="0"/>
          <w:divBdr>
            <w:top w:val="none" w:sz="0" w:space="0" w:color="auto"/>
            <w:left w:val="none" w:sz="0" w:space="0" w:color="auto"/>
            <w:bottom w:val="none" w:sz="0" w:space="0" w:color="auto"/>
            <w:right w:val="none" w:sz="0" w:space="0" w:color="auto"/>
          </w:divBdr>
        </w:div>
        <w:div w:id="1233392867">
          <w:marLeft w:val="480"/>
          <w:marRight w:val="0"/>
          <w:marTop w:val="0"/>
          <w:marBottom w:val="0"/>
          <w:divBdr>
            <w:top w:val="none" w:sz="0" w:space="0" w:color="auto"/>
            <w:left w:val="none" w:sz="0" w:space="0" w:color="auto"/>
            <w:bottom w:val="none" w:sz="0" w:space="0" w:color="auto"/>
            <w:right w:val="none" w:sz="0" w:space="0" w:color="auto"/>
          </w:divBdr>
        </w:div>
        <w:div w:id="1422874518">
          <w:marLeft w:val="480"/>
          <w:marRight w:val="0"/>
          <w:marTop w:val="0"/>
          <w:marBottom w:val="0"/>
          <w:divBdr>
            <w:top w:val="none" w:sz="0" w:space="0" w:color="auto"/>
            <w:left w:val="none" w:sz="0" w:space="0" w:color="auto"/>
            <w:bottom w:val="none" w:sz="0" w:space="0" w:color="auto"/>
            <w:right w:val="none" w:sz="0" w:space="0" w:color="auto"/>
          </w:divBdr>
        </w:div>
        <w:div w:id="846944745">
          <w:marLeft w:val="480"/>
          <w:marRight w:val="0"/>
          <w:marTop w:val="0"/>
          <w:marBottom w:val="0"/>
          <w:divBdr>
            <w:top w:val="none" w:sz="0" w:space="0" w:color="auto"/>
            <w:left w:val="none" w:sz="0" w:space="0" w:color="auto"/>
            <w:bottom w:val="none" w:sz="0" w:space="0" w:color="auto"/>
            <w:right w:val="none" w:sz="0" w:space="0" w:color="auto"/>
          </w:divBdr>
        </w:div>
        <w:div w:id="1474366953">
          <w:marLeft w:val="480"/>
          <w:marRight w:val="0"/>
          <w:marTop w:val="0"/>
          <w:marBottom w:val="0"/>
          <w:divBdr>
            <w:top w:val="none" w:sz="0" w:space="0" w:color="auto"/>
            <w:left w:val="none" w:sz="0" w:space="0" w:color="auto"/>
            <w:bottom w:val="none" w:sz="0" w:space="0" w:color="auto"/>
            <w:right w:val="none" w:sz="0" w:space="0" w:color="auto"/>
          </w:divBdr>
        </w:div>
        <w:div w:id="720635470">
          <w:marLeft w:val="480"/>
          <w:marRight w:val="0"/>
          <w:marTop w:val="0"/>
          <w:marBottom w:val="0"/>
          <w:divBdr>
            <w:top w:val="none" w:sz="0" w:space="0" w:color="auto"/>
            <w:left w:val="none" w:sz="0" w:space="0" w:color="auto"/>
            <w:bottom w:val="none" w:sz="0" w:space="0" w:color="auto"/>
            <w:right w:val="none" w:sz="0" w:space="0" w:color="auto"/>
          </w:divBdr>
        </w:div>
        <w:div w:id="1593005012">
          <w:marLeft w:val="480"/>
          <w:marRight w:val="0"/>
          <w:marTop w:val="0"/>
          <w:marBottom w:val="0"/>
          <w:divBdr>
            <w:top w:val="none" w:sz="0" w:space="0" w:color="auto"/>
            <w:left w:val="none" w:sz="0" w:space="0" w:color="auto"/>
            <w:bottom w:val="none" w:sz="0" w:space="0" w:color="auto"/>
            <w:right w:val="none" w:sz="0" w:space="0" w:color="auto"/>
          </w:divBdr>
        </w:div>
        <w:div w:id="2074233533">
          <w:marLeft w:val="480"/>
          <w:marRight w:val="0"/>
          <w:marTop w:val="0"/>
          <w:marBottom w:val="0"/>
          <w:divBdr>
            <w:top w:val="none" w:sz="0" w:space="0" w:color="auto"/>
            <w:left w:val="none" w:sz="0" w:space="0" w:color="auto"/>
            <w:bottom w:val="none" w:sz="0" w:space="0" w:color="auto"/>
            <w:right w:val="none" w:sz="0" w:space="0" w:color="auto"/>
          </w:divBdr>
        </w:div>
        <w:div w:id="1417097272">
          <w:marLeft w:val="480"/>
          <w:marRight w:val="0"/>
          <w:marTop w:val="0"/>
          <w:marBottom w:val="0"/>
          <w:divBdr>
            <w:top w:val="none" w:sz="0" w:space="0" w:color="auto"/>
            <w:left w:val="none" w:sz="0" w:space="0" w:color="auto"/>
            <w:bottom w:val="none" w:sz="0" w:space="0" w:color="auto"/>
            <w:right w:val="none" w:sz="0" w:space="0" w:color="auto"/>
          </w:divBdr>
        </w:div>
        <w:div w:id="1952467916">
          <w:marLeft w:val="480"/>
          <w:marRight w:val="0"/>
          <w:marTop w:val="0"/>
          <w:marBottom w:val="0"/>
          <w:divBdr>
            <w:top w:val="none" w:sz="0" w:space="0" w:color="auto"/>
            <w:left w:val="none" w:sz="0" w:space="0" w:color="auto"/>
            <w:bottom w:val="none" w:sz="0" w:space="0" w:color="auto"/>
            <w:right w:val="none" w:sz="0" w:space="0" w:color="auto"/>
          </w:divBdr>
        </w:div>
        <w:div w:id="43606208">
          <w:marLeft w:val="480"/>
          <w:marRight w:val="0"/>
          <w:marTop w:val="0"/>
          <w:marBottom w:val="0"/>
          <w:divBdr>
            <w:top w:val="none" w:sz="0" w:space="0" w:color="auto"/>
            <w:left w:val="none" w:sz="0" w:space="0" w:color="auto"/>
            <w:bottom w:val="none" w:sz="0" w:space="0" w:color="auto"/>
            <w:right w:val="none" w:sz="0" w:space="0" w:color="auto"/>
          </w:divBdr>
        </w:div>
        <w:div w:id="1177764732">
          <w:marLeft w:val="480"/>
          <w:marRight w:val="0"/>
          <w:marTop w:val="0"/>
          <w:marBottom w:val="0"/>
          <w:divBdr>
            <w:top w:val="none" w:sz="0" w:space="0" w:color="auto"/>
            <w:left w:val="none" w:sz="0" w:space="0" w:color="auto"/>
            <w:bottom w:val="none" w:sz="0" w:space="0" w:color="auto"/>
            <w:right w:val="none" w:sz="0" w:space="0" w:color="auto"/>
          </w:divBdr>
        </w:div>
        <w:div w:id="210196466">
          <w:marLeft w:val="480"/>
          <w:marRight w:val="0"/>
          <w:marTop w:val="0"/>
          <w:marBottom w:val="0"/>
          <w:divBdr>
            <w:top w:val="none" w:sz="0" w:space="0" w:color="auto"/>
            <w:left w:val="none" w:sz="0" w:space="0" w:color="auto"/>
            <w:bottom w:val="none" w:sz="0" w:space="0" w:color="auto"/>
            <w:right w:val="none" w:sz="0" w:space="0" w:color="auto"/>
          </w:divBdr>
        </w:div>
        <w:div w:id="157042489">
          <w:marLeft w:val="480"/>
          <w:marRight w:val="0"/>
          <w:marTop w:val="0"/>
          <w:marBottom w:val="0"/>
          <w:divBdr>
            <w:top w:val="none" w:sz="0" w:space="0" w:color="auto"/>
            <w:left w:val="none" w:sz="0" w:space="0" w:color="auto"/>
            <w:bottom w:val="none" w:sz="0" w:space="0" w:color="auto"/>
            <w:right w:val="none" w:sz="0" w:space="0" w:color="auto"/>
          </w:divBdr>
        </w:div>
        <w:div w:id="67264084">
          <w:marLeft w:val="480"/>
          <w:marRight w:val="0"/>
          <w:marTop w:val="0"/>
          <w:marBottom w:val="0"/>
          <w:divBdr>
            <w:top w:val="none" w:sz="0" w:space="0" w:color="auto"/>
            <w:left w:val="none" w:sz="0" w:space="0" w:color="auto"/>
            <w:bottom w:val="none" w:sz="0" w:space="0" w:color="auto"/>
            <w:right w:val="none" w:sz="0" w:space="0" w:color="auto"/>
          </w:divBdr>
        </w:div>
        <w:div w:id="1416435787">
          <w:marLeft w:val="480"/>
          <w:marRight w:val="0"/>
          <w:marTop w:val="0"/>
          <w:marBottom w:val="0"/>
          <w:divBdr>
            <w:top w:val="none" w:sz="0" w:space="0" w:color="auto"/>
            <w:left w:val="none" w:sz="0" w:space="0" w:color="auto"/>
            <w:bottom w:val="none" w:sz="0" w:space="0" w:color="auto"/>
            <w:right w:val="none" w:sz="0" w:space="0" w:color="auto"/>
          </w:divBdr>
        </w:div>
        <w:div w:id="5985792">
          <w:marLeft w:val="480"/>
          <w:marRight w:val="0"/>
          <w:marTop w:val="0"/>
          <w:marBottom w:val="0"/>
          <w:divBdr>
            <w:top w:val="none" w:sz="0" w:space="0" w:color="auto"/>
            <w:left w:val="none" w:sz="0" w:space="0" w:color="auto"/>
            <w:bottom w:val="none" w:sz="0" w:space="0" w:color="auto"/>
            <w:right w:val="none" w:sz="0" w:space="0" w:color="auto"/>
          </w:divBdr>
        </w:div>
        <w:div w:id="1461727767">
          <w:marLeft w:val="480"/>
          <w:marRight w:val="0"/>
          <w:marTop w:val="0"/>
          <w:marBottom w:val="0"/>
          <w:divBdr>
            <w:top w:val="none" w:sz="0" w:space="0" w:color="auto"/>
            <w:left w:val="none" w:sz="0" w:space="0" w:color="auto"/>
            <w:bottom w:val="none" w:sz="0" w:space="0" w:color="auto"/>
            <w:right w:val="none" w:sz="0" w:space="0" w:color="auto"/>
          </w:divBdr>
        </w:div>
        <w:div w:id="789007852">
          <w:marLeft w:val="480"/>
          <w:marRight w:val="0"/>
          <w:marTop w:val="0"/>
          <w:marBottom w:val="0"/>
          <w:divBdr>
            <w:top w:val="none" w:sz="0" w:space="0" w:color="auto"/>
            <w:left w:val="none" w:sz="0" w:space="0" w:color="auto"/>
            <w:bottom w:val="none" w:sz="0" w:space="0" w:color="auto"/>
            <w:right w:val="none" w:sz="0" w:space="0" w:color="auto"/>
          </w:divBdr>
        </w:div>
        <w:div w:id="1991443054">
          <w:marLeft w:val="480"/>
          <w:marRight w:val="0"/>
          <w:marTop w:val="0"/>
          <w:marBottom w:val="0"/>
          <w:divBdr>
            <w:top w:val="none" w:sz="0" w:space="0" w:color="auto"/>
            <w:left w:val="none" w:sz="0" w:space="0" w:color="auto"/>
            <w:bottom w:val="none" w:sz="0" w:space="0" w:color="auto"/>
            <w:right w:val="none" w:sz="0" w:space="0" w:color="auto"/>
          </w:divBdr>
        </w:div>
        <w:div w:id="1192105141">
          <w:marLeft w:val="480"/>
          <w:marRight w:val="0"/>
          <w:marTop w:val="0"/>
          <w:marBottom w:val="0"/>
          <w:divBdr>
            <w:top w:val="none" w:sz="0" w:space="0" w:color="auto"/>
            <w:left w:val="none" w:sz="0" w:space="0" w:color="auto"/>
            <w:bottom w:val="none" w:sz="0" w:space="0" w:color="auto"/>
            <w:right w:val="none" w:sz="0" w:space="0" w:color="auto"/>
          </w:divBdr>
        </w:div>
        <w:div w:id="1937206442">
          <w:marLeft w:val="480"/>
          <w:marRight w:val="0"/>
          <w:marTop w:val="0"/>
          <w:marBottom w:val="0"/>
          <w:divBdr>
            <w:top w:val="none" w:sz="0" w:space="0" w:color="auto"/>
            <w:left w:val="none" w:sz="0" w:space="0" w:color="auto"/>
            <w:bottom w:val="none" w:sz="0" w:space="0" w:color="auto"/>
            <w:right w:val="none" w:sz="0" w:space="0" w:color="auto"/>
          </w:divBdr>
        </w:div>
        <w:div w:id="1774352990">
          <w:marLeft w:val="480"/>
          <w:marRight w:val="0"/>
          <w:marTop w:val="0"/>
          <w:marBottom w:val="0"/>
          <w:divBdr>
            <w:top w:val="none" w:sz="0" w:space="0" w:color="auto"/>
            <w:left w:val="none" w:sz="0" w:space="0" w:color="auto"/>
            <w:bottom w:val="none" w:sz="0" w:space="0" w:color="auto"/>
            <w:right w:val="none" w:sz="0" w:space="0" w:color="auto"/>
          </w:divBdr>
        </w:div>
        <w:div w:id="303776935">
          <w:marLeft w:val="480"/>
          <w:marRight w:val="0"/>
          <w:marTop w:val="0"/>
          <w:marBottom w:val="0"/>
          <w:divBdr>
            <w:top w:val="none" w:sz="0" w:space="0" w:color="auto"/>
            <w:left w:val="none" w:sz="0" w:space="0" w:color="auto"/>
            <w:bottom w:val="none" w:sz="0" w:space="0" w:color="auto"/>
            <w:right w:val="none" w:sz="0" w:space="0" w:color="auto"/>
          </w:divBdr>
        </w:div>
        <w:div w:id="1405764632">
          <w:marLeft w:val="480"/>
          <w:marRight w:val="0"/>
          <w:marTop w:val="0"/>
          <w:marBottom w:val="0"/>
          <w:divBdr>
            <w:top w:val="none" w:sz="0" w:space="0" w:color="auto"/>
            <w:left w:val="none" w:sz="0" w:space="0" w:color="auto"/>
            <w:bottom w:val="none" w:sz="0" w:space="0" w:color="auto"/>
            <w:right w:val="none" w:sz="0" w:space="0" w:color="auto"/>
          </w:divBdr>
        </w:div>
        <w:div w:id="1515923731">
          <w:marLeft w:val="480"/>
          <w:marRight w:val="0"/>
          <w:marTop w:val="0"/>
          <w:marBottom w:val="0"/>
          <w:divBdr>
            <w:top w:val="none" w:sz="0" w:space="0" w:color="auto"/>
            <w:left w:val="none" w:sz="0" w:space="0" w:color="auto"/>
            <w:bottom w:val="none" w:sz="0" w:space="0" w:color="auto"/>
            <w:right w:val="none" w:sz="0" w:space="0" w:color="auto"/>
          </w:divBdr>
        </w:div>
      </w:divsChild>
    </w:div>
    <w:div w:id="1491411492">
      <w:bodyDiv w:val="1"/>
      <w:marLeft w:val="0"/>
      <w:marRight w:val="0"/>
      <w:marTop w:val="0"/>
      <w:marBottom w:val="0"/>
      <w:divBdr>
        <w:top w:val="none" w:sz="0" w:space="0" w:color="auto"/>
        <w:left w:val="none" w:sz="0" w:space="0" w:color="auto"/>
        <w:bottom w:val="none" w:sz="0" w:space="0" w:color="auto"/>
        <w:right w:val="none" w:sz="0" w:space="0" w:color="auto"/>
      </w:divBdr>
    </w:div>
    <w:div w:id="1491671459">
      <w:bodyDiv w:val="1"/>
      <w:marLeft w:val="0"/>
      <w:marRight w:val="0"/>
      <w:marTop w:val="0"/>
      <w:marBottom w:val="0"/>
      <w:divBdr>
        <w:top w:val="none" w:sz="0" w:space="0" w:color="auto"/>
        <w:left w:val="none" w:sz="0" w:space="0" w:color="auto"/>
        <w:bottom w:val="none" w:sz="0" w:space="0" w:color="auto"/>
        <w:right w:val="none" w:sz="0" w:space="0" w:color="auto"/>
      </w:divBdr>
      <w:divsChild>
        <w:div w:id="1424687940">
          <w:marLeft w:val="640"/>
          <w:marRight w:val="0"/>
          <w:marTop w:val="0"/>
          <w:marBottom w:val="0"/>
          <w:divBdr>
            <w:top w:val="none" w:sz="0" w:space="0" w:color="auto"/>
            <w:left w:val="none" w:sz="0" w:space="0" w:color="auto"/>
            <w:bottom w:val="none" w:sz="0" w:space="0" w:color="auto"/>
            <w:right w:val="none" w:sz="0" w:space="0" w:color="auto"/>
          </w:divBdr>
        </w:div>
        <w:div w:id="1237008475">
          <w:marLeft w:val="640"/>
          <w:marRight w:val="0"/>
          <w:marTop w:val="0"/>
          <w:marBottom w:val="0"/>
          <w:divBdr>
            <w:top w:val="none" w:sz="0" w:space="0" w:color="auto"/>
            <w:left w:val="none" w:sz="0" w:space="0" w:color="auto"/>
            <w:bottom w:val="none" w:sz="0" w:space="0" w:color="auto"/>
            <w:right w:val="none" w:sz="0" w:space="0" w:color="auto"/>
          </w:divBdr>
        </w:div>
        <w:div w:id="1892034122">
          <w:marLeft w:val="640"/>
          <w:marRight w:val="0"/>
          <w:marTop w:val="0"/>
          <w:marBottom w:val="0"/>
          <w:divBdr>
            <w:top w:val="none" w:sz="0" w:space="0" w:color="auto"/>
            <w:left w:val="none" w:sz="0" w:space="0" w:color="auto"/>
            <w:bottom w:val="none" w:sz="0" w:space="0" w:color="auto"/>
            <w:right w:val="none" w:sz="0" w:space="0" w:color="auto"/>
          </w:divBdr>
        </w:div>
        <w:div w:id="2086756351">
          <w:marLeft w:val="640"/>
          <w:marRight w:val="0"/>
          <w:marTop w:val="0"/>
          <w:marBottom w:val="0"/>
          <w:divBdr>
            <w:top w:val="none" w:sz="0" w:space="0" w:color="auto"/>
            <w:left w:val="none" w:sz="0" w:space="0" w:color="auto"/>
            <w:bottom w:val="none" w:sz="0" w:space="0" w:color="auto"/>
            <w:right w:val="none" w:sz="0" w:space="0" w:color="auto"/>
          </w:divBdr>
        </w:div>
        <w:div w:id="1821188571">
          <w:marLeft w:val="640"/>
          <w:marRight w:val="0"/>
          <w:marTop w:val="0"/>
          <w:marBottom w:val="0"/>
          <w:divBdr>
            <w:top w:val="none" w:sz="0" w:space="0" w:color="auto"/>
            <w:left w:val="none" w:sz="0" w:space="0" w:color="auto"/>
            <w:bottom w:val="none" w:sz="0" w:space="0" w:color="auto"/>
            <w:right w:val="none" w:sz="0" w:space="0" w:color="auto"/>
          </w:divBdr>
        </w:div>
        <w:div w:id="1537935691">
          <w:marLeft w:val="640"/>
          <w:marRight w:val="0"/>
          <w:marTop w:val="0"/>
          <w:marBottom w:val="0"/>
          <w:divBdr>
            <w:top w:val="none" w:sz="0" w:space="0" w:color="auto"/>
            <w:left w:val="none" w:sz="0" w:space="0" w:color="auto"/>
            <w:bottom w:val="none" w:sz="0" w:space="0" w:color="auto"/>
            <w:right w:val="none" w:sz="0" w:space="0" w:color="auto"/>
          </w:divBdr>
        </w:div>
        <w:div w:id="73401635">
          <w:marLeft w:val="640"/>
          <w:marRight w:val="0"/>
          <w:marTop w:val="0"/>
          <w:marBottom w:val="0"/>
          <w:divBdr>
            <w:top w:val="none" w:sz="0" w:space="0" w:color="auto"/>
            <w:left w:val="none" w:sz="0" w:space="0" w:color="auto"/>
            <w:bottom w:val="none" w:sz="0" w:space="0" w:color="auto"/>
            <w:right w:val="none" w:sz="0" w:space="0" w:color="auto"/>
          </w:divBdr>
        </w:div>
        <w:div w:id="620107797">
          <w:marLeft w:val="640"/>
          <w:marRight w:val="0"/>
          <w:marTop w:val="0"/>
          <w:marBottom w:val="0"/>
          <w:divBdr>
            <w:top w:val="none" w:sz="0" w:space="0" w:color="auto"/>
            <w:left w:val="none" w:sz="0" w:space="0" w:color="auto"/>
            <w:bottom w:val="none" w:sz="0" w:space="0" w:color="auto"/>
            <w:right w:val="none" w:sz="0" w:space="0" w:color="auto"/>
          </w:divBdr>
        </w:div>
        <w:div w:id="1971281917">
          <w:marLeft w:val="640"/>
          <w:marRight w:val="0"/>
          <w:marTop w:val="0"/>
          <w:marBottom w:val="0"/>
          <w:divBdr>
            <w:top w:val="none" w:sz="0" w:space="0" w:color="auto"/>
            <w:left w:val="none" w:sz="0" w:space="0" w:color="auto"/>
            <w:bottom w:val="none" w:sz="0" w:space="0" w:color="auto"/>
            <w:right w:val="none" w:sz="0" w:space="0" w:color="auto"/>
          </w:divBdr>
        </w:div>
        <w:div w:id="364260513">
          <w:marLeft w:val="640"/>
          <w:marRight w:val="0"/>
          <w:marTop w:val="0"/>
          <w:marBottom w:val="0"/>
          <w:divBdr>
            <w:top w:val="none" w:sz="0" w:space="0" w:color="auto"/>
            <w:left w:val="none" w:sz="0" w:space="0" w:color="auto"/>
            <w:bottom w:val="none" w:sz="0" w:space="0" w:color="auto"/>
            <w:right w:val="none" w:sz="0" w:space="0" w:color="auto"/>
          </w:divBdr>
        </w:div>
        <w:div w:id="738092217">
          <w:marLeft w:val="640"/>
          <w:marRight w:val="0"/>
          <w:marTop w:val="0"/>
          <w:marBottom w:val="0"/>
          <w:divBdr>
            <w:top w:val="none" w:sz="0" w:space="0" w:color="auto"/>
            <w:left w:val="none" w:sz="0" w:space="0" w:color="auto"/>
            <w:bottom w:val="none" w:sz="0" w:space="0" w:color="auto"/>
            <w:right w:val="none" w:sz="0" w:space="0" w:color="auto"/>
          </w:divBdr>
        </w:div>
        <w:div w:id="1136991480">
          <w:marLeft w:val="640"/>
          <w:marRight w:val="0"/>
          <w:marTop w:val="0"/>
          <w:marBottom w:val="0"/>
          <w:divBdr>
            <w:top w:val="none" w:sz="0" w:space="0" w:color="auto"/>
            <w:left w:val="none" w:sz="0" w:space="0" w:color="auto"/>
            <w:bottom w:val="none" w:sz="0" w:space="0" w:color="auto"/>
            <w:right w:val="none" w:sz="0" w:space="0" w:color="auto"/>
          </w:divBdr>
        </w:div>
        <w:div w:id="1735590733">
          <w:marLeft w:val="640"/>
          <w:marRight w:val="0"/>
          <w:marTop w:val="0"/>
          <w:marBottom w:val="0"/>
          <w:divBdr>
            <w:top w:val="none" w:sz="0" w:space="0" w:color="auto"/>
            <w:left w:val="none" w:sz="0" w:space="0" w:color="auto"/>
            <w:bottom w:val="none" w:sz="0" w:space="0" w:color="auto"/>
            <w:right w:val="none" w:sz="0" w:space="0" w:color="auto"/>
          </w:divBdr>
        </w:div>
        <w:div w:id="580720600">
          <w:marLeft w:val="640"/>
          <w:marRight w:val="0"/>
          <w:marTop w:val="0"/>
          <w:marBottom w:val="0"/>
          <w:divBdr>
            <w:top w:val="none" w:sz="0" w:space="0" w:color="auto"/>
            <w:left w:val="none" w:sz="0" w:space="0" w:color="auto"/>
            <w:bottom w:val="none" w:sz="0" w:space="0" w:color="auto"/>
            <w:right w:val="none" w:sz="0" w:space="0" w:color="auto"/>
          </w:divBdr>
        </w:div>
        <w:div w:id="1072774009">
          <w:marLeft w:val="640"/>
          <w:marRight w:val="0"/>
          <w:marTop w:val="0"/>
          <w:marBottom w:val="0"/>
          <w:divBdr>
            <w:top w:val="none" w:sz="0" w:space="0" w:color="auto"/>
            <w:left w:val="none" w:sz="0" w:space="0" w:color="auto"/>
            <w:bottom w:val="none" w:sz="0" w:space="0" w:color="auto"/>
            <w:right w:val="none" w:sz="0" w:space="0" w:color="auto"/>
          </w:divBdr>
        </w:div>
        <w:div w:id="479156221">
          <w:marLeft w:val="640"/>
          <w:marRight w:val="0"/>
          <w:marTop w:val="0"/>
          <w:marBottom w:val="0"/>
          <w:divBdr>
            <w:top w:val="none" w:sz="0" w:space="0" w:color="auto"/>
            <w:left w:val="none" w:sz="0" w:space="0" w:color="auto"/>
            <w:bottom w:val="none" w:sz="0" w:space="0" w:color="auto"/>
            <w:right w:val="none" w:sz="0" w:space="0" w:color="auto"/>
          </w:divBdr>
        </w:div>
        <w:div w:id="520242256">
          <w:marLeft w:val="640"/>
          <w:marRight w:val="0"/>
          <w:marTop w:val="0"/>
          <w:marBottom w:val="0"/>
          <w:divBdr>
            <w:top w:val="none" w:sz="0" w:space="0" w:color="auto"/>
            <w:left w:val="none" w:sz="0" w:space="0" w:color="auto"/>
            <w:bottom w:val="none" w:sz="0" w:space="0" w:color="auto"/>
            <w:right w:val="none" w:sz="0" w:space="0" w:color="auto"/>
          </w:divBdr>
        </w:div>
        <w:div w:id="1265266411">
          <w:marLeft w:val="640"/>
          <w:marRight w:val="0"/>
          <w:marTop w:val="0"/>
          <w:marBottom w:val="0"/>
          <w:divBdr>
            <w:top w:val="none" w:sz="0" w:space="0" w:color="auto"/>
            <w:left w:val="none" w:sz="0" w:space="0" w:color="auto"/>
            <w:bottom w:val="none" w:sz="0" w:space="0" w:color="auto"/>
            <w:right w:val="none" w:sz="0" w:space="0" w:color="auto"/>
          </w:divBdr>
        </w:div>
        <w:div w:id="1488672323">
          <w:marLeft w:val="640"/>
          <w:marRight w:val="0"/>
          <w:marTop w:val="0"/>
          <w:marBottom w:val="0"/>
          <w:divBdr>
            <w:top w:val="none" w:sz="0" w:space="0" w:color="auto"/>
            <w:left w:val="none" w:sz="0" w:space="0" w:color="auto"/>
            <w:bottom w:val="none" w:sz="0" w:space="0" w:color="auto"/>
            <w:right w:val="none" w:sz="0" w:space="0" w:color="auto"/>
          </w:divBdr>
        </w:div>
        <w:div w:id="1474716900">
          <w:marLeft w:val="640"/>
          <w:marRight w:val="0"/>
          <w:marTop w:val="0"/>
          <w:marBottom w:val="0"/>
          <w:divBdr>
            <w:top w:val="none" w:sz="0" w:space="0" w:color="auto"/>
            <w:left w:val="none" w:sz="0" w:space="0" w:color="auto"/>
            <w:bottom w:val="none" w:sz="0" w:space="0" w:color="auto"/>
            <w:right w:val="none" w:sz="0" w:space="0" w:color="auto"/>
          </w:divBdr>
        </w:div>
        <w:div w:id="838740197">
          <w:marLeft w:val="640"/>
          <w:marRight w:val="0"/>
          <w:marTop w:val="0"/>
          <w:marBottom w:val="0"/>
          <w:divBdr>
            <w:top w:val="none" w:sz="0" w:space="0" w:color="auto"/>
            <w:left w:val="none" w:sz="0" w:space="0" w:color="auto"/>
            <w:bottom w:val="none" w:sz="0" w:space="0" w:color="auto"/>
            <w:right w:val="none" w:sz="0" w:space="0" w:color="auto"/>
          </w:divBdr>
        </w:div>
        <w:div w:id="2100445906">
          <w:marLeft w:val="640"/>
          <w:marRight w:val="0"/>
          <w:marTop w:val="0"/>
          <w:marBottom w:val="0"/>
          <w:divBdr>
            <w:top w:val="none" w:sz="0" w:space="0" w:color="auto"/>
            <w:left w:val="none" w:sz="0" w:space="0" w:color="auto"/>
            <w:bottom w:val="none" w:sz="0" w:space="0" w:color="auto"/>
            <w:right w:val="none" w:sz="0" w:space="0" w:color="auto"/>
          </w:divBdr>
        </w:div>
        <w:div w:id="127212583">
          <w:marLeft w:val="640"/>
          <w:marRight w:val="0"/>
          <w:marTop w:val="0"/>
          <w:marBottom w:val="0"/>
          <w:divBdr>
            <w:top w:val="none" w:sz="0" w:space="0" w:color="auto"/>
            <w:left w:val="none" w:sz="0" w:space="0" w:color="auto"/>
            <w:bottom w:val="none" w:sz="0" w:space="0" w:color="auto"/>
            <w:right w:val="none" w:sz="0" w:space="0" w:color="auto"/>
          </w:divBdr>
        </w:div>
        <w:div w:id="492531951">
          <w:marLeft w:val="640"/>
          <w:marRight w:val="0"/>
          <w:marTop w:val="0"/>
          <w:marBottom w:val="0"/>
          <w:divBdr>
            <w:top w:val="none" w:sz="0" w:space="0" w:color="auto"/>
            <w:left w:val="none" w:sz="0" w:space="0" w:color="auto"/>
            <w:bottom w:val="none" w:sz="0" w:space="0" w:color="auto"/>
            <w:right w:val="none" w:sz="0" w:space="0" w:color="auto"/>
          </w:divBdr>
        </w:div>
        <w:div w:id="809321942">
          <w:marLeft w:val="640"/>
          <w:marRight w:val="0"/>
          <w:marTop w:val="0"/>
          <w:marBottom w:val="0"/>
          <w:divBdr>
            <w:top w:val="none" w:sz="0" w:space="0" w:color="auto"/>
            <w:left w:val="none" w:sz="0" w:space="0" w:color="auto"/>
            <w:bottom w:val="none" w:sz="0" w:space="0" w:color="auto"/>
            <w:right w:val="none" w:sz="0" w:space="0" w:color="auto"/>
          </w:divBdr>
        </w:div>
        <w:div w:id="1185750066">
          <w:marLeft w:val="640"/>
          <w:marRight w:val="0"/>
          <w:marTop w:val="0"/>
          <w:marBottom w:val="0"/>
          <w:divBdr>
            <w:top w:val="none" w:sz="0" w:space="0" w:color="auto"/>
            <w:left w:val="none" w:sz="0" w:space="0" w:color="auto"/>
            <w:bottom w:val="none" w:sz="0" w:space="0" w:color="auto"/>
            <w:right w:val="none" w:sz="0" w:space="0" w:color="auto"/>
          </w:divBdr>
        </w:div>
        <w:div w:id="743913132">
          <w:marLeft w:val="640"/>
          <w:marRight w:val="0"/>
          <w:marTop w:val="0"/>
          <w:marBottom w:val="0"/>
          <w:divBdr>
            <w:top w:val="none" w:sz="0" w:space="0" w:color="auto"/>
            <w:left w:val="none" w:sz="0" w:space="0" w:color="auto"/>
            <w:bottom w:val="none" w:sz="0" w:space="0" w:color="auto"/>
            <w:right w:val="none" w:sz="0" w:space="0" w:color="auto"/>
          </w:divBdr>
        </w:div>
        <w:div w:id="2065982195">
          <w:marLeft w:val="640"/>
          <w:marRight w:val="0"/>
          <w:marTop w:val="0"/>
          <w:marBottom w:val="0"/>
          <w:divBdr>
            <w:top w:val="none" w:sz="0" w:space="0" w:color="auto"/>
            <w:left w:val="none" w:sz="0" w:space="0" w:color="auto"/>
            <w:bottom w:val="none" w:sz="0" w:space="0" w:color="auto"/>
            <w:right w:val="none" w:sz="0" w:space="0" w:color="auto"/>
          </w:divBdr>
        </w:div>
        <w:div w:id="461966802">
          <w:marLeft w:val="640"/>
          <w:marRight w:val="0"/>
          <w:marTop w:val="0"/>
          <w:marBottom w:val="0"/>
          <w:divBdr>
            <w:top w:val="none" w:sz="0" w:space="0" w:color="auto"/>
            <w:left w:val="none" w:sz="0" w:space="0" w:color="auto"/>
            <w:bottom w:val="none" w:sz="0" w:space="0" w:color="auto"/>
            <w:right w:val="none" w:sz="0" w:space="0" w:color="auto"/>
          </w:divBdr>
        </w:div>
        <w:div w:id="1148519418">
          <w:marLeft w:val="640"/>
          <w:marRight w:val="0"/>
          <w:marTop w:val="0"/>
          <w:marBottom w:val="0"/>
          <w:divBdr>
            <w:top w:val="none" w:sz="0" w:space="0" w:color="auto"/>
            <w:left w:val="none" w:sz="0" w:space="0" w:color="auto"/>
            <w:bottom w:val="none" w:sz="0" w:space="0" w:color="auto"/>
            <w:right w:val="none" w:sz="0" w:space="0" w:color="auto"/>
          </w:divBdr>
        </w:div>
        <w:div w:id="636030413">
          <w:marLeft w:val="640"/>
          <w:marRight w:val="0"/>
          <w:marTop w:val="0"/>
          <w:marBottom w:val="0"/>
          <w:divBdr>
            <w:top w:val="none" w:sz="0" w:space="0" w:color="auto"/>
            <w:left w:val="none" w:sz="0" w:space="0" w:color="auto"/>
            <w:bottom w:val="none" w:sz="0" w:space="0" w:color="auto"/>
            <w:right w:val="none" w:sz="0" w:space="0" w:color="auto"/>
          </w:divBdr>
        </w:div>
        <w:div w:id="131481330">
          <w:marLeft w:val="640"/>
          <w:marRight w:val="0"/>
          <w:marTop w:val="0"/>
          <w:marBottom w:val="0"/>
          <w:divBdr>
            <w:top w:val="none" w:sz="0" w:space="0" w:color="auto"/>
            <w:left w:val="none" w:sz="0" w:space="0" w:color="auto"/>
            <w:bottom w:val="none" w:sz="0" w:space="0" w:color="auto"/>
            <w:right w:val="none" w:sz="0" w:space="0" w:color="auto"/>
          </w:divBdr>
        </w:div>
        <w:div w:id="1845392790">
          <w:marLeft w:val="640"/>
          <w:marRight w:val="0"/>
          <w:marTop w:val="0"/>
          <w:marBottom w:val="0"/>
          <w:divBdr>
            <w:top w:val="none" w:sz="0" w:space="0" w:color="auto"/>
            <w:left w:val="none" w:sz="0" w:space="0" w:color="auto"/>
            <w:bottom w:val="none" w:sz="0" w:space="0" w:color="auto"/>
            <w:right w:val="none" w:sz="0" w:space="0" w:color="auto"/>
          </w:divBdr>
        </w:div>
        <w:div w:id="456265385">
          <w:marLeft w:val="640"/>
          <w:marRight w:val="0"/>
          <w:marTop w:val="0"/>
          <w:marBottom w:val="0"/>
          <w:divBdr>
            <w:top w:val="none" w:sz="0" w:space="0" w:color="auto"/>
            <w:left w:val="none" w:sz="0" w:space="0" w:color="auto"/>
            <w:bottom w:val="none" w:sz="0" w:space="0" w:color="auto"/>
            <w:right w:val="none" w:sz="0" w:space="0" w:color="auto"/>
          </w:divBdr>
        </w:div>
        <w:div w:id="1722051318">
          <w:marLeft w:val="640"/>
          <w:marRight w:val="0"/>
          <w:marTop w:val="0"/>
          <w:marBottom w:val="0"/>
          <w:divBdr>
            <w:top w:val="none" w:sz="0" w:space="0" w:color="auto"/>
            <w:left w:val="none" w:sz="0" w:space="0" w:color="auto"/>
            <w:bottom w:val="none" w:sz="0" w:space="0" w:color="auto"/>
            <w:right w:val="none" w:sz="0" w:space="0" w:color="auto"/>
          </w:divBdr>
        </w:div>
        <w:div w:id="2052226379">
          <w:marLeft w:val="640"/>
          <w:marRight w:val="0"/>
          <w:marTop w:val="0"/>
          <w:marBottom w:val="0"/>
          <w:divBdr>
            <w:top w:val="none" w:sz="0" w:space="0" w:color="auto"/>
            <w:left w:val="none" w:sz="0" w:space="0" w:color="auto"/>
            <w:bottom w:val="none" w:sz="0" w:space="0" w:color="auto"/>
            <w:right w:val="none" w:sz="0" w:space="0" w:color="auto"/>
          </w:divBdr>
        </w:div>
        <w:div w:id="1396658141">
          <w:marLeft w:val="640"/>
          <w:marRight w:val="0"/>
          <w:marTop w:val="0"/>
          <w:marBottom w:val="0"/>
          <w:divBdr>
            <w:top w:val="none" w:sz="0" w:space="0" w:color="auto"/>
            <w:left w:val="none" w:sz="0" w:space="0" w:color="auto"/>
            <w:bottom w:val="none" w:sz="0" w:space="0" w:color="auto"/>
            <w:right w:val="none" w:sz="0" w:space="0" w:color="auto"/>
          </w:divBdr>
        </w:div>
        <w:div w:id="1729567014">
          <w:marLeft w:val="640"/>
          <w:marRight w:val="0"/>
          <w:marTop w:val="0"/>
          <w:marBottom w:val="0"/>
          <w:divBdr>
            <w:top w:val="none" w:sz="0" w:space="0" w:color="auto"/>
            <w:left w:val="none" w:sz="0" w:space="0" w:color="auto"/>
            <w:bottom w:val="none" w:sz="0" w:space="0" w:color="auto"/>
            <w:right w:val="none" w:sz="0" w:space="0" w:color="auto"/>
          </w:divBdr>
        </w:div>
        <w:div w:id="1497844658">
          <w:marLeft w:val="640"/>
          <w:marRight w:val="0"/>
          <w:marTop w:val="0"/>
          <w:marBottom w:val="0"/>
          <w:divBdr>
            <w:top w:val="none" w:sz="0" w:space="0" w:color="auto"/>
            <w:left w:val="none" w:sz="0" w:space="0" w:color="auto"/>
            <w:bottom w:val="none" w:sz="0" w:space="0" w:color="auto"/>
            <w:right w:val="none" w:sz="0" w:space="0" w:color="auto"/>
          </w:divBdr>
        </w:div>
        <w:div w:id="2106145682">
          <w:marLeft w:val="640"/>
          <w:marRight w:val="0"/>
          <w:marTop w:val="0"/>
          <w:marBottom w:val="0"/>
          <w:divBdr>
            <w:top w:val="none" w:sz="0" w:space="0" w:color="auto"/>
            <w:left w:val="none" w:sz="0" w:space="0" w:color="auto"/>
            <w:bottom w:val="none" w:sz="0" w:space="0" w:color="auto"/>
            <w:right w:val="none" w:sz="0" w:space="0" w:color="auto"/>
          </w:divBdr>
        </w:div>
        <w:div w:id="1589802029">
          <w:marLeft w:val="640"/>
          <w:marRight w:val="0"/>
          <w:marTop w:val="0"/>
          <w:marBottom w:val="0"/>
          <w:divBdr>
            <w:top w:val="none" w:sz="0" w:space="0" w:color="auto"/>
            <w:left w:val="none" w:sz="0" w:space="0" w:color="auto"/>
            <w:bottom w:val="none" w:sz="0" w:space="0" w:color="auto"/>
            <w:right w:val="none" w:sz="0" w:space="0" w:color="auto"/>
          </w:divBdr>
        </w:div>
        <w:div w:id="510530890">
          <w:marLeft w:val="640"/>
          <w:marRight w:val="0"/>
          <w:marTop w:val="0"/>
          <w:marBottom w:val="0"/>
          <w:divBdr>
            <w:top w:val="none" w:sz="0" w:space="0" w:color="auto"/>
            <w:left w:val="none" w:sz="0" w:space="0" w:color="auto"/>
            <w:bottom w:val="none" w:sz="0" w:space="0" w:color="auto"/>
            <w:right w:val="none" w:sz="0" w:space="0" w:color="auto"/>
          </w:divBdr>
        </w:div>
        <w:div w:id="1394238140">
          <w:marLeft w:val="640"/>
          <w:marRight w:val="0"/>
          <w:marTop w:val="0"/>
          <w:marBottom w:val="0"/>
          <w:divBdr>
            <w:top w:val="none" w:sz="0" w:space="0" w:color="auto"/>
            <w:left w:val="none" w:sz="0" w:space="0" w:color="auto"/>
            <w:bottom w:val="none" w:sz="0" w:space="0" w:color="auto"/>
            <w:right w:val="none" w:sz="0" w:space="0" w:color="auto"/>
          </w:divBdr>
        </w:div>
        <w:div w:id="1861578655">
          <w:marLeft w:val="640"/>
          <w:marRight w:val="0"/>
          <w:marTop w:val="0"/>
          <w:marBottom w:val="0"/>
          <w:divBdr>
            <w:top w:val="none" w:sz="0" w:space="0" w:color="auto"/>
            <w:left w:val="none" w:sz="0" w:space="0" w:color="auto"/>
            <w:bottom w:val="none" w:sz="0" w:space="0" w:color="auto"/>
            <w:right w:val="none" w:sz="0" w:space="0" w:color="auto"/>
          </w:divBdr>
        </w:div>
        <w:div w:id="1644695681">
          <w:marLeft w:val="640"/>
          <w:marRight w:val="0"/>
          <w:marTop w:val="0"/>
          <w:marBottom w:val="0"/>
          <w:divBdr>
            <w:top w:val="none" w:sz="0" w:space="0" w:color="auto"/>
            <w:left w:val="none" w:sz="0" w:space="0" w:color="auto"/>
            <w:bottom w:val="none" w:sz="0" w:space="0" w:color="auto"/>
            <w:right w:val="none" w:sz="0" w:space="0" w:color="auto"/>
          </w:divBdr>
        </w:div>
        <w:div w:id="930428914">
          <w:marLeft w:val="640"/>
          <w:marRight w:val="0"/>
          <w:marTop w:val="0"/>
          <w:marBottom w:val="0"/>
          <w:divBdr>
            <w:top w:val="none" w:sz="0" w:space="0" w:color="auto"/>
            <w:left w:val="none" w:sz="0" w:space="0" w:color="auto"/>
            <w:bottom w:val="none" w:sz="0" w:space="0" w:color="auto"/>
            <w:right w:val="none" w:sz="0" w:space="0" w:color="auto"/>
          </w:divBdr>
        </w:div>
        <w:div w:id="1750883393">
          <w:marLeft w:val="640"/>
          <w:marRight w:val="0"/>
          <w:marTop w:val="0"/>
          <w:marBottom w:val="0"/>
          <w:divBdr>
            <w:top w:val="none" w:sz="0" w:space="0" w:color="auto"/>
            <w:left w:val="none" w:sz="0" w:space="0" w:color="auto"/>
            <w:bottom w:val="none" w:sz="0" w:space="0" w:color="auto"/>
            <w:right w:val="none" w:sz="0" w:space="0" w:color="auto"/>
          </w:divBdr>
        </w:div>
        <w:div w:id="1181164790">
          <w:marLeft w:val="640"/>
          <w:marRight w:val="0"/>
          <w:marTop w:val="0"/>
          <w:marBottom w:val="0"/>
          <w:divBdr>
            <w:top w:val="none" w:sz="0" w:space="0" w:color="auto"/>
            <w:left w:val="none" w:sz="0" w:space="0" w:color="auto"/>
            <w:bottom w:val="none" w:sz="0" w:space="0" w:color="auto"/>
            <w:right w:val="none" w:sz="0" w:space="0" w:color="auto"/>
          </w:divBdr>
        </w:div>
        <w:div w:id="316542854">
          <w:marLeft w:val="640"/>
          <w:marRight w:val="0"/>
          <w:marTop w:val="0"/>
          <w:marBottom w:val="0"/>
          <w:divBdr>
            <w:top w:val="none" w:sz="0" w:space="0" w:color="auto"/>
            <w:left w:val="none" w:sz="0" w:space="0" w:color="auto"/>
            <w:bottom w:val="none" w:sz="0" w:space="0" w:color="auto"/>
            <w:right w:val="none" w:sz="0" w:space="0" w:color="auto"/>
          </w:divBdr>
        </w:div>
        <w:div w:id="368920439">
          <w:marLeft w:val="640"/>
          <w:marRight w:val="0"/>
          <w:marTop w:val="0"/>
          <w:marBottom w:val="0"/>
          <w:divBdr>
            <w:top w:val="none" w:sz="0" w:space="0" w:color="auto"/>
            <w:left w:val="none" w:sz="0" w:space="0" w:color="auto"/>
            <w:bottom w:val="none" w:sz="0" w:space="0" w:color="auto"/>
            <w:right w:val="none" w:sz="0" w:space="0" w:color="auto"/>
          </w:divBdr>
        </w:div>
        <w:div w:id="1269433419">
          <w:marLeft w:val="640"/>
          <w:marRight w:val="0"/>
          <w:marTop w:val="0"/>
          <w:marBottom w:val="0"/>
          <w:divBdr>
            <w:top w:val="none" w:sz="0" w:space="0" w:color="auto"/>
            <w:left w:val="none" w:sz="0" w:space="0" w:color="auto"/>
            <w:bottom w:val="none" w:sz="0" w:space="0" w:color="auto"/>
            <w:right w:val="none" w:sz="0" w:space="0" w:color="auto"/>
          </w:divBdr>
        </w:div>
        <w:div w:id="946808509">
          <w:marLeft w:val="640"/>
          <w:marRight w:val="0"/>
          <w:marTop w:val="0"/>
          <w:marBottom w:val="0"/>
          <w:divBdr>
            <w:top w:val="none" w:sz="0" w:space="0" w:color="auto"/>
            <w:left w:val="none" w:sz="0" w:space="0" w:color="auto"/>
            <w:bottom w:val="none" w:sz="0" w:space="0" w:color="auto"/>
            <w:right w:val="none" w:sz="0" w:space="0" w:color="auto"/>
          </w:divBdr>
        </w:div>
        <w:div w:id="1093669486">
          <w:marLeft w:val="640"/>
          <w:marRight w:val="0"/>
          <w:marTop w:val="0"/>
          <w:marBottom w:val="0"/>
          <w:divBdr>
            <w:top w:val="none" w:sz="0" w:space="0" w:color="auto"/>
            <w:left w:val="none" w:sz="0" w:space="0" w:color="auto"/>
            <w:bottom w:val="none" w:sz="0" w:space="0" w:color="auto"/>
            <w:right w:val="none" w:sz="0" w:space="0" w:color="auto"/>
          </w:divBdr>
        </w:div>
        <w:div w:id="103691269">
          <w:marLeft w:val="640"/>
          <w:marRight w:val="0"/>
          <w:marTop w:val="0"/>
          <w:marBottom w:val="0"/>
          <w:divBdr>
            <w:top w:val="none" w:sz="0" w:space="0" w:color="auto"/>
            <w:left w:val="none" w:sz="0" w:space="0" w:color="auto"/>
            <w:bottom w:val="none" w:sz="0" w:space="0" w:color="auto"/>
            <w:right w:val="none" w:sz="0" w:space="0" w:color="auto"/>
          </w:divBdr>
        </w:div>
        <w:div w:id="1259411180">
          <w:marLeft w:val="640"/>
          <w:marRight w:val="0"/>
          <w:marTop w:val="0"/>
          <w:marBottom w:val="0"/>
          <w:divBdr>
            <w:top w:val="none" w:sz="0" w:space="0" w:color="auto"/>
            <w:left w:val="none" w:sz="0" w:space="0" w:color="auto"/>
            <w:bottom w:val="none" w:sz="0" w:space="0" w:color="auto"/>
            <w:right w:val="none" w:sz="0" w:space="0" w:color="auto"/>
          </w:divBdr>
        </w:div>
        <w:div w:id="2001615225">
          <w:marLeft w:val="640"/>
          <w:marRight w:val="0"/>
          <w:marTop w:val="0"/>
          <w:marBottom w:val="0"/>
          <w:divBdr>
            <w:top w:val="none" w:sz="0" w:space="0" w:color="auto"/>
            <w:left w:val="none" w:sz="0" w:space="0" w:color="auto"/>
            <w:bottom w:val="none" w:sz="0" w:space="0" w:color="auto"/>
            <w:right w:val="none" w:sz="0" w:space="0" w:color="auto"/>
          </w:divBdr>
        </w:div>
        <w:div w:id="11147793">
          <w:marLeft w:val="640"/>
          <w:marRight w:val="0"/>
          <w:marTop w:val="0"/>
          <w:marBottom w:val="0"/>
          <w:divBdr>
            <w:top w:val="none" w:sz="0" w:space="0" w:color="auto"/>
            <w:left w:val="none" w:sz="0" w:space="0" w:color="auto"/>
            <w:bottom w:val="none" w:sz="0" w:space="0" w:color="auto"/>
            <w:right w:val="none" w:sz="0" w:space="0" w:color="auto"/>
          </w:divBdr>
        </w:div>
        <w:div w:id="224922028">
          <w:marLeft w:val="640"/>
          <w:marRight w:val="0"/>
          <w:marTop w:val="0"/>
          <w:marBottom w:val="0"/>
          <w:divBdr>
            <w:top w:val="none" w:sz="0" w:space="0" w:color="auto"/>
            <w:left w:val="none" w:sz="0" w:space="0" w:color="auto"/>
            <w:bottom w:val="none" w:sz="0" w:space="0" w:color="auto"/>
            <w:right w:val="none" w:sz="0" w:space="0" w:color="auto"/>
          </w:divBdr>
        </w:div>
        <w:div w:id="59061504">
          <w:marLeft w:val="640"/>
          <w:marRight w:val="0"/>
          <w:marTop w:val="0"/>
          <w:marBottom w:val="0"/>
          <w:divBdr>
            <w:top w:val="none" w:sz="0" w:space="0" w:color="auto"/>
            <w:left w:val="none" w:sz="0" w:space="0" w:color="auto"/>
            <w:bottom w:val="none" w:sz="0" w:space="0" w:color="auto"/>
            <w:right w:val="none" w:sz="0" w:space="0" w:color="auto"/>
          </w:divBdr>
        </w:div>
        <w:div w:id="1749618367">
          <w:marLeft w:val="640"/>
          <w:marRight w:val="0"/>
          <w:marTop w:val="0"/>
          <w:marBottom w:val="0"/>
          <w:divBdr>
            <w:top w:val="none" w:sz="0" w:space="0" w:color="auto"/>
            <w:left w:val="none" w:sz="0" w:space="0" w:color="auto"/>
            <w:bottom w:val="none" w:sz="0" w:space="0" w:color="auto"/>
            <w:right w:val="none" w:sz="0" w:space="0" w:color="auto"/>
          </w:divBdr>
        </w:div>
        <w:div w:id="831876966">
          <w:marLeft w:val="640"/>
          <w:marRight w:val="0"/>
          <w:marTop w:val="0"/>
          <w:marBottom w:val="0"/>
          <w:divBdr>
            <w:top w:val="none" w:sz="0" w:space="0" w:color="auto"/>
            <w:left w:val="none" w:sz="0" w:space="0" w:color="auto"/>
            <w:bottom w:val="none" w:sz="0" w:space="0" w:color="auto"/>
            <w:right w:val="none" w:sz="0" w:space="0" w:color="auto"/>
          </w:divBdr>
        </w:div>
        <w:div w:id="1452475586">
          <w:marLeft w:val="640"/>
          <w:marRight w:val="0"/>
          <w:marTop w:val="0"/>
          <w:marBottom w:val="0"/>
          <w:divBdr>
            <w:top w:val="none" w:sz="0" w:space="0" w:color="auto"/>
            <w:left w:val="none" w:sz="0" w:space="0" w:color="auto"/>
            <w:bottom w:val="none" w:sz="0" w:space="0" w:color="auto"/>
            <w:right w:val="none" w:sz="0" w:space="0" w:color="auto"/>
          </w:divBdr>
        </w:div>
        <w:div w:id="554005521">
          <w:marLeft w:val="640"/>
          <w:marRight w:val="0"/>
          <w:marTop w:val="0"/>
          <w:marBottom w:val="0"/>
          <w:divBdr>
            <w:top w:val="none" w:sz="0" w:space="0" w:color="auto"/>
            <w:left w:val="none" w:sz="0" w:space="0" w:color="auto"/>
            <w:bottom w:val="none" w:sz="0" w:space="0" w:color="auto"/>
            <w:right w:val="none" w:sz="0" w:space="0" w:color="auto"/>
          </w:divBdr>
        </w:div>
        <w:div w:id="1808086732">
          <w:marLeft w:val="640"/>
          <w:marRight w:val="0"/>
          <w:marTop w:val="0"/>
          <w:marBottom w:val="0"/>
          <w:divBdr>
            <w:top w:val="none" w:sz="0" w:space="0" w:color="auto"/>
            <w:left w:val="none" w:sz="0" w:space="0" w:color="auto"/>
            <w:bottom w:val="none" w:sz="0" w:space="0" w:color="auto"/>
            <w:right w:val="none" w:sz="0" w:space="0" w:color="auto"/>
          </w:divBdr>
        </w:div>
        <w:div w:id="1092580975">
          <w:marLeft w:val="640"/>
          <w:marRight w:val="0"/>
          <w:marTop w:val="0"/>
          <w:marBottom w:val="0"/>
          <w:divBdr>
            <w:top w:val="none" w:sz="0" w:space="0" w:color="auto"/>
            <w:left w:val="none" w:sz="0" w:space="0" w:color="auto"/>
            <w:bottom w:val="none" w:sz="0" w:space="0" w:color="auto"/>
            <w:right w:val="none" w:sz="0" w:space="0" w:color="auto"/>
          </w:divBdr>
        </w:div>
        <w:div w:id="968046123">
          <w:marLeft w:val="640"/>
          <w:marRight w:val="0"/>
          <w:marTop w:val="0"/>
          <w:marBottom w:val="0"/>
          <w:divBdr>
            <w:top w:val="none" w:sz="0" w:space="0" w:color="auto"/>
            <w:left w:val="none" w:sz="0" w:space="0" w:color="auto"/>
            <w:bottom w:val="none" w:sz="0" w:space="0" w:color="auto"/>
            <w:right w:val="none" w:sz="0" w:space="0" w:color="auto"/>
          </w:divBdr>
        </w:div>
        <w:div w:id="781925167">
          <w:marLeft w:val="640"/>
          <w:marRight w:val="0"/>
          <w:marTop w:val="0"/>
          <w:marBottom w:val="0"/>
          <w:divBdr>
            <w:top w:val="none" w:sz="0" w:space="0" w:color="auto"/>
            <w:left w:val="none" w:sz="0" w:space="0" w:color="auto"/>
            <w:bottom w:val="none" w:sz="0" w:space="0" w:color="auto"/>
            <w:right w:val="none" w:sz="0" w:space="0" w:color="auto"/>
          </w:divBdr>
        </w:div>
        <w:div w:id="199317566">
          <w:marLeft w:val="640"/>
          <w:marRight w:val="0"/>
          <w:marTop w:val="0"/>
          <w:marBottom w:val="0"/>
          <w:divBdr>
            <w:top w:val="none" w:sz="0" w:space="0" w:color="auto"/>
            <w:left w:val="none" w:sz="0" w:space="0" w:color="auto"/>
            <w:bottom w:val="none" w:sz="0" w:space="0" w:color="auto"/>
            <w:right w:val="none" w:sz="0" w:space="0" w:color="auto"/>
          </w:divBdr>
        </w:div>
      </w:divsChild>
    </w:div>
    <w:div w:id="1492680009">
      <w:bodyDiv w:val="1"/>
      <w:marLeft w:val="0"/>
      <w:marRight w:val="0"/>
      <w:marTop w:val="0"/>
      <w:marBottom w:val="0"/>
      <w:divBdr>
        <w:top w:val="none" w:sz="0" w:space="0" w:color="auto"/>
        <w:left w:val="none" w:sz="0" w:space="0" w:color="auto"/>
        <w:bottom w:val="none" w:sz="0" w:space="0" w:color="auto"/>
        <w:right w:val="none" w:sz="0" w:space="0" w:color="auto"/>
      </w:divBdr>
    </w:div>
    <w:div w:id="1492795700">
      <w:bodyDiv w:val="1"/>
      <w:marLeft w:val="0"/>
      <w:marRight w:val="0"/>
      <w:marTop w:val="0"/>
      <w:marBottom w:val="0"/>
      <w:divBdr>
        <w:top w:val="none" w:sz="0" w:space="0" w:color="auto"/>
        <w:left w:val="none" w:sz="0" w:space="0" w:color="auto"/>
        <w:bottom w:val="none" w:sz="0" w:space="0" w:color="auto"/>
        <w:right w:val="none" w:sz="0" w:space="0" w:color="auto"/>
      </w:divBdr>
    </w:div>
    <w:div w:id="1494181136">
      <w:bodyDiv w:val="1"/>
      <w:marLeft w:val="0"/>
      <w:marRight w:val="0"/>
      <w:marTop w:val="0"/>
      <w:marBottom w:val="0"/>
      <w:divBdr>
        <w:top w:val="none" w:sz="0" w:space="0" w:color="auto"/>
        <w:left w:val="none" w:sz="0" w:space="0" w:color="auto"/>
        <w:bottom w:val="none" w:sz="0" w:space="0" w:color="auto"/>
        <w:right w:val="none" w:sz="0" w:space="0" w:color="auto"/>
      </w:divBdr>
    </w:div>
    <w:div w:id="1498576706">
      <w:bodyDiv w:val="1"/>
      <w:marLeft w:val="0"/>
      <w:marRight w:val="0"/>
      <w:marTop w:val="0"/>
      <w:marBottom w:val="0"/>
      <w:divBdr>
        <w:top w:val="none" w:sz="0" w:space="0" w:color="auto"/>
        <w:left w:val="none" w:sz="0" w:space="0" w:color="auto"/>
        <w:bottom w:val="none" w:sz="0" w:space="0" w:color="auto"/>
        <w:right w:val="none" w:sz="0" w:space="0" w:color="auto"/>
      </w:divBdr>
    </w:div>
    <w:div w:id="1501309765">
      <w:bodyDiv w:val="1"/>
      <w:marLeft w:val="0"/>
      <w:marRight w:val="0"/>
      <w:marTop w:val="0"/>
      <w:marBottom w:val="0"/>
      <w:divBdr>
        <w:top w:val="none" w:sz="0" w:space="0" w:color="auto"/>
        <w:left w:val="none" w:sz="0" w:space="0" w:color="auto"/>
        <w:bottom w:val="none" w:sz="0" w:space="0" w:color="auto"/>
        <w:right w:val="none" w:sz="0" w:space="0" w:color="auto"/>
      </w:divBdr>
    </w:div>
    <w:div w:id="1503231996">
      <w:bodyDiv w:val="1"/>
      <w:marLeft w:val="0"/>
      <w:marRight w:val="0"/>
      <w:marTop w:val="0"/>
      <w:marBottom w:val="0"/>
      <w:divBdr>
        <w:top w:val="none" w:sz="0" w:space="0" w:color="auto"/>
        <w:left w:val="none" w:sz="0" w:space="0" w:color="auto"/>
        <w:bottom w:val="none" w:sz="0" w:space="0" w:color="auto"/>
        <w:right w:val="none" w:sz="0" w:space="0" w:color="auto"/>
      </w:divBdr>
    </w:div>
    <w:div w:id="1504009289">
      <w:bodyDiv w:val="1"/>
      <w:marLeft w:val="0"/>
      <w:marRight w:val="0"/>
      <w:marTop w:val="0"/>
      <w:marBottom w:val="0"/>
      <w:divBdr>
        <w:top w:val="none" w:sz="0" w:space="0" w:color="auto"/>
        <w:left w:val="none" w:sz="0" w:space="0" w:color="auto"/>
        <w:bottom w:val="none" w:sz="0" w:space="0" w:color="auto"/>
        <w:right w:val="none" w:sz="0" w:space="0" w:color="auto"/>
      </w:divBdr>
    </w:div>
    <w:div w:id="1505827015">
      <w:bodyDiv w:val="1"/>
      <w:marLeft w:val="0"/>
      <w:marRight w:val="0"/>
      <w:marTop w:val="0"/>
      <w:marBottom w:val="0"/>
      <w:divBdr>
        <w:top w:val="none" w:sz="0" w:space="0" w:color="auto"/>
        <w:left w:val="none" w:sz="0" w:space="0" w:color="auto"/>
        <w:bottom w:val="none" w:sz="0" w:space="0" w:color="auto"/>
        <w:right w:val="none" w:sz="0" w:space="0" w:color="auto"/>
      </w:divBdr>
    </w:div>
    <w:div w:id="1506673521">
      <w:bodyDiv w:val="1"/>
      <w:marLeft w:val="0"/>
      <w:marRight w:val="0"/>
      <w:marTop w:val="0"/>
      <w:marBottom w:val="0"/>
      <w:divBdr>
        <w:top w:val="none" w:sz="0" w:space="0" w:color="auto"/>
        <w:left w:val="none" w:sz="0" w:space="0" w:color="auto"/>
        <w:bottom w:val="none" w:sz="0" w:space="0" w:color="auto"/>
        <w:right w:val="none" w:sz="0" w:space="0" w:color="auto"/>
      </w:divBdr>
    </w:div>
    <w:div w:id="1509784384">
      <w:bodyDiv w:val="1"/>
      <w:marLeft w:val="0"/>
      <w:marRight w:val="0"/>
      <w:marTop w:val="0"/>
      <w:marBottom w:val="0"/>
      <w:divBdr>
        <w:top w:val="none" w:sz="0" w:space="0" w:color="auto"/>
        <w:left w:val="none" w:sz="0" w:space="0" w:color="auto"/>
        <w:bottom w:val="none" w:sz="0" w:space="0" w:color="auto"/>
        <w:right w:val="none" w:sz="0" w:space="0" w:color="auto"/>
      </w:divBdr>
    </w:div>
    <w:div w:id="1510027664">
      <w:bodyDiv w:val="1"/>
      <w:marLeft w:val="0"/>
      <w:marRight w:val="0"/>
      <w:marTop w:val="0"/>
      <w:marBottom w:val="0"/>
      <w:divBdr>
        <w:top w:val="none" w:sz="0" w:space="0" w:color="auto"/>
        <w:left w:val="none" w:sz="0" w:space="0" w:color="auto"/>
        <w:bottom w:val="none" w:sz="0" w:space="0" w:color="auto"/>
        <w:right w:val="none" w:sz="0" w:space="0" w:color="auto"/>
      </w:divBdr>
    </w:div>
    <w:div w:id="1511332782">
      <w:bodyDiv w:val="1"/>
      <w:marLeft w:val="0"/>
      <w:marRight w:val="0"/>
      <w:marTop w:val="0"/>
      <w:marBottom w:val="0"/>
      <w:divBdr>
        <w:top w:val="none" w:sz="0" w:space="0" w:color="auto"/>
        <w:left w:val="none" w:sz="0" w:space="0" w:color="auto"/>
        <w:bottom w:val="none" w:sz="0" w:space="0" w:color="auto"/>
        <w:right w:val="none" w:sz="0" w:space="0" w:color="auto"/>
      </w:divBdr>
    </w:div>
    <w:div w:id="1511411090">
      <w:bodyDiv w:val="1"/>
      <w:marLeft w:val="0"/>
      <w:marRight w:val="0"/>
      <w:marTop w:val="0"/>
      <w:marBottom w:val="0"/>
      <w:divBdr>
        <w:top w:val="none" w:sz="0" w:space="0" w:color="auto"/>
        <w:left w:val="none" w:sz="0" w:space="0" w:color="auto"/>
        <w:bottom w:val="none" w:sz="0" w:space="0" w:color="auto"/>
        <w:right w:val="none" w:sz="0" w:space="0" w:color="auto"/>
      </w:divBdr>
    </w:div>
    <w:div w:id="1511525113">
      <w:bodyDiv w:val="1"/>
      <w:marLeft w:val="0"/>
      <w:marRight w:val="0"/>
      <w:marTop w:val="0"/>
      <w:marBottom w:val="0"/>
      <w:divBdr>
        <w:top w:val="none" w:sz="0" w:space="0" w:color="auto"/>
        <w:left w:val="none" w:sz="0" w:space="0" w:color="auto"/>
        <w:bottom w:val="none" w:sz="0" w:space="0" w:color="auto"/>
        <w:right w:val="none" w:sz="0" w:space="0" w:color="auto"/>
      </w:divBdr>
    </w:div>
    <w:div w:id="1513492950">
      <w:bodyDiv w:val="1"/>
      <w:marLeft w:val="0"/>
      <w:marRight w:val="0"/>
      <w:marTop w:val="0"/>
      <w:marBottom w:val="0"/>
      <w:divBdr>
        <w:top w:val="none" w:sz="0" w:space="0" w:color="auto"/>
        <w:left w:val="none" w:sz="0" w:space="0" w:color="auto"/>
        <w:bottom w:val="none" w:sz="0" w:space="0" w:color="auto"/>
        <w:right w:val="none" w:sz="0" w:space="0" w:color="auto"/>
      </w:divBdr>
    </w:div>
    <w:div w:id="1514227720">
      <w:bodyDiv w:val="1"/>
      <w:marLeft w:val="0"/>
      <w:marRight w:val="0"/>
      <w:marTop w:val="0"/>
      <w:marBottom w:val="0"/>
      <w:divBdr>
        <w:top w:val="none" w:sz="0" w:space="0" w:color="auto"/>
        <w:left w:val="none" w:sz="0" w:space="0" w:color="auto"/>
        <w:bottom w:val="none" w:sz="0" w:space="0" w:color="auto"/>
        <w:right w:val="none" w:sz="0" w:space="0" w:color="auto"/>
      </w:divBdr>
    </w:div>
    <w:div w:id="1514765579">
      <w:bodyDiv w:val="1"/>
      <w:marLeft w:val="0"/>
      <w:marRight w:val="0"/>
      <w:marTop w:val="0"/>
      <w:marBottom w:val="0"/>
      <w:divBdr>
        <w:top w:val="none" w:sz="0" w:space="0" w:color="auto"/>
        <w:left w:val="none" w:sz="0" w:space="0" w:color="auto"/>
        <w:bottom w:val="none" w:sz="0" w:space="0" w:color="auto"/>
        <w:right w:val="none" w:sz="0" w:space="0" w:color="auto"/>
      </w:divBdr>
    </w:div>
    <w:div w:id="1517036246">
      <w:bodyDiv w:val="1"/>
      <w:marLeft w:val="0"/>
      <w:marRight w:val="0"/>
      <w:marTop w:val="0"/>
      <w:marBottom w:val="0"/>
      <w:divBdr>
        <w:top w:val="none" w:sz="0" w:space="0" w:color="auto"/>
        <w:left w:val="none" w:sz="0" w:space="0" w:color="auto"/>
        <w:bottom w:val="none" w:sz="0" w:space="0" w:color="auto"/>
        <w:right w:val="none" w:sz="0" w:space="0" w:color="auto"/>
      </w:divBdr>
    </w:div>
    <w:div w:id="1517619343">
      <w:bodyDiv w:val="1"/>
      <w:marLeft w:val="0"/>
      <w:marRight w:val="0"/>
      <w:marTop w:val="0"/>
      <w:marBottom w:val="0"/>
      <w:divBdr>
        <w:top w:val="none" w:sz="0" w:space="0" w:color="auto"/>
        <w:left w:val="none" w:sz="0" w:space="0" w:color="auto"/>
        <w:bottom w:val="none" w:sz="0" w:space="0" w:color="auto"/>
        <w:right w:val="none" w:sz="0" w:space="0" w:color="auto"/>
      </w:divBdr>
    </w:div>
    <w:div w:id="1519540066">
      <w:bodyDiv w:val="1"/>
      <w:marLeft w:val="0"/>
      <w:marRight w:val="0"/>
      <w:marTop w:val="0"/>
      <w:marBottom w:val="0"/>
      <w:divBdr>
        <w:top w:val="none" w:sz="0" w:space="0" w:color="auto"/>
        <w:left w:val="none" w:sz="0" w:space="0" w:color="auto"/>
        <w:bottom w:val="none" w:sz="0" w:space="0" w:color="auto"/>
        <w:right w:val="none" w:sz="0" w:space="0" w:color="auto"/>
      </w:divBdr>
    </w:div>
    <w:div w:id="1519654394">
      <w:bodyDiv w:val="1"/>
      <w:marLeft w:val="0"/>
      <w:marRight w:val="0"/>
      <w:marTop w:val="0"/>
      <w:marBottom w:val="0"/>
      <w:divBdr>
        <w:top w:val="none" w:sz="0" w:space="0" w:color="auto"/>
        <w:left w:val="none" w:sz="0" w:space="0" w:color="auto"/>
        <w:bottom w:val="none" w:sz="0" w:space="0" w:color="auto"/>
        <w:right w:val="none" w:sz="0" w:space="0" w:color="auto"/>
      </w:divBdr>
    </w:div>
    <w:div w:id="1519738692">
      <w:bodyDiv w:val="1"/>
      <w:marLeft w:val="0"/>
      <w:marRight w:val="0"/>
      <w:marTop w:val="0"/>
      <w:marBottom w:val="0"/>
      <w:divBdr>
        <w:top w:val="none" w:sz="0" w:space="0" w:color="auto"/>
        <w:left w:val="none" w:sz="0" w:space="0" w:color="auto"/>
        <w:bottom w:val="none" w:sz="0" w:space="0" w:color="auto"/>
        <w:right w:val="none" w:sz="0" w:space="0" w:color="auto"/>
      </w:divBdr>
    </w:div>
    <w:div w:id="1522158549">
      <w:bodyDiv w:val="1"/>
      <w:marLeft w:val="0"/>
      <w:marRight w:val="0"/>
      <w:marTop w:val="0"/>
      <w:marBottom w:val="0"/>
      <w:divBdr>
        <w:top w:val="none" w:sz="0" w:space="0" w:color="auto"/>
        <w:left w:val="none" w:sz="0" w:space="0" w:color="auto"/>
        <w:bottom w:val="none" w:sz="0" w:space="0" w:color="auto"/>
        <w:right w:val="none" w:sz="0" w:space="0" w:color="auto"/>
      </w:divBdr>
    </w:div>
    <w:div w:id="1522742934">
      <w:bodyDiv w:val="1"/>
      <w:marLeft w:val="0"/>
      <w:marRight w:val="0"/>
      <w:marTop w:val="0"/>
      <w:marBottom w:val="0"/>
      <w:divBdr>
        <w:top w:val="none" w:sz="0" w:space="0" w:color="auto"/>
        <w:left w:val="none" w:sz="0" w:space="0" w:color="auto"/>
        <w:bottom w:val="none" w:sz="0" w:space="0" w:color="auto"/>
        <w:right w:val="none" w:sz="0" w:space="0" w:color="auto"/>
      </w:divBdr>
      <w:divsChild>
        <w:div w:id="1619872059">
          <w:marLeft w:val="640"/>
          <w:marRight w:val="0"/>
          <w:marTop w:val="0"/>
          <w:marBottom w:val="0"/>
          <w:divBdr>
            <w:top w:val="none" w:sz="0" w:space="0" w:color="auto"/>
            <w:left w:val="none" w:sz="0" w:space="0" w:color="auto"/>
            <w:bottom w:val="none" w:sz="0" w:space="0" w:color="auto"/>
            <w:right w:val="none" w:sz="0" w:space="0" w:color="auto"/>
          </w:divBdr>
        </w:div>
        <w:div w:id="64572671">
          <w:marLeft w:val="640"/>
          <w:marRight w:val="0"/>
          <w:marTop w:val="0"/>
          <w:marBottom w:val="0"/>
          <w:divBdr>
            <w:top w:val="none" w:sz="0" w:space="0" w:color="auto"/>
            <w:left w:val="none" w:sz="0" w:space="0" w:color="auto"/>
            <w:bottom w:val="none" w:sz="0" w:space="0" w:color="auto"/>
            <w:right w:val="none" w:sz="0" w:space="0" w:color="auto"/>
          </w:divBdr>
        </w:div>
        <w:div w:id="2141223230">
          <w:marLeft w:val="640"/>
          <w:marRight w:val="0"/>
          <w:marTop w:val="0"/>
          <w:marBottom w:val="0"/>
          <w:divBdr>
            <w:top w:val="none" w:sz="0" w:space="0" w:color="auto"/>
            <w:left w:val="none" w:sz="0" w:space="0" w:color="auto"/>
            <w:bottom w:val="none" w:sz="0" w:space="0" w:color="auto"/>
            <w:right w:val="none" w:sz="0" w:space="0" w:color="auto"/>
          </w:divBdr>
        </w:div>
        <w:div w:id="1706103784">
          <w:marLeft w:val="640"/>
          <w:marRight w:val="0"/>
          <w:marTop w:val="0"/>
          <w:marBottom w:val="0"/>
          <w:divBdr>
            <w:top w:val="none" w:sz="0" w:space="0" w:color="auto"/>
            <w:left w:val="none" w:sz="0" w:space="0" w:color="auto"/>
            <w:bottom w:val="none" w:sz="0" w:space="0" w:color="auto"/>
            <w:right w:val="none" w:sz="0" w:space="0" w:color="auto"/>
          </w:divBdr>
        </w:div>
        <w:div w:id="846024352">
          <w:marLeft w:val="640"/>
          <w:marRight w:val="0"/>
          <w:marTop w:val="0"/>
          <w:marBottom w:val="0"/>
          <w:divBdr>
            <w:top w:val="none" w:sz="0" w:space="0" w:color="auto"/>
            <w:left w:val="none" w:sz="0" w:space="0" w:color="auto"/>
            <w:bottom w:val="none" w:sz="0" w:space="0" w:color="auto"/>
            <w:right w:val="none" w:sz="0" w:space="0" w:color="auto"/>
          </w:divBdr>
        </w:div>
        <w:div w:id="1844053042">
          <w:marLeft w:val="640"/>
          <w:marRight w:val="0"/>
          <w:marTop w:val="0"/>
          <w:marBottom w:val="0"/>
          <w:divBdr>
            <w:top w:val="none" w:sz="0" w:space="0" w:color="auto"/>
            <w:left w:val="none" w:sz="0" w:space="0" w:color="auto"/>
            <w:bottom w:val="none" w:sz="0" w:space="0" w:color="auto"/>
            <w:right w:val="none" w:sz="0" w:space="0" w:color="auto"/>
          </w:divBdr>
        </w:div>
        <w:div w:id="44455180">
          <w:marLeft w:val="640"/>
          <w:marRight w:val="0"/>
          <w:marTop w:val="0"/>
          <w:marBottom w:val="0"/>
          <w:divBdr>
            <w:top w:val="none" w:sz="0" w:space="0" w:color="auto"/>
            <w:left w:val="none" w:sz="0" w:space="0" w:color="auto"/>
            <w:bottom w:val="none" w:sz="0" w:space="0" w:color="auto"/>
            <w:right w:val="none" w:sz="0" w:space="0" w:color="auto"/>
          </w:divBdr>
        </w:div>
        <w:div w:id="1539389297">
          <w:marLeft w:val="640"/>
          <w:marRight w:val="0"/>
          <w:marTop w:val="0"/>
          <w:marBottom w:val="0"/>
          <w:divBdr>
            <w:top w:val="none" w:sz="0" w:space="0" w:color="auto"/>
            <w:left w:val="none" w:sz="0" w:space="0" w:color="auto"/>
            <w:bottom w:val="none" w:sz="0" w:space="0" w:color="auto"/>
            <w:right w:val="none" w:sz="0" w:space="0" w:color="auto"/>
          </w:divBdr>
        </w:div>
        <w:div w:id="295841126">
          <w:marLeft w:val="640"/>
          <w:marRight w:val="0"/>
          <w:marTop w:val="0"/>
          <w:marBottom w:val="0"/>
          <w:divBdr>
            <w:top w:val="none" w:sz="0" w:space="0" w:color="auto"/>
            <w:left w:val="none" w:sz="0" w:space="0" w:color="auto"/>
            <w:bottom w:val="none" w:sz="0" w:space="0" w:color="auto"/>
            <w:right w:val="none" w:sz="0" w:space="0" w:color="auto"/>
          </w:divBdr>
        </w:div>
        <w:div w:id="621544089">
          <w:marLeft w:val="640"/>
          <w:marRight w:val="0"/>
          <w:marTop w:val="0"/>
          <w:marBottom w:val="0"/>
          <w:divBdr>
            <w:top w:val="none" w:sz="0" w:space="0" w:color="auto"/>
            <w:left w:val="none" w:sz="0" w:space="0" w:color="auto"/>
            <w:bottom w:val="none" w:sz="0" w:space="0" w:color="auto"/>
            <w:right w:val="none" w:sz="0" w:space="0" w:color="auto"/>
          </w:divBdr>
        </w:div>
        <w:div w:id="1114668850">
          <w:marLeft w:val="640"/>
          <w:marRight w:val="0"/>
          <w:marTop w:val="0"/>
          <w:marBottom w:val="0"/>
          <w:divBdr>
            <w:top w:val="none" w:sz="0" w:space="0" w:color="auto"/>
            <w:left w:val="none" w:sz="0" w:space="0" w:color="auto"/>
            <w:bottom w:val="none" w:sz="0" w:space="0" w:color="auto"/>
            <w:right w:val="none" w:sz="0" w:space="0" w:color="auto"/>
          </w:divBdr>
        </w:div>
        <w:div w:id="1031034375">
          <w:marLeft w:val="640"/>
          <w:marRight w:val="0"/>
          <w:marTop w:val="0"/>
          <w:marBottom w:val="0"/>
          <w:divBdr>
            <w:top w:val="none" w:sz="0" w:space="0" w:color="auto"/>
            <w:left w:val="none" w:sz="0" w:space="0" w:color="auto"/>
            <w:bottom w:val="none" w:sz="0" w:space="0" w:color="auto"/>
            <w:right w:val="none" w:sz="0" w:space="0" w:color="auto"/>
          </w:divBdr>
        </w:div>
        <w:div w:id="1910648148">
          <w:marLeft w:val="640"/>
          <w:marRight w:val="0"/>
          <w:marTop w:val="0"/>
          <w:marBottom w:val="0"/>
          <w:divBdr>
            <w:top w:val="none" w:sz="0" w:space="0" w:color="auto"/>
            <w:left w:val="none" w:sz="0" w:space="0" w:color="auto"/>
            <w:bottom w:val="none" w:sz="0" w:space="0" w:color="auto"/>
            <w:right w:val="none" w:sz="0" w:space="0" w:color="auto"/>
          </w:divBdr>
        </w:div>
        <w:div w:id="173425032">
          <w:marLeft w:val="640"/>
          <w:marRight w:val="0"/>
          <w:marTop w:val="0"/>
          <w:marBottom w:val="0"/>
          <w:divBdr>
            <w:top w:val="none" w:sz="0" w:space="0" w:color="auto"/>
            <w:left w:val="none" w:sz="0" w:space="0" w:color="auto"/>
            <w:bottom w:val="none" w:sz="0" w:space="0" w:color="auto"/>
            <w:right w:val="none" w:sz="0" w:space="0" w:color="auto"/>
          </w:divBdr>
        </w:div>
        <w:div w:id="234752781">
          <w:marLeft w:val="640"/>
          <w:marRight w:val="0"/>
          <w:marTop w:val="0"/>
          <w:marBottom w:val="0"/>
          <w:divBdr>
            <w:top w:val="none" w:sz="0" w:space="0" w:color="auto"/>
            <w:left w:val="none" w:sz="0" w:space="0" w:color="auto"/>
            <w:bottom w:val="none" w:sz="0" w:space="0" w:color="auto"/>
            <w:right w:val="none" w:sz="0" w:space="0" w:color="auto"/>
          </w:divBdr>
        </w:div>
        <w:div w:id="1825512413">
          <w:marLeft w:val="640"/>
          <w:marRight w:val="0"/>
          <w:marTop w:val="0"/>
          <w:marBottom w:val="0"/>
          <w:divBdr>
            <w:top w:val="none" w:sz="0" w:space="0" w:color="auto"/>
            <w:left w:val="none" w:sz="0" w:space="0" w:color="auto"/>
            <w:bottom w:val="none" w:sz="0" w:space="0" w:color="auto"/>
            <w:right w:val="none" w:sz="0" w:space="0" w:color="auto"/>
          </w:divBdr>
        </w:div>
        <w:div w:id="24336590">
          <w:marLeft w:val="640"/>
          <w:marRight w:val="0"/>
          <w:marTop w:val="0"/>
          <w:marBottom w:val="0"/>
          <w:divBdr>
            <w:top w:val="none" w:sz="0" w:space="0" w:color="auto"/>
            <w:left w:val="none" w:sz="0" w:space="0" w:color="auto"/>
            <w:bottom w:val="none" w:sz="0" w:space="0" w:color="auto"/>
            <w:right w:val="none" w:sz="0" w:space="0" w:color="auto"/>
          </w:divBdr>
        </w:div>
        <w:div w:id="1832790951">
          <w:marLeft w:val="640"/>
          <w:marRight w:val="0"/>
          <w:marTop w:val="0"/>
          <w:marBottom w:val="0"/>
          <w:divBdr>
            <w:top w:val="none" w:sz="0" w:space="0" w:color="auto"/>
            <w:left w:val="none" w:sz="0" w:space="0" w:color="auto"/>
            <w:bottom w:val="none" w:sz="0" w:space="0" w:color="auto"/>
            <w:right w:val="none" w:sz="0" w:space="0" w:color="auto"/>
          </w:divBdr>
        </w:div>
        <w:div w:id="820654752">
          <w:marLeft w:val="640"/>
          <w:marRight w:val="0"/>
          <w:marTop w:val="0"/>
          <w:marBottom w:val="0"/>
          <w:divBdr>
            <w:top w:val="none" w:sz="0" w:space="0" w:color="auto"/>
            <w:left w:val="none" w:sz="0" w:space="0" w:color="auto"/>
            <w:bottom w:val="none" w:sz="0" w:space="0" w:color="auto"/>
            <w:right w:val="none" w:sz="0" w:space="0" w:color="auto"/>
          </w:divBdr>
        </w:div>
        <w:div w:id="882644218">
          <w:marLeft w:val="640"/>
          <w:marRight w:val="0"/>
          <w:marTop w:val="0"/>
          <w:marBottom w:val="0"/>
          <w:divBdr>
            <w:top w:val="none" w:sz="0" w:space="0" w:color="auto"/>
            <w:left w:val="none" w:sz="0" w:space="0" w:color="auto"/>
            <w:bottom w:val="none" w:sz="0" w:space="0" w:color="auto"/>
            <w:right w:val="none" w:sz="0" w:space="0" w:color="auto"/>
          </w:divBdr>
        </w:div>
        <w:div w:id="1140923801">
          <w:marLeft w:val="640"/>
          <w:marRight w:val="0"/>
          <w:marTop w:val="0"/>
          <w:marBottom w:val="0"/>
          <w:divBdr>
            <w:top w:val="none" w:sz="0" w:space="0" w:color="auto"/>
            <w:left w:val="none" w:sz="0" w:space="0" w:color="auto"/>
            <w:bottom w:val="none" w:sz="0" w:space="0" w:color="auto"/>
            <w:right w:val="none" w:sz="0" w:space="0" w:color="auto"/>
          </w:divBdr>
        </w:div>
        <w:div w:id="139810472">
          <w:marLeft w:val="640"/>
          <w:marRight w:val="0"/>
          <w:marTop w:val="0"/>
          <w:marBottom w:val="0"/>
          <w:divBdr>
            <w:top w:val="none" w:sz="0" w:space="0" w:color="auto"/>
            <w:left w:val="none" w:sz="0" w:space="0" w:color="auto"/>
            <w:bottom w:val="none" w:sz="0" w:space="0" w:color="auto"/>
            <w:right w:val="none" w:sz="0" w:space="0" w:color="auto"/>
          </w:divBdr>
        </w:div>
        <w:div w:id="221186166">
          <w:marLeft w:val="640"/>
          <w:marRight w:val="0"/>
          <w:marTop w:val="0"/>
          <w:marBottom w:val="0"/>
          <w:divBdr>
            <w:top w:val="none" w:sz="0" w:space="0" w:color="auto"/>
            <w:left w:val="none" w:sz="0" w:space="0" w:color="auto"/>
            <w:bottom w:val="none" w:sz="0" w:space="0" w:color="auto"/>
            <w:right w:val="none" w:sz="0" w:space="0" w:color="auto"/>
          </w:divBdr>
        </w:div>
        <w:div w:id="608127723">
          <w:marLeft w:val="640"/>
          <w:marRight w:val="0"/>
          <w:marTop w:val="0"/>
          <w:marBottom w:val="0"/>
          <w:divBdr>
            <w:top w:val="none" w:sz="0" w:space="0" w:color="auto"/>
            <w:left w:val="none" w:sz="0" w:space="0" w:color="auto"/>
            <w:bottom w:val="none" w:sz="0" w:space="0" w:color="auto"/>
            <w:right w:val="none" w:sz="0" w:space="0" w:color="auto"/>
          </w:divBdr>
        </w:div>
        <w:div w:id="984167293">
          <w:marLeft w:val="640"/>
          <w:marRight w:val="0"/>
          <w:marTop w:val="0"/>
          <w:marBottom w:val="0"/>
          <w:divBdr>
            <w:top w:val="none" w:sz="0" w:space="0" w:color="auto"/>
            <w:left w:val="none" w:sz="0" w:space="0" w:color="auto"/>
            <w:bottom w:val="none" w:sz="0" w:space="0" w:color="auto"/>
            <w:right w:val="none" w:sz="0" w:space="0" w:color="auto"/>
          </w:divBdr>
        </w:div>
        <w:div w:id="1665669968">
          <w:marLeft w:val="640"/>
          <w:marRight w:val="0"/>
          <w:marTop w:val="0"/>
          <w:marBottom w:val="0"/>
          <w:divBdr>
            <w:top w:val="none" w:sz="0" w:space="0" w:color="auto"/>
            <w:left w:val="none" w:sz="0" w:space="0" w:color="auto"/>
            <w:bottom w:val="none" w:sz="0" w:space="0" w:color="auto"/>
            <w:right w:val="none" w:sz="0" w:space="0" w:color="auto"/>
          </w:divBdr>
        </w:div>
        <w:div w:id="1756054758">
          <w:marLeft w:val="640"/>
          <w:marRight w:val="0"/>
          <w:marTop w:val="0"/>
          <w:marBottom w:val="0"/>
          <w:divBdr>
            <w:top w:val="none" w:sz="0" w:space="0" w:color="auto"/>
            <w:left w:val="none" w:sz="0" w:space="0" w:color="auto"/>
            <w:bottom w:val="none" w:sz="0" w:space="0" w:color="auto"/>
            <w:right w:val="none" w:sz="0" w:space="0" w:color="auto"/>
          </w:divBdr>
        </w:div>
        <w:div w:id="1480271813">
          <w:marLeft w:val="640"/>
          <w:marRight w:val="0"/>
          <w:marTop w:val="0"/>
          <w:marBottom w:val="0"/>
          <w:divBdr>
            <w:top w:val="none" w:sz="0" w:space="0" w:color="auto"/>
            <w:left w:val="none" w:sz="0" w:space="0" w:color="auto"/>
            <w:bottom w:val="none" w:sz="0" w:space="0" w:color="auto"/>
            <w:right w:val="none" w:sz="0" w:space="0" w:color="auto"/>
          </w:divBdr>
        </w:div>
        <w:div w:id="1052850759">
          <w:marLeft w:val="640"/>
          <w:marRight w:val="0"/>
          <w:marTop w:val="0"/>
          <w:marBottom w:val="0"/>
          <w:divBdr>
            <w:top w:val="none" w:sz="0" w:space="0" w:color="auto"/>
            <w:left w:val="none" w:sz="0" w:space="0" w:color="auto"/>
            <w:bottom w:val="none" w:sz="0" w:space="0" w:color="auto"/>
            <w:right w:val="none" w:sz="0" w:space="0" w:color="auto"/>
          </w:divBdr>
        </w:div>
        <w:div w:id="1057584339">
          <w:marLeft w:val="640"/>
          <w:marRight w:val="0"/>
          <w:marTop w:val="0"/>
          <w:marBottom w:val="0"/>
          <w:divBdr>
            <w:top w:val="none" w:sz="0" w:space="0" w:color="auto"/>
            <w:left w:val="none" w:sz="0" w:space="0" w:color="auto"/>
            <w:bottom w:val="none" w:sz="0" w:space="0" w:color="auto"/>
            <w:right w:val="none" w:sz="0" w:space="0" w:color="auto"/>
          </w:divBdr>
        </w:div>
        <w:div w:id="1635140939">
          <w:marLeft w:val="640"/>
          <w:marRight w:val="0"/>
          <w:marTop w:val="0"/>
          <w:marBottom w:val="0"/>
          <w:divBdr>
            <w:top w:val="none" w:sz="0" w:space="0" w:color="auto"/>
            <w:left w:val="none" w:sz="0" w:space="0" w:color="auto"/>
            <w:bottom w:val="none" w:sz="0" w:space="0" w:color="auto"/>
            <w:right w:val="none" w:sz="0" w:space="0" w:color="auto"/>
          </w:divBdr>
        </w:div>
        <w:div w:id="1862694710">
          <w:marLeft w:val="640"/>
          <w:marRight w:val="0"/>
          <w:marTop w:val="0"/>
          <w:marBottom w:val="0"/>
          <w:divBdr>
            <w:top w:val="none" w:sz="0" w:space="0" w:color="auto"/>
            <w:left w:val="none" w:sz="0" w:space="0" w:color="auto"/>
            <w:bottom w:val="none" w:sz="0" w:space="0" w:color="auto"/>
            <w:right w:val="none" w:sz="0" w:space="0" w:color="auto"/>
          </w:divBdr>
        </w:div>
        <w:div w:id="81724634">
          <w:marLeft w:val="640"/>
          <w:marRight w:val="0"/>
          <w:marTop w:val="0"/>
          <w:marBottom w:val="0"/>
          <w:divBdr>
            <w:top w:val="none" w:sz="0" w:space="0" w:color="auto"/>
            <w:left w:val="none" w:sz="0" w:space="0" w:color="auto"/>
            <w:bottom w:val="none" w:sz="0" w:space="0" w:color="auto"/>
            <w:right w:val="none" w:sz="0" w:space="0" w:color="auto"/>
          </w:divBdr>
        </w:div>
        <w:div w:id="472408838">
          <w:marLeft w:val="640"/>
          <w:marRight w:val="0"/>
          <w:marTop w:val="0"/>
          <w:marBottom w:val="0"/>
          <w:divBdr>
            <w:top w:val="none" w:sz="0" w:space="0" w:color="auto"/>
            <w:left w:val="none" w:sz="0" w:space="0" w:color="auto"/>
            <w:bottom w:val="none" w:sz="0" w:space="0" w:color="auto"/>
            <w:right w:val="none" w:sz="0" w:space="0" w:color="auto"/>
          </w:divBdr>
        </w:div>
        <w:div w:id="33888395">
          <w:marLeft w:val="640"/>
          <w:marRight w:val="0"/>
          <w:marTop w:val="0"/>
          <w:marBottom w:val="0"/>
          <w:divBdr>
            <w:top w:val="none" w:sz="0" w:space="0" w:color="auto"/>
            <w:left w:val="none" w:sz="0" w:space="0" w:color="auto"/>
            <w:bottom w:val="none" w:sz="0" w:space="0" w:color="auto"/>
            <w:right w:val="none" w:sz="0" w:space="0" w:color="auto"/>
          </w:divBdr>
        </w:div>
        <w:div w:id="327681058">
          <w:marLeft w:val="640"/>
          <w:marRight w:val="0"/>
          <w:marTop w:val="0"/>
          <w:marBottom w:val="0"/>
          <w:divBdr>
            <w:top w:val="none" w:sz="0" w:space="0" w:color="auto"/>
            <w:left w:val="none" w:sz="0" w:space="0" w:color="auto"/>
            <w:bottom w:val="none" w:sz="0" w:space="0" w:color="auto"/>
            <w:right w:val="none" w:sz="0" w:space="0" w:color="auto"/>
          </w:divBdr>
        </w:div>
        <w:div w:id="247661225">
          <w:marLeft w:val="640"/>
          <w:marRight w:val="0"/>
          <w:marTop w:val="0"/>
          <w:marBottom w:val="0"/>
          <w:divBdr>
            <w:top w:val="none" w:sz="0" w:space="0" w:color="auto"/>
            <w:left w:val="none" w:sz="0" w:space="0" w:color="auto"/>
            <w:bottom w:val="none" w:sz="0" w:space="0" w:color="auto"/>
            <w:right w:val="none" w:sz="0" w:space="0" w:color="auto"/>
          </w:divBdr>
        </w:div>
        <w:div w:id="84571899">
          <w:marLeft w:val="640"/>
          <w:marRight w:val="0"/>
          <w:marTop w:val="0"/>
          <w:marBottom w:val="0"/>
          <w:divBdr>
            <w:top w:val="none" w:sz="0" w:space="0" w:color="auto"/>
            <w:left w:val="none" w:sz="0" w:space="0" w:color="auto"/>
            <w:bottom w:val="none" w:sz="0" w:space="0" w:color="auto"/>
            <w:right w:val="none" w:sz="0" w:space="0" w:color="auto"/>
          </w:divBdr>
        </w:div>
        <w:div w:id="550699248">
          <w:marLeft w:val="640"/>
          <w:marRight w:val="0"/>
          <w:marTop w:val="0"/>
          <w:marBottom w:val="0"/>
          <w:divBdr>
            <w:top w:val="none" w:sz="0" w:space="0" w:color="auto"/>
            <w:left w:val="none" w:sz="0" w:space="0" w:color="auto"/>
            <w:bottom w:val="none" w:sz="0" w:space="0" w:color="auto"/>
            <w:right w:val="none" w:sz="0" w:space="0" w:color="auto"/>
          </w:divBdr>
        </w:div>
        <w:div w:id="2093350991">
          <w:marLeft w:val="640"/>
          <w:marRight w:val="0"/>
          <w:marTop w:val="0"/>
          <w:marBottom w:val="0"/>
          <w:divBdr>
            <w:top w:val="none" w:sz="0" w:space="0" w:color="auto"/>
            <w:left w:val="none" w:sz="0" w:space="0" w:color="auto"/>
            <w:bottom w:val="none" w:sz="0" w:space="0" w:color="auto"/>
            <w:right w:val="none" w:sz="0" w:space="0" w:color="auto"/>
          </w:divBdr>
        </w:div>
        <w:div w:id="1292398990">
          <w:marLeft w:val="640"/>
          <w:marRight w:val="0"/>
          <w:marTop w:val="0"/>
          <w:marBottom w:val="0"/>
          <w:divBdr>
            <w:top w:val="none" w:sz="0" w:space="0" w:color="auto"/>
            <w:left w:val="none" w:sz="0" w:space="0" w:color="auto"/>
            <w:bottom w:val="none" w:sz="0" w:space="0" w:color="auto"/>
            <w:right w:val="none" w:sz="0" w:space="0" w:color="auto"/>
          </w:divBdr>
        </w:div>
        <w:div w:id="80881768">
          <w:marLeft w:val="640"/>
          <w:marRight w:val="0"/>
          <w:marTop w:val="0"/>
          <w:marBottom w:val="0"/>
          <w:divBdr>
            <w:top w:val="none" w:sz="0" w:space="0" w:color="auto"/>
            <w:left w:val="none" w:sz="0" w:space="0" w:color="auto"/>
            <w:bottom w:val="none" w:sz="0" w:space="0" w:color="auto"/>
            <w:right w:val="none" w:sz="0" w:space="0" w:color="auto"/>
          </w:divBdr>
        </w:div>
        <w:div w:id="1148327411">
          <w:marLeft w:val="640"/>
          <w:marRight w:val="0"/>
          <w:marTop w:val="0"/>
          <w:marBottom w:val="0"/>
          <w:divBdr>
            <w:top w:val="none" w:sz="0" w:space="0" w:color="auto"/>
            <w:left w:val="none" w:sz="0" w:space="0" w:color="auto"/>
            <w:bottom w:val="none" w:sz="0" w:space="0" w:color="auto"/>
            <w:right w:val="none" w:sz="0" w:space="0" w:color="auto"/>
          </w:divBdr>
        </w:div>
        <w:div w:id="242448259">
          <w:marLeft w:val="640"/>
          <w:marRight w:val="0"/>
          <w:marTop w:val="0"/>
          <w:marBottom w:val="0"/>
          <w:divBdr>
            <w:top w:val="none" w:sz="0" w:space="0" w:color="auto"/>
            <w:left w:val="none" w:sz="0" w:space="0" w:color="auto"/>
            <w:bottom w:val="none" w:sz="0" w:space="0" w:color="auto"/>
            <w:right w:val="none" w:sz="0" w:space="0" w:color="auto"/>
          </w:divBdr>
        </w:div>
        <w:div w:id="31274302">
          <w:marLeft w:val="640"/>
          <w:marRight w:val="0"/>
          <w:marTop w:val="0"/>
          <w:marBottom w:val="0"/>
          <w:divBdr>
            <w:top w:val="none" w:sz="0" w:space="0" w:color="auto"/>
            <w:left w:val="none" w:sz="0" w:space="0" w:color="auto"/>
            <w:bottom w:val="none" w:sz="0" w:space="0" w:color="auto"/>
            <w:right w:val="none" w:sz="0" w:space="0" w:color="auto"/>
          </w:divBdr>
        </w:div>
        <w:div w:id="754983924">
          <w:marLeft w:val="640"/>
          <w:marRight w:val="0"/>
          <w:marTop w:val="0"/>
          <w:marBottom w:val="0"/>
          <w:divBdr>
            <w:top w:val="none" w:sz="0" w:space="0" w:color="auto"/>
            <w:left w:val="none" w:sz="0" w:space="0" w:color="auto"/>
            <w:bottom w:val="none" w:sz="0" w:space="0" w:color="auto"/>
            <w:right w:val="none" w:sz="0" w:space="0" w:color="auto"/>
          </w:divBdr>
        </w:div>
        <w:div w:id="1597980507">
          <w:marLeft w:val="640"/>
          <w:marRight w:val="0"/>
          <w:marTop w:val="0"/>
          <w:marBottom w:val="0"/>
          <w:divBdr>
            <w:top w:val="none" w:sz="0" w:space="0" w:color="auto"/>
            <w:left w:val="none" w:sz="0" w:space="0" w:color="auto"/>
            <w:bottom w:val="none" w:sz="0" w:space="0" w:color="auto"/>
            <w:right w:val="none" w:sz="0" w:space="0" w:color="auto"/>
          </w:divBdr>
        </w:div>
        <w:div w:id="724330501">
          <w:marLeft w:val="640"/>
          <w:marRight w:val="0"/>
          <w:marTop w:val="0"/>
          <w:marBottom w:val="0"/>
          <w:divBdr>
            <w:top w:val="none" w:sz="0" w:space="0" w:color="auto"/>
            <w:left w:val="none" w:sz="0" w:space="0" w:color="auto"/>
            <w:bottom w:val="none" w:sz="0" w:space="0" w:color="auto"/>
            <w:right w:val="none" w:sz="0" w:space="0" w:color="auto"/>
          </w:divBdr>
        </w:div>
        <w:div w:id="1041713057">
          <w:marLeft w:val="640"/>
          <w:marRight w:val="0"/>
          <w:marTop w:val="0"/>
          <w:marBottom w:val="0"/>
          <w:divBdr>
            <w:top w:val="none" w:sz="0" w:space="0" w:color="auto"/>
            <w:left w:val="none" w:sz="0" w:space="0" w:color="auto"/>
            <w:bottom w:val="none" w:sz="0" w:space="0" w:color="auto"/>
            <w:right w:val="none" w:sz="0" w:space="0" w:color="auto"/>
          </w:divBdr>
        </w:div>
        <w:div w:id="2129664846">
          <w:marLeft w:val="640"/>
          <w:marRight w:val="0"/>
          <w:marTop w:val="0"/>
          <w:marBottom w:val="0"/>
          <w:divBdr>
            <w:top w:val="none" w:sz="0" w:space="0" w:color="auto"/>
            <w:left w:val="none" w:sz="0" w:space="0" w:color="auto"/>
            <w:bottom w:val="none" w:sz="0" w:space="0" w:color="auto"/>
            <w:right w:val="none" w:sz="0" w:space="0" w:color="auto"/>
          </w:divBdr>
        </w:div>
        <w:div w:id="527841504">
          <w:marLeft w:val="640"/>
          <w:marRight w:val="0"/>
          <w:marTop w:val="0"/>
          <w:marBottom w:val="0"/>
          <w:divBdr>
            <w:top w:val="none" w:sz="0" w:space="0" w:color="auto"/>
            <w:left w:val="none" w:sz="0" w:space="0" w:color="auto"/>
            <w:bottom w:val="none" w:sz="0" w:space="0" w:color="auto"/>
            <w:right w:val="none" w:sz="0" w:space="0" w:color="auto"/>
          </w:divBdr>
        </w:div>
        <w:div w:id="117535396">
          <w:marLeft w:val="640"/>
          <w:marRight w:val="0"/>
          <w:marTop w:val="0"/>
          <w:marBottom w:val="0"/>
          <w:divBdr>
            <w:top w:val="none" w:sz="0" w:space="0" w:color="auto"/>
            <w:left w:val="none" w:sz="0" w:space="0" w:color="auto"/>
            <w:bottom w:val="none" w:sz="0" w:space="0" w:color="auto"/>
            <w:right w:val="none" w:sz="0" w:space="0" w:color="auto"/>
          </w:divBdr>
        </w:div>
        <w:div w:id="404229921">
          <w:marLeft w:val="640"/>
          <w:marRight w:val="0"/>
          <w:marTop w:val="0"/>
          <w:marBottom w:val="0"/>
          <w:divBdr>
            <w:top w:val="none" w:sz="0" w:space="0" w:color="auto"/>
            <w:left w:val="none" w:sz="0" w:space="0" w:color="auto"/>
            <w:bottom w:val="none" w:sz="0" w:space="0" w:color="auto"/>
            <w:right w:val="none" w:sz="0" w:space="0" w:color="auto"/>
          </w:divBdr>
        </w:div>
        <w:div w:id="1815830563">
          <w:marLeft w:val="640"/>
          <w:marRight w:val="0"/>
          <w:marTop w:val="0"/>
          <w:marBottom w:val="0"/>
          <w:divBdr>
            <w:top w:val="none" w:sz="0" w:space="0" w:color="auto"/>
            <w:left w:val="none" w:sz="0" w:space="0" w:color="auto"/>
            <w:bottom w:val="none" w:sz="0" w:space="0" w:color="auto"/>
            <w:right w:val="none" w:sz="0" w:space="0" w:color="auto"/>
          </w:divBdr>
        </w:div>
        <w:div w:id="986008868">
          <w:marLeft w:val="640"/>
          <w:marRight w:val="0"/>
          <w:marTop w:val="0"/>
          <w:marBottom w:val="0"/>
          <w:divBdr>
            <w:top w:val="none" w:sz="0" w:space="0" w:color="auto"/>
            <w:left w:val="none" w:sz="0" w:space="0" w:color="auto"/>
            <w:bottom w:val="none" w:sz="0" w:space="0" w:color="auto"/>
            <w:right w:val="none" w:sz="0" w:space="0" w:color="auto"/>
          </w:divBdr>
        </w:div>
        <w:div w:id="263611892">
          <w:marLeft w:val="640"/>
          <w:marRight w:val="0"/>
          <w:marTop w:val="0"/>
          <w:marBottom w:val="0"/>
          <w:divBdr>
            <w:top w:val="none" w:sz="0" w:space="0" w:color="auto"/>
            <w:left w:val="none" w:sz="0" w:space="0" w:color="auto"/>
            <w:bottom w:val="none" w:sz="0" w:space="0" w:color="auto"/>
            <w:right w:val="none" w:sz="0" w:space="0" w:color="auto"/>
          </w:divBdr>
        </w:div>
        <w:div w:id="1769815265">
          <w:marLeft w:val="640"/>
          <w:marRight w:val="0"/>
          <w:marTop w:val="0"/>
          <w:marBottom w:val="0"/>
          <w:divBdr>
            <w:top w:val="none" w:sz="0" w:space="0" w:color="auto"/>
            <w:left w:val="none" w:sz="0" w:space="0" w:color="auto"/>
            <w:bottom w:val="none" w:sz="0" w:space="0" w:color="auto"/>
            <w:right w:val="none" w:sz="0" w:space="0" w:color="auto"/>
          </w:divBdr>
        </w:div>
        <w:div w:id="232744353">
          <w:marLeft w:val="640"/>
          <w:marRight w:val="0"/>
          <w:marTop w:val="0"/>
          <w:marBottom w:val="0"/>
          <w:divBdr>
            <w:top w:val="none" w:sz="0" w:space="0" w:color="auto"/>
            <w:left w:val="none" w:sz="0" w:space="0" w:color="auto"/>
            <w:bottom w:val="none" w:sz="0" w:space="0" w:color="auto"/>
            <w:right w:val="none" w:sz="0" w:space="0" w:color="auto"/>
          </w:divBdr>
        </w:div>
        <w:div w:id="1926107668">
          <w:marLeft w:val="640"/>
          <w:marRight w:val="0"/>
          <w:marTop w:val="0"/>
          <w:marBottom w:val="0"/>
          <w:divBdr>
            <w:top w:val="none" w:sz="0" w:space="0" w:color="auto"/>
            <w:left w:val="none" w:sz="0" w:space="0" w:color="auto"/>
            <w:bottom w:val="none" w:sz="0" w:space="0" w:color="auto"/>
            <w:right w:val="none" w:sz="0" w:space="0" w:color="auto"/>
          </w:divBdr>
        </w:div>
        <w:div w:id="472985716">
          <w:marLeft w:val="640"/>
          <w:marRight w:val="0"/>
          <w:marTop w:val="0"/>
          <w:marBottom w:val="0"/>
          <w:divBdr>
            <w:top w:val="none" w:sz="0" w:space="0" w:color="auto"/>
            <w:left w:val="none" w:sz="0" w:space="0" w:color="auto"/>
            <w:bottom w:val="none" w:sz="0" w:space="0" w:color="auto"/>
            <w:right w:val="none" w:sz="0" w:space="0" w:color="auto"/>
          </w:divBdr>
        </w:div>
        <w:div w:id="1440105870">
          <w:marLeft w:val="640"/>
          <w:marRight w:val="0"/>
          <w:marTop w:val="0"/>
          <w:marBottom w:val="0"/>
          <w:divBdr>
            <w:top w:val="none" w:sz="0" w:space="0" w:color="auto"/>
            <w:left w:val="none" w:sz="0" w:space="0" w:color="auto"/>
            <w:bottom w:val="none" w:sz="0" w:space="0" w:color="auto"/>
            <w:right w:val="none" w:sz="0" w:space="0" w:color="auto"/>
          </w:divBdr>
        </w:div>
        <w:div w:id="1991521846">
          <w:marLeft w:val="640"/>
          <w:marRight w:val="0"/>
          <w:marTop w:val="0"/>
          <w:marBottom w:val="0"/>
          <w:divBdr>
            <w:top w:val="none" w:sz="0" w:space="0" w:color="auto"/>
            <w:left w:val="none" w:sz="0" w:space="0" w:color="auto"/>
            <w:bottom w:val="none" w:sz="0" w:space="0" w:color="auto"/>
            <w:right w:val="none" w:sz="0" w:space="0" w:color="auto"/>
          </w:divBdr>
        </w:div>
        <w:div w:id="1133013003">
          <w:marLeft w:val="640"/>
          <w:marRight w:val="0"/>
          <w:marTop w:val="0"/>
          <w:marBottom w:val="0"/>
          <w:divBdr>
            <w:top w:val="none" w:sz="0" w:space="0" w:color="auto"/>
            <w:left w:val="none" w:sz="0" w:space="0" w:color="auto"/>
            <w:bottom w:val="none" w:sz="0" w:space="0" w:color="auto"/>
            <w:right w:val="none" w:sz="0" w:space="0" w:color="auto"/>
          </w:divBdr>
        </w:div>
        <w:div w:id="608003872">
          <w:marLeft w:val="640"/>
          <w:marRight w:val="0"/>
          <w:marTop w:val="0"/>
          <w:marBottom w:val="0"/>
          <w:divBdr>
            <w:top w:val="none" w:sz="0" w:space="0" w:color="auto"/>
            <w:left w:val="none" w:sz="0" w:space="0" w:color="auto"/>
            <w:bottom w:val="none" w:sz="0" w:space="0" w:color="auto"/>
            <w:right w:val="none" w:sz="0" w:space="0" w:color="auto"/>
          </w:divBdr>
        </w:div>
        <w:div w:id="1572034211">
          <w:marLeft w:val="640"/>
          <w:marRight w:val="0"/>
          <w:marTop w:val="0"/>
          <w:marBottom w:val="0"/>
          <w:divBdr>
            <w:top w:val="none" w:sz="0" w:space="0" w:color="auto"/>
            <w:left w:val="none" w:sz="0" w:space="0" w:color="auto"/>
            <w:bottom w:val="none" w:sz="0" w:space="0" w:color="auto"/>
            <w:right w:val="none" w:sz="0" w:space="0" w:color="auto"/>
          </w:divBdr>
        </w:div>
        <w:div w:id="1551721938">
          <w:marLeft w:val="640"/>
          <w:marRight w:val="0"/>
          <w:marTop w:val="0"/>
          <w:marBottom w:val="0"/>
          <w:divBdr>
            <w:top w:val="none" w:sz="0" w:space="0" w:color="auto"/>
            <w:left w:val="none" w:sz="0" w:space="0" w:color="auto"/>
            <w:bottom w:val="none" w:sz="0" w:space="0" w:color="auto"/>
            <w:right w:val="none" w:sz="0" w:space="0" w:color="auto"/>
          </w:divBdr>
        </w:div>
      </w:divsChild>
    </w:div>
    <w:div w:id="1525096451">
      <w:bodyDiv w:val="1"/>
      <w:marLeft w:val="0"/>
      <w:marRight w:val="0"/>
      <w:marTop w:val="0"/>
      <w:marBottom w:val="0"/>
      <w:divBdr>
        <w:top w:val="none" w:sz="0" w:space="0" w:color="auto"/>
        <w:left w:val="none" w:sz="0" w:space="0" w:color="auto"/>
        <w:bottom w:val="none" w:sz="0" w:space="0" w:color="auto"/>
        <w:right w:val="none" w:sz="0" w:space="0" w:color="auto"/>
      </w:divBdr>
    </w:div>
    <w:div w:id="1527331403">
      <w:bodyDiv w:val="1"/>
      <w:marLeft w:val="0"/>
      <w:marRight w:val="0"/>
      <w:marTop w:val="0"/>
      <w:marBottom w:val="0"/>
      <w:divBdr>
        <w:top w:val="none" w:sz="0" w:space="0" w:color="auto"/>
        <w:left w:val="none" w:sz="0" w:space="0" w:color="auto"/>
        <w:bottom w:val="none" w:sz="0" w:space="0" w:color="auto"/>
        <w:right w:val="none" w:sz="0" w:space="0" w:color="auto"/>
      </w:divBdr>
    </w:div>
    <w:div w:id="1529106551">
      <w:bodyDiv w:val="1"/>
      <w:marLeft w:val="0"/>
      <w:marRight w:val="0"/>
      <w:marTop w:val="0"/>
      <w:marBottom w:val="0"/>
      <w:divBdr>
        <w:top w:val="none" w:sz="0" w:space="0" w:color="auto"/>
        <w:left w:val="none" w:sz="0" w:space="0" w:color="auto"/>
        <w:bottom w:val="none" w:sz="0" w:space="0" w:color="auto"/>
        <w:right w:val="none" w:sz="0" w:space="0" w:color="auto"/>
      </w:divBdr>
    </w:div>
    <w:div w:id="1529219133">
      <w:bodyDiv w:val="1"/>
      <w:marLeft w:val="0"/>
      <w:marRight w:val="0"/>
      <w:marTop w:val="0"/>
      <w:marBottom w:val="0"/>
      <w:divBdr>
        <w:top w:val="none" w:sz="0" w:space="0" w:color="auto"/>
        <w:left w:val="none" w:sz="0" w:space="0" w:color="auto"/>
        <w:bottom w:val="none" w:sz="0" w:space="0" w:color="auto"/>
        <w:right w:val="none" w:sz="0" w:space="0" w:color="auto"/>
      </w:divBdr>
    </w:div>
    <w:div w:id="1529874194">
      <w:bodyDiv w:val="1"/>
      <w:marLeft w:val="0"/>
      <w:marRight w:val="0"/>
      <w:marTop w:val="0"/>
      <w:marBottom w:val="0"/>
      <w:divBdr>
        <w:top w:val="none" w:sz="0" w:space="0" w:color="auto"/>
        <w:left w:val="none" w:sz="0" w:space="0" w:color="auto"/>
        <w:bottom w:val="none" w:sz="0" w:space="0" w:color="auto"/>
        <w:right w:val="none" w:sz="0" w:space="0" w:color="auto"/>
      </w:divBdr>
    </w:div>
    <w:div w:id="1537425584">
      <w:bodyDiv w:val="1"/>
      <w:marLeft w:val="0"/>
      <w:marRight w:val="0"/>
      <w:marTop w:val="0"/>
      <w:marBottom w:val="0"/>
      <w:divBdr>
        <w:top w:val="none" w:sz="0" w:space="0" w:color="auto"/>
        <w:left w:val="none" w:sz="0" w:space="0" w:color="auto"/>
        <w:bottom w:val="none" w:sz="0" w:space="0" w:color="auto"/>
        <w:right w:val="none" w:sz="0" w:space="0" w:color="auto"/>
      </w:divBdr>
    </w:div>
    <w:div w:id="1537737055">
      <w:bodyDiv w:val="1"/>
      <w:marLeft w:val="0"/>
      <w:marRight w:val="0"/>
      <w:marTop w:val="0"/>
      <w:marBottom w:val="0"/>
      <w:divBdr>
        <w:top w:val="none" w:sz="0" w:space="0" w:color="auto"/>
        <w:left w:val="none" w:sz="0" w:space="0" w:color="auto"/>
        <w:bottom w:val="none" w:sz="0" w:space="0" w:color="auto"/>
        <w:right w:val="none" w:sz="0" w:space="0" w:color="auto"/>
      </w:divBdr>
    </w:div>
    <w:div w:id="1543904618">
      <w:bodyDiv w:val="1"/>
      <w:marLeft w:val="0"/>
      <w:marRight w:val="0"/>
      <w:marTop w:val="0"/>
      <w:marBottom w:val="0"/>
      <w:divBdr>
        <w:top w:val="none" w:sz="0" w:space="0" w:color="auto"/>
        <w:left w:val="none" w:sz="0" w:space="0" w:color="auto"/>
        <w:bottom w:val="none" w:sz="0" w:space="0" w:color="auto"/>
        <w:right w:val="none" w:sz="0" w:space="0" w:color="auto"/>
      </w:divBdr>
    </w:div>
    <w:div w:id="1544706713">
      <w:bodyDiv w:val="1"/>
      <w:marLeft w:val="0"/>
      <w:marRight w:val="0"/>
      <w:marTop w:val="0"/>
      <w:marBottom w:val="0"/>
      <w:divBdr>
        <w:top w:val="none" w:sz="0" w:space="0" w:color="auto"/>
        <w:left w:val="none" w:sz="0" w:space="0" w:color="auto"/>
        <w:bottom w:val="none" w:sz="0" w:space="0" w:color="auto"/>
        <w:right w:val="none" w:sz="0" w:space="0" w:color="auto"/>
      </w:divBdr>
    </w:div>
    <w:div w:id="1546137007">
      <w:bodyDiv w:val="1"/>
      <w:marLeft w:val="0"/>
      <w:marRight w:val="0"/>
      <w:marTop w:val="0"/>
      <w:marBottom w:val="0"/>
      <w:divBdr>
        <w:top w:val="none" w:sz="0" w:space="0" w:color="auto"/>
        <w:left w:val="none" w:sz="0" w:space="0" w:color="auto"/>
        <w:bottom w:val="none" w:sz="0" w:space="0" w:color="auto"/>
        <w:right w:val="none" w:sz="0" w:space="0" w:color="auto"/>
      </w:divBdr>
    </w:div>
    <w:div w:id="1546210186">
      <w:bodyDiv w:val="1"/>
      <w:marLeft w:val="0"/>
      <w:marRight w:val="0"/>
      <w:marTop w:val="0"/>
      <w:marBottom w:val="0"/>
      <w:divBdr>
        <w:top w:val="none" w:sz="0" w:space="0" w:color="auto"/>
        <w:left w:val="none" w:sz="0" w:space="0" w:color="auto"/>
        <w:bottom w:val="none" w:sz="0" w:space="0" w:color="auto"/>
        <w:right w:val="none" w:sz="0" w:space="0" w:color="auto"/>
      </w:divBdr>
    </w:div>
    <w:div w:id="1547796159">
      <w:bodyDiv w:val="1"/>
      <w:marLeft w:val="0"/>
      <w:marRight w:val="0"/>
      <w:marTop w:val="0"/>
      <w:marBottom w:val="0"/>
      <w:divBdr>
        <w:top w:val="none" w:sz="0" w:space="0" w:color="auto"/>
        <w:left w:val="none" w:sz="0" w:space="0" w:color="auto"/>
        <w:bottom w:val="none" w:sz="0" w:space="0" w:color="auto"/>
        <w:right w:val="none" w:sz="0" w:space="0" w:color="auto"/>
      </w:divBdr>
    </w:div>
    <w:div w:id="1547911476">
      <w:bodyDiv w:val="1"/>
      <w:marLeft w:val="0"/>
      <w:marRight w:val="0"/>
      <w:marTop w:val="0"/>
      <w:marBottom w:val="0"/>
      <w:divBdr>
        <w:top w:val="none" w:sz="0" w:space="0" w:color="auto"/>
        <w:left w:val="none" w:sz="0" w:space="0" w:color="auto"/>
        <w:bottom w:val="none" w:sz="0" w:space="0" w:color="auto"/>
        <w:right w:val="none" w:sz="0" w:space="0" w:color="auto"/>
      </w:divBdr>
    </w:div>
    <w:div w:id="1548031561">
      <w:bodyDiv w:val="1"/>
      <w:marLeft w:val="0"/>
      <w:marRight w:val="0"/>
      <w:marTop w:val="0"/>
      <w:marBottom w:val="0"/>
      <w:divBdr>
        <w:top w:val="none" w:sz="0" w:space="0" w:color="auto"/>
        <w:left w:val="none" w:sz="0" w:space="0" w:color="auto"/>
        <w:bottom w:val="none" w:sz="0" w:space="0" w:color="auto"/>
        <w:right w:val="none" w:sz="0" w:space="0" w:color="auto"/>
      </w:divBdr>
      <w:divsChild>
        <w:div w:id="1332638811">
          <w:marLeft w:val="640"/>
          <w:marRight w:val="0"/>
          <w:marTop w:val="0"/>
          <w:marBottom w:val="0"/>
          <w:divBdr>
            <w:top w:val="none" w:sz="0" w:space="0" w:color="auto"/>
            <w:left w:val="none" w:sz="0" w:space="0" w:color="auto"/>
            <w:bottom w:val="none" w:sz="0" w:space="0" w:color="auto"/>
            <w:right w:val="none" w:sz="0" w:space="0" w:color="auto"/>
          </w:divBdr>
        </w:div>
        <w:div w:id="46077247">
          <w:marLeft w:val="640"/>
          <w:marRight w:val="0"/>
          <w:marTop w:val="0"/>
          <w:marBottom w:val="0"/>
          <w:divBdr>
            <w:top w:val="none" w:sz="0" w:space="0" w:color="auto"/>
            <w:left w:val="none" w:sz="0" w:space="0" w:color="auto"/>
            <w:bottom w:val="none" w:sz="0" w:space="0" w:color="auto"/>
            <w:right w:val="none" w:sz="0" w:space="0" w:color="auto"/>
          </w:divBdr>
        </w:div>
        <w:div w:id="478155029">
          <w:marLeft w:val="640"/>
          <w:marRight w:val="0"/>
          <w:marTop w:val="0"/>
          <w:marBottom w:val="0"/>
          <w:divBdr>
            <w:top w:val="none" w:sz="0" w:space="0" w:color="auto"/>
            <w:left w:val="none" w:sz="0" w:space="0" w:color="auto"/>
            <w:bottom w:val="none" w:sz="0" w:space="0" w:color="auto"/>
            <w:right w:val="none" w:sz="0" w:space="0" w:color="auto"/>
          </w:divBdr>
        </w:div>
        <w:div w:id="1889873117">
          <w:marLeft w:val="640"/>
          <w:marRight w:val="0"/>
          <w:marTop w:val="0"/>
          <w:marBottom w:val="0"/>
          <w:divBdr>
            <w:top w:val="none" w:sz="0" w:space="0" w:color="auto"/>
            <w:left w:val="none" w:sz="0" w:space="0" w:color="auto"/>
            <w:bottom w:val="none" w:sz="0" w:space="0" w:color="auto"/>
            <w:right w:val="none" w:sz="0" w:space="0" w:color="auto"/>
          </w:divBdr>
        </w:div>
        <w:div w:id="1080520978">
          <w:marLeft w:val="640"/>
          <w:marRight w:val="0"/>
          <w:marTop w:val="0"/>
          <w:marBottom w:val="0"/>
          <w:divBdr>
            <w:top w:val="none" w:sz="0" w:space="0" w:color="auto"/>
            <w:left w:val="none" w:sz="0" w:space="0" w:color="auto"/>
            <w:bottom w:val="none" w:sz="0" w:space="0" w:color="auto"/>
            <w:right w:val="none" w:sz="0" w:space="0" w:color="auto"/>
          </w:divBdr>
        </w:div>
        <w:div w:id="1604344413">
          <w:marLeft w:val="640"/>
          <w:marRight w:val="0"/>
          <w:marTop w:val="0"/>
          <w:marBottom w:val="0"/>
          <w:divBdr>
            <w:top w:val="none" w:sz="0" w:space="0" w:color="auto"/>
            <w:left w:val="none" w:sz="0" w:space="0" w:color="auto"/>
            <w:bottom w:val="none" w:sz="0" w:space="0" w:color="auto"/>
            <w:right w:val="none" w:sz="0" w:space="0" w:color="auto"/>
          </w:divBdr>
        </w:div>
        <w:div w:id="1392122195">
          <w:marLeft w:val="640"/>
          <w:marRight w:val="0"/>
          <w:marTop w:val="0"/>
          <w:marBottom w:val="0"/>
          <w:divBdr>
            <w:top w:val="none" w:sz="0" w:space="0" w:color="auto"/>
            <w:left w:val="none" w:sz="0" w:space="0" w:color="auto"/>
            <w:bottom w:val="none" w:sz="0" w:space="0" w:color="auto"/>
            <w:right w:val="none" w:sz="0" w:space="0" w:color="auto"/>
          </w:divBdr>
        </w:div>
        <w:div w:id="399715566">
          <w:marLeft w:val="640"/>
          <w:marRight w:val="0"/>
          <w:marTop w:val="0"/>
          <w:marBottom w:val="0"/>
          <w:divBdr>
            <w:top w:val="none" w:sz="0" w:space="0" w:color="auto"/>
            <w:left w:val="none" w:sz="0" w:space="0" w:color="auto"/>
            <w:bottom w:val="none" w:sz="0" w:space="0" w:color="auto"/>
            <w:right w:val="none" w:sz="0" w:space="0" w:color="auto"/>
          </w:divBdr>
        </w:div>
        <w:div w:id="718015587">
          <w:marLeft w:val="640"/>
          <w:marRight w:val="0"/>
          <w:marTop w:val="0"/>
          <w:marBottom w:val="0"/>
          <w:divBdr>
            <w:top w:val="none" w:sz="0" w:space="0" w:color="auto"/>
            <w:left w:val="none" w:sz="0" w:space="0" w:color="auto"/>
            <w:bottom w:val="none" w:sz="0" w:space="0" w:color="auto"/>
            <w:right w:val="none" w:sz="0" w:space="0" w:color="auto"/>
          </w:divBdr>
        </w:div>
        <w:div w:id="864565176">
          <w:marLeft w:val="640"/>
          <w:marRight w:val="0"/>
          <w:marTop w:val="0"/>
          <w:marBottom w:val="0"/>
          <w:divBdr>
            <w:top w:val="none" w:sz="0" w:space="0" w:color="auto"/>
            <w:left w:val="none" w:sz="0" w:space="0" w:color="auto"/>
            <w:bottom w:val="none" w:sz="0" w:space="0" w:color="auto"/>
            <w:right w:val="none" w:sz="0" w:space="0" w:color="auto"/>
          </w:divBdr>
        </w:div>
        <w:div w:id="544491866">
          <w:marLeft w:val="640"/>
          <w:marRight w:val="0"/>
          <w:marTop w:val="0"/>
          <w:marBottom w:val="0"/>
          <w:divBdr>
            <w:top w:val="none" w:sz="0" w:space="0" w:color="auto"/>
            <w:left w:val="none" w:sz="0" w:space="0" w:color="auto"/>
            <w:bottom w:val="none" w:sz="0" w:space="0" w:color="auto"/>
            <w:right w:val="none" w:sz="0" w:space="0" w:color="auto"/>
          </w:divBdr>
        </w:div>
        <w:div w:id="724835174">
          <w:marLeft w:val="640"/>
          <w:marRight w:val="0"/>
          <w:marTop w:val="0"/>
          <w:marBottom w:val="0"/>
          <w:divBdr>
            <w:top w:val="none" w:sz="0" w:space="0" w:color="auto"/>
            <w:left w:val="none" w:sz="0" w:space="0" w:color="auto"/>
            <w:bottom w:val="none" w:sz="0" w:space="0" w:color="auto"/>
            <w:right w:val="none" w:sz="0" w:space="0" w:color="auto"/>
          </w:divBdr>
        </w:div>
        <w:div w:id="419063865">
          <w:marLeft w:val="640"/>
          <w:marRight w:val="0"/>
          <w:marTop w:val="0"/>
          <w:marBottom w:val="0"/>
          <w:divBdr>
            <w:top w:val="none" w:sz="0" w:space="0" w:color="auto"/>
            <w:left w:val="none" w:sz="0" w:space="0" w:color="auto"/>
            <w:bottom w:val="none" w:sz="0" w:space="0" w:color="auto"/>
            <w:right w:val="none" w:sz="0" w:space="0" w:color="auto"/>
          </w:divBdr>
        </w:div>
        <w:div w:id="211966539">
          <w:marLeft w:val="640"/>
          <w:marRight w:val="0"/>
          <w:marTop w:val="0"/>
          <w:marBottom w:val="0"/>
          <w:divBdr>
            <w:top w:val="none" w:sz="0" w:space="0" w:color="auto"/>
            <w:left w:val="none" w:sz="0" w:space="0" w:color="auto"/>
            <w:bottom w:val="none" w:sz="0" w:space="0" w:color="auto"/>
            <w:right w:val="none" w:sz="0" w:space="0" w:color="auto"/>
          </w:divBdr>
        </w:div>
        <w:div w:id="297271568">
          <w:marLeft w:val="640"/>
          <w:marRight w:val="0"/>
          <w:marTop w:val="0"/>
          <w:marBottom w:val="0"/>
          <w:divBdr>
            <w:top w:val="none" w:sz="0" w:space="0" w:color="auto"/>
            <w:left w:val="none" w:sz="0" w:space="0" w:color="auto"/>
            <w:bottom w:val="none" w:sz="0" w:space="0" w:color="auto"/>
            <w:right w:val="none" w:sz="0" w:space="0" w:color="auto"/>
          </w:divBdr>
        </w:div>
        <w:div w:id="1175458966">
          <w:marLeft w:val="640"/>
          <w:marRight w:val="0"/>
          <w:marTop w:val="0"/>
          <w:marBottom w:val="0"/>
          <w:divBdr>
            <w:top w:val="none" w:sz="0" w:space="0" w:color="auto"/>
            <w:left w:val="none" w:sz="0" w:space="0" w:color="auto"/>
            <w:bottom w:val="none" w:sz="0" w:space="0" w:color="auto"/>
            <w:right w:val="none" w:sz="0" w:space="0" w:color="auto"/>
          </w:divBdr>
        </w:div>
        <w:div w:id="1521627173">
          <w:marLeft w:val="640"/>
          <w:marRight w:val="0"/>
          <w:marTop w:val="0"/>
          <w:marBottom w:val="0"/>
          <w:divBdr>
            <w:top w:val="none" w:sz="0" w:space="0" w:color="auto"/>
            <w:left w:val="none" w:sz="0" w:space="0" w:color="auto"/>
            <w:bottom w:val="none" w:sz="0" w:space="0" w:color="auto"/>
            <w:right w:val="none" w:sz="0" w:space="0" w:color="auto"/>
          </w:divBdr>
        </w:div>
        <w:div w:id="535241749">
          <w:marLeft w:val="640"/>
          <w:marRight w:val="0"/>
          <w:marTop w:val="0"/>
          <w:marBottom w:val="0"/>
          <w:divBdr>
            <w:top w:val="none" w:sz="0" w:space="0" w:color="auto"/>
            <w:left w:val="none" w:sz="0" w:space="0" w:color="auto"/>
            <w:bottom w:val="none" w:sz="0" w:space="0" w:color="auto"/>
            <w:right w:val="none" w:sz="0" w:space="0" w:color="auto"/>
          </w:divBdr>
        </w:div>
        <w:div w:id="1346904793">
          <w:marLeft w:val="640"/>
          <w:marRight w:val="0"/>
          <w:marTop w:val="0"/>
          <w:marBottom w:val="0"/>
          <w:divBdr>
            <w:top w:val="none" w:sz="0" w:space="0" w:color="auto"/>
            <w:left w:val="none" w:sz="0" w:space="0" w:color="auto"/>
            <w:bottom w:val="none" w:sz="0" w:space="0" w:color="auto"/>
            <w:right w:val="none" w:sz="0" w:space="0" w:color="auto"/>
          </w:divBdr>
        </w:div>
        <w:div w:id="1903297530">
          <w:marLeft w:val="640"/>
          <w:marRight w:val="0"/>
          <w:marTop w:val="0"/>
          <w:marBottom w:val="0"/>
          <w:divBdr>
            <w:top w:val="none" w:sz="0" w:space="0" w:color="auto"/>
            <w:left w:val="none" w:sz="0" w:space="0" w:color="auto"/>
            <w:bottom w:val="none" w:sz="0" w:space="0" w:color="auto"/>
            <w:right w:val="none" w:sz="0" w:space="0" w:color="auto"/>
          </w:divBdr>
        </w:div>
        <w:div w:id="100341582">
          <w:marLeft w:val="640"/>
          <w:marRight w:val="0"/>
          <w:marTop w:val="0"/>
          <w:marBottom w:val="0"/>
          <w:divBdr>
            <w:top w:val="none" w:sz="0" w:space="0" w:color="auto"/>
            <w:left w:val="none" w:sz="0" w:space="0" w:color="auto"/>
            <w:bottom w:val="none" w:sz="0" w:space="0" w:color="auto"/>
            <w:right w:val="none" w:sz="0" w:space="0" w:color="auto"/>
          </w:divBdr>
        </w:div>
        <w:div w:id="367266592">
          <w:marLeft w:val="640"/>
          <w:marRight w:val="0"/>
          <w:marTop w:val="0"/>
          <w:marBottom w:val="0"/>
          <w:divBdr>
            <w:top w:val="none" w:sz="0" w:space="0" w:color="auto"/>
            <w:left w:val="none" w:sz="0" w:space="0" w:color="auto"/>
            <w:bottom w:val="none" w:sz="0" w:space="0" w:color="auto"/>
            <w:right w:val="none" w:sz="0" w:space="0" w:color="auto"/>
          </w:divBdr>
        </w:div>
        <w:div w:id="1455056058">
          <w:marLeft w:val="640"/>
          <w:marRight w:val="0"/>
          <w:marTop w:val="0"/>
          <w:marBottom w:val="0"/>
          <w:divBdr>
            <w:top w:val="none" w:sz="0" w:space="0" w:color="auto"/>
            <w:left w:val="none" w:sz="0" w:space="0" w:color="auto"/>
            <w:bottom w:val="none" w:sz="0" w:space="0" w:color="auto"/>
            <w:right w:val="none" w:sz="0" w:space="0" w:color="auto"/>
          </w:divBdr>
        </w:div>
        <w:div w:id="1648826308">
          <w:marLeft w:val="640"/>
          <w:marRight w:val="0"/>
          <w:marTop w:val="0"/>
          <w:marBottom w:val="0"/>
          <w:divBdr>
            <w:top w:val="none" w:sz="0" w:space="0" w:color="auto"/>
            <w:left w:val="none" w:sz="0" w:space="0" w:color="auto"/>
            <w:bottom w:val="none" w:sz="0" w:space="0" w:color="auto"/>
            <w:right w:val="none" w:sz="0" w:space="0" w:color="auto"/>
          </w:divBdr>
        </w:div>
        <w:div w:id="1316689853">
          <w:marLeft w:val="640"/>
          <w:marRight w:val="0"/>
          <w:marTop w:val="0"/>
          <w:marBottom w:val="0"/>
          <w:divBdr>
            <w:top w:val="none" w:sz="0" w:space="0" w:color="auto"/>
            <w:left w:val="none" w:sz="0" w:space="0" w:color="auto"/>
            <w:bottom w:val="none" w:sz="0" w:space="0" w:color="auto"/>
            <w:right w:val="none" w:sz="0" w:space="0" w:color="auto"/>
          </w:divBdr>
        </w:div>
        <w:div w:id="1199969650">
          <w:marLeft w:val="640"/>
          <w:marRight w:val="0"/>
          <w:marTop w:val="0"/>
          <w:marBottom w:val="0"/>
          <w:divBdr>
            <w:top w:val="none" w:sz="0" w:space="0" w:color="auto"/>
            <w:left w:val="none" w:sz="0" w:space="0" w:color="auto"/>
            <w:bottom w:val="none" w:sz="0" w:space="0" w:color="auto"/>
            <w:right w:val="none" w:sz="0" w:space="0" w:color="auto"/>
          </w:divBdr>
        </w:div>
        <w:div w:id="1278874601">
          <w:marLeft w:val="640"/>
          <w:marRight w:val="0"/>
          <w:marTop w:val="0"/>
          <w:marBottom w:val="0"/>
          <w:divBdr>
            <w:top w:val="none" w:sz="0" w:space="0" w:color="auto"/>
            <w:left w:val="none" w:sz="0" w:space="0" w:color="auto"/>
            <w:bottom w:val="none" w:sz="0" w:space="0" w:color="auto"/>
            <w:right w:val="none" w:sz="0" w:space="0" w:color="auto"/>
          </w:divBdr>
        </w:div>
        <w:div w:id="1632125588">
          <w:marLeft w:val="640"/>
          <w:marRight w:val="0"/>
          <w:marTop w:val="0"/>
          <w:marBottom w:val="0"/>
          <w:divBdr>
            <w:top w:val="none" w:sz="0" w:space="0" w:color="auto"/>
            <w:left w:val="none" w:sz="0" w:space="0" w:color="auto"/>
            <w:bottom w:val="none" w:sz="0" w:space="0" w:color="auto"/>
            <w:right w:val="none" w:sz="0" w:space="0" w:color="auto"/>
          </w:divBdr>
        </w:div>
        <w:div w:id="969626032">
          <w:marLeft w:val="640"/>
          <w:marRight w:val="0"/>
          <w:marTop w:val="0"/>
          <w:marBottom w:val="0"/>
          <w:divBdr>
            <w:top w:val="none" w:sz="0" w:space="0" w:color="auto"/>
            <w:left w:val="none" w:sz="0" w:space="0" w:color="auto"/>
            <w:bottom w:val="none" w:sz="0" w:space="0" w:color="auto"/>
            <w:right w:val="none" w:sz="0" w:space="0" w:color="auto"/>
          </w:divBdr>
        </w:div>
        <w:div w:id="1536848007">
          <w:marLeft w:val="640"/>
          <w:marRight w:val="0"/>
          <w:marTop w:val="0"/>
          <w:marBottom w:val="0"/>
          <w:divBdr>
            <w:top w:val="none" w:sz="0" w:space="0" w:color="auto"/>
            <w:left w:val="none" w:sz="0" w:space="0" w:color="auto"/>
            <w:bottom w:val="none" w:sz="0" w:space="0" w:color="auto"/>
            <w:right w:val="none" w:sz="0" w:space="0" w:color="auto"/>
          </w:divBdr>
        </w:div>
        <w:div w:id="244219313">
          <w:marLeft w:val="640"/>
          <w:marRight w:val="0"/>
          <w:marTop w:val="0"/>
          <w:marBottom w:val="0"/>
          <w:divBdr>
            <w:top w:val="none" w:sz="0" w:space="0" w:color="auto"/>
            <w:left w:val="none" w:sz="0" w:space="0" w:color="auto"/>
            <w:bottom w:val="none" w:sz="0" w:space="0" w:color="auto"/>
            <w:right w:val="none" w:sz="0" w:space="0" w:color="auto"/>
          </w:divBdr>
        </w:div>
        <w:div w:id="418137269">
          <w:marLeft w:val="640"/>
          <w:marRight w:val="0"/>
          <w:marTop w:val="0"/>
          <w:marBottom w:val="0"/>
          <w:divBdr>
            <w:top w:val="none" w:sz="0" w:space="0" w:color="auto"/>
            <w:left w:val="none" w:sz="0" w:space="0" w:color="auto"/>
            <w:bottom w:val="none" w:sz="0" w:space="0" w:color="auto"/>
            <w:right w:val="none" w:sz="0" w:space="0" w:color="auto"/>
          </w:divBdr>
        </w:div>
        <w:div w:id="2103186857">
          <w:marLeft w:val="640"/>
          <w:marRight w:val="0"/>
          <w:marTop w:val="0"/>
          <w:marBottom w:val="0"/>
          <w:divBdr>
            <w:top w:val="none" w:sz="0" w:space="0" w:color="auto"/>
            <w:left w:val="none" w:sz="0" w:space="0" w:color="auto"/>
            <w:bottom w:val="none" w:sz="0" w:space="0" w:color="auto"/>
            <w:right w:val="none" w:sz="0" w:space="0" w:color="auto"/>
          </w:divBdr>
        </w:div>
        <w:div w:id="2040739051">
          <w:marLeft w:val="640"/>
          <w:marRight w:val="0"/>
          <w:marTop w:val="0"/>
          <w:marBottom w:val="0"/>
          <w:divBdr>
            <w:top w:val="none" w:sz="0" w:space="0" w:color="auto"/>
            <w:left w:val="none" w:sz="0" w:space="0" w:color="auto"/>
            <w:bottom w:val="none" w:sz="0" w:space="0" w:color="auto"/>
            <w:right w:val="none" w:sz="0" w:space="0" w:color="auto"/>
          </w:divBdr>
        </w:div>
        <w:div w:id="971516524">
          <w:marLeft w:val="640"/>
          <w:marRight w:val="0"/>
          <w:marTop w:val="0"/>
          <w:marBottom w:val="0"/>
          <w:divBdr>
            <w:top w:val="none" w:sz="0" w:space="0" w:color="auto"/>
            <w:left w:val="none" w:sz="0" w:space="0" w:color="auto"/>
            <w:bottom w:val="none" w:sz="0" w:space="0" w:color="auto"/>
            <w:right w:val="none" w:sz="0" w:space="0" w:color="auto"/>
          </w:divBdr>
        </w:div>
        <w:div w:id="2051874573">
          <w:marLeft w:val="640"/>
          <w:marRight w:val="0"/>
          <w:marTop w:val="0"/>
          <w:marBottom w:val="0"/>
          <w:divBdr>
            <w:top w:val="none" w:sz="0" w:space="0" w:color="auto"/>
            <w:left w:val="none" w:sz="0" w:space="0" w:color="auto"/>
            <w:bottom w:val="none" w:sz="0" w:space="0" w:color="auto"/>
            <w:right w:val="none" w:sz="0" w:space="0" w:color="auto"/>
          </w:divBdr>
        </w:div>
        <w:div w:id="1061947398">
          <w:marLeft w:val="640"/>
          <w:marRight w:val="0"/>
          <w:marTop w:val="0"/>
          <w:marBottom w:val="0"/>
          <w:divBdr>
            <w:top w:val="none" w:sz="0" w:space="0" w:color="auto"/>
            <w:left w:val="none" w:sz="0" w:space="0" w:color="auto"/>
            <w:bottom w:val="none" w:sz="0" w:space="0" w:color="auto"/>
            <w:right w:val="none" w:sz="0" w:space="0" w:color="auto"/>
          </w:divBdr>
        </w:div>
        <w:div w:id="1758939984">
          <w:marLeft w:val="640"/>
          <w:marRight w:val="0"/>
          <w:marTop w:val="0"/>
          <w:marBottom w:val="0"/>
          <w:divBdr>
            <w:top w:val="none" w:sz="0" w:space="0" w:color="auto"/>
            <w:left w:val="none" w:sz="0" w:space="0" w:color="auto"/>
            <w:bottom w:val="none" w:sz="0" w:space="0" w:color="auto"/>
            <w:right w:val="none" w:sz="0" w:space="0" w:color="auto"/>
          </w:divBdr>
        </w:div>
        <w:div w:id="1330061968">
          <w:marLeft w:val="640"/>
          <w:marRight w:val="0"/>
          <w:marTop w:val="0"/>
          <w:marBottom w:val="0"/>
          <w:divBdr>
            <w:top w:val="none" w:sz="0" w:space="0" w:color="auto"/>
            <w:left w:val="none" w:sz="0" w:space="0" w:color="auto"/>
            <w:bottom w:val="none" w:sz="0" w:space="0" w:color="auto"/>
            <w:right w:val="none" w:sz="0" w:space="0" w:color="auto"/>
          </w:divBdr>
        </w:div>
        <w:div w:id="329258392">
          <w:marLeft w:val="640"/>
          <w:marRight w:val="0"/>
          <w:marTop w:val="0"/>
          <w:marBottom w:val="0"/>
          <w:divBdr>
            <w:top w:val="none" w:sz="0" w:space="0" w:color="auto"/>
            <w:left w:val="none" w:sz="0" w:space="0" w:color="auto"/>
            <w:bottom w:val="none" w:sz="0" w:space="0" w:color="auto"/>
            <w:right w:val="none" w:sz="0" w:space="0" w:color="auto"/>
          </w:divBdr>
        </w:div>
        <w:div w:id="1899586211">
          <w:marLeft w:val="640"/>
          <w:marRight w:val="0"/>
          <w:marTop w:val="0"/>
          <w:marBottom w:val="0"/>
          <w:divBdr>
            <w:top w:val="none" w:sz="0" w:space="0" w:color="auto"/>
            <w:left w:val="none" w:sz="0" w:space="0" w:color="auto"/>
            <w:bottom w:val="none" w:sz="0" w:space="0" w:color="auto"/>
            <w:right w:val="none" w:sz="0" w:space="0" w:color="auto"/>
          </w:divBdr>
        </w:div>
        <w:div w:id="933394884">
          <w:marLeft w:val="640"/>
          <w:marRight w:val="0"/>
          <w:marTop w:val="0"/>
          <w:marBottom w:val="0"/>
          <w:divBdr>
            <w:top w:val="none" w:sz="0" w:space="0" w:color="auto"/>
            <w:left w:val="none" w:sz="0" w:space="0" w:color="auto"/>
            <w:bottom w:val="none" w:sz="0" w:space="0" w:color="auto"/>
            <w:right w:val="none" w:sz="0" w:space="0" w:color="auto"/>
          </w:divBdr>
        </w:div>
        <w:div w:id="117990408">
          <w:marLeft w:val="640"/>
          <w:marRight w:val="0"/>
          <w:marTop w:val="0"/>
          <w:marBottom w:val="0"/>
          <w:divBdr>
            <w:top w:val="none" w:sz="0" w:space="0" w:color="auto"/>
            <w:left w:val="none" w:sz="0" w:space="0" w:color="auto"/>
            <w:bottom w:val="none" w:sz="0" w:space="0" w:color="auto"/>
            <w:right w:val="none" w:sz="0" w:space="0" w:color="auto"/>
          </w:divBdr>
        </w:div>
        <w:div w:id="718628312">
          <w:marLeft w:val="640"/>
          <w:marRight w:val="0"/>
          <w:marTop w:val="0"/>
          <w:marBottom w:val="0"/>
          <w:divBdr>
            <w:top w:val="none" w:sz="0" w:space="0" w:color="auto"/>
            <w:left w:val="none" w:sz="0" w:space="0" w:color="auto"/>
            <w:bottom w:val="none" w:sz="0" w:space="0" w:color="auto"/>
            <w:right w:val="none" w:sz="0" w:space="0" w:color="auto"/>
          </w:divBdr>
        </w:div>
        <w:div w:id="844055241">
          <w:marLeft w:val="640"/>
          <w:marRight w:val="0"/>
          <w:marTop w:val="0"/>
          <w:marBottom w:val="0"/>
          <w:divBdr>
            <w:top w:val="none" w:sz="0" w:space="0" w:color="auto"/>
            <w:left w:val="none" w:sz="0" w:space="0" w:color="auto"/>
            <w:bottom w:val="none" w:sz="0" w:space="0" w:color="auto"/>
            <w:right w:val="none" w:sz="0" w:space="0" w:color="auto"/>
          </w:divBdr>
        </w:div>
        <w:div w:id="1096831068">
          <w:marLeft w:val="640"/>
          <w:marRight w:val="0"/>
          <w:marTop w:val="0"/>
          <w:marBottom w:val="0"/>
          <w:divBdr>
            <w:top w:val="none" w:sz="0" w:space="0" w:color="auto"/>
            <w:left w:val="none" w:sz="0" w:space="0" w:color="auto"/>
            <w:bottom w:val="none" w:sz="0" w:space="0" w:color="auto"/>
            <w:right w:val="none" w:sz="0" w:space="0" w:color="auto"/>
          </w:divBdr>
        </w:div>
        <w:div w:id="27873387">
          <w:marLeft w:val="640"/>
          <w:marRight w:val="0"/>
          <w:marTop w:val="0"/>
          <w:marBottom w:val="0"/>
          <w:divBdr>
            <w:top w:val="none" w:sz="0" w:space="0" w:color="auto"/>
            <w:left w:val="none" w:sz="0" w:space="0" w:color="auto"/>
            <w:bottom w:val="none" w:sz="0" w:space="0" w:color="auto"/>
            <w:right w:val="none" w:sz="0" w:space="0" w:color="auto"/>
          </w:divBdr>
        </w:div>
        <w:div w:id="905801550">
          <w:marLeft w:val="640"/>
          <w:marRight w:val="0"/>
          <w:marTop w:val="0"/>
          <w:marBottom w:val="0"/>
          <w:divBdr>
            <w:top w:val="none" w:sz="0" w:space="0" w:color="auto"/>
            <w:left w:val="none" w:sz="0" w:space="0" w:color="auto"/>
            <w:bottom w:val="none" w:sz="0" w:space="0" w:color="auto"/>
            <w:right w:val="none" w:sz="0" w:space="0" w:color="auto"/>
          </w:divBdr>
        </w:div>
        <w:div w:id="587693822">
          <w:marLeft w:val="640"/>
          <w:marRight w:val="0"/>
          <w:marTop w:val="0"/>
          <w:marBottom w:val="0"/>
          <w:divBdr>
            <w:top w:val="none" w:sz="0" w:space="0" w:color="auto"/>
            <w:left w:val="none" w:sz="0" w:space="0" w:color="auto"/>
            <w:bottom w:val="none" w:sz="0" w:space="0" w:color="auto"/>
            <w:right w:val="none" w:sz="0" w:space="0" w:color="auto"/>
          </w:divBdr>
        </w:div>
        <w:div w:id="2012567114">
          <w:marLeft w:val="640"/>
          <w:marRight w:val="0"/>
          <w:marTop w:val="0"/>
          <w:marBottom w:val="0"/>
          <w:divBdr>
            <w:top w:val="none" w:sz="0" w:space="0" w:color="auto"/>
            <w:left w:val="none" w:sz="0" w:space="0" w:color="auto"/>
            <w:bottom w:val="none" w:sz="0" w:space="0" w:color="auto"/>
            <w:right w:val="none" w:sz="0" w:space="0" w:color="auto"/>
          </w:divBdr>
        </w:div>
        <w:div w:id="2008827768">
          <w:marLeft w:val="640"/>
          <w:marRight w:val="0"/>
          <w:marTop w:val="0"/>
          <w:marBottom w:val="0"/>
          <w:divBdr>
            <w:top w:val="none" w:sz="0" w:space="0" w:color="auto"/>
            <w:left w:val="none" w:sz="0" w:space="0" w:color="auto"/>
            <w:bottom w:val="none" w:sz="0" w:space="0" w:color="auto"/>
            <w:right w:val="none" w:sz="0" w:space="0" w:color="auto"/>
          </w:divBdr>
        </w:div>
        <w:div w:id="1438911635">
          <w:marLeft w:val="640"/>
          <w:marRight w:val="0"/>
          <w:marTop w:val="0"/>
          <w:marBottom w:val="0"/>
          <w:divBdr>
            <w:top w:val="none" w:sz="0" w:space="0" w:color="auto"/>
            <w:left w:val="none" w:sz="0" w:space="0" w:color="auto"/>
            <w:bottom w:val="none" w:sz="0" w:space="0" w:color="auto"/>
            <w:right w:val="none" w:sz="0" w:space="0" w:color="auto"/>
          </w:divBdr>
        </w:div>
        <w:div w:id="1893492414">
          <w:marLeft w:val="640"/>
          <w:marRight w:val="0"/>
          <w:marTop w:val="0"/>
          <w:marBottom w:val="0"/>
          <w:divBdr>
            <w:top w:val="none" w:sz="0" w:space="0" w:color="auto"/>
            <w:left w:val="none" w:sz="0" w:space="0" w:color="auto"/>
            <w:bottom w:val="none" w:sz="0" w:space="0" w:color="auto"/>
            <w:right w:val="none" w:sz="0" w:space="0" w:color="auto"/>
          </w:divBdr>
        </w:div>
        <w:div w:id="1033194105">
          <w:marLeft w:val="640"/>
          <w:marRight w:val="0"/>
          <w:marTop w:val="0"/>
          <w:marBottom w:val="0"/>
          <w:divBdr>
            <w:top w:val="none" w:sz="0" w:space="0" w:color="auto"/>
            <w:left w:val="none" w:sz="0" w:space="0" w:color="auto"/>
            <w:bottom w:val="none" w:sz="0" w:space="0" w:color="auto"/>
            <w:right w:val="none" w:sz="0" w:space="0" w:color="auto"/>
          </w:divBdr>
        </w:div>
        <w:div w:id="450167165">
          <w:marLeft w:val="640"/>
          <w:marRight w:val="0"/>
          <w:marTop w:val="0"/>
          <w:marBottom w:val="0"/>
          <w:divBdr>
            <w:top w:val="none" w:sz="0" w:space="0" w:color="auto"/>
            <w:left w:val="none" w:sz="0" w:space="0" w:color="auto"/>
            <w:bottom w:val="none" w:sz="0" w:space="0" w:color="auto"/>
            <w:right w:val="none" w:sz="0" w:space="0" w:color="auto"/>
          </w:divBdr>
        </w:div>
        <w:div w:id="248320501">
          <w:marLeft w:val="640"/>
          <w:marRight w:val="0"/>
          <w:marTop w:val="0"/>
          <w:marBottom w:val="0"/>
          <w:divBdr>
            <w:top w:val="none" w:sz="0" w:space="0" w:color="auto"/>
            <w:left w:val="none" w:sz="0" w:space="0" w:color="auto"/>
            <w:bottom w:val="none" w:sz="0" w:space="0" w:color="auto"/>
            <w:right w:val="none" w:sz="0" w:space="0" w:color="auto"/>
          </w:divBdr>
        </w:div>
        <w:div w:id="1976984643">
          <w:marLeft w:val="640"/>
          <w:marRight w:val="0"/>
          <w:marTop w:val="0"/>
          <w:marBottom w:val="0"/>
          <w:divBdr>
            <w:top w:val="none" w:sz="0" w:space="0" w:color="auto"/>
            <w:left w:val="none" w:sz="0" w:space="0" w:color="auto"/>
            <w:bottom w:val="none" w:sz="0" w:space="0" w:color="auto"/>
            <w:right w:val="none" w:sz="0" w:space="0" w:color="auto"/>
          </w:divBdr>
        </w:div>
        <w:div w:id="2083983601">
          <w:marLeft w:val="640"/>
          <w:marRight w:val="0"/>
          <w:marTop w:val="0"/>
          <w:marBottom w:val="0"/>
          <w:divBdr>
            <w:top w:val="none" w:sz="0" w:space="0" w:color="auto"/>
            <w:left w:val="none" w:sz="0" w:space="0" w:color="auto"/>
            <w:bottom w:val="none" w:sz="0" w:space="0" w:color="auto"/>
            <w:right w:val="none" w:sz="0" w:space="0" w:color="auto"/>
          </w:divBdr>
        </w:div>
        <w:div w:id="139617117">
          <w:marLeft w:val="640"/>
          <w:marRight w:val="0"/>
          <w:marTop w:val="0"/>
          <w:marBottom w:val="0"/>
          <w:divBdr>
            <w:top w:val="none" w:sz="0" w:space="0" w:color="auto"/>
            <w:left w:val="none" w:sz="0" w:space="0" w:color="auto"/>
            <w:bottom w:val="none" w:sz="0" w:space="0" w:color="auto"/>
            <w:right w:val="none" w:sz="0" w:space="0" w:color="auto"/>
          </w:divBdr>
        </w:div>
        <w:div w:id="2095318652">
          <w:marLeft w:val="640"/>
          <w:marRight w:val="0"/>
          <w:marTop w:val="0"/>
          <w:marBottom w:val="0"/>
          <w:divBdr>
            <w:top w:val="none" w:sz="0" w:space="0" w:color="auto"/>
            <w:left w:val="none" w:sz="0" w:space="0" w:color="auto"/>
            <w:bottom w:val="none" w:sz="0" w:space="0" w:color="auto"/>
            <w:right w:val="none" w:sz="0" w:space="0" w:color="auto"/>
          </w:divBdr>
        </w:div>
        <w:div w:id="1003506372">
          <w:marLeft w:val="640"/>
          <w:marRight w:val="0"/>
          <w:marTop w:val="0"/>
          <w:marBottom w:val="0"/>
          <w:divBdr>
            <w:top w:val="none" w:sz="0" w:space="0" w:color="auto"/>
            <w:left w:val="none" w:sz="0" w:space="0" w:color="auto"/>
            <w:bottom w:val="none" w:sz="0" w:space="0" w:color="auto"/>
            <w:right w:val="none" w:sz="0" w:space="0" w:color="auto"/>
          </w:divBdr>
        </w:div>
        <w:div w:id="1690639983">
          <w:marLeft w:val="640"/>
          <w:marRight w:val="0"/>
          <w:marTop w:val="0"/>
          <w:marBottom w:val="0"/>
          <w:divBdr>
            <w:top w:val="none" w:sz="0" w:space="0" w:color="auto"/>
            <w:left w:val="none" w:sz="0" w:space="0" w:color="auto"/>
            <w:bottom w:val="none" w:sz="0" w:space="0" w:color="auto"/>
            <w:right w:val="none" w:sz="0" w:space="0" w:color="auto"/>
          </w:divBdr>
        </w:div>
        <w:div w:id="150566367">
          <w:marLeft w:val="640"/>
          <w:marRight w:val="0"/>
          <w:marTop w:val="0"/>
          <w:marBottom w:val="0"/>
          <w:divBdr>
            <w:top w:val="none" w:sz="0" w:space="0" w:color="auto"/>
            <w:left w:val="none" w:sz="0" w:space="0" w:color="auto"/>
            <w:bottom w:val="none" w:sz="0" w:space="0" w:color="auto"/>
            <w:right w:val="none" w:sz="0" w:space="0" w:color="auto"/>
          </w:divBdr>
        </w:div>
        <w:div w:id="163012904">
          <w:marLeft w:val="640"/>
          <w:marRight w:val="0"/>
          <w:marTop w:val="0"/>
          <w:marBottom w:val="0"/>
          <w:divBdr>
            <w:top w:val="none" w:sz="0" w:space="0" w:color="auto"/>
            <w:left w:val="none" w:sz="0" w:space="0" w:color="auto"/>
            <w:bottom w:val="none" w:sz="0" w:space="0" w:color="auto"/>
            <w:right w:val="none" w:sz="0" w:space="0" w:color="auto"/>
          </w:divBdr>
        </w:div>
        <w:div w:id="1764229773">
          <w:marLeft w:val="640"/>
          <w:marRight w:val="0"/>
          <w:marTop w:val="0"/>
          <w:marBottom w:val="0"/>
          <w:divBdr>
            <w:top w:val="none" w:sz="0" w:space="0" w:color="auto"/>
            <w:left w:val="none" w:sz="0" w:space="0" w:color="auto"/>
            <w:bottom w:val="none" w:sz="0" w:space="0" w:color="auto"/>
            <w:right w:val="none" w:sz="0" w:space="0" w:color="auto"/>
          </w:divBdr>
        </w:div>
      </w:divsChild>
    </w:div>
    <w:div w:id="1548948850">
      <w:bodyDiv w:val="1"/>
      <w:marLeft w:val="0"/>
      <w:marRight w:val="0"/>
      <w:marTop w:val="0"/>
      <w:marBottom w:val="0"/>
      <w:divBdr>
        <w:top w:val="none" w:sz="0" w:space="0" w:color="auto"/>
        <w:left w:val="none" w:sz="0" w:space="0" w:color="auto"/>
        <w:bottom w:val="none" w:sz="0" w:space="0" w:color="auto"/>
        <w:right w:val="none" w:sz="0" w:space="0" w:color="auto"/>
      </w:divBdr>
    </w:div>
    <w:div w:id="1551768478">
      <w:bodyDiv w:val="1"/>
      <w:marLeft w:val="0"/>
      <w:marRight w:val="0"/>
      <w:marTop w:val="0"/>
      <w:marBottom w:val="0"/>
      <w:divBdr>
        <w:top w:val="none" w:sz="0" w:space="0" w:color="auto"/>
        <w:left w:val="none" w:sz="0" w:space="0" w:color="auto"/>
        <w:bottom w:val="none" w:sz="0" w:space="0" w:color="auto"/>
        <w:right w:val="none" w:sz="0" w:space="0" w:color="auto"/>
      </w:divBdr>
    </w:div>
    <w:div w:id="1552500553">
      <w:bodyDiv w:val="1"/>
      <w:marLeft w:val="0"/>
      <w:marRight w:val="0"/>
      <w:marTop w:val="0"/>
      <w:marBottom w:val="0"/>
      <w:divBdr>
        <w:top w:val="none" w:sz="0" w:space="0" w:color="auto"/>
        <w:left w:val="none" w:sz="0" w:space="0" w:color="auto"/>
        <w:bottom w:val="none" w:sz="0" w:space="0" w:color="auto"/>
        <w:right w:val="none" w:sz="0" w:space="0" w:color="auto"/>
      </w:divBdr>
    </w:div>
    <w:div w:id="1555307609">
      <w:bodyDiv w:val="1"/>
      <w:marLeft w:val="0"/>
      <w:marRight w:val="0"/>
      <w:marTop w:val="0"/>
      <w:marBottom w:val="0"/>
      <w:divBdr>
        <w:top w:val="none" w:sz="0" w:space="0" w:color="auto"/>
        <w:left w:val="none" w:sz="0" w:space="0" w:color="auto"/>
        <w:bottom w:val="none" w:sz="0" w:space="0" w:color="auto"/>
        <w:right w:val="none" w:sz="0" w:space="0" w:color="auto"/>
      </w:divBdr>
    </w:div>
    <w:div w:id="1557005802">
      <w:bodyDiv w:val="1"/>
      <w:marLeft w:val="0"/>
      <w:marRight w:val="0"/>
      <w:marTop w:val="0"/>
      <w:marBottom w:val="0"/>
      <w:divBdr>
        <w:top w:val="none" w:sz="0" w:space="0" w:color="auto"/>
        <w:left w:val="none" w:sz="0" w:space="0" w:color="auto"/>
        <w:bottom w:val="none" w:sz="0" w:space="0" w:color="auto"/>
        <w:right w:val="none" w:sz="0" w:space="0" w:color="auto"/>
      </w:divBdr>
      <w:divsChild>
        <w:div w:id="1072895526">
          <w:marLeft w:val="640"/>
          <w:marRight w:val="0"/>
          <w:marTop w:val="0"/>
          <w:marBottom w:val="0"/>
          <w:divBdr>
            <w:top w:val="none" w:sz="0" w:space="0" w:color="auto"/>
            <w:left w:val="none" w:sz="0" w:space="0" w:color="auto"/>
            <w:bottom w:val="none" w:sz="0" w:space="0" w:color="auto"/>
            <w:right w:val="none" w:sz="0" w:space="0" w:color="auto"/>
          </w:divBdr>
        </w:div>
        <w:div w:id="1185510522">
          <w:marLeft w:val="640"/>
          <w:marRight w:val="0"/>
          <w:marTop w:val="0"/>
          <w:marBottom w:val="0"/>
          <w:divBdr>
            <w:top w:val="none" w:sz="0" w:space="0" w:color="auto"/>
            <w:left w:val="none" w:sz="0" w:space="0" w:color="auto"/>
            <w:bottom w:val="none" w:sz="0" w:space="0" w:color="auto"/>
            <w:right w:val="none" w:sz="0" w:space="0" w:color="auto"/>
          </w:divBdr>
        </w:div>
        <w:div w:id="526258032">
          <w:marLeft w:val="640"/>
          <w:marRight w:val="0"/>
          <w:marTop w:val="0"/>
          <w:marBottom w:val="0"/>
          <w:divBdr>
            <w:top w:val="none" w:sz="0" w:space="0" w:color="auto"/>
            <w:left w:val="none" w:sz="0" w:space="0" w:color="auto"/>
            <w:bottom w:val="none" w:sz="0" w:space="0" w:color="auto"/>
            <w:right w:val="none" w:sz="0" w:space="0" w:color="auto"/>
          </w:divBdr>
        </w:div>
        <w:div w:id="1277442026">
          <w:marLeft w:val="640"/>
          <w:marRight w:val="0"/>
          <w:marTop w:val="0"/>
          <w:marBottom w:val="0"/>
          <w:divBdr>
            <w:top w:val="none" w:sz="0" w:space="0" w:color="auto"/>
            <w:left w:val="none" w:sz="0" w:space="0" w:color="auto"/>
            <w:bottom w:val="none" w:sz="0" w:space="0" w:color="auto"/>
            <w:right w:val="none" w:sz="0" w:space="0" w:color="auto"/>
          </w:divBdr>
        </w:div>
        <w:div w:id="406272099">
          <w:marLeft w:val="640"/>
          <w:marRight w:val="0"/>
          <w:marTop w:val="0"/>
          <w:marBottom w:val="0"/>
          <w:divBdr>
            <w:top w:val="none" w:sz="0" w:space="0" w:color="auto"/>
            <w:left w:val="none" w:sz="0" w:space="0" w:color="auto"/>
            <w:bottom w:val="none" w:sz="0" w:space="0" w:color="auto"/>
            <w:right w:val="none" w:sz="0" w:space="0" w:color="auto"/>
          </w:divBdr>
        </w:div>
        <w:div w:id="1224634010">
          <w:marLeft w:val="640"/>
          <w:marRight w:val="0"/>
          <w:marTop w:val="0"/>
          <w:marBottom w:val="0"/>
          <w:divBdr>
            <w:top w:val="none" w:sz="0" w:space="0" w:color="auto"/>
            <w:left w:val="none" w:sz="0" w:space="0" w:color="auto"/>
            <w:bottom w:val="none" w:sz="0" w:space="0" w:color="auto"/>
            <w:right w:val="none" w:sz="0" w:space="0" w:color="auto"/>
          </w:divBdr>
        </w:div>
        <w:div w:id="534849468">
          <w:marLeft w:val="640"/>
          <w:marRight w:val="0"/>
          <w:marTop w:val="0"/>
          <w:marBottom w:val="0"/>
          <w:divBdr>
            <w:top w:val="none" w:sz="0" w:space="0" w:color="auto"/>
            <w:left w:val="none" w:sz="0" w:space="0" w:color="auto"/>
            <w:bottom w:val="none" w:sz="0" w:space="0" w:color="auto"/>
            <w:right w:val="none" w:sz="0" w:space="0" w:color="auto"/>
          </w:divBdr>
        </w:div>
        <w:div w:id="1747452453">
          <w:marLeft w:val="640"/>
          <w:marRight w:val="0"/>
          <w:marTop w:val="0"/>
          <w:marBottom w:val="0"/>
          <w:divBdr>
            <w:top w:val="none" w:sz="0" w:space="0" w:color="auto"/>
            <w:left w:val="none" w:sz="0" w:space="0" w:color="auto"/>
            <w:bottom w:val="none" w:sz="0" w:space="0" w:color="auto"/>
            <w:right w:val="none" w:sz="0" w:space="0" w:color="auto"/>
          </w:divBdr>
        </w:div>
        <w:div w:id="1550998445">
          <w:marLeft w:val="640"/>
          <w:marRight w:val="0"/>
          <w:marTop w:val="0"/>
          <w:marBottom w:val="0"/>
          <w:divBdr>
            <w:top w:val="none" w:sz="0" w:space="0" w:color="auto"/>
            <w:left w:val="none" w:sz="0" w:space="0" w:color="auto"/>
            <w:bottom w:val="none" w:sz="0" w:space="0" w:color="auto"/>
            <w:right w:val="none" w:sz="0" w:space="0" w:color="auto"/>
          </w:divBdr>
        </w:div>
        <w:div w:id="561212825">
          <w:marLeft w:val="640"/>
          <w:marRight w:val="0"/>
          <w:marTop w:val="0"/>
          <w:marBottom w:val="0"/>
          <w:divBdr>
            <w:top w:val="none" w:sz="0" w:space="0" w:color="auto"/>
            <w:left w:val="none" w:sz="0" w:space="0" w:color="auto"/>
            <w:bottom w:val="none" w:sz="0" w:space="0" w:color="auto"/>
            <w:right w:val="none" w:sz="0" w:space="0" w:color="auto"/>
          </w:divBdr>
        </w:div>
        <w:div w:id="750932883">
          <w:marLeft w:val="640"/>
          <w:marRight w:val="0"/>
          <w:marTop w:val="0"/>
          <w:marBottom w:val="0"/>
          <w:divBdr>
            <w:top w:val="none" w:sz="0" w:space="0" w:color="auto"/>
            <w:left w:val="none" w:sz="0" w:space="0" w:color="auto"/>
            <w:bottom w:val="none" w:sz="0" w:space="0" w:color="auto"/>
            <w:right w:val="none" w:sz="0" w:space="0" w:color="auto"/>
          </w:divBdr>
        </w:div>
        <w:div w:id="1609923304">
          <w:marLeft w:val="640"/>
          <w:marRight w:val="0"/>
          <w:marTop w:val="0"/>
          <w:marBottom w:val="0"/>
          <w:divBdr>
            <w:top w:val="none" w:sz="0" w:space="0" w:color="auto"/>
            <w:left w:val="none" w:sz="0" w:space="0" w:color="auto"/>
            <w:bottom w:val="none" w:sz="0" w:space="0" w:color="auto"/>
            <w:right w:val="none" w:sz="0" w:space="0" w:color="auto"/>
          </w:divBdr>
        </w:div>
        <w:div w:id="876435075">
          <w:marLeft w:val="640"/>
          <w:marRight w:val="0"/>
          <w:marTop w:val="0"/>
          <w:marBottom w:val="0"/>
          <w:divBdr>
            <w:top w:val="none" w:sz="0" w:space="0" w:color="auto"/>
            <w:left w:val="none" w:sz="0" w:space="0" w:color="auto"/>
            <w:bottom w:val="none" w:sz="0" w:space="0" w:color="auto"/>
            <w:right w:val="none" w:sz="0" w:space="0" w:color="auto"/>
          </w:divBdr>
        </w:div>
        <w:div w:id="257104003">
          <w:marLeft w:val="640"/>
          <w:marRight w:val="0"/>
          <w:marTop w:val="0"/>
          <w:marBottom w:val="0"/>
          <w:divBdr>
            <w:top w:val="none" w:sz="0" w:space="0" w:color="auto"/>
            <w:left w:val="none" w:sz="0" w:space="0" w:color="auto"/>
            <w:bottom w:val="none" w:sz="0" w:space="0" w:color="auto"/>
            <w:right w:val="none" w:sz="0" w:space="0" w:color="auto"/>
          </w:divBdr>
        </w:div>
        <w:div w:id="1576550446">
          <w:marLeft w:val="640"/>
          <w:marRight w:val="0"/>
          <w:marTop w:val="0"/>
          <w:marBottom w:val="0"/>
          <w:divBdr>
            <w:top w:val="none" w:sz="0" w:space="0" w:color="auto"/>
            <w:left w:val="none" w:sz="0" w:space="0" w:color="auto"/>
            <w:bottom w:val="none" w:sz="0" w:space="0" w:color="auto"/>
            <w:right w:val="none" w:sz="0" w:space="0" w:color="auto"/>
          </w:divBdr>
        </w:div>
        <w:div w:id="1014107952">
          <w:marLeft w:val="640"/>
          <w:marRight w:val="0"/>
          <w:marTop w:val="0"/>
          <w:marBottom w:val="0"/>
          <w:divBdr>
            <w:top w:val="none" w:sz="0" w:space="0" w:color="auto"/>
            <w:left w:val="none" w:sz="0" w:space="0" w:color="auto"/>
            <w:bottom w:val="none" w:sz="0" w:space="0" w:color="auto"/>
            <w:right w:val="none" w:sz="0" w:space="0" w:color="auto"/>
          </w:divBdr>
        </w:div>
        <w:div w:id="914244594">
          <w:marLeft w:val="640"/>
          <w:marRight w:val="0"/>
          <w:marTop w:val="0"/>
          <w:marBottom w:val="0"/>
          <w:divBdr>
            <w:top w:val="none" w:sz="0" w:space="0" w:color="auto"/>
            <w:left w:val="none" w:sz="0" w:space="0" w:color="auto"/>
            <w:bottom w:val="none" w:sz="0" w:space="0" w:color="auto"/>
            <w:right w:val="none" w:sz="0" w:space="0" w:color="auto"/>
          </w:divBdr>
        </w:div>
        <w:div w:id="972910300">
          <w:marLeft w:val="640"/>
          <w:marRight w:val="0"/>
          <w:marTop w:val="0"/>
          <w:marBottom w:val="0"/>
          <w:divBdr>
            <w:top w:val="none" w:sz="0" w:space="0" w:color="auto"/>
            <w:left w:val="none" w:sz="0" w:space="0" w:color="auto"/>
            <w:bottom w:val="none" w:sz="0" w:space="0" w:color="auto"/>
            <w:right w:val="none" w:sz="0" w:space="0" w:color="auto"/>
          </w:divBdr>
        </w:div>
        <w:div w:id="525557413">
          <w:marLeft w:val="640"/>
          <w:marRight w:val="0"/>
          <w:marTop w:val="0"/>
          <w:marBottom w:val="0"/>
          <w:divBdr>
            <w:top w:val="none" w:sz="0" w:space="0" w:color="auto"/>
            <w:left w:val="none" w:sz="0" w:space="0" w:color="auto"/>
            <w:bottom w:val="none" w:sz="0" w:space="0" w:color="auto"/>
            <w:right w:val="none" w:sz="0" w:space="0" w:color="auto"/>
          </w:divBdr>
        </w:div>
        <w:div w:id="303973598">
          <w:marLeft w:val="640"/>
          <w:marRight w:val="0"/>
          <w:marTop w:val="0"/>
          <w:marBottom w:val="0"/>
          <w:divBdr>
            <w:top w:val="none" w:sz="0" w:space="0" w:color="auto"/>
            <w:left w:val="none" w:sz="0" w:space="0" w:color="auto"/>
            <w:bottom w:val="none" w:sz="0" w:space="0" w:color="auto"/>
            <w:right w:val="none" w:sz="0" w:space="0" w:color="auto"/>
          </w:divBdr>
        </w:div>
        <w:div w:id="243342909">
          <w:marLeft w:val="640"/>
          <w:marRight w:val="0"/>
          <w:marTop w:val="0"/>
          <w:marBottom w:val="0"/>
          <w:divBdr>
            <w:top w:val="none" w:sz="0" w:space="0" w:color="auto"/>
            <w:left w:val="none" w:sz="0" w:space="0" w:color="auto"/>
            <w:bottom w:val="none" w:sz="0" w:space="0" w:color="auto"/>
            <w:right w:val="none" w:sz="0" w:space="0" w:color="auto"/>
          </w:divBdr>
        </w:div>
        <w:div w:id="281495371">
          <w:marLeft w:val="640"/>
          <w:marRight w:val="0"/>
          <w:marTop w:val="0"/>
          <w:marBottom w:val="0"/>
          <w:divBdr>
            <w:top w:val="none" w:sz="0" w:space="0" w:color="auto"/>
            <w:left w:val="none" w:sz="0" w:space="0" w:color="auto"/>
            <w:bottom w:val="none" w:sz="0" w:space="0" w:color="auto"/>
            <w:right w:val="none" w:sz="0" w:space="0" w:color="auto"/>
          </w:divBdr>
        </w:div>
        <w:div w:id="573975403">
          <w:marLeft w:val="640"/>
          <w:marRight w:val="0"/>
          <w:marTop w:val="0"/>
          <w:marBottom w:val="0"/>
          <w:divBdr>
            <w:top w:val="none" w:sz="0" w:space="0" w:color="auto"/>
            <w:left w:val="none" w:sz="0" w:space="0" w:color="auto"/>
            <w:bottom w:val="none" w:sz="0" w:space="0" w:color="auto"/>
            <w:right w:val="none" w:sz="0" w:space="0" w:color="auto"/>
          </w:divBdr>
        </w:div>
        <w:div w:id="1078401426">
          <w:marLeft w:val="640"/>
          <w:marRight w:val="0"/>
          <w:marTop w:val="0"/>
          <w:marBottom w:val="0"/>
          <w:divBdr>
            <w:top w:val="none" w:sz="0" w:space="0" w:color="auto"/>
            <w:left w:val="none" w:sz="0" w:space="0" w:color="auto"/>
            <w:bottom w:val="none" w:sz="0" w:space="0" w:color="auto"/>
            <w:right w:val="none" w:sz="0" w:space="0" w:color="auto"/>
          </w:divBdr>
        </w:div>
        <w:div w:id="2134403978">
          <w:marLeft w:val="640"/>
          <w:marRight w:val="0"/>
          <w:marTop w:val="0"/>
          <w:marBottom w:val="0"/>
          <w:divBdr>
            <w:top w:val="none" w:sz="0" w:space="0" w:color="auto"/>
            <w:left w:val="none" w:sz="0" w:space="0" w:color="auto"/>
            <w:bottom w:val="none" w:sz="0" w:space="0" w:color="auto"/>
            <w:right w:val="none" w:sz="0" w:space="0" w:color="auto"/>
          </w:divBdr>
        </w:div>
        <w:div w:id="754977889">
          <w:marLeft w:val="640"/>
          <w:marRight w:val="0"/>
          <w:marTop w:val="0"/>
          <w:marBottom w:val="0"/>
          <w:divBdr>
            <w:top w:val="none" w:sz="0" w:space="0" w:color="auto"/>
            <w:left w:val="none" w:sz="0" w:space="0" w:color="auto"/>
            <w:bottom w:val="none" w:sz="0" w:space="0" w:color="auto"/>
            <w:right w:val="none" w:sz="0" w:space="0" w:color="auto"/>
          </w:divBdr>
        </w:div>
        <w:div w:id="1744528572">
          <w:marLeft w:val="640"/>
          <w:marRight w:val="0"/>
          <w:marTop w:val="0"/>
          <w:marBottom w:val="0"/>
          <w:divBdr>
            <w:top w:val="none" w:sz="0" w:space="0" w:color="auto"/>
            <w:left w:val="none" w:sz="0" w:space="0" w:color="auto"/>
            <w:bottom w:val="none" w:sz="0" w:space="0" w:color="auto"/>
            <w:right w:val="none" w:sz="0" w:space="0" w:color="auto"/>
          </w:divBdr>
        </w:div>
        <w:div w:id="883373334">
          <w:marLeft w:val="640"/>
          <w:marRight w:val="0"/>
          <w:marTop w:val="0"/>
          <w:marBottom w:val="0"/>
          <w:divBdr>
            <w:top w:val="none" w:sz="0" w:space="0" w:color="auto"/>
            <w:left w:val="none" w:sz="0" w:space="0" w:color="auto"/>
            <w:bottom w:val="none" w:sz="0" w:space="0" w:color="auto"/>
            <w:right w:val="none" w:sz="0" w:space="0" w:color="auto"/>
          </w:divBdr>
        </w:div>
        <w:div w:id="902906878">
          <w:marLeft w:val="640"/>
          <w:marRight w:val="0"/>
          <w:marTop w:val="0"/>
          <w:marBottom w:val="0"/>
          <w:divBdr>
            <w:top w:val="none" w:sz="0" w:space="0" w:color="auto"/>
            <w:left w:val="none" w:sz="0" w:space="0" w:color="auto"/>
            <w:bottom w:val="none" w:sz="0" w:space="0" w:color="auto"/>
            <w:right w:val="none" w:sz="0" w:space="0" w:color="auto"/>
          </w:divBdr>
        </w:div>
        <w:div w:id="288559699">
          <w:marLeft w:val="640"/>
          <w:marRight w:val="0"/>
          <w:marTop w:val="0"/>
          <w:marBottom w:val="0"/>
          <w:divBdr>
            <w:top w:val="none" w:sz="0" w:space="0" w:color="auto"/>
            <w:left w:val="none" w:sz="0" w:space="0" w:color="auto"/>
            <w:bottom w:val="none" w:sz="0" w:space="0" w:color="auto"/>
            <w:right w:val="none" w:sz="0" w:space="0" w:color="auto"/>
          </w:divBdr>
        </w:div>
        <w:div w:id="162355684">
          <w:marLeft w:val="640"/>
          <w:marRight w:val="0"/>
          <w:marTop w:val="0"/>
          <w:marBottom w:val="0"/>
          <w:divBdr>
            <w:top w:val="none" w:sz="0" w:space="0" w:color="auto"/>
            <w:left w:val="none" w:sz="0" w:space="0" w:color="auto"/>
            <w:bottom w:val="none" w:sz="0" w:space="0" w:color="auto"/>
            <w:right w:val="none" w:sz="0" w:space="0" w:color="auto"/>
          </w:divBdr>
        </w:div>
        <w:div w:id="814838983">
          <w:marLeft w:val="640"/>
          <w:marRight w:val="0"/>
          <w:marTop w:val="0"/>
          <w:marBottom w:val="0"/>
          <w:divBdr>
            <w:top w:val="none" w:sz="0" w:space="0" w:color="auto"/>
            <w:left w:val="none" w:sz="0" w:space="0" w:color="auto"/>
            <w:bottom w:val="none" w:sz="0" w:space="0" w:color="auto"/>
            <w:right w:val="none" w:sz="0" w:space="0" w:color="auto"/>
          </w:divBdr>
        </w:div>
        <w:div w:id="706028717">
          <w:marLeft w:val="640"/>
          <w:marRight w:val="0"/>
          <w:marTop w:val="0"/>
          <w:marBottom w:val="0"/>
          <w:divBdr>
            <w:top w:val="none" w:sz="0" w:space="0" w:color="auto"/>
            <w:left w:val="none" w:sz="0" w:space="0" w:color="auto"/>
            <w:bottom w:val="none" w:sz="0" w:space="0" w:color="auto"/>
            <w:right w:val="none" w:sz="0" w:space="0" w:color="auto"/>
          </w:divBdr>
        </w:div>
        <w:div w:id="455565634">
          <w:marLeft w:val="640"/>
          <w:marRight w:val="0"/>
          <w:marTop w:val="0"/>
          <w:marBottom w:val="0"/>
          <w:divBdr>
            <w:top w:val="none" w:sz="0" w:space="0" w:color="auto"/>
            <w:left w:val="none" w:sz="0" w:space="0" w:color="auto"/>
            <w:bottom w:val="none" w:sz="0" w:space="0" w:color="auto"/>
            <w:right w:val="none" w:sz="0" w:space="0" w:color="auto"/>
          </w:divBdr>
        </w:div>
        <w:div w:id="1011224168">
          <w:marLeft w:val="640"/>
          <w:marRight w:val="0"/>
          <w:marTop w:val="0"/>
          <w:marBottom w:val="0"/>
          <w:divBdr>
            <w:top w:val="none" w:sz="0" w:space="0" w:color="auto"/>
            <w:left w:val="none" w:sz="0" w:space="0" w:color="auto"/>
            <w:bottom w:val="none" w:sz="0" w:space="0" w:color="auto"/>
            <w:right w:val="none" w:sz="0" w:space="0" w:color="auto"/>
          </w:divBdr>
        </w:div>
        <w:div w:id="1100756253">
          <w:marLeft w:val="640"/>
          <w:marRight w:val="0"/>
          <w:marTop w:val="0"/>
          <w:marBottom w:val="0"/>
          <w:divBdr>
            <w:top w:val="none" w:sz="0" w:space="0" w:color="auto"/>
            <w:left w:val="none" w:sz="0" w:space="0" w:color="auto"/>
            <w:bottom w:val="none" w:sz="0" w:space="0" w:color="auto"/>
            <w:right w:val="none" w:sz="0" w:space="0" w:color="auto"/>
          </w:divBdr>
        </w:div>
        <w:div w:id="635331465">
          <w:marLeft w:val="640"/>
          <w:marRight w:val="0"/>
          <w:marTop w:val="0"/>
          <w:marBottom w:val="0"/>
          <w:divBdr>
            <w:top w:val="none" w:sz="0" w:space="0" w:color="auto"/>
            <w:left w:val="none" w:sz="0" w:space="0" w:color="auto"/>
            <w:bottom w:val="none" w:sz="0" w:space="0" w:color="auto"/>
            <w:right w:val="none" w:sz="0" w:space="0" w:color="auto"/>
          </w:divBdr>
        </w:div>
        <w:div w:id="877668621">
          <w:marLeft w:val="640"/>
          <w:marRight w:val="0"/>
          <w:marTop w:val="0"/>
          <w:marBottom w:val="0"/>
          <w:divBdr>
            <w:top w:val="none" w:sz="0" w:space="0" w:color="auto"/>
            <w:left w:val="none" w:sz="0" w:space="0" w:color="auto"/>
            <w:bottom w:val="none" w:sz="0" w:space="0" w:color="auto"/>
            <w:right w:val="none" w:sz="0" w:space="0" w:color="auto"/>
          </w:divBdr>
        </w:div>
        <w:div w:id="1935741208">
          <w:marLeft w:val="640"/>
          <w:marRight w:val="0"/>
          <w:marTop w:val="0"/>
          <w:marBottom w:val="0"/>
          <w:divBdr>
            <w:top w:val="none" w:sz="0" w:space="0" w:color="auto"/>
            <w:left w:val="none" w:sz="0" w:space="0" w:color="auto"/>
            <w:bottom w:val="none" w:sz="0" w:space="0" w:color="auto"/>
            <w:right w:val="none" w:sz="0" w:space="0" w:color="auto"/>
          </w:divBdr>
        </w:div>
        <w:div w:id="1145851380">
          <w:marLeft w:val="640"/>
          <w:marRight w:val="0"/>
          <w:marTop w:val="0"/>
          <w:marBottom w:val="0"/>
          <w:divBdr>
            <w:top w:val="none" w:sz="0" w:space="0" w:color="auto"/>
            <w:left w:val="none" w:sz="0" w:space="0" w:color="auto"/>
            <w:bottom w:val="none" w:sz="0" w:space="0" w:color="auto"/>
            <w:right w:val="none" w:sz="0" w:space="0" w:color="auto"/>
          </w:divBdr>
        </w:div>
        <w:div w:id="399867807">
          <w:marLeft w:val="640"/>
          <w:marRight w:val="0"/>
          <w:marTop w:val="0"/>
          <w:marBottom w:val="0"/>
          <w:divBdr>
            <w:top w:val="none" w:sz="0" w:space="0" w:color="auto"/>
            <w:left w:val="none" w:sz="0" w:space="0" w:color="auto"/>
            <w:bottom w:val="none" w:sz="0" w:space="0" w:color="auto"/>
            <w:right w:val="none" w:sz="0" w:space="0" w:color="auto"/>
          </w:divBdr>
        </w:div>
        <w:div w:id="608465056">
          <w:marLeft w:val="640"/>
          <w:marRight w:val="0"/>
          <w:marTop w:val="0"/>
          <w:marBottom w:val="0"/>
          <w:divBdr>
            <w:top w:val="none" w:sz="0" w:space="0" w:color="auto"/>
            <w:left w:val="none" w:sz="0" w:space="0" w:color="auto"/>
            <w:bottom w:val="none" w:sz="0" w:space="0" w:color="auto"/>
            <w:right w:val="none" w:sz="0" w:space="0" w:color="auto"/>
          </w:divBdr>
        </w:div>
        <w:div w:id="1322852411">
          <w:marLeft w:val="640"/>
          <w:marRight w:val="0"/>
          <w:marTop w:val="0"/>
          <w:marBottom w:val="0"/>
          <w:divBdr>
            <w:top w:val="none" w:sz="0" w:space="0" w:color="auto"/>
            <w:left w:val="none" w:sz="0" w:space="0" w:color="auto"/>
            <w:bottom w:val="none" w:sz="0" w:space="0" w:color="auto"/>
            <w:right w:val="none" w:sz="0" w:space="0" w:color="auto"/>
          </w:divBdr>
        </w:div>
        <w:div w:id="1987006343">
          <w:marLeft w:val="640"/>
          <w:marRight w:val="0"/>
          <w:marTop w:val="0"/>
          <w:marBottom w:val="0"/>
          <w:divBdr>
            <w:top w:val="none" w:sz="0" w:space="0" w:color="auto"/>
            <w:left w:val="none" w:sz="0" w:space="0" w:color="auto"/>
            <w:bottom w:val="none" w:sz="0" w:space="0" w:color="auto"/>
            <w:right w:val="none" w:sz="0" w:space="0" w:color="auto"/>
          </w:divBdr>
        </w:div>
        <w:div w:id="322323858">
          <w:marLeft w:val="640"/>
          <w:marRight w:val="0"/>
          <w:marTop w:val="0"/>
          <w:marBottom w:val="0"/>
          <w:divBdr>
            <w:top w:val="none" w:sz="0" w:space="0" w:color="auto"/>
            <w:left w:val="none" w:sz="0" w:space="0" w:color="auto"/>
            <w:bottom w:val="none" w:sz="0" w:space="0" w:color="auto"/>
            <w:right w:val="none" w:sz="0" w:space="0" w:color="auto"/>
          </w:divBdr>
        </w:div>
        <w:div w:id="2083721242">
          <w:marLeft w:val="640"/>
          <w:marRight w:val="0"/>
          <w:marTop w:val="0"/>
          <w:marBottom w:val="0"/>
          <w:divBdr>
            <w:top w:val="none" w:sz="0" w:space="0" w:color="auto"/>
            <w:left w:val="none" w:sz="0" w:space="0" w:color="auto"/>
            <w:bottom w:val="none" w:sz="0" w:space="0" w:color="auto"/>
            <w:right w:val="none" w:sz="0" w:space="0" w:color="auto"/>
          </w:divBdr>
        </w:div>
        <w:div w:id="1179082307">
          <w:marLeft w:val="640"/>
          <w:marRight w:val="0"/>
          <w:marTop w:val="0"/>
          <w:marBottom w:val="0"/>
          <w:divBdr>
            <w:top w:val="none" w:sz="0" w:space="0" w:color="auto"/>
            <w:left w:val="none" w:sz="0" w:space="0" w:color="auto"/>
            <w:bottom w:val="none" w:sz="0" w:space="0" w:color="auto"/>
            <w:right w:val="none" w:sz="0" w:space="0" w:color="auto"/>
          </w:divBdr>
        </w:div>
        <w:div w:id="1324817289">
          <w:marLeft w:val="640"/>
          <w:marRight w:val="0"/>
          <w:marTop w:val="0"/>
          <w:marBottom w:val="0"/>
          <w:divBdr>
            <w:top w:val="none" w:sz="0" w:space="0" w:color="auto"/>
            <w:left w:val="none" w:sz="0" w:space="0" w:color="auto"/>
            <w:bottom w:val="none" w:sz="0" w:space="0" w:color="auto"/>
            <w:right w:val="none" w:sz="0" w:space="0" w:color="auto"/>
          </w:divBdr>
        </w:div>
        <w:div w:id="1802455417">
          <w:marLeft w:val="640"/>
          <w:marRight w:val="0"/>
          <w:marTop w:val="0"/>
          <w:marBottom w:val="0"/>
          <w:divBdr>
            <w:top w:val="none" w:sz="0" w:space="0" w:color="auto"/>
            <w:left w:val="none" w:sz="0" w:space="0" w:color="auto"/>
            <w:bottom w:val="none" w:sz="0" w:space="0" w:color="auto"/>
            <w:right w:val="none" w:sz="0" w:space="0" w:color="auto"/>
          </w:divBdr>
        </w:div>
        <w:div w:id="841093294">
          <w:marLeft w:val="640"/>
          <w:marRight w:val="0"/>
          <w:marTop w:val="0"/>
          <w:marBottom w:val="0"/>
          <w:divBdr>
            <w:top w:val="none" w:sz="0" w:space="0" w:color="auto"/>
            <w:left w:val="none" w:sz="0" w:space="0" w:color="auto"/>
            <w:bottom w:val="none" w:sz="0" w:space="0" w:color="auto"/>
            <w:right w:val="none" w:sz="0" w:space="0" w:color="auto"/>
          </w:divBdr>
        </w:div>
        <w:div w:id="1636175586">
          <w:marLeft w:val="640"/>
          <w:marRight w:val="0"/>
          <w:marTop w:val="0"/>
          <w:marBottom w:val="0"/>
          <w:divBdr>
            <w:top w:val="none" w:sz="0" w:space="0" w:color="auto"/>
            <w:left w:val="none" w:sz="0" w:space="0" w:color="auto"/>
            <w:bottom w:val="none" w:sz="0" w:space="0" w:color="auto"/>
            <w:right w:val="none" w:sz="0" w:space="0" w:color="auto"/>
          </w:divBdr>
        </w:div>
        <w:div w:id="2063089210">
          <w:marLeft w:val="640"/>
          <w:marRight w:val="0"/>
          <w:marTop w:val="0"/>
          <w:marBottom w:val="0"/>
          <w:divBdr>
            <w:top w:val="none" w:sz="0" w:space="0" w:color="auto"/>
            <w:left w:val="none" w:sz="0" w:space="0" w:color="auto"/>
            <w:bottom w:val="none" w:sz="0" w:space="0" w:color="auto"/>
            <w:right w:val="none" w:sz="0" w:space="0" w:color="auto"/>
          </w:divBdr>
        </w:div>
        <w:div w:id="1424229528">
          <w:marLeft w:val="640"/>
          <w:marRight w:val="0"/>
          <w:marTop w:val="0"/>
          <w:marBottom w:val="0"/>
          <w:divBdr>
            <w:top w:val="none" w:sz="0" w:space="0" w:color="auto"/>
            <w:left w:val="none" w:sz="0" w:space="0" w:color="auto"/>
            <w:bottom w:val="none" w:sz="0" w:space="0" w:color="auto"/>
            <w:right w:val="none" w:sz="0" w:space="0" w:color="auto"/>
          </w:divBdr>
        </w:div>
        <w:div w:id="1280407359">
          <w:marLeft w:val="640"/>
          <w:marRight w:val="0"/>
          <w:marTop w:val="0"/>
          <w:marBottom w:val="0"/>
          <w:divBdr>
            <w:top w:val="none" w:sz="0" w:space="0" w:color="auto"/>
            <w:left w:val="none" w:sz="0" w:space="0" w:color="auto"/>
            <w:bottom w:val="none" w:sz="0" w:space="0" w:color="auto"/>
            <w:right w:val="none" w:sz="0" w:space="0" w:color="auto"/>
          </w:divBdr>
        </w:div>
        <w:div w:id="1450466097">
          <w:marLeft w:val="640"/>
          <w:marRight w:val="0"/>
          <w:marTop w:val="0"/>
          <w:marBottom w:val="0"/>
          <w:divBdr>
            <w:top w:val="none" w:sz="0" w:space="0" w:color="auto"/>
            <w:left w:val="none" w:sz="0" w:space="0" w:color="auto"/>
            <w:bottom w:val="none" w:sz="0" w:space="0" w:color="auto"/>
            <w:right w:val="none" w:sz="0" w:space="0" w:color="auto"/>
          </w:divBdr>
        </w:div>
        <w:div w:id="365719352">
          <w:marLeft w:val="640"/>
          <w:marRight w:val="0"/>
          <w:marTop w:val="0"/>
          <w:marBottom w:val="0"/>
          <w:divBdr>
            <w:top w:val="none" w:sz="0" w:space="0" w:color="auto"/>
            <w:left w:val="none" w:sz="0" w:space="0" w:color="auto"/>
            <w:bottom w:val="none" w:sz="0" w:space="0" w:color="auto"/>
            <w:right w:val="none" w:sz="0" w:space="0" w:color="auto"/>
          </w:divBdr>
        </w:div>
        <w:div w:id="1587227128">
          <w:marLeft w:val="640"/>
          <w:marRight w:val="0"/>
          <w:marTop w:val="0"/>
          <w:marBottom w:val="0"/>
          <w:divBdr>
            <w:top w:val="none" w:sz="0" w:space="0" w:color="auto"/>
            <w:left w:val="none" w:sz="0" w:space="0" w:color="auto"/>
            <w:bottom w:val="none" w:sz="0" w:space="0" w:color="auto"/>
            <w:right w:val="none" w:sz="0" w:space="0" w:color="auto"/>
          </w:divBdr>
        </w:div>
        <w:div w:id="661666605">
          <w:marLeft w:val="640"/>
          <w:marRight w:val="0"/>
          <w:marTop w:val="0"/>
          <w:marBottom w:val="0"/>
          <w:divBdr>
            <w:top w:val="none" w:sz="0" w:space="0" w:color="auto"/>
            <w:left w:val="none" w:sz="0" w:space="0" w:color="auto"/>
            <w:bottom w:val="none" w:sz="0" w:space="0" w:color="auto"/>
            <w:right w:val="none" w:sz="0" w:space="0" w:color="auto"/>
          </w:divBdr>
        </w:div>
        <w:div w:id="1441990192">
          <w:marLeft w:val="640"/>
          <w:marRight w:val="0"/>
          <w:marTop w:val="0"/>
          <w:marBottom w:val="0"/>
          <w:divBdr>
            <w:top w:val="none" w:sz="0" w:space="0" w:color="auto"/>
            <w:left w:val="none" w:sz="0" w:space="0" w:color="auto"/>
            <w:bottom w:val="none" w:sz="0" w:space="0" w:color="auto"/>
            <w:right w:val="none" w:sz="0" w:space="0" w:color="auto"/>
          </w:divBdr>
        </w:div>
        <w:div w:id="1460806064">
          <w:marLeft w:val="640"/>
          <w:marRight w:val="0"/>
          <w:marTop w:val="0"/>
          <w:marBottom w:val="0"/>
          <w:divBdr>
            <w:top w:val="none" w:sz="0" w:space="0" w:color="auto"/>
            <w:left w:val="none" w:sz="0" w:space="0" w:color="auto"/>
            <w:bottom w:val="none" w:sz="0" w:space="0" w:color="auto"/>
            <w:right w:val="none" w:sz="0" w:space="0" w:color="auto"/>
          </w:divBdr>
        </w:div>
        <w:div w:id="1864052515">
          <w:marLeft w:val="640"/>
          <w:marRight w:val="0"/>
          <w:marTop w:val="0"/>
          <w:marBottom w:val="0"/>
          <w:divBdr>
            <w:top w:val="none" w:sz="0" w:space="0" w:color="auto"/>
            <w:left w:val="none" w:sz="0" w:space="0" w:color="auto"/>
            <w:bottom w:val="none" w:sz="0" w:space="0" w:color="auto"/>
            <w:right w:val="none" w:sz="0" w:space="0" w:color="auto"/>
          </w:divBdr>
        </w:div>
        <w:div w:id="1827436580">
          <w:marLeft w:val="640"/>
          <w:marRight w:val="0"/>
          <w:marTop w:val="0"/>
          <w:marBottom w:val="0"/>
          <w:divBdr>
            <w:top w:val="none" w:sz="0" w:space="0" w:color="auto"/>
            <w:left w:val="none" w:sz="0" w:space="0" w:color="auto"/>
            <w:bottom w:val="none" w:sz="0" w:space="0" w:color="auto"/>
            <w:right w:val="none" w:sz="0" w:space="0" w:color="auto"/>
          </w:divBdr>
        </w:div>
        <w:div w:id="432282578">
          <w:marLeft w:val="640"/>
          <w:marRight w:val="0"/>
          <w:marTop w:val="0"/>
          <w:marBottom w:val="0"/>
          <w:divBdr>
            <w:top w:val="none" w:sz="0" w:space="0" w:color="auto"/>
            <w:left w:val="none" w:sz="0" w:space="0" w:color="auto"/>
            <w:bottom w:val="none" w:sz="0" w:space="0" w:color="auto"/>
            <w:right w:val="none" w:sz="0" w:space="0" w:color="auto"/>
          </w:divBdr>
        </w:div>
      </w:divsChild>
    </w:div>
    <w:div w:id="1560091231">
      <w:bodyDiv w:val="1"/>
      <w:marLeft w:val="0"/>
      <w:marRight w:val="0"/>
      <w:marTop w:val="0"/>
      <w:marBottom w:val="0"/>
      <w:divBdr>
        <w:top w:val="none" w:sz="0" w:space="0" w:color="auto"/>
        <w:left w:val="none" w:sz="0" w:space="0" w:color="auto"/>
        <w:bottom w:val="none" w:sz="0" w:space="0" w:color="auto"/>
        <w:right w:val="none" w:sz="0" w:space="0" w:color="auto"/>
      </w:divBdr>
    </w:div>
    <w:div w:id="1561019131">
      <w:bodyDiv w:val="1"/>
      <w:marLeft w:val="0"/>
      <w:marRight w:val="0"/>
      <w:marTop w:val="0"/>
      <w:marBottom w:val="0"/>
      <w:divBdr>
        <w:top w:val="none" w:sz="0" w:space="0" w:color="auto"/>
        <w:left w:val="none" w:sz="0" w:space="0" w:color="auto"/>
        <w:bottom w:val="none" w:sz="0" w:space="0" w:color="auto"/>
        <w:right w:val="none" w:sz="0" w:space="0" w:color="auto"/>
      </w:divBdr>
    </w:div>
    <w:div w:id="1561861558">
      <w:bodyDiv w:val="1"/>
      <w:marLeft w:val="0"/>
      <w:marRight w:val="0"/>
      <w:marTop w:val="0"/>
      <w:marBottom w:val="0"/>
      <w:divBdr>
        <w:top w:val="none" w:sz="0" w:space="0" w:color="auto"/>
        <w:left w:val="none" w:sz="0" w:space="0" w:color="auto"/>
        <w:bottom w:val="none" w:sz="0" w:space="0" w:color="auto"/>
        <w:right w:val="none" w:sz="0" w:space="0" w:color="auto"/>
      </w:divBdr>
    </w:div>
    <w:div w:id="1562016400">
      <w:bodyDiv w:val="1"/>
      <w:marLeft w:val="0"/>
      <w:marRight w:val="0"/>
      <w:marTop w:val="0"/>
      <w:marBottom w:val="0"/>
      <w:divBdr>
        <w:top w:val="none" w:sz="0" w:space="0" w:color="auto"/>
        <w:left w:val="none" w:sz="0" w:space="0" w:color="auto"/>
        <w:bottom w:val="none" w:sz="0" w:space="0" w:color="auto"/>
        <w:right w:val="none" w:sz="0" w:space="0" w:color="auto"/>
      </w:divBdr>
    </w:div>
    <w:div w:id="1562788313">
      <w:bodyDiv w:val="1"/>
      <w:marLeft w:val="0"/>
      <w:marRight w:val="0"/>
      <w:marTop w:val="0"/>
      <w:marBottom w:val="0"/>
      <w:divBdr>
        <w:top w:val="none" w:sz="0" w:space="0" w:color="auto"/>
        <w:left w:val="none" w:sz="0" w:space="0" w:color="auto"/>
        <w:bottom w:val="none" w:sz="0" w:space="0" w:color="auto"/>
        <w:right w:val="none" w:sz="0" w:space="0" w:color="auto"/>
      </w:divBdr>
    </w:div>
    <w:div w:id="1563373731">
      <w:bodyDiv w:val="1"/>
      <w:marLeft w:val="0"/>
      <w:marRight w:val="0"/>
      <w:marTop w:val="0"/>
      <w:marBottom w:val="0"/>
      <w:divBdr>
        <w:top w:val="none" w:sz="0" w:space="0" w:color="auto"/>
        <w:left w:val="none" w:sz="0" w:space="0" w:color="auto"/>
        <w:bottom w:val="none" w:sz="0" w:space="0" w:color="auto"/>
        <w:right w:val="none" w:sz="0" w:space="0" w:color="auto"/>
      </w:divBdr>
    </w:div>
    <w:div w:id="1564563575">
      <w:bodyDiv w:val="1"/>
      <w:marLeft w:val="0"/>
      <w:marRight w:val="0"/>
      <w:marTop w:val="0"/>
      <w:marBottom w:val="0"/>
      <w:divBdr>
        <w:top w:val="none" w:sz="0" w:space="0" w:color="auto"/>
        <w:left w:val="none" w:sz="0" w:space="0" w:color="auto"/>
        <w:bottom w:val="none" w:sz="0" w:space="0" w:color="auto"/>
        <w:right w:val="none" w:sz="0" w:space="0" w:color="auto"/>
      </w:divBdr>
    </w:div>
    <w:div w:id="1564634428">
      <w:bodyDiv w:val="1"/>
      <w:marLeft w:val="0"/>
      <w:marRight w:val="0"/>
      <w:marTop w:val="0"/>
      <w:marBottom w:val="0"/>
      <w:divBdr>
        <w:top w:val="none" w:sz="0" w:space="0" w:color="auto"/>
        <w:left w:val="none" w:sz="0" w:space="0" w:color="auto"/>
        <w:bottom w:val="none" w:sz="0" w:space="0" w:color="auto"/>
        <w:right w:val="none" w:sz="0" w:space="0" w:color="auto"/>
      </w:divBdr>
    </w:div>
    <w:div w:id="1565872487">
      <w:bodyDiv w:val="1"/>
      <w:marLeft w:val="0"/>
      <w:marRight w:val="0"/>
      <w:marTop w:val="0"/>
      <w:marBottom w:val="0"/>
      <w:divBdr>
        <w:top w:val="none" w:sz="0" w:space="0" w:color="auto"/>
        <w:left w:val="none" w:sz="0" w:space="0" w:color="auto"/>
        <w:bottom w:val="none" w:sz="0" w:space="0" w:color="auto"/>
        <w:right w:val="none" w:sz="0" w:space="0" w:color="auto"/>
      </w:divBdr>
    </w:div>
    <w:div w:id="1565991490">
      <w:bodyDiv w:val="1"/>
      <w:marLeft w:val="0"/>
      <w:marRight w:val="0"/>
      <w:marTop w:val="0"/>
      <w:marBottom w:val="0"/>
      <w:divBdr>
        <w:top w:val="none" w:sz="0" w:space="0" w:color="auto"/>
        <w:left w:val="none" w:sz="0" w:space="0" w:color="auto"/>
        <w:bottom w:val="none" w:sz="0" w:space="0" w:color="auto"/>
        <w:right w:val="none" w:sz="0" w:space="0" w:color="auto"/>
      </w:divBdr>
    </w:div>
    <w:div w:id="1566721450">
      <w:bodyDiv w:val="1"/>
      <w:marLeft w:val="0"/>
      <w:marRight w:val="0"/>
      <w:marTop w:val="0"/>
      <w:marBottom w:val="0"/>
      <w:divBdr>
        <w:top w:val="none" w:sz="0" w:space="0" w:color="auto"/>
        <w:left w:val="none" w:sz="0" w:space="0" w:color="auto"/>
        <w:bottom w:val="none" w:sz="0" w:space="0" w:color="auto"/>
        <w:right w:val="none" w:sz="0" w:space="0" w:color="auto"/>
      </w:divBdr>
      <w:divsChild>
        <w:div w:id="1582133974">
          <w:marLeft w:val="480"/>
          <w:marRight w:val="0"/>
          <w:marTop w:val="0"/>
          <w:marBottom w:val="0"/>
          <w:divBdr>
            <w:top w:val="none" w:sz="0" w:space="0" w:color="auto"/>
            <w:left w:val="none" w:sz="0" w:space="0" w:color="auto"/>
            <w:bottom w:val="none" w:sz="0" w:space="0" w:color="auto"/>
            <w:right w:val="none" w:sz="0" w:space="0" w:color="auto"/>
          </w:divBdr>
        </w:div>
        <w:div w:id="737441893">
          <w:marLeft w:val="480"/>
          <w:marRight w:val="0"/>
          <w:marTop w:val="0"/>
          <w:marBottom w:val="0"/>
          <w:divBdr>
            <w:top w:val="none" w:sz="0" w:space="0" w:color="auto"/>
            <w:left w:val="none" w:sz="0" w:space="0" w:color="auto"/>
            <w:bottom w:val="none" w:sz="0" w:space="0" w:color="auto"/>
            <w:right w:val="none" w:sz="0" w:space="0" w:color="auto"/>
          </w:divBdr>
        </w:div>
        <w:div w:id="1979187293">
          <w:marLeft w:val="480"/>
          <w:marRight w:val="0"/>
          <w:marTop w:val="0"/>
          <w:marBottom w:val="0"/>
          <w:divBdr>
            <w:top w:val="none" w:sz="0" w:space="0" w:color="auto"/>
            <w:left w:val="none" w:sz="0" w:space="0" w:color="auto"/>
            <w:bottom w:val="none" w:sz="0" w:space="0" w:color="auto"/>
            <w:right w:val="none" w:sz="0" w:space="0" w:color="auto"/>
          </w:divBdr>
        </w:div>
        <w:div w:id="2108967167">
          <w:marLeft w:val="480"/>
          <w:marRight w:val="0"/>
          <w:marTop w:val="0"/>
          <w:marBottom w:val="0"/>
          <w:divBdr>
            <w:top w:val="none" w:sz="0" w:space="0" w:color="auto"/>
            <w:left w:val="none" w:sz="0" w:space="0" w:color="auto"/>
            <w:bottom w:val="none" w:sz="0" w:space="0" w:color="auto"/>
            <w:right w:val="none" w:sz="0" w:space="0" w:color="auto"/>
          </w:divBdr>
        </w:div>
        <w:div w:id="222181867">
          <w:marLeft w:val="480"/>
          <w:marRight w:val="0"/>
          <w:marTop w:val="0"/>
          <w:marBottom w:val="0"/>
          <w:divBdr>
            <w:top w:val="none" w:sz="0" w:space="0" w:color="auto"/>
            <w:left w:val="none" w:sz="0" w:space="0" w:color="auto"/>
            <w:bottom w:val="none" w:sz="0" w:space="0" w:color="auto"/>
            <w:right w:val="none" w:sz="0" w:space="0" w:color="auto"/>
          </w:divBdr>
        </w:div>
        <w:div w:id="317617659">
          <w:marLeft w:val="480"/>
          <w:marRight w:val="0"/>
          <w:marTop w:val="0"/>
          <w:marBottom w:val="0"/>
          <w:divBdr>
            <w:top w:val="none" w:sz="0" w:space="0" w:color="auto"/>
            <w:left w:val="none" w:sz="0" w:space="0" w:color="auto"/>
            <w:bottom w:val="none" w:sz="0" w:space="0" w:color="auto"/>
            <w:right w:val="none" w:sz="0" w:space="0" w:color="auto"/>
          </w:divBdr>
        </w:div>
        <w:div w:id="1024483842">
          <w:marLeft w:val="480"/>
          <w:marRight w:val="0"/>
          <w:marTop w:val="0"/>
          <w:marBottom w:val="0"/>
          <w:divBdr>
            <w:top w:val="none" w:sz="0" w:space="0" w:color="auto"/>
            <w:left w:val="none" w:sz="0" w:space="0" w:color="auto"/>
            <w:bottom w:val="none" w:sz="0" w:space="0" w:color="auto"/>
            <w:right w:val="none" w:sz="0" w:space="0" w:color="auto"/>
          </w:divBdr>
        </w:div>
        <w:div w:id="262613044">
          <w:marLeft w:val="480"/>
          <w:marRight w:val="0"/>
          <w:marTop w:val="0"/>
          <w:marBottom w:val="0"/>
          <w:divBdr>
            <w:top w:val="none" w:sz="0" w:space="0" w:color="auto"/>
            <w:left w:val="none" w:sz="0" w:space="0" w:color="auto"/>
            <w:bottom w:val="none" w:sz="0" w:space="0" w:color="auto"/>
            <w:right w:val="none" w:sz="0" w:space="0" w:color="auto"/>
          </w:divBdr>
        </w:div>
        <w:div w:id="1764571734">
          <w:marLeft w:val="480"/>
          <w:marRight w:val="0"/>
          <w:marTop w:val="0"/>
          <w:marBottom w:val="0"/>
          <w:divBdr>
            <w:top w:val="none" w:sz="0" w:space="0" w:color="auto"/>
            <w:left w:val="none" w:sz="0" w:space="0" w:color="auto"/>
            <w:bottom w:val="none" w:sz="0" w:space="0" w:color="auto"/>
            <w:right w:val="none" w:sz="0" w:space="0" w:color="auto"/>
          </w:divBdr>
        </w:div>
        <w:div w:id="437792602">
          <w:marLeft w:val="480"/>
          <w:marRight w:val="0"/>
          <w:marTop w:val="0"/>
          <w:marBottom w:val="0"/>
          <w:divBdr>
            <w:top w:val="none" w:sz="0" w:space="0" w:color="auto"/>
            <w:left w:val="none" w:sz="0" w:space="0" w:color="auto"/>
            <w:bottom w:val="none" w:sz="0" w:space="0" w:color="auto"/>
            <w:right w:val="none" w:sz="0" w:space="0" w:color="auto"/>
          </w:divBdr>
        </w:div>
        <w:div w:id="739332289">
          <w:marLeft w:val="480"/>
          <w:marRight w:val="0"/>
          <w:marTop w:val="0"/>
          <w:marBottom w:val="0"/>
          <w:divBdr>
            <w:top w:val="none" w:sz="0" w:space="0" w:color="auto"/>
            <w:left w:val="none" w:sz="0" w:space="0" w:color="auto"/>
            <w:bottom w:val="none" w:sz="0" w:space="0" w:color="auto"/>
            <w:right w:val="none" w:sz="0" w:space="0" w:color="auto"/>
          </w:divBdr>
        </w:div>
        <w:div w:id="583687063">
          <w:marLeft w:val="480"/>
          <w:marRight w:val="0"/>
          <w:marTop w:val="0"/>
          <w:marBottom w:val="0"/>
          <w:divBdr>
            <w:top w:val="none" w:sz="0" w:space="0" w:color="auto"/>
            <w:left w:val="none" w:sz="0" w:space="0" w:color="auto"/>
            <w:bottom w:val="none" w:sz="0" w:space="0" w:color="auto"/>
            <w:right w:val="none" w:sz="0" w:space="0" w:color="auto"/>
          </w:divBdr>
        </w:div>
        <w:div w:id="1535969600">
          <w:marLeft w:val="480"/>
          <w:marRight w:val="0"/>
          <w:marTop w:val="0"/>
          <w:marBottom w:val="0"/>
          <w:divBdr>
            <w:top w:val="none" w:sz="0" w:space="0" w:color="auto"/>
            <w:left w:val="none" w:sz="0" w:space="0" w:color="auto"/>
            <w:bottom w:val="none" w:sz="0" w:space="0" w:color="auto"/>
            <w:right w:val="none" w:sz="0" w:space="0" w:color="auto"/>
          </w:divBdr>
        </w:div>
        <w:div w:id="1990791058">
          <w:marLeft w:val="480"/>
          <w:marRight w:val="0"/>
          <w:marTop w:val="0"/>
          <w:marBottom w:val="0"/>
          <w:divBdr>
            <w:top w:val="none" w:sz="0" w:space="0" w:color="auto"/>
            <w:left w:val="none" w:sz="0" w:space="0" w:color="auto"/>
            <w:bottom w:val="none" w:sz="0" w:space="0" w:color="auto"/>
            <w:right w:val="none" w:sz="0" w:space="0" w:color="auto"/>
          </w:divBdr>
        </w:div>
        <w:div w:id="1883712137">
          <w:marLeft w:val="480"/>
          <w:marRight w:val="0"/>
          <w:marTop w:val="0"/>
          <w:marBottom w:val="0"/>
          <w:divBdr>
            <w:top w:val="none" w:sz="0" w:space="0" w:color="auto"/>
            <w:left w:val="none" w:sz="0" w:space="0" w:color="auto"/>
            <w:bottom w:val="none" w:sz="0" w:space="0" w:color="auto"/>
            <w:right w:val="none" w:sz="0" w:space="0" w:color="auto"/>
          </w:divBdr>
        </w:div>
        <w:div w:id="1836064739">
          <w:marLeft w:val="480"/>
          <w:marRight w:val="0"/>
          <w:marTop w:val="0"/>
          <w:marBottom w:val="0"/>
          <w:divBdr>
            <w:top w:val="none" w:sz="0" w:space="0" w:color="auto"/>
            <w:left w:val="none" w:sz="0" w:space="0" w:color="auto"/>
            <w:bottom w:val="none" w:sz="0" w:space="0" w:color="auto"/>
            <w:right w:val="none" w:sz="0" w:space="0" w:color="auto"/>
          </w:divBdr>
        </w:div>
        <w:div w:id="1643655774">
          <w:marLeft w:val="480"/>
          <w:marRight w:val="0"/>
          <w:marTop w:val="0"/>
          <w:marBottom w:val="0"/>
          <w:divBdr>
            <w:top w:val="none" w:sz="0" w:space="0" w:color="auto"/>
            <w:left w:val="none" w:sz="0" w:space="0" w:color="auto"/>
            <w:bottom w:val="none" w:sz="0" w:space="0" w:color="auto"/>
            <w:right w:val="none" w:sz="0" w:space="0" w:color="auto"/>
          </w:divBdr>
        </w:div>
        <w:div w:id="1583182183">
          <w:marLeft w:val="480"/>
          <w:marRight w:val="0"/>
          <w:marTop w:val="0"/>
          <w:marBottom w:val="0"/>
          <w:divBdr>
            <w:top w:val="none" w:sz="0" w:space="0" w:color="auto"/>
            <w:left w:val="none" w:sz="0" w:space="0" w:color="auto"/>
            <w:bottom w:val="none" w:sz="0" w:space="0" w:color="auto"/>
            <w:right w:val="none" w:sz="0" w:space="0" w:color="auto"/>
          </w:divBdr>
        </w:div>
        <w:div w:id="652291325">
          <w:marLeft w:val="480"/>
          <w:marRight w:val="0"/>
          <w:marTop w:val="0"/>
          <w:marBottom w:val="0"/>
          <w:divBdr>
            <w:top w:val="none" w:sz="0" w:space="0" w:color="auto"/>
            <w:left w:val="none" w:sz="0" w:space="0" w:color="auto"/>
            <w:bottom w:val="none" w:sz="0" w:space="0" w:color="auto"/>
            <w:right w:val="none" w:sz="0" w:space="0" w:color="auto"/>
          </w:divBdr>
        </w:div>
        <w:div w:id="1850021123">
          <w:marLeft w:val="480"/>
          <w:marRight w:val="0"/>
          <w:marTop w:val="0"/>
          <w:marBottom w:val="0"/>
          <w:divBdr>
            <w:top w:val="none" w:sz="0" w:space="0" w:color="auto"/>
            <w:left w:val="none" w:sz="0" w:space="0" w:color="auto"/>
            <w:bottom w:val="none" w:sz="0" w:space="0" w:color="auto"/>
            <w:right w:val="none" w:sz="0" w:space="0" w:color="auto"/>
          </w:divBdr>
        </w:div>
        <w:div w:id="858785281">
          <w:marLeft w:val="480"/>
          <w:marRight w:val="0"/>
          <w:marTop w:val="0"/>
          <w:marBottom w:val="0"/>
          <w:divBdr>
            <w:top w:val="none" w:sz="0" w:space="0" w:color="auto"/>
            <w:left w:val="none" w:sz="0" w:space="0" w:color="auto"/>
            <w:bottom w:val="none" w:sz="0" w:space="0" w:color="auto"/>
            <w:right w:val="none" w:sz="0" w:space="0" w:color="auto"/>
          </w:divBdr>
        </w:div>
        <w:div w:id="1521041678">
          <w:marLeft w:val="480"/>
          <w:marRight w:val="0"/>
          <w:marTop w:val="0"/>
          <w:marBottom w:val="0"/>
          <w:divBdr>
            <w:top w:val="none" w:sz="0" w:space="0" w:color="auto"/>
            <w:left w:val="none" w:sz="0" w:space="0" w:color="auto"/>
            <w:bottom w:val="none" w:sz="0" w:space="0" w:color="auto"/>
            <w:right w:val="none" w:sz="0" w:space="0" w:color="auto"/>
          </w:divBdr>
        </w:div>
        <w:div w:id="1592155991">
          <w:marLeft w:val="480"/>
          <w:marRight w:val="0"/>
          <w:marTop w:val="0"/>
          <w:marBottom w:val="0"/>
          <w:divBdr>
            <w:top w:val="none" w:sz="0" w:space="0" w:color="auto"/>
            <w:left w:val="none" w:sz="0" w:space="0" w:color="auto"/>
            <w:bottom w:val="none" w:sz="0" w:space="0" w:color="auto"/>
            <w:right w:val="none" w:sz="0" w:space="0" w:color="auto"/>
          </w:divBdr>
        </w:div>
        <w:div w:id="625819942">
          <w:marLeft w:val="480"/>
          <w:marRight w:val="0"/>
          <w:marTop w:val="0"/>
          <w:marBottom w:val="0"/>
          <w:divBdr>
            <w:top w:val="none" w:sz="0" w:space="0" w:color="auto"/>
            <w:left w:val="none" w:sz="0" w:space="0" w:color="auto"/>
            <w:bottom w:val="none" w:sz="0" w:space="0" w:color="auto"/>
            <w:right w:val="none" w:sz="0" w:space="0" w:color="auto"/>
          </w:divBdr>
        </w:div>
        <w:div w:id="1742360949">
          <w:marLeft w:val="480"/>
          <w:marRight w:val="0"/>
          <w:marTop w:val="0"/>
          <w:marBottom w:val="0"/>
          <w:divBdr>
            <w:top w:val="none" w:sz="0" w:space="0" w:color="auto"/>
            <w:left w:val="none" w:sz="0" w:space="0" w:color="auto"/>
            <w:bottom w:val="none" w:sz="0" w:space="0" w:color="auto"/>
            <w:right w:val="none" w:sz="0" w:space="0" w:color="auto"/>
          </w:divBdr>
        </w:div>
        <w:div w:id="180777034">
          <w:marLeft w:val="480"/>
          <w:marRight w:val="0"/>
          <w:marTop w:val="0"/>
          <w:marBottom w:val="0"/>
          <w:divBdr>
            <w:top w:val="none" w:sz="0" w:space="0" w:color="auto"/>
            <w:left w:val="none" w:sz="0" w:space="0" w:color="auto"/>
            <w:bottom w:val="none" w:sz="0" w:space="0" w:color="auto"/>
            <w:right w:val="none" w:sz="0" w:space="0" w:color="auto"/>
          </w:divBdr>
        </w:div>
        <w:div w:id="2130200652">
          <w:marLeft w:val="480"/>
          <w:marRight w:val="0"/>
          <w:marTop w:val="0"/>
          <w:marBottom w:val="0"/>
          <w:divBdr>
            <w:top w:val="none" w:sz="0" w:space="0" w:color="auto"/>
            <w:left w:val="none" w:sz="0" w:space="0" w:color="auto"/>
            <w:bottom w:val="none" w:sz="0" w:space="0" w:color="auto"/>
            <w:right w:val="none" w:sz="0" w:space="0" w:color="auto"/>
          </w:divBdr>
        </w:div>
        <w:div w:id="834343125">
          <w:marLeft w:val="480"/>
          <w:marRight w:val="0"/>
          <w:marTop w:val="0"/>
          <w:marBottom w:val="0"/>
          <w:divBdr>
            <w:top w:val="none" w:sz="0" w:space="0" w:color="auto"/>
            <w:left w:val="none" w:sz="0" w:space="0" w:color="auto"/>
            <w:bottom w:val="none" w:sz="0" w:space="0" w:color="auto"/>
            <w:right w:val="none" w:sz="0" w:space="0" w:color="auto"/>
          </w:divBdr>
        </w:div>
        <w:div w:id="1015225786">
          <w:marLeft w:val="480"/>
          <w:marRight w:val="0"/>
          <w:marTop w:val="0"/>
          <w:marBottom w:val="0"/>
          <w:divBdr>
            <w:top w:val="none" w:sz="0" w:space="0" w:color="auto"/>
            <w:left w:val="none" w:sz="0" w:space="0" w:color="auto"/>
            <w:bottom w:val="none" w:sz="0" w:space="0" w:color="auto"/>
            <w:right w:val="none" w:sz="0" w:space="0" w:color="auto"/>
          </w:divBdr>
        </w:div>
        <w:div w:id="152840197">
          <w:marLeft w:val="480"/>
          <w:marRight w:val="0"/>
          <w:marTop w:val="0"/>
          <w:marBottom w:val="0"/>
          <w:divBdr>
            <w:top w:val="none" w:sz="0" w:space="0" w:color="auto"/>
            <w:left w:val="none" w:sz="0" w:space="0" w:color="auto"/>
            <w:bottom w:val="none" w:sz="0" w:space="0" w:color="auto"/>
            <w:right w:val="none" w:sz="0" w:space="0" w:color="auto"/>
          </w:divBdr>
        </w:div>
        <w:div w:id="1567766995">
          <w:marLeft w:val="480"/>
          <w:marRight w:val="0"/>
          <w:marTop w:val="0"/>
          <w:marBottom w:val="0"/>
          <w:divBdr>
            <w:top w:val="none" w:sz="0" w:space="0" w:color="auto"/>
            <w:left w:val="none" w:sz="0" w:space="0" w:color="auto"/>
            <w:bottom w:val="none" w:sz="0" w:space="0" w:color="auto"/>
            <w:right w:val="none" w:sz="0" w:space="0" w:color="auto"/>
          </w:divBdr>
        </w:div>
        <w:div w:id="2113889024">
          <w:marLeft w:val="480"/>
          <w:marRight w:val="0"/>
          <w:marTop w:val="0"/>
          <w:marBottom w:val="0"/>
          <w:divBdr>
            <w:top w:val="none" w:sz="0" w:space="0" w:color="auto"/>
            <w:left w:val="none" w:sz="0" w:space="0" w:color="auto"/>
            <w:bottom w:val="none" w:sz="0" w:space="0" w:color="auto"/>
            <w:right w:val="none" w:sz="0" w:space="0" w:color="auto"/>
          </w:divBdr>
        </w:div>
        <w:div w:id="481459409">
          <w:marLeft w:val="480"/>
          <w:marRight w:val="0"/>
          <w:marTop w:val="0"/>
          <w:marBottom w:val="0"/>
          <w:divBdr>
            <w:top w:val="none" w:sz="0" w:space="0" w:color="auto"/>
            <w:left w:val="none" w:sz="0" w:space="0" w:color="auto"/>
            <w:bottom w:val="none" w:sz="0" w:space="0" w:color="auto"/>
            <w:right w:val="none" w:sz="0" w:space="0" w:color="auto"/>
          </w:divBdr>
        </w:div>
        <w:div w:id="117799543">
          <w:marLeft w:val="480"/>
          <w:marRight w:val="0"/>
          <w:marTop w:val="0"/>
          <w:marBottom w:val="0"/>
          <w:divBdr>
            <w:top w:val="none" w:sz="0" w:space="0" w:color="auto"/>
            <w:left w:val="none" w:sz="0" w:space="0" w:color="auto"/>
            <w:bottom w:val="none" w:sz="0" w:space="0" w:color="auto"/>
            <w:right w:val="none" w:sz="0" w:space="0" w:color="auto"/>
          </w:divBdr>
        </w:div>
        <w:div w:id="1101222914">
          <w:marLeft w:val="480"/>
          <w:marRight w:val="0"/>
          <w:marTop w:val="0"/>
          <w:marBottom w:val="0"/>
          <w:divBdr>
            <w:top w:val="none" w:sz="0" w:space="0" w:color="auto"/>
            <w:left w:val="none" w:sz="0" w:space="0" w:color="auto"/>
            <w:bottom w:val="none" w:sz="0" w:space="0" w:color="auto"/>
            <w:right w:val="none" w:sz="0" w:space="0" w:color="auto"/>
          </w:divBdr>
        </w:div>
        <w:div w:id="1598443974">
          <w:marLeft w:val="480"/>
          <w:marRight w:val="0"/>
          <w:marTop w:val="0"/>
          <w:marBottom w:val="0"/>
          <w:divBdr>
            <w:top w:val="none" w:sz="0" w:space="0" w:color="auto"/>
            <w:left w:val="none" w:sz="0" w:space="0" w:color="auto"/>
            <w:bottom w:val="none" w:sz="0" w:space="0" w:color="auto"/>
            <w:right w:val="none" w:sz="0" w:space="0" w:color="auto"/>
          </w:divBdr>
        </w:div>
        <w:div w:id="1004744953">
          <w:marLeft w:val="480"/>
          <w:marRight w:val="0"/>
          <w:marTop w:val="0"/>
          <w:marBottom w:val="0"/>
          <w:divBdr>
            <w:top w:val="none" w:sz="0" w:space="0" w:color="auto"/>
            <w:left w:val="none" w:sz="0" w:space="0" w:color="auto"/>
            <w:bottom w:val="none" w:sz="0" w:space="0" w:color="auto"/>
            <w:right w:val="none" w:sz="0" w:space="0" w:color="auto"/>
          </w:divBdr>
        </w:div>
        <w:div w:id="1228304018">
          <w:marLeft w:val="480"/>
          <w:marRight w:val="0"/>
          <w:marTop w:val="0"/>
          <w:marBottom w:val="0"/>
          <w:divBdr>
            <w:top w:val="none" w:sz="0" w:space="0" w:color="auto"/>
            <w:left w:val="none" w:sz="0" w:space="0" w:color="auto"/>
            <w:bottom w:val="none" w:sz="0" w:space="0" w:color="auto"/>
            <w:right w:val="none" w:sz="0" w:space="0" w:color="auto"/>
          </w:divBdr>
        </w:div>
        <w:div w:id="2126272350">
          <w:marLeft w:val="480"/>
          <w:marRight w:val="0"/>
          <w:marTop w:val="0"/>
          <w:marBottom w:val="0"/>
          <w:divBdr>
            <w:top w:val="none" w:sz="0" w:space="0" w:color="auto"/>
            <w:left w:val="none" w:sz="0" w:space="0" w:color="auto"/>
            <w:bottom w:val="none" w:sz="0" w:space="0" w:color="auto"/>
            <w:right w:val="none" w:sz="0" w:space="0" w:color="auto"/>
          </w:divBdr>
        </w:div>
        <w:div w:id="1671444789">
          <w:marLeft w:val="480"/>
          <w:marRight w:val="0"/>
          <w:marTop w:val="0"/>
          <w:marBottom w:val="0"/>
          <w:divBdr>
            <w:top w:val="none" w:sz="0" w:space="0" w:color="auto"/>
            <w:left w:val="none" w:sz="0" w:space="0" w:color="auto"/>
            <w:bottom w:val="none" w:sz="0" w:space="0" w:color="auto"/>
            <w:right w:val="none" w:sz="0" w:space="0" w:color="auto"/>
          </w:divBdr>
        </w:div>
        <w:div w:id="962350120">
          <w:marLeft w:val="480"/>
          <w:marRight w:val="0"/>
          <w:marTop w:val="0"/>
          <w:marBottom w:val="0"/>
          <w:divBdr>
            <w:top w:val="none" w:sz="0" w:space="0" w:color="auto"/>
            <w:left w:val="none" w:sz="0" w:space="0" w:color="auto"/>
            <w:bottom w:val="none" w:sz="0" w:space="0" w:color="auto"/>
            <w:right w:val="none" w:sz="0" w:space="0" w:color="auto"/>
          </w:divBdr>
        </w:div>
        <w:div w:id="742603032">
          <w:marLeft w:val="480"/>
          <w:marRight w:val="0"/>
          <w:marTop w:val="0"/>
          <w:marBottom w:val="0"/>
          <w:divBdr>
            <w:top w:val="none" w:sz="0" w:space="0" w:color="auto"/>
            <w:left w:val="none" w:sz="0" w:space="0" w:color="auto"/>
            <w:bottom w:val="none" w:sz="0" w:space="0" w:color="auto"/>
            <w:right w:val="none" w:sz="0" w:space="0" w:color="auto"/>
          </w:divBdr>
        </w:div>
        <w:div w:id="1932271032">
          <w:marLeft w:val="480"/>
          <w:marRight w:val="0"/>
          <w:marTop w:val="0"/>
          <w:marBottom w:val="0"/>
          <w:divBdr>
            <w:top w:val="none" w:sz="0" w:space="0" w:color="auto"/>
            <w:left w:val="none" w:sz="0" w:space="0" w:color="auto"/>
            <w:bottom w:val="none" w:sz="0" w:space="0" w:color="auto"/>
            <w:right w:val="none" w:sz="0" w:space="0" w:color="auto"/>
          </w:divBdr>
        </w:div>
        <w:div w:id="877158832">
          <w:marLeft w:val="480"/>
          <w:marRight w:val="0"/>
          <w:marTop w:val="0"/>
          <w:marBottom w:val="0"/>
          <w:divBdr>
            <w:top w:val="none" w:sz="0" w:space="0" w:color="auto"/>
            <w:left w:val="none" w:sz="0" w:space="0" w:color="auto"/>
            <w:bottom w:val="none" w:sz="0" w:space="0" w:color="auto"/>
            <w:right w:val="none" w:sz="0" w:space="0" w:color="auto"/>
          </w:divBdr>
        </w:div>
        <w:div w:id="1069500088">
          <w:marLeft w:val="480"/>
          <w:marRight w:val="0"/>
          <w:marTop w:val="0"/>
          <w:marBottom w:val="0"/>
          <w:divBdr>
            <w:top w:val="none" w:sz="0" w:space="0" w:color="auto"/>
            <w:left w:val="none" w:sz="0" w:space="0" w:color="auto"/>
            <w:bottom w:val="none" w:sz="0" w:space="0" w:color="auto"/>
            <w:right w:val="none" w:sz="0" w:space="0" w:color="auto"/>
          </w:divBdr>
        </w:div>
        <w:div w:id="261375076">
          <w:marLeft w:val="480"/>
          <w:marRight w:val="0"/>
          <w:marTop w:val="0"/>
          <w:marBottom w:val="0"/>
          <w:divBdr>
            <w:top w:val="none" w:sz="0" w:space="0" w:color="auto"/>
            <w:left w:val="none" w:sz="0" w:space="0" w:color="auto"/>
            <w:bottom w:val="none" w:sz="0" w:space="0" w:color="auto"/>
            <w:right w:val="none" w:sz="0" w:space="0" w:color="auto"/>
          </w:divBdr>
        </w:div>
        <w:div w:id="1129736705">
          <w:marLeft w:val="480"/>
          <w:marRight w:val="0"/>
          <w:marTop w:val="0"/>
          <w:marBottom w:val="0"/>
          <w:divBdr>
            <w:top w:val="none" w:sz="0" w:space="0" w:color="auto"/>
            <w:left w:val="none" w:sz="0" w:space="0" w:color="auto"/>
            <w:bottom w:val="none" w:sz="0" w:space="0" w:color="auto"/>
            <w:right w:val="none" w:sz="0" w:space="0" w:color="auto"/>
          </w:divBdr>
        </w:div>
        <w:div w:id="1617130939">
          <w:marLeft w:val="480"/>
          <w:marRight w:val="0"/>
          <w:marTop w:val="0"/>
          <w:marBottom w:val="0"/>
          <w:divBdr>
            <w:top w:val="none" w:sz="0" w:space="0" w:color="auto"/>
            <w:left w:val="none" w:sz="0" w:space="0" w:color="auto"/>
            <w:bottom w:val="none" w:sz="0" w:space="0" w:color="auto"/>
            <w:right w:val="none" w:sz="0" w:space="0" w:color="auto"/>
          </w:divBdr>
        </w:div>
        <w:div w:id="733434730">
          <w:marLeft w:val="480"/>
          <w:marRight w:val="0"/>
          <w:marTop w:val="0"/>
          <w:marBottom w:val="0"/>
          <w:divBdr>
            <w:top w:val="none" w:sz="0" w:space="0" w:color="auto"/>
            <w:left w:val="none" w:sz="0" w:space="0" w:color="auto"/>
            <w:bottom w:val="none" w:sz="0" w:space="0" w:color="auto"/>
            <w:right w:val="none" w:sz="0" w:space="0" w:color="auto"/>
          </w:divBdr>
        </w:div>
        <w:div w:id="542249711">
          <w:marLeft w:val="480"/>
          <w:marRight w:val="0"/>
          <w:marTop w:val="0"/>
          <w:marBottom w:val="0"/>
          <w:divBdr>
            <w:top w:val="none" w:sz="0" w:space="0" w:color="auto"/>
            <w:left w:val="none" w:sz="0" w:space="0" w:color="auto"/>
            <w:bottom w:val="none" w:sz="0" w:space="0" w:color="auto"/>
            <w:right w:val="none" w:sz="0" w:space="0" w:color="auto"/>
          </w:divBdr>
        </w:div>
        <w:div w:id="1693604016">
          <w:marLeft w:val="480"/>
          <w:marRight w:val="0"/>
          <w:marTop w:val="0"/>
          <w:marBottom w:val="0"/>
          <w:divBdr>
            <w:top w:val="none" w:sz="0" w:space="0" w:color="auto"/>
            <w:left w:val="none" w:sz="0" w:space="0" w:color="auto"/>
            <w:bottom w:val="none" w:sz="0" w:space="0" w:color="auto"/>
            <w:right w:val="none" w:sz="0" w:space="0" w:color="auto"/>
          </w:divBdr>
        </w:div>
        <w:div w:id="1931964579">
          <w:marLeft w:val="480"/>
          <w:marRight w:val="0"/>
          <w:marTop w:val="0"/>
          <w:marBottom w:val="0"/>
          <w:divBdr>
            <w:top w:val="none" w:sz="0" w:space="0" w:color="auto"/>
            <w:left w:val="none" w:sz="0" w:space="0" w:color="auto"/>
            <w:bottom w:val="none" w:sz="0" w:space="0" w:color="auto"/>
            <w:right w:val="none" w:sz="0" w:space="0" w:color="auto"/>
          </w:divBdr>
        </w:div>
        <w:div w:id="974680939">
          <w:marLeft w:val="480"/>
          <w:marRight w:val="0"/>
          <w:marTop w:val="0"/>
          <w:marBottom w:val="0"/>
          <w:divBdr>
            <w:top w:val="none" w:sz="0" w:space="0" w:color="auto"/>
            <w:left w:val="none" w:sz="0" w:space="0" w:color="auto"/>
            <w:bottom w:val="none" w:sz="0" w:space="0" w:color="auto"/>
            <w:right w:val="none" w:sz="0" w:space="0" w:color="auto"/>
          </w:divBdr>
        </w:div>
        <w:div w:id="157042357">
          <w:marLeft w:val="480"/>
          <w:marRight w:val="0"/>
          <w:marTop w:val="0"/>
          <w:marBottom w:val="0"/>
          <w:divBdr>
            <w:top w:val="none" w:sz="0" w:space="0" w:color="auto"/>
            <w:left w:val="none" w:sz="0" w:space="0" w:color="auto"/>
            <w:bottom w:val="none" w:sz="0" w:space="0" w:color="auto"/>
            <w:right w:val="none" w:sz="0" w:space="0" w:color="auto"/>
          </w:divBdr>
        </w:div>
        <w:div w:id="985479066">
          <w:marLeft w:val="480"/>
          <w:marRight w:val="0"/>
          <w:marTop w:val="0"/>
          <w:marBottom w:val="0"/>
          <w:divBdr>
            <w:top w:val="none" w:sz="0" w:space="0" w:color="auto"/>
            <w:left w:val="none" w:sz="0" w:space="0" w:color="auto"/>
            <w:bottom w:val="none" w:sz="0" w:space="0" w:color="auto"/>
            <w:right w:val="none" w:sz="0" w:space="0" w:color="auto"/>
          </w:divBdr>
        </w:div>
        <w:div w:id="497885012">
          <w:marLeft w:val="480"/>
          <w:marRight w:val="0"/>
          <w:marTop w:val="0"/>
          <w:marBottom w:val="0"/>
          <w:divBdr>
            <w:top w:val="none" w:sz="0" w:space="0" w:color="auto"/>
            <w:left w:val="none" w:sz="0" w:space="0" w:color="auto"/>
            <w:bottom w:val="none" w:sz="0" w:space="0" w:color="auto"/>
            <w:right w:val="none" w:sz="0" w:space="0" w:color="auto"/>
          </w:divBdr>
        </w:div>
        <w:div w:id="2037920901">
          <w:marLeft w:val="480"/>
          <w:marRight w:val="0"/>
          <w:marTop w:val="0"/>
          <w:marBottom w:val="0"/>
          <w:divBdr>
            <w:top w:val="none" w:sz="0" w:space="0" w:color="auto"/>
            <w:left w:val="none" w:sz="0" w:space="0" w:color="auto"/>
            <w:bottom w:val="none" w:sz="0" w:space="0" w:color="auto"/>
            <w:right w:val="none" w:sz="0" w:space="0" w:color="auto"/>
          </w:divBdr>
        </w:div>
        <w:div w:id="1689870177">
          <w:marLeft w:val="480"/>
          <w:marRight w:val="0"/>
          <w:marTop w:val="0"/>
          <w:marBottom w:val="0"/>
          <w:divBdr>
            <w:top w:val="none" w:sz="0" w:space="0" w:color="auto"/>
            <w:left w:val="none" w:sz="0" w:space="0" w:color="auto"/>
            <w:bottom w:val="none" w:sz="0" w:space="0" w:color="auto"/>
            <w:right w:val="none" w:sz="0" w:space="0" w:color="auto"/>
          </w:divBdr>
        </w:div>
        <w:div w:id="987704980">
          <w:marLeft w:val="480"/>
          <w:marRight w:val="0"/>
          <w:marTop w:val="0"/>
          <w:marBottom w:val="0"/>
          <w:divBdr>
            <w:top w:val="none" w:sz="0" w:space="0" w:color="auto"/>
            <w:left w:val="none" w:sz="0" w:space="0" w:color="auto"/>
            <w:bottom w:val="none" w:sz="0" w:space="0" w:color="auto"/>
            <w:right w:val="none" w:sz="0" w:space="0" w:color="auto"/>
          </w:divBdr>
        </w:div>
        <w:div w:id="1925070115">
          <w:marLeft w:val="480"/>
          <w:marRight w:val="0"/>
          <w:marTop w:val="0"/>
          <w:marBottom w:val="0"/>
          <w:divBdr>
            <w:top w:val="none" w:sz="0" w:space="0" w:color="auto"/>
            <w:left w:val="none" w:sz="0" w:space="0" w:color="auto"/>
            <w:bottom w:val="none" w:sz="0" w:space="0" w:color="auto"/>
            <w:right w:val="none" w:sz="0" w:space="0" w:color="auto"/>
          </w:divBdr>
        </w:div>
        <w:div w:id="96028482">
          <w:marLeft w:val="480"/>
          <w:marRight w:val="0"/>
          <w:marTop w:val="0"/>
          <w:marBottom w:val="0"/>
          <w:divBdr>
            <w:top w:val="none" w:sz="0" w:space="0" w:color="auto"/>
            <w:left w:val="none" w:sz="0" w:space="0" w:color="auto"/>
            <w:bottom w:val="none" w:sz="0" w:space="0" w:color="auto"/>
            <w:right w:val="none" w:sz="0" w:space="0" w:color="auto"/>
          </w:divBdr>
        </w:div>
      </w:divsChild>
    </w:div>
    <w:div w:id="1569996517">
      <w:bodyDiv w:val="1"/>
      <w:marLeft w:val="0"/>
      <w:marRight w:val="0"/>
      <w:marTop w:val="0"/>
      <w:marBottom w:val="0"/>
      <w:divBdr>
        <w:top w:val="none" w:sz="0" w:space="0" w:color="auto"/>
        <w:left w:val="none" w:sz="0" w:space="0" w:color="auto"/>
        <w:bottom w:val="none" w:sz="0" w:space="0" w:color="auto"/>
        <w:right w:val="none" w:sz="0" w:space="0" w:color="auto"/>
      </w:divBdr>
    </w:div>
    <w:div w:id="1570113168">
      <w:bodyDiv w:val="1"/>
      <w:marLeft w:val="0"/>
      <w:marRight w:val="0"/>
      <w:marTop w:val="0"/>
      <w:marBottom w:val="0"/>
      <w:divBdr>
        <w:top w:val="none" w:sz="0" w:space="0" w:color="auto"/>
        <w:left w:val="none" w:sz="0" w:space="0" w:color="auto"/>
        <w:bottom w:val="none" w:sz="0" w:space="0" w:color="auto"/>
        <w:right w:val="none" w:sz="0" w:space="0" w:color="auto"/>
      </w:divBdr>
    </w:div>
    <w:div w:id="1571577705">
      <w:bodyDiv w:val="1"/>
      <w:marLeft w:val="0"/>
      <w:marRight w:val="0"/>
      <w:marTop w:val="0"/>
      <w:marBottom w:val="0"/>
      <w:divBdr>
        <w:top w:val="none" w:sz="0" w:space="0" w:color="auto"/>
        <w:left w:val="none" w:sz="0" w:space="0" w:color="auto"/>
        <w:bottom w:val="none" w:sz="0" w:space="0" w:color="auto"/>
        <w:right w:val="none" w:sz="0" w:space="0" w:color="auto"/>
      </w:divBdr>
    </w:div>
    <w:div w:id="1573348493">
      <w:bodyDiv w:val="1"/>
      <w:marLeft w:val="0"/>
      <w:marRight w:val="0"/>
      <w:marTop w:val="0"/>
      <w:marBottom w:val="0"/>
      <w:divBdr>
        <w:top w:val="none" w:sz="0" w:space="0" w:color="auto"/>
        <w:left w:val="none" w:sz="0" w:space="0" w:color="auto"/>
        <w:bottom w:val="none" w:sz="0" w:space="0" w:color="auto"/>
        <w:right w:val="none" w:sz="0" w:space="0" w:color="auto"/>
      </w:divBdr>
    </w:div>
    <w:div w:id="1579703275">
      <w:bodyDiv w:val="1"/>
      <w:marLeft w:val="0"/>
      <w:marRight w:val="0"/>
      <w:marTop w:val="0"/>
      <w:marBottom w:val="0"/>
      <w:divBdr>
        <w:top w:val="none" w:sz="0" w:space="0" w:color="auto"/>
        <w:left w:val="none" w:sz="0" w:space="0" w:color="auto"/>
        <w:bottom w:val="none" w:sz="0" w:space="0" w:color="auto"/>
        <w:right w:val="none" w:sz="0" w:space="0" w:color="auto"/>
      </w:divBdr>
    </w:div>
    <w:div w:id="1579948271">
      <w:bodyDiv w:val="1"/>
      <w:marLeft w:val="0"/>
      <w:marRight w:val="0"/>
      <w:marTop w:val="0"/>
      <w:marBottom w:val="0"/>
      <w:divBdr>
        <w:top w:val="none" w:sz="0" w:space="0" w:color="auto"/>
        <w:left w:val="none" w:sz="0" w:space="0" w:color="auto"/>
        <w:bottom w:val="none" w:sz="0" w:space="0" w:color="auto"/>
        <w:right w:val="none" w:sz="0" w:space="0" w:color="auto"/>
      </w:divBdr>
    </w:div>
    <w:div w:id="1582636026">
      <w:bodyDiv w:val="1"/>
      <w:marLeft w:val="0"/>
      <w:marRight w:val="0"/>
      <w:marTop w:val="0"/>
      <w:marBottom w:val="0"/>
      <w:divBdr>
        <w:top w:val="none" w:sz="0" w:space="0" w:color="auto"/>
        <w:left w:val="none" w:sz="0" w:space="0" w:color="auto"/>
        <w:bottom w:val="none" w:sz="0" w:space="0" w:color="auto"/>
        <w:right w:val="none" w:sz="0" w:space="0" w:color="auto"/>
      </w:divBdr>
    </w:div>
    <w:div w:id="1583679076">
      <w:bodyDiv w:val="1"/>
      <w:marLeft w:val="0"/>
      <w:marRight w:val="0"/>
      <w:marTop w:val="0"/>
      <w:marBottom w:val="0"/>
      <w:divBdr>
        <w:top w:val="none" w:sz="0" w:space="0" w:color="auto"/>
        <w:left w:val="none" w:sz="0" w:space="0" w:color="auto"/>
        <w:bottom w:val="none" w:sz="0" w:space="0" w:color="auto"/>
        <w:right w:val="none" w:sz="0" w:space="0" w:color="auto"/>
      </w:divBdr>
    </w:div>
    <w:div w:id="1586303006">
      <w:bodyDiv w:val="1"/>
      <w:marLeft w:val="0"/>
      <w:marRight w:val="0"/>
      <w:marTop w:val="0"/>
      <w:marBottom w:val="0"/>
      <w:divBdr>
        <w:top w:val="none" w:sz="0" w:space="0" w:color="auto"/>
        <w:left w:val="none" w:sz="0" w:space="0" w:color="auto"/>
        <w:bottom w:val="none" w:sz="0" w:space="0" w:color="auto"/>
        <w:right w:val="none" w:sz="0" w:space="0" w:color="auto"/>
      </w:divBdr>
    </w:div>
    <w:div w:id="1587806223">
      <w:bodyDiv w:val="1"/>
      <w:marLeft w:val="0"/>
      <w:marRight w:val="0"/>
      <w:marTop w:val="0"/>
      <w:marBottom w:val="0"/>
      <w:divBdr>
        <w:top w:val="none" w:sz="0" w:space="0" w:color="auto"/>
        <w:left w:val="none" w:sz="0" w:space="0" w:color="auto"/>
        <w:bottom w:val="none" w:sz="0" w:space="0" w:color="auto"/>
        <w:right w:val="none" w:sz="0" w:space="0" w:color="auto"/>
      </w:divBdr>
    </w:div>
    <w:div w:id="1588032878">
      <w:bodyDiv w:val="1"/>
      <w:marLeft w:val="0"/>
      <w:marRight w:val="0"/>
      <w:marTop w:val="0"/>
      <w:marBottom w:val="0"/>
      <w:divBdr>
        <w:top w:val="none" w:sz="0" w:space="0" w:color="auto"/>
        <w:left w:val="none" w:sz="0" w:space="0" w:color="auto"/>
        <w:bottom w:val="none" w:sz="0" w:space="0" w:color="auto"/>
        <w:right w:val="none" w:sz="0" w:space="0" w:color="auto"/>
      </w:divBdr>
      <w:divsChild>
        <w:div w:id="228657454">
          <w:marLeft w:val="480"/>
          <w:marRight w:val="0"/>
          <w:marTop w:val="0"/>
          <w:marBottom w:val="0"/>
          <w:divBdr>
            <w:top w:val="none" w:sz="0" w:space="0" w:color="auto"/>
            <w:left w:val="none" w:sz="0" w:space="0" w:color="auto"/>
            <w:bottom w:val="none" w:sz="0" w:space="0" w:color="auto"/>
            <w:right w:val="none" w:sz="0" w:space="0" w:color="auto"/>
          </w:divBdr>
        </w:div>
        <w:div w:id="656375786">
          <w:marLeft w:val="480"/>
          <w:marRight w:val="0"/>
          <w:marTop w:val="0"/>
          <w:marBottom w:val="0"/>
          <w:divBdr>
            <w:top w:val="none" w:sz="0" w:space="0" w:color="auto"/>
            <w:left w:val="none" w:sz="0" w:space="0" w:color="auto"/>
            <w:bottom w:val="none" w:sz="0" w:space="0" w:color="auto"/>
            <w:right w:val="none" w:sz="0" w:space="0" w:color="auto"/>
          </w:divBdr>
        </w:div>
        <w:div w:id="1914123831">
          <w:marLeft w:val="480"/>
          <w:marRight w:val="0"/>
          <w:marTop w:val="0"/>
          <w:marBottom w:val="0"/>
          <w:divBdr>
            <w:top w:val="none" w:sz="0" w:space="0" w:color="auto"/>
            <w:left w:val="none" w:sz="0" w:space="0" w:color="auto"/>
            <w:bottom w:val="none" w:sz="0" w:space="0" w:color="auto"/>
            <w:right w:val="none" w:sz="0" w:space="0" w:color="auto"/>
          </w:divBdr>
        </w:div>
        <w:div w:id="2117089619">
          <w:marLeft w:val="480"/>
          <w:marRight w:val="0"/>
          <w:marTop w:val="0"/>
          <w:marBottom w:val="0"/>
          <w:divBdr>
            <w:top w:val="none" w:sz="0" w:space="0" w:color="auto"/>
            <w:left w:val="none" w:sz="0" w:space="0" w:color="auto"/>
            <w:bottom w:val="none" w:sz="0" w:space="0" w:color="auto"/>
            <w:right w:val="none" w:sz="0" w:space="0" w:color="auto"/>
          </w:divBdr>
        </w:div>
        <w:div w:id="1297298988">
          <w:marLeft w:val="480"/>
          <w:marRight w:val="0"/>
          <w:marTop w:val="0"/>
          <w:marBottom w:val="0"/>
          <w:divBdr>
            <w:top w:val="none" w:sz="0" w:space="0" w:color="auto"/>
            <w:left w:val="none" w:sz="0" w:space="0" w:color="auto"/>
            <w:bottom w:val="none" w:sz="0" w:space="0" w:color="auto"/>
            <w:right w:val="none" w:sz="0" w:space="0" w:color="auto"/>
          </w:divBdr>
        </w:div>
        <w:div w:id="1196382532">
          <w:marLeft w:val="480"/>
          <w:marRight w:val="0"/>
          <w:marTop w:val="0"/>
          <w:marBottom w:val="0"/>
          <w:divBdr>
            <w:top w:val="none" w:sz="0" w:space="0" w:color="auto"/>
            <w:left w:val="none" w:sz="0" w:space="0" w:color="auto"/>
            <w:bottom w:val="none" w:sz="0" w:space="0" w:color="auto"/>
            <w:right w:val="none" w:sz="0" w:space="0" w:color="auto"/>
          </w:divBdr>
        </w:div>
        <w:div w:id="426118738">
          <w:marLeft w:val="480"/>
          <w:marRight w:val="0"/>
          <w:marTop w:val="0"/>
          <w:marBottom w:val="0"/>
          <w:divBdr>
            <w:top w:val="none" w:sz="0" w:space="0" w:color="auto"/>
            <w:left w:val="none" w:sz="0" w:space="0" w:color="auto"/>
            <w:bottom w:val="none" w:sz="0" w:space="0" w:color="auto"/>
            <w:right w:val="none" w:sz="0" w:space="0" w:color="auto"/>
          </w:divBdr>
        </w:div>
        <w:div w:id="1550918935">
          <w:marLeft w:val="480"/>
          <w:marRight w:val="0"/>
          <w:marTop w:val="0"/>
          <w:marBottom w:val="0"/>
          <w:divBdr>
            <w:top w:val="none" w:sz="0" w:space="0" w:color="auto"/>
            <w:left w:val="none" w:sz="0" w:space="0" w:color="auto"/>
            <w:bottom w:val="none" w:sz="0" w:space="0" w:color="auto"/>
            <w:right w:val="none" w:sz="0" w:space="0" w:color="auto"/>
          </w:divBdr>
        </w:div>
        <w:div w:id="1763142143">
          <w:marLeft w:val="480"/>
          <w:marRight w:val="0"/>
          <w:marTop w:val="0"/>
          <w:marBottom w:val="0"/>
          <w:divBdr>
            <w:top w:val="none" w:sz="0" w:space="0" w:color="auto"/>
            <w:left w:val="none" w:sz="0" w:space="0" w:color="auto"/>
            <w:bottom w:val="none" w:sz="0" w:space="0" w:color="auto"/>
            <w:right w:val="none" w:sz="0" w:space="0" w:color="auto"/>
          </w:divBdr>
        </w:div>
        <w:div w:id="1906380438">
          <w:marLeft w:val="480"/>
          <w:marRight w:val="0"/>
          <w:marTop w:val="0"/>
          <w:marBottom w:val="0"/>
          <w:divBdr>
            <w:top w:val="none" w:sz="0" w:space="0" w:color="auto"/>
            <w:left w:val="none" w:sz="0" w:space="0" w:color="auto"/>
            <w:bottom w:val="none" w:sz="0" w:space="0" w:color="auto"/>
            <w:right w:val="none" w:sz="0" w:space="0" w:color="auto"/>
          </w:divBdr>
        </w:div>
        <w:div w:id="328559115">
          <w:marLeft w:val="480"/>
          <w:marRight w:val="0"/>
          <w:marTop w:val="0"/>
          <w:marBottom w:val="0"/>
          <w:divBdr>
            <w:top w:val="none" w:sz="0" w:space="0" w:color="auto"/>
            <w:left w:val="none" w:sz="0" w:space="0" w:color="auto"/>
            <w:bottom w:val="none" w:sz="0" w:space="0" w:color="auto"/>
            <w:right w:val="none" w:sz="0" w:space="0" w:color="auto"/>
          </w:divBdr>
        </w:div>
        <w:div w:id="1430156767">
          <w:marLeft w:val="480"/>
          <w:marRight w:val="0"/>
          <w:marTop w:val="0"/>
          <w:marBottom w:val="0"/>
          <w:divBdr>
            <w:top w:val="none" w:sz="0" w:space="0" w:color="auto"/>
            <w:left w:val="none" w:sz="0" w:space="0" w:color="auto"/>
            <w:bottom w:val="none" w:sz="0" w:space="0" w:color="auto"/>
            <w:right w:val="none" w:sz="0" w:space="0" w:color="auto"/>
          </w:divBdr>
        </w:div>
        <w:div w:id="149837283">
          <w:marLeft w:val="480"/>
          <w:marRight w:val="0"/>
          <w:marTop w:val="0"/>
          <w:marBottom w:val="0"/>
          <w:divBdr>
            <w:top w:val="none" w:sz="0" w:space="0" w:color="auto"/>
            <w:left w:val="none" w:sz="0" w:space="0" w:color="auto"/>
            <w:bottom w:val="none" w:sz="0" w:space="0" w:color="auto"/>
            <w:right w:val="none" w:sz="0" w:space="0" w:color="auto"/>
          </w:divBdr>
        </w:div>
        <w:div w:id="2008632686">
          <w:marLeft w:val="480"/>
          <w:marRight w:val="0"/>
          <w:marTop w:val="0"/>
          <w:marBottom w:val="0"/>
          <w:divBdr>
            <w:top w:val="none" w:sz="0" w:space="0" w:color="auto"/>
            <w:left w:val="none" w:sz="0" w:space="0" w:color="auto"/>
            <w:bottom w:val="none" w:sz="0" w:space="0" w:color="auto"/>
            <w:right w:val="none" w:sz="0" w:space="0" w:color="auto"/>
          </w:divBdr>
        </w:div>
        <w:div w:id="369111570">
          <w:marLeft w:val="480"/>
          <w:marRight w:val="0"/>
          <w:marTop w:val="0"/>
          <w:marBottom w:val="0"/>
          <w:divBdr>
            <w:top w:val="none" w:sz="0" w:space="0" w:color="auto"/>
            <w:left w:val="none" w:sz="0" w:space="0" w:color="auto"/>
            <w:bottom w:val="none" w:sz="0" w:space="0" w:color="auto"/>
            <w:right w:val="none" w:sz="0" w:space="0" w:color="auto"/>
          </w:divBdr>
        </w:div>
        <w:div w:id="43216739">
          <w:marLeft w:val="480"/>
          <w:marRight w:val="0"/>
          <w:marTop w:val="0"/>
          <w:marBottom w:val="0"/>
          <w:divBdr>
            <w:top w:val="none" w:sz="0" w:space="0" w:color="auto"/>
            <w:left w:val="none" w:sz="0" w:space="0" w:color="auto"/>
            <w:bottom w:val="none" w:sz="0" w:space="0" w:color="auto"/>
            <w:right w:val="none" w:sz="0" w:space="0" w:color="auto"/>
          </w:divBdr>
        </w:div>
        <w:div w:id="1631519584">
          <w:marLeft w:val="480"/>
          <w:marRight w:val="0"/>
          <w:marTop w:val="0"/>
          <w:marBottom w:val="0"/>
          <w:divBdr>
            <w:top w:val="none" w:sz="0" w:space="0" w:color="auto"/>
            <w:left w:val="none" w:sz="0" w:space="0" w:color="auto"/>
            <w:bottom w:val="none" w:sz="0" w:space="0" w:color="auto"/>
            <w:right w:val="none" w:sz="0" w:space="0" w:color="auto"/>
          </w:divBdr>
        </w:div>
        <w:div w:id="158428025">
          <w:marLeft w:val="480"/>
          <w:marRight w:val="0"/>
          <w:marTop w:val="0"/>
          <w:marBottom w:val="0"/>
          <w:divBdr>
            <w:top w:val="none" w:sz="0" w:space="0" w:color="auto"/>
            <w:left w:val="none" w:sz="0" w:space="0" w:color="auto"/>
            <w:bottom w:val="none" w:sz="0" w:space="0" w:color="auto"/>
            <w:right w:val="none" w:sz="0" w:space="0" w:color="auto"/>
          </w:divBdr>
        </w:div>
        <w:div w:id="397561584">
          <w:marLeft w:val="480"/>
          <w:marRight w:val="0"/>
          <w:marTop w:val="0"/>
          <w:marBottom w:val="0"/>
          <w:divBdr>
            <w:top w:val="none" w:sz="0" w:space="0" w:color="auto"/>
            <w:left w:val="none" w:sz="0" w:space="0" w:color="auto"/>
            <w:bottom w:val="none" w:sz="0" w:space="0" w:color="auto"/>
            <w:right w:val="none" w:sz="0" w:space="0" w:color="auto"/>
          </w:divBdr>
        </w:div>
        <w:div w:id="1746880166">
          <w:marLeft w:val="480"/>
          <w:marRight w:val="0"/>
          <w:marTop w:val="0"/>
          <w:marBottom w:val="0"/>
          <w:divBdr>
            <w:top w:val="none" w:sz="0" w:space="0" w:color="auto"/>
            <w:left w:val="none" w:sz="0" w:space="0" w:color="auto"/>
            <w:bottom w:val="none" w:sz="0" w:space="0" w:color="auto"/>
            <w:right w:val="none" w:sz="0" w:space="0" w:color="auto"/>
          </w:divBdr>
        </w:div>
        <w:div w:id="1904680706">
          <w:marLeft w:val="480"/>
          <w:marRight w:val="0"/>
          <w:marTop w:val="0"/>
          <w:marBottom w:val="0"/>
          <w:divBdr>
            <w:top w:val="none" w:sz="0" w:space="0" w:color="auto"/>
            <w:left w:val="none" w:sz="0" w:space="0" w:color="auto"/>
            <w:bottom w:val="none" w:sz="0" w:space="0" w:color="auto"/>
            <w:right w:val="none" w:sz="0" w:space="0" w:color="auto"/>
          </w:divBdr>
        </w:div>
        <w:div w:id="402412094">
          <w:marLeft w:val="480"/>
          <w:marRight w:val="0"/>
          <w:marTop w:val="0"/>
          <w:marBottom w:val="0"/>
          <w:divBdr>
            <w:top w:val="none" w:sz="0" w:space="0" w:color="auto"/>
            <w:left w:val="none" w:sz="0" w:space="0" w:color="auto"/>
            <w:bottom w:val="none" w:sz="0" w:space="0" w:color="auto"/>
            <w:right w:val="none" w:sz="0" w:space="0" w:color="auto"/>
          </w:divBdr>
        </w:div>
        <w:div w:id="970355683">
          <w:marLeft w:val="480"/>
          <w:marRight w:val="0"/>
          <w:marTop w:val="0"/>
          <w:marBottom w:val="0"/>
          <w:divBdr>
            <w:top w:val="none" w:sz="0" w:space="0" w:color="auto"/>
            <w:left w:val="none" w:sz="0" w:space="0" w:color="auto"/>
            <w:bottom w:val="none" w:sz="0" w:space="0" w:color="auto"/>
            <w:right w:val="none" w:sz="0" w:space="0" w:color="auto"/>
          </w:divBdr>
        </w:div>
        <w:div w:id="1950968661">
          <w:marLeft w:val="480"/>
          <w:marRight w:val="0"/>
          <w:marTop w:val="0"/>
          <w:marBottom w:val="0"/>
          <w:divBdr>
            <w:top w:val="none" w:sz="0" w:space="0" w:color="auto"/>
            <w:left w:val="none" w:sz="0" w:space="0" w:color="auto"/>
            <w:bottom w:val="none" w:sz="0" w:space="0" w:color="auto"/>
            <w:right w:val="none" w:sz="0" w:space="0" w:color="auto"/>
          </w:divBdr>
        </w:div>
        <w:div w:id="1108741012">
          <w:marLeft w:val="480"/>
          <w:marRight w:val="0"/>
          <w:marTop w:val="0"/>
          <w:marBottom w:val="0"/>
          <w:divBdr>
            <w:top w:val="none" w:sz="0" w:space="0" w:color="auto"/>
            <w:left w:val="none" w:sz="0" w:space="0" w:color="auto"/>
            <w:bottom w:val="none" w:sz="0" w:space="0" w:color="auto"/>
            <w:right w:val="none" w:sz="0" w:space="0" w:color="auto"/>
          </w:divBdr>
        </w:div>
        <w:div w:id="1048409636">
          <w:marLeft w:val="480"/>
          <w:marRight w:val="0"/>
          <w:marTop w:val="0"/>
          <w:marBottom w:val="0"/>
          <w:divBdr>
            <w:top w:val="none" w:sz="0" w:space="0" w:color="auto"/>
            <w:left w:val="none" w:sz="0" w:space="0" w:color="auto"/>
            <w:bottom w:val="none" w:sz="0" w:space="0" w:color="auto"/>
            <w:right w:val="none" w:sz="0" w:space="0" w:color="auto"/>
          </w:divBdr>
        </w:div>
        <w:div w:id="2067797363">
          <w:marLeft w:val="480"/>
          <w:marRight w:val="0"/>
          <w:marTop w:val="0"/>
          <w:marBottom w:val="0"/>
          <w:divBdr>
            <w:top w:val="none" w:sz="0" w:space="0" w:color="auto"/>
            <w:left w:val="none" w:sz="0" w:space="0" w:color="auto"/>
            <w:bottom w:val="none" w:sz="0" w:space="0" w:color="auto"/>
            <w:right w:val="none" w:sz="0" w:space="0" w:color="auto"/>
          </w:divBdr>
        </w:div>
        <w:div w:id="1589848077">
          <w:marLeft w:val="480"/>
          <w:marRight w:val="0"/>
          <w:marTop w:val="0"/>
          <w:marBottom w:val="0"/>
          <w:divBdr>
            <w:top w:val="none" w:sz="0" w:space="0" w:color="auto"/>
            <w:left w:val="none" w:sz="0" w:space="0" w:color="auto"/>
            <w:bottom w:val="none" w:sz="0" w:space="0" w:color="auto"/>
            <w:right w:val="none" w:sz="0" w:space="0" w:color="auto"/>
          </w:divBdr>
        </w:div>
        <w:div w:id="524905040">
          <w:marLeft w:val="480"/>
          <w:marRight w:val="0"/>
          <w:marTop w:val="0"/>
          <w:marBottom w:val="0"/>
          <w:divBdr>
            <w:top w:val="none" w:sz="0" w:space="0" w:color="auto"/>
            <w:left w:val="none" w:sz="0" w:space="0" w:color="auto"/>
            <w:bottom w:val="none" w:sz="0" w:space="0" w:color="auto"/>
            <w:right w:val="none" w:sz="0" w:space="0" w:color="auto"/>
          </w:divBdr>
        </w:div>
        <w:div w:id="641539446">
          <w:marLeft w:val="480"/>
          <w:marRight w:val="0"/>
          <w:marTop w:val="0"/>
          <w:marBottom w:val="0"/>
          <w:divBdr>
            <w:top w:val="none" w:sz="0" w:space="0" w:color="auto"/>
            <w:left w:val="none" w:sz="0" w:space="0" w:color="auto"/>
            <w:bottom w:val="none" w:sz="0" w:space="0" w:color="auto"/>
            <w:right w:val="none" w:sz="0" w:space="0" w:color="auto"/>
          </w:divBdr>
        </w:div>
        <w:div w:id="1321807390">
          <w:marLeft w:val="480"/>
          <w:marRight w:val="0"/>
          <w:marTop w:val="0"/>
          <w:marBottom w:val="0"/>
          <w:divBdr>
            <w:top w:val="none" w:sz="0" w:space="0" w:color="auto"/>
            <w:left w:val="none" w:sz="0" w:space="0" w:color="auto"/>
            <w:bottom w:val="none" w:sz="0" w:space="0" w:color="auto"/>
            <w:right w:val="none" w:sz="0" w:space="0" w:color="auto"/>
          </w:divBdr>
        </w:div>
        <w:div w:id="1092968985">
          <w:marLeft w:val="480"/>
          <w:marRight w:val="0"/>
          <w:marTop w:val="0"/>
          <w:marBottom w:val="0"/>
          <w:divBdr>
            <w:top w:val="none" w:sz="0" w:space="0" w:color="auto"/>
            <w:left w:val="none" w:sz="0" w:space="0" w:color="auto"/>
            <w:bottom w:val="none" w:sz="0" w:space="0" w:color="auto"/>
            <w:right w:val="none" w:sz="0" w:space="0" w:color="auto"/>
          </w:divBdr>
        </w:div>
        <w:div w:id="288783533">
          <w:marLeft w:val="480"/>
          <w:marRight w:val="0"/>
          <w:marTop w:val="0"/>
          <w:marBottom w:val="0"/>
          <w:divBdr>
            <w:top w:val="none" w:sz="0" w:space="0" w:color="auto"/>
            <w:left w:val="none" w:sz="0" w:space="0" w:color="auto"/>
            <w:bottom w:val="none" w:sz="0" w:space="0" w:color="auto"/>
            <w:right w:val="none" w:sz="0" w:space="0" w:color="auto"/>
          </w:divBdr>
        </w:div>
        <w:div w:id="815604616">
          <w:marLeft w:val="480"/>
          <w:marRight w:val="0"/>
          <w:marTop w:val="0"/>
          <w:marBottom w:val="0"/>
          <w:divBdr>
            <w:top w:val="none" w:sz="0" w:space="0" w:color="auto"/>
            <w:left w:val="none" w:sz="0" w:space="0" w:color="auto"/>
            <w:bottom w:val="none" w:sz="0" w:space="0" w:color="auto"/>
            <w:right w:val="none" w:sz="0" w:space="0" w:color="auto"/>
          </w:divBdr>
        </w:div>
        <w:div w:id="565148796">
          <w:marLeft w:val="480"/>
          <w:marRight w:val="0"/>
          <w:marTop w:val="0"/>
          <w:marBottom w:val="0"/>
          <w:divBdr>
            <w:top w:val="none" w:sz="0" w:space="0" w:color="auto"/>
            <w:left w:val="none" w:sz="0" w:space="0" w:color="auto"/>
            <w:bottom w:val="none" w:sz="0" w:space="0" w:color="auto"/>
            <w:right w:val="none" w:sz="0" w:space="0" w:color="auto"/>
          </w:divBdr>
        </w:div>
        <w:div w:id="1386828886">
          <w:marLeft w:val="480"/>
          <w:marRight w:val="0"/>
          <w:marTop w:val="0"/>
          <w:marBottom w:val="0"/>
          <w:divBdr>
            <w:top w:val="none" w:sz="0" w:space="0" w:color="auto"/>
            <w:left w:val="none" w:sz="0" w:space="0" w:color="auto"/>
            <w:bottom w:val="none" w:sz="0" w:space="0" w:color="auto"/>
            <w:right w:val="none" w:sz="0" w:space="0" w:color="auto"/>
          </w:divBdr>
        </w:div>
        <w:div w:id="285626006">
          <w:marLeft w:val="480"/>
          <w:marRight w:val="0"/>
          <w:marTop w:val="0"/>
          <w:marBottom w:val="0"/>
          <w:divBdr>
            <w:top w:val="none" w:sz="0" w:space="0" w:color="auto"/>
            <w:left w:val="none" w:sz="0" w:space="0" w:color="auto"/>
            <w:bottom w:val="none" w:sz="0" w:space="0" w:color="auto"/>
            <w:right w:val="none" w:sz="0" w:space="0" w:color="auto"/>
          </w:divBdr>
        </w:div>
        <w:div w:id="13192394">
          <w:marLeft w:val="480"/>
          <w:marRight w:val="0"/>
          <w:marTop w:val="0"/>
          <w:marBottom w:val="0"/>
          <w:divBdr>
            <w:top w:val="none" w:sz="0" w:space="0" w:color="auto"/>
            <w:left w:val="none" w:sz="0" w:space="0" w:color="auto"/>
            <w:bottom w:val="none" w:sz="0" w:space="0" w:color="auto"/>
            <w:right w:val="none" w:sz="0" w:space="0" w:color="auto"/>
          </w:divBdr>
        </w:div>
        <w:div w:id="1883708544">
          <w:marLeft w:val="480"/>
          <w:marRight w:val="0"/>
          <w:marTop w:val="0"/>
          <w:marBottom w:val="0"/>
          <w:divBdr>
            <w:top w:val="none" w:sz="0" w:space="0" w:color="auto"/>
            <w:left w:val="none" w:sz="0" w:space="0" w:color="auto"/>
            <w:bottom w:val="none" w:sz="0" w:space="0" w:color="auto"/>
            <w:right w:val="none" w:sz="0" w:space="0" w:color="auto"/>
          </w:divBdr>
        </w:div>
        <w:div w:id="1667055644">
          <w:marLeft w:val="480"/>
          <w:marRight w:val="0"/>
          <w:marTop w:val="0"/>
          <w:marBottom w:val="0"/>
          <w:divBdr>
            <w:top w:val="none" w:sz="0" w:space="0" w:color="auto"/>
            <w:left w:val="none" w:sz="0" w:space="0" w:color="auto"/>
            <w:bottom w:val="none" w:sz="0" w:space="0" w:color="auto"/>
            <w:right w:val="none" w:sz="0" w:space="0" w:color="auto"/>
          </w:divBdr>
        </w:div>
        <w:div w:id="2076663234">
          <w:marLeft w:val="480"/>
          <w:marRight w:val="0"/>
          <w:marTop w:val="0"/>
          <w:marBottom w:val="0"/>
          <w:divBdr>
            <w:top w:val="none" w:sz="0" w:space="0" w:color="auto"/>
            <w:left w:val="none" w:sz="0" w:space="0" w:color="auto"/>
            <w:bottom w:val="none" w:sz="0" w:space="0" w:color="auto"/>
            <w:right w:val="none" w:sz="0" w:space="0" w:color="auto"/>
          </w:divBdr>
        </w:div>
        <w:div w:id="2126806428">
          <w:marLeft w:val="480"/>
          <w:marRight w:val="0"/>
          <w:marTop w:val="0"/>
          <w:marBottom w:val="0"/>
          <w:divBdr>
            <w:top w:val="none" w:sz="0" w:space="0" w:color="auto"/>
            <w:left w:val="none" w:sz="0" w:space="0" w:color="auto"/>
            <w:bottom w:val="none" w:sz="0" w:space="0" w:color="auto"/>
            <w:right w:val="none" w:sz="0" w:space="0" w:color="auto"/>
          </w:divBdr>
        </w:div>
        <w:div w:id="11036094">
          <w:marLeft w:val="480"/>
          <w:marRight w:val="0"/>
          <w:marTop w:val="0"/>
          <w:marBottom w:val="0"/>
          <w:divBdr>
            <w:top w:val="none" w:sz="0" w:space="0" w:color="auto"/>
            <w:left w:val="none" w:sz="0" w:space="0" w:color="auto"/>
            <w:bottom w:val="none" w:sz="0" w:space="0" w:color="auto"/>
            <w:right w:val="none" w:sz="0" w:space="0" w:color="auto"/>
          </w:divBdr>
        </w:div>
        <w:div w:id="1278678034">
          <w:marLeft w:val="480"/>
          <w:marRight w:val="0"/>
          <w:marTop w:val="0"/>
          <w:marBottom w:val="0"/>
          <w:divBdr>
            <w:top w:val="none" w:sz="0" w:space="0" w:color="auto"/>
            <w:left w:val="none" w:sz="0" w:space="0" w:color="auto"/>
            <w:bottom w:val="none" w:sz="0" w:space="0" w:color="auto"/>
            <w:right w:val="none" w:sz="0" w:space="0" w:color="auto"/>
          </w:divBdr>
        </w:div>
        <w:div w:id="144980083">
          <w:marLeft w:val="480"/>
          <w:marRight w:val="0"/>
          <w:marTop w:val="0"/>
          <w:marBottom w:val="0"/>
          <w:divBdr>
            <w:top w:val="none" w:sz="0" w:space="0" w:color="auto"/>
            <w:left w:val="none" w:sz="0" w:space="0" w:color="auto"/>
            <w:bottom w:val="none" w:sz="0" w:space="0" w:color="auto"/>
            <w:right w:val="none" w:sz="0" w:space="0" w:color="auto"/>
          </w:divBdr>
        </w:div>
        <w:div w:id="847719516">
          <w:marLeft w:val="480"/>
          <w:marRight w:val="0"/>
          <w:marTop w:val="0"/>
          <w:marBottom w:val="0"/>
          <w:divBdr>
            <w:top w:val="none" w:sz="0" w:space="0" w:color="auto"/>
            <w:left w:val="none" w:sz="0" w:space="0" w:color="auto"/>
            <w:bottom w:val="none" w:sz="0" w:space="0" w:color="auto"/>
            <w:right w:val="none" w:sz="0" w:space="0" w:color="auto"/>
          </w:divBdr>
        </w:div>
        <w:div w:id="1363482231">
          <w:marLeft w:val="480"/>
          <w:marRight w:val="0"/>
          <w:marTop w:val="0"/>
          <w:marBottom w:val="0"/>
          <w:divBdr>
            <w:top w:val="none" w:sz="0" w:space="0" w:color="auto"/>
            <w:left w:val="none" w:sz="0" w:space="0" w:color="auto"/>
            <w:bottom w:val="none" w:sz="0" w:space="0" w:color="auto"/>
            <w:right w:val="none" w:sz="0" w:space="0" w:color="auto"/>
          </w:divBdr>
        </w:div>
        <w:div w:id="1815751850">
          <w:marLeft w:val="480"/>
          <w:marRight w:val="0"/>
          <w:marTop w:val="0"/>
          <w:marBottom w:val="0"/>
          <w:divBdr>
            <w:top w:val="none" w:sz="0" w:space="0" w:color="auto"/>
            <w:left w:val="none" w:sz="0" w:space="0" w:color="auto"/>
            <w:bottom w:val="none" w:sz="0" w:space="0" w:color="auto"/>
            <w:right w:val="none" w:sz="0" w:space="0" w:color="auto"/>
          </w:divBdr>
        </w:div>
        <w:div w:id="180514599">
          <w:marLeft w:val="480"/>
          <w:marRight w:val="0"/>
          <w:marTop w:val="0"/>
          <w:marBottom w:val="0"/>
          <w:divBdr>
            <w:top w:val="none" w:sz="0" w:space="0" w:color="auto"/>
            <w:left w:val="none" w:sz="0" w:space="0" w:color="auto"/>
            <w:bottom w:val="none" w:sz="0" w:space="0" w:color="auto"/>
            <w:right w:val="none" w:sz="0" w:space="0" w:color="auto"/>
          </w:divBdr>
        </w:div>
        <w:div w:id="1343311782">
          <w:marLeft w:val="480"/>
          <w:marRight w:val="0"/>
          <w:marTop w:val="0"/>
          <w:marBottom w:val="0"/>
          <w:divBdr>
            <w:top w:val="none" w:sz="0" w:space="0" w:color="auto"/>
            <w:left w:val="none" w:sz="0" w:space="0" w:color="auto"/>
            <w:bottom w:val="none" w:sz="0" w:space="0" w:color="auto"/>
            <w:right w:val="none" w:sz="0" w:space="0" w:color="auto"/>
          </w:divBdr>
        </w:div>
        <w:div w:id="1118908288">
          <w:marLeft w:val="480"/>
          <w:marRight w:val="0"/>
          <w:marTop w:val="0"/>
          <w:marBottom w:val="0"/>
          <w:divBdr>
            <w:top w:val="none" w:sz="0" w:space="0" w:color="auto"/>
            <w:left w:val="none" w:sz="0" w:space="0" w:color="auto"/>
            <w:bottom w:val="none" w:sz="0" w:space="0" w:color="auto"/>
            <w:right w:val="none" w:sz="0" w:space="0" w:color="auto"/>
          </w:divBdr>
        </w:div>
        <w:div w:id="1262955548">
          <w:marLeft w:val="480"/>
          <w:marRight w:val="0"/>
          <w:marTop w:val="0"/>
          <w:marBottom w:val="0"/>
          <w:divBdr>
            <w:top w:val="none" w:sz="0" w:space="0" w:color="auto"/>
            <w:left w:val="none" w:sz="0" w:space="0" w:color="auto"/>
            <w:bottom w:val="none" w:sz="0" w:space="0" w:color="auto"/>
            <w:right w:val="none" w:sz="0" w:space="0" w:color="auto"/>
          </w:divBdr>
        </w:div>
        <w:div w:id="1233350191">
          <w:marLeft w:val="480"/>
          <w:marRight w:val="0"/>
          <w:marTop w:val="0"/>
          <w:marBottom w:val="0"/>
          <w:divBdr>
            <w:top w:val="none" w:sz="0" w:space="0" w:color="auto"/>
            <w:left w:val="none" w:sz="0" w:space="0" w:color="auto"/>
            <w:bottom w:val="none" w:sz="0" w:space="0" w:color="auto"/>
            <w:right w:val="none" w:sz="0" w:space="0" w:color="auto"/>
          </w:divBdr>
        </w:div>
        <w:div w:id="961034238">
          <w:marLeft w:val="480"/>
          <w:marRight w:val="0"/>
          <w:marTop w:val="0"/>
          <w:marBottom w:val="0"/>
          <w:divBdr>
            <w:top w:val="none" w:sz="0" w:space="0" w:color="auto"/>
            <w:left w:val="none" w:sz="0" w:space="0" w:color="auto"/>
            <w:bottom w:val="none" w:sz="0" w:space="0" w:color="auto"/>
            <w:right w:val="none" w:sz="0" w:space="0" w:color="auto"/>
          </w:divBdr>
        </w:div>
        <w:div w:id="687567179">
          <w:marLeft w:val="480"/>
          <w:marRight w:val="0"/>
          <w:marTop w:val="0"/>
          <w:marBottom w:val="0"/>
          <w:divBdr>
            <w:top w:val="none" w:sz="0" w:space="0" w:color="auto"/>
            <w:left w:val="none" w:sz="0" w:space="0" w:color="auto"/>
            <w:bottom w:val="none" w:sz="0" w:space="0" w:color="auto"/>
            <w:right w:val="none" w:sz="0" w:space="0" w:color="auto"/>
          </w:divBdr>
        </w:div>
        <w:div w:id="101461241">
          <w:marLeft w:val="480"/>
          <w:marRight w:val="0"/>
          <w:marTop w:val="0"/>
          <w:marBottom w:val="0"/>
          <w:divBdr>
            <w:top w:val="none" w:sz="0" w:space="0" w:color="auto"/>
            <w:left w:val="none" w:sz="0" w:space="0" w:color="auto"/>
            <w:bottom w:val="none" w:sz="0" w:space="0" w:color="auto"/>
            <w:right w:val="none" w:sz="0" w:space="0" w:color="auto"/>
          </w:divBdr>
        </w:div>
        <w:div w:id="1532568848">
          <w:marLeft w:val="480"/>
          <w:marRight w:val="0"/>
          <w:marTop w:val="0"/>
          <w:marBottom w:val="0"/>
          <w:divBdr>
            <w:top w:val="none" w:sz="0" w:space="0" w:color="auto"/>
            <w:left w:val="none" w:sz="0" w:space="0" w:color="auto"/>
            <w:bottom w:val="none" w:sz="0" w:space="0" w:color="auto"/>
            <w:right w:val="none" w:sz="0" w:space="0" w:color="auto"/>
          </w:divBdr>
        </w:div>
        <w:div w:id="1659991702">
          <w:marLeft w:val="480"/>
          <w:marRight w:val="0"/>
          <w:marTop w:val="0"/>
          <w:marBottom w:val="0"/>
          <w:divBdr>
            <w:top w:val="none" w:sz="0" w:space="0" w:color="auto"/>
            <w:left w:val="none" w:sz="0" w:space="0" w:color="auto"/>
            <w:bottom w:val="none" w:sz="0" w:space="0" w:color="auto"/>
            <w:right w:val="none" w:sz="0" w:space="0" w:color="auto"/>
          </w:divBdr>
        </w:div>
        <w:div w:id="222765442">
          <w:marLeft w:val="480"/>
          <w:marRight w:val="0"/>
          <w:marTop w:val="0"/>
          <w:marBottom w:val="0"/>
          <w:divBdr>
            <w:top w:val="none" w:sz="0" w:space="0" w:color="auto"/>
            <w:left w:val="none" w:sz="0" w:space="0" w:color="auto"/>
            <w:bottom w:val="none" w:sz="0" w:space="0" w:color="auto"/>
            <w:right w:val="none" w:sz="0" w:space="0" w:color="auto"/>
          </w:divBdr>
        </w:div>
        <w:div w:id="327759197">
          <w:marLeft w:val="480"/>
          <w:marRight w:val="0"/>
          <w:marTop w:val="0"/>
          <w:marBottom w:val="0"/>
          <w:divBdr>
            <w:top w:val="none" w:sz="0" w:space="0" w:color="auto"/>
            <w:left w:val="none" w:sz="0" w:space="0" w:color="auto"/>
            <w:bottom w:val="none" w:sz="0" w:space="0" w:color="auto"/>
            <w:right w:val="none" w:sz="0" w:space="0" w:color="auto"/>
          </w:divBdr>
        </w:div>
        <w:div w:id="1505972685">
          <w:marLeft w:val="480"/>
          <w:marRight w:val="0"/>
          <w:marTop w:val="0"/>
          <w:marBottom w:val="0"/>
          <w:divBdr>
            <w:top w:val="none" w:sz="0" w:space="0" w:color="auto"/>
            <w:left w:val="none" w:sz="0" w:space="0" w:color="auto"/>
            <w:bottom w:val="none" w:sz="0" w:space="0" w:color="auto"/>
            <w:right w:val="none" w:sz="0" w:space="0" w:color="auto"/>
          </w:divBdr>
        </w:div>
        <w:div w:id="1065759170">
          <w:marLeft w:val="480"/>
          <w:marRight w:val="0"/>
          <w:marTop w:val="0"/>
          <w:marBottom w:val="0"/>
          <w:divBdr>
            <w:top w:val="none" w:sz="0" w:space="0" w:color="auto"/>
            <w:left w:val="none" w:sz="0" w:space="0" w:color="auto"/>
            <w:bottom w:val="none" w:sz="0" w:space="0" w:color="auto"/>
            <w:right w:val="none" w:sz="0" w:space="0" w:color="auto"/>
          </w:divBdr>
        </w:div>
        <w:div w:id="34745280">
          <w:marLeft w:val="480"/>
          <w:marRight w:val="0"/>
          <w:marTop w:val="0"/>
          <w:marBottom w:val="0"/>
          <w:divBdr>
            <w:top w:val="none" w:sz="0" w:space="0" w:color="auto"/>
            <w:left w:val="none" w:sz="0" w:space="0" w:color="auto"/>
            <w:bottom w:val="none" w:sz="0" w:space="0" w:color="auto"/>
            <w:right w:val="none" w:sz="0" w:space="0" w:color="auto"/>
          </w:divBdr>
        </w:div>
        <w:div w:id="2120947076">
          <w:marLeft w:val="480"/>
          <w:marRight w:val="0"/>
          <w:marTop w:val="0"/>
          <w:marBottom w:val="0"/>
          <w:divBdr>
            <w:top w:val="none" w:sz="0" w:space="0" w:color="auto"/>
            <w:left w:val="none" w:sz="0" w:space="0" w:color="auto"/>
            <w:bottom w:val="none" w:sz="0" w:space="0" w:color="auto"/>
            <w:right w:val="none" w:sz="0" w:space="0" w:color="auto"/>
          </w:divBdr>
        </w:div>
        <w:div w:id="1808426144">
          <w:marLeft w:val="480"/>
          <w:marRight w:val="0"/>
          <w:marTop w:val="0"/>
          <w:marBottom w:val="0"/>
          <w:divBdr>
            <w:top w:val="none" w:sz="0" w:space="0" w:color="auto"/>
            <w:left w:val="none" w:sz="0" w:space="0" w:color="auto"/>
            <w:bottom w:val="none" w:sz="0" w:space="0" w:color="auto"/>
            <w:right w:val="none" w:sz="0" w:space="0" w:color="auto"/>
          </w:divBdr>
        </w:div>
        <w:div w:id="1690184367">
          <w:marLeft w:val="480"/>
          <w:marRight w:val="0"/>
          <w:marTop w:val="0"/>
          <w:marBottom w:val="0"/>
          <w:divBdr>
            <w:top w:val="none" w:sz="0" w:space="0" w:color="auto"/>
            <w:left w:val="none" w:sz="0" w:space="0" w:color="auto"/>
            <w:bottom w:val="none" w:sz="0" w:space="0" w:color="auto"/>
            <w:right w:val="none" w:sz="0" w:space="0" w:color="auto"/>
          </w:divBdr>
        </w:div>
        <w:div w:id="135531204">
          <w:marLeft w:val="480"/>
          <w:marRight w:val="0"/>
          <w:marTop w:val="0"/>
          <w:marBottom w:val="0"/>
          <w:divBdr>
            <w:top w:val="none" w:sz="0" w:space="0" w:color="auto"/>
            <w:left w:val="none" w:sz="0" w:space="0" w:color="auto"/>
            <w:bottom w:val="none" w:sz="0" w:space="0" w:color="auto"/>
            <w:right w:val="none" w:sz="0" w:space="0" w:color="auto"/>
          </w:divBdr>
        </w:div>
        <w:div w:id="209728435">
          <w:marLeft w:val="480"/>
          <w:marRight w:val="0"/>
          <w:marTop w:val="0"/>
          <w:marBottom w:val="0"/>
          <w:divBdr>
            <w:top w:val="none" w:sz="0" w:space="0" w:color="auto"/>
            <w:left w:val="none" w:sz="0" w:space="0" w:color="auto"/>
            <w:bottom w:val="none" w:sz="0" w:space="0" w:color="auto"/>
            <w:right w:val="none" w:sz="0" w:space="0" w:color="auto"/>
          </w:divBdr>
        </w:div>
      </w:divsChild>
    </w:div>
    <w:div w:id="1588465078">
      <w:bodyDiv w:val="1"/>
      <w:marLeft w:val="0"/>
      <w:marRight w:val="0"/>
      <w:marTop w:val="0"/>
      <w:marBottom w:val="0"/>
      <w:divBdr>
        <w:top w:val="none" w:sz="0" w:space="0" w:color="auto"/>
        <w:left w:val="none" w:sz="0" w:space="0" w:color="auto"/>
        <w:bottom w:val="none" w:sz="0" w:space="0" w:color="auto"/>
        <w:right w:val="none" w:sz="0" w:space="0" w:color="auto"/>
      </w:divBdr>
    </w:div>
    <w:div w:id="1592085523">
      <w:bodyDiv w:val="1"/>
      <w:marLeft w:val="0"/>
      <w:marRight w:val="0"/>
      <w:marTop w:val="0"/>
      <w:marBottom w:val="0"/>
      <w:divBdr>
        <w:top w:val="none" w:sz="0" w:space="0" w:color="auto"/>
        <w:left w:val="none" w:sz="0" w:space="0" w:color="auto"/>
        <w:bottom w:val="none" w:sz="0" w:space="0" w:color="auto"/>
        <w:right w:val="none" w:sz="0" w:space="0" w:color="auto"/>
      </w:divBdr>
    </w:div>
    <w:div w:id="1596943088">
      <w:bodyDiv w:val="1"/>
      <w:marLeft w:val="0"/>
      <w:marRight w:val="0"/>
      <w:marTop w:val="0"/>
      <w:marBottom w:val="0"/>
      <w:divBdr>
        <w:top w:val="none" w:sz="0" w:space="0" w:color="auto"/>
        <w:left w:val="none" w:sz="0" w:space="0" w:color="auto"/>
        <w:bottom w:val="none" w:sz="0" w:space="0" w:color="auto"/>
        <w:right w:val="none" w:sz="0" w:space="0" w:color="auto"/>
      </w:divBdr>
    </w:div>
    <w:div w:id="1597472508">
      <w:bodyDiv w:val="1"/>
      <w:marLeft w:val="0"/>
      <w:marRight w:val="0"/>
      <w:marTop w:val="0"/>
      <w:marBottom w:val="0"/>
      <w:divBdr>
        <w:top w:val="none" w:sz="0" w:space="0" w:color="auto"/>
        <w:left w:val="none" w:sz="0" w:space="0" w:color="auto"/>
        <w:bottom w:val="none" w:sz="0" w:space="0" w:color="auto"/>
        <w:right w:val="none" w:sz="0" w:space="0" w:color="auto"/>
      </w:divBdr>
    </w:div>
    <w:div w:id="1599287490">
      <w:bodyDiv w:val="1"/>
      <w:marLeft w:val="0"/>
      <w:marRight w:val="0"/>
      <w:marTop w:val="0"/>
      <w:marBottom w:val="0"/>
      <w:divBdr>
        <w:top w:val="none" w:sz="0" w:space="0" w:color="auto"/>
        <w:left w:val="none" w:sz="0" w:space="0" w:color="auto"/>
        <w:bottom w:val="none" w:sz="0" w:space="0" w:color="auto"/>
        <w:right w:val="none" w:sz="0" w:space="0" w:color="auto"/>
      </w:divBdr>
    </w:div>
    <w:div w:id="1605336789">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sChild>
        <w:div w:id="213204914">
          <w:marLeft w:val="640"/>
          <w:marRight w:val="0"/>
          <w:marTop w:val="0"/>
          <w:marBottom w:val="0"/>
          <w:divBdr>
            <w:top w:val="none" w:sz="0" w:space="0" w:color="auto"/>
            <w:left w:val="none" w:sz="0" w:space="0" w:color="auto"/>
            <w:bottom w:val="none" w:sz="0" w:space="0" w:color="auto"/>
            <w:right w:val="none" w:sz="0" w:space="0" w:color="auto"/>
          </w:divBdr>
        </w:div>
        <w:div w:id="520165722">
          <w:marLeft w:val="640"/>
          <w:marRight w:val="0"/>
          <w:marTop w:val="0"/>
          <w:marBottom w:val="0"/>
          <w:divBdr>
            <w:top w:val="none" w:sz="0" w:space="0" w:color="auto"/>
            <w:left w:val="none" w:sz="0" w:space="0" w:color="auto"/>
            <w:bottom w:val="none" w:sz="0" w:space="0" w:color="auto"/>
            <w:right w:val="none" w:sz="0" w:space="0" w:color="auto"/>
          </w:divBdr>
        </w:div>
        <w:div w:id="399838052">
          <w:marLeft w:val="640"/>
          <w:marRight w:val="0"/>
          <w:marTop w:val="0"/>
          <w:marBottom w:val="0"/>
          <w:divBdr>
            <w:top w:val="none" w:sz="0" w:space="0" w:color="auto"/>
            <w:left w:val="none" w:sz="0" w:space="0" w:color="auto"/>
            <w:bottom w:val="none" w:sz="0" w:space="0" w:color="auto"/>
            <w:right w:val="none" w:sz="0" w:space="0" w:color="auto"/>
          </w:divBdr>
        </w:div>
        <w:div w:id="184943703">
          <w:marLeft w:val="640"/>
          <w:marRight w:val="0"/>
          <w:marTop w:val="0"/>
          <w:marBottom w:val="0"/>
          <w:divBdr>
            <w:top w:val="none" w:sz="0" w:space="0" w:color="auto"/>
            <w:left w:val="none" w:sz="0" w:space="0" w:color="auto"/>
            <w:bottom w:val="none" w:sz="0" w:space="0" w:color="auto"/>
            <w:right w:val="none" w:sz="0" w:space="0" w:color="auto"/>
          </w:divBdr>
        </w:div>
        <w:div w:id="186068238">
          <w:marLeft w:val="640"/>
          <w:marRight w:val="0"/>
          <w:marTop w:val="0"/>
          <w:marBottom w:val="0"/>
          <w:divBdr>
            <w:top w:val="none" w:sz="0" w:space="0" w:color="auto"/>
            <w:left w:val="none" w:sz="0" w:space="0" w:color="auto"/>
            <w:bottom w:val="none" w:sz="0" w:space="0" w:color="auto"/>
            <w:right w:val="none" w:sz="0" w:space="0" w:color="auto"/>
          </w:divBdr>
        </w:div>
        <w:div w:id="236942834">
          <w:marLeft w:val="640"/>
          <w:marRight w:val="0"/>
          <w:marTop w:val="0"/>
          <w:marBottom w:val="0"/>
          <w:divBdr>
            <w:top w:val="none" w:sz="0" w:space="0" w:color="auto"/>
            <w:left w:val="none" w:sz="0" w:space="0" w:color="auto"/>
            <w:bottom w:val="none" w:sz="0" w:space="0" w:color="auto"/>
            <w:right w:val="none" w:sz="0" w:space="0" w:color="auto"/>
          </w:divBdr>
        </w:div>
        <w:div w:id="1924531718">
          <w:marLeft w:val="640"/>
          <w:marRight w:val="0"/>
          <w:marTop w:val="0"/>
          <w:marBottom w:val="0"/>
          <w:divBdr>
            <w:top w:val="none" w:sz="0" w:space="0" w:color="auto"/>
            <w:left w:val="none" w:sz="0" w:space="0" w:color="auto"/>
            <w:bottom w:val="none" w:sz="0" w:space="0" w:color="auto"/>
            <w:right w:val="none" w:sz="0" w:space="0" w:color="auto"/>
          </w:divBdr>
        </w:div>
        <w:div w:id="736824299">
          <w:marLeft w:val="640"/>
          <w:marRight w:val="0"/>
          <w:marTop w:val="0"/>
          <w:marBottom w:val="0"/>
          <w:divBdr>
            <w:top w:val="none" w:sz="0" w:space="0" w:color="auto"/>
            <w:left w:val="none" w:sz="0" w:space="0" w:color="auto"/>
            <w:bottom w:val="none" w:sz="0" w:space="0" w:color="auto"/>
            <w:right w:val="none" w:sz="0" w:space="0" w:color="auto"/>
          </w:divBdr>
        </w:div>
        <w:div w:id="1407721774">
          <w:marLeft w:val="640"/>
          <w:marRight w:val="0"/>
          <w:marTop w:val="0"/>
          <w:marBottom w:val="0"/>
          <w:divBdr>
            <w:top w:val="none" w:sz="0" w:space="0" w:color="auto"/>
            <w:left w:val="none" w:sz="0" w:space="0" w:color="auto"/>
            <w:bottom w:val="none" w:sz="0" w:space="0" w:color="auto"/>
            <w:right w:val="none" w:sz="0" w:space="0" w:color="auto"/>
          </w:divBdr>
        </w:div>
        <w:div w:id="1721127508">
          <w:marLeft w:val="640"/>
          <w:marRight w:val="0"/>
          <w:marTop w:val="0"/>
          <w:marBottom w:val="0"/>
          <w:divBdr>
            <w:top w:val="none" w:sz="0" w:space="0" w:color="auto"/>
            <w:left w:val="none" w:sz="0" w:space="0" w:color="auto"/>
            <w:bottom w:val="none" w:sz="0" w:space="0" w:color="auto"/>
            <w:right w:val="none" w:sz="0" w:space="0" w:color="auto"/>
          </w:divBdr>
        </w:div>
        <w:div w:id="236672536">
          <w:marLeft w:val="640"/>
          <w:marRight w:val="0"/>
          <w:marTop w:val="0"/>
          <w:marBottom w:val="0"/>
          <w:divBdr>
            <w:top w:val="none" w:sz="0" w:space="0" w:color="auto"/>
            <w:left w:val="none" w:sz="0" w:space="0" w:color="auto"/>
            <w:bottom w:val="none" w:sz="0" w:space="0" w:color="auto"/>
            <w:right w:val="none" w:sz="0" w:space="0" w:color="auto"/>
          </w:divBdr>
        </w:div>
        <w:div w:id="2007630183">
          <w:marLeft w:val="640"/>
          <w:marRight w:val="0"/>
          <w:marTop w:val="0"/>
          <w:marBottom w:val="0"/>
          <w:divBdr>
            <w:top w:val="none" w:sz="0" w:space="0" w:color="auto"/>
            <w:left w:val="none" w:sz="0" w:space="0" w:color="auto"/>
            <w:bottom w:val="none" w:sz="0" w:space="0" w:color="auto"/>
            <w:right w:val="none" w:sz="0" w:space="0" w:color="auto"/>
          </w:divBdr>
        </w:div>
        <w:div w:id="1642345200">
          <w:marLeft w:val="640"/>
          <w:marRight w:val="0"/>
          <w:marTop w:val="0"/>
          <w:marBottom w:val="0"/>
          <w:divBdr>
            <w:top w:val="none" w:sz="0" w:space="0" w:color="auto"/>
            <w:left w:val="none" w:sz="0" w:space="0" w:color="auto"/>
            <w:bottom w:val="none" w:sz="0" w:space="0" w:color="auto"/>
            <w:right w:val="none" w:sz="0" w:space="0" w:color="auto"/>
          </w:divBdr>
        </w:div>
        <w:div w:id="799566723">
          <w:marLeft w:val="640"/>
          <w:marRight w:val="0"/>
          <w:marTop w:val="0"/>
          <w:marBottom w:val="0"/>
          <w:divBdr>
            <w:top w:val="none" w:sz="0" w:space="0" w:color="auto"/>
            <w:left w:val="none" w:sz="0" w:space="0" w:color="auto"/>
            <w:bottom w:val="none" w:sz="0" w:space="0" w:color="auto"/>
            <w:right w:val="none" w:sz="0" w:space="0" w:color="auto"/>
          </w:divBdr>
        </w:div>
        <w:div w:id="740174950">
          <w:marLeft w:val="640"/>
          <w:marRight w:val="0"/>
          <w:marTop w:val="0"/>
          <w:marBottom w:val="0"/>
          <w:divBdr>
            <w:top w:val="none" w:sz="0" w:space="0" w:color="auto"/>
            <w:left w:val="none" w:sz="0" w:space="0" w:color="auto"/>
            <w:bottom w:val="none" w:sz="0" w:space="0" w:color="auto"/>
            <w:right w:val="none" w:sz="0" w:space="0" w:color="auto"/>
          </w:divBdr>
        </w:div>
        <w:div w:id="1760129292">
          <w:marLeft w:val="640"/>
          <w:marRight w:val="0"/>
          <w:marTop w:val="0"/>
          <w:marBottom w:val="0"/>
          <w:divBdr>
            <w:top w:val="none" w:sz="0" w:space="0" w:color="auto"/>
            <w:left w:val="none" w:sz="0" w:space="0" w:color="auto"/>
            <w:bottom w:val="none" w:sz="0" w:space="0" w:color="auto"/>
            <w:right w:val="none" w:sz="0" w:space="0" w:color="auto"/>
          </w:divBdr>
        </w:div>
        <w:div w:id="2116365426">
          <w:marLeft w:val="640"/>
          <w:marRight w:val="0"/>
          <w:marTop w:val="0"/>
          <w:marBottom w:val="0"/>
          <w:divBdr>
            <w:top w:val="none" w:sz="0" w:space="0" w:color="auto"/>
            <w:left w:val="none" w:sz="0" w:space="0" w:color="auto"/>
            <w:bottom w:val="none" w:sz="0" w:space="0" w:color="auto"/>
            <w:right w:val="none" w:sz="0" w:space="0" w:color="auto"/>
          </w:divBdr>
        </w:div>
        <w:div w:id="701058706">
          <w:marLeft w:val="640"/>
          <w:marRight w:val="0"/>
          <w:marTop w:val="0"/>
          <w:marBottom w:val="0"/>
          <w:divBdr>
            <w:top w:val="none" w:sz="0" w:space="0" w:color="auto"/>
            <w:left w:val="none" w:sz="0" w:space="0" w:color="auto"/>
            <w:bottom w:val="none" w:sz="0" w:space="0" w:color="auto"/>
            <w:right w:val="none" w:sz="0" w:space="0" w:color="auto"/>
          </w:divBdr>
        </w:div>
        <w:div w:id="1704477567">
          <w:marLeft w:val="640"/>
          <w:marRight w:val="0"/>
          <w:marTop w:val="0"/>
          <w:marBottom w:val="0"/>
          <w:divBdr>
            <w:top w:val="none" w:sz="0" w:space="0" w:color="auto"/>
            <w:left w:val="none" w:sz="0" w:space="0" w:color="auto"/>
            <w:bottom w:val="none" w:sz="0" w:space="0" w:color="auto"/>
            <w:right w:val="none" w:sz="0" w:space="0" w:color="auto"/>
          </w:divBdr>
        </w:div>
        <w:div w:id="94594585">
          <w:marLeft w:val="640"/>
          <w:marRight w:val="0"/>
          <w:marTop w:val="0"/>
          <w:marBottom w:val="0"/>
          <w:divBdr>
            <w:top w:val="none" w:sz="0" w:space="0" w:color="auto"/>
            <w:left w:val="none" w:sz="0" w:space="0" w:color="auto"/>
            <w:bottom w:val="none" w:sz="0" w:space="0" w:color="auto"/>
            <w:right w:val="none" w:sz="0" w:space="0" w:color="auto"/>
          </w:divBdr>
        </w:div>
        <w:div w:id="13506052">
          <w:marLeft w:val="640"/>
          <w:marRight w:val="0"/>
          <w:marTop w:val="0"/>
          <w:marBottom w:val="0"/>
          <w:divBdr>
            <w:top w:val="none" w:sz="0" w:space="0" w:color="auto"/>
            <w:left w:val="none" w:sz="0" w:space="0" w:color="auto"/>
            <w:bottom w:val="none" w:sz="0" w:space="0" w:color="auto"/>
            <w:right w:val="none" w:sz="0" w:space="0" w:color="auto"/>
          </w:divBdr>
        </w:div>
        <w:div w:id="339476883">
          <w:marLeft w:val="640"/>
          <w:marRight w:val="0"/>
          <w:marTop w:val="0"/>
          <w:marBottom w:val="0"/>
          <w:divBdr>
            <w:top w:val="none" w:sz="0" w:space="0" w:color="auto"/>
            <w:left w:val="none" w:sz="0" w:space="0" w:color="auto"/>
            <w:bottom w:val="none" w:sz="0" w:space="0" w:color="auto"/>
            <w:right w:val="none" w:sz="0" w:space="0" w:color="auto"/>
          </w:divBdr>
        </w:div>
        <w:div w:id="1972975390">
          <w:marLeft w:val="640"/>
          <w:marRight w:val="0"/>
          <w:marTop w:val="0"/>
          <w:marBottom w:val="0"/>
          <w:divBdr>
            <w:top w:val="none" w:sz="0" w:space="0" w:color="auto"/>
            <w:left w:val="none" w:sz="0" w:space="0" w:color="auto"/>
            <w:bottom w:val="none" w:sz="0" w:space="0" w:color="auto"/>
            <w:right w:val="none" w:sz="0" w:space="0" w:color="auto"/>
          </w:divBdr>
        </w:div>
        <w:div w:id="393427757">
          <w:marLeft w:val="640"/>
          <w:marRight w:val="0"/>
          <w:marTop w:val="0"/>
          <w:marBottom w:val="0"/>
          <w:divBdr>
            <w:top w:val="none" w:sz="0" w:space="0" w:color="auto"/>
            <w:left w:val="none" w:sz="0" w:space="0" w:color="auto"/>
            <w:bottom w:val="none" w:sz="0" w:space="0" w:color="auto"/>
            <w:right w:val="none" w:sz="0" w:space="0" w:color="auto"/>
          </w:divBdr>
        </w:div>
        <w:div w:id="1089345881">
          <w:marLeft w:val="640"/>
          <w:marRight w:val="0"/>
          <w:marTop w:val="0"/>
          <w:marBottom w:val="0"/>
          <w:divBdr>
            <w:top w:val="none" w:sz="0" w:space="0" w:color="auto"/>
            <w:left w:val="none" w:sz="0" w:space="0" w:color="auto"/>
            <w:bottom w:val="none" w:sz="0" w:space="0" w:color="auto"/>
            <w:right w:val="none" w:sz="0" w:space="0" w:color="auto"/>
          </w:divBdr>
        </w:div>
        <w:div w:id="2140881592">
          <w:marLeft w:val="640"/>
          <w:marRight w:val="0"/>
          <w:marTop w:val="0"/>
          <w:marBottom w:val="0"/>
          <w:divBdr>
            <w:top w:val="none" w:sz="0" w:space="0" w:color="auto"/>
            <w:left w:val="none" w:sz="0" w:space="0" w:color="auto"/>
            <w:bottom w:val="none" w:sz="0" w:space="0" w:color="auto"/>
            <w:right w:val="none" w:sz="0" w:space="0" w:color="auto"/>
          </w:divBdr>
        </w:div>
        <w:div w:id="424304096">
          <w:marLeft w:val="640"/>
          <w:marRight w:val="0"/>
          <w:marTop w:val="0"/>
          <w:marBottom w:val="0"/>
          <w:divBdr>
            <w:top w:val="none" w:sz="0" w:space="0" w:color="auto"/>
            <w:left w:val="none" w:sz="0" w:space="0" w:color="auto"/>
            <w:bottom w:val="none" w:sz="0" w:space="0" w:color="auto"/>
            <w:right w:val="none" w:sz="0" w:space="0" w:color="auto"/>
          </w:divBdr>
        </w:div>
        <w:div w:id="194007968">
          <w:marLeft w:val="640"/>
          <w:marRight w:val="0"/>
          <w:marTop w:val="0"/>
          <w:marBottom w:val="0"/>
          <w:divBdr>
            <w:top w:val="none" w:sz="0" w:space="0" w:color="auto"/>
            <w:left w:val="none" w:sz="0" w:space="0" w:color="auto"/>
            <w:bottom w:val="none" w:sz="0" w:space="0" w:color="auto"/>
            <w:right w:val="none" w:sz="0" w:space="0" w:color="auto"/>
          </w:divBdr>
        </w:div>
        <w:div w:id="990870059">
          <w:marLeft w:val="640"/>
          <w:marRight w:val="0"/>
          <w:marTop w:val="0"/>
          <w:marBottom w:val="0"/>
          <w:divBdr>
            <w:top w:val="none" w:sz="0" w:space="0" w:color="auto"/>
            <w:left w:val="none" w:sz="0" w:space="0" w:color="auto"/>
            <w:bottom w:val="none" w:sz="0" w:space="0" w:color="auto"/>
            <w:right w:val="none" w:sz="0" w:space="0" w:color="auto"/>
          </w:divBdr>
        </w:div>
        <w:div w:id="1625574091">
          <w:marLeft w:val="640"/>
          <w:marRight w:val="0"/>
          <w:marTop w:val="0"/>
          <w:marBottom w:val="0"/>
          <w:divBdr>
            <w:top w:val="none" w:sz="0" w:space="0" w:color="auto"/>
            <w:left w:val="none" w:sz="0" w:space="0" w:color="auto"/>
            <w:bottom w:val="none" w:sz="0" w:space="0" w:color="auto"/>
            <w:right w:val="none" w:sz="0" w:space="0" w:color="auto"/>
          </w:divBdr>
        </w:div>
        <w:div w:id="1975020865">
          <w:marLeft w:val="640"/>
          <w:marRight w:val="0"/>
          <w:marTop w:val="0"/>
          <w:marBottom w:val="0"/>
          <w:divBdr>
            <w:top w:val="none" w:sz="0" w:space="0" w:color="auto"/>
            <w:left w:val="none" w:sz="0" w:space="0" w:color="auto"/>
            <w:bottom w:val="none" w:sz="0" w:space="0" w:color="auto"/>
            <w:right w:val="none" w:sz="0" w:space="0" w:color="auto"/>
          </w:divBdr>
        </w:div>
        <w:div w:id="1964654982">
          <w:marLeft w:val="640"/>
          <w:marRight w:val="0"/>
          <w:marTop w:val="0"/>
          <w:marBottom w:val="0"/>
          <w:divBdr>
            <w:top w:val="none" w:sz="0" w:space="0" w:color="auto"/>
            <w:left w:val="none" w:sz="0" w:space="0" w:color="auto"/>
            <w:bottom w:val="none" w:sz="0" w:space="0" w:color="auto"/>
            <w:right w:val="none" w:sz="0" w:space="0" w:color="auto"/>
          </w:divBdr>
        </w:div>
        <w:div w:id="1516769586">
          <w:marLeft w:val="640"/>
          <w:marRight w:val="0"/>
          <w:marTop w:val="0"/>
          <w:marBottom w:val="0"/>
          <w:divBdr>
            <w:top w:val="none" w:sz="0" w:space="0" w:color="auto"/>
            <w:left w:val="none" w:sz="0" w:space="0" w:color="auto"/>
            <w:bottom w:val="none" w:sz="0" w:space="0" w:color="auto"/>
            <w:right w:val="none" w:sz="0" w:space="0" w:color="auto"/>
          </w:divBdr>
        </w:div>
        <w:div w:id="738675950">
          <w:marLeft w:val="640"/>
          <w:marRight w:val="0"/>
          <w:marTop w:val="0"/>
          <w:marBottom w:val="0"/>
          <w:divBdr>
            <w:top w:val="none" w:sz="0" w:space="0" w:color="auto"/>
            <w:left w:val="none" w:sz="0" w:space="0" w:color="auto"/>
            <w:bottom w:val="none" w:sz="0" w:space="0" w:color="auto"/>
            <w:right w:val="none" w:sz="0" w:space="0" w:color="auto"/>
          </w:divBdr>
        </w:div>
        <w:div w:id="1684697885">
          <w:marLeft w:val="640"/>
          <w:marRight w:val="0"/>
          <w:marTop w:val="0"/>
          <w:marBottom w:val="0"/>
          <w:divBdr>
            <w:top w:val="none" w:sz="0" w:space="0" w:color="auto"/>
            <w:left w:val="none" w:sz="0" w:space="0" w:color="auto"/>
            <w:bottom w:val="none" w:sz="0" w:space="0" w:color="auto"/>
            <w:right w:val="none" w:sz="0" w:space="0" w:color="auto"/>
          </w:divBdr>
        </w:div>
        <w:div w:id="1426069711">
          <w:marLeft w:val="640"/>
          <w:marRight w:val="0"/>
          <w:marTop w:val="0"/>
          <w:marBottom w:val="0"/>
          <w:divBdr>
            <w:top w:val="none" w:sz="0" w:space="0" w:color="auto"/>
            <w:left w:val="none" w:sz="0" w:space="0" w:color="auto"/>
            <w:bottom w:val="none" w:sz="0" w:space="0" w:color="auto"/>
            <w:right w:val="none" w:sz="0" w:space="0" w:color="auto"/>
          </w:divBdr>
        </w:div>
        <w:div w:id="1409113330">
          <w:marLeft w:val="640"/>
          <w:marRight w:val="0"/>
          <w:marTop w:val="0"/>
          <w:marBottom w:val="0"/>
          <w:divBdr>
            <w:top w:val="none" w:sz="0" w:space="0" w:color="auto"/>
            <w:left w:val="none" w:sz="0" w:space="0" w:color="auto"/>
            <w:bottom w:val="none" w:sz="0" w:space="0" w:color="auto"/>
            <w:right w:val="none" w:sz="0" w:space="0" w:color="auto"/>
          </w:divBdr>
        </w:div>
        <w:div w:id="1479611037">
          <w:marLeft w:val="640"/>
          <w:marRight w:val="0"/>
          <w:marTop w:val="0"/>
          <w:marBottom w:val="0"/>
          <w:divBdr>
            <w:top w:val="none" w:sz="0" w:space="0" w:color="auto"/>
            <w:left w:val="none" w:sz="0" w:space="0" w:color="auto"/>
            <w:bottom w:val="none" w:sz="0" w:space="0" w:color="auto"/>
            <w:right w:val="none" w:sz="0" w:space="0" w:color="auto"/>
          </w:divBdr>
        </w:div>
        <w:div w:id="243344415">
          <w:marLeft w:val="640"/>
          <w:marRight w:val="0"/>
          <w:marTop w:val="0"/>
          <w:marBottom w:val="0"/>
          <w:divBdr>
            <w:top w:val="none" w:sz="0" w:space="0" w:color="auto"/>
            <w:left w:val="none" w:sz="0" w:space="0" w:color="auto"/>
            <w:bottom w:val="none" w:sz="0" w:space="0" w:color="auto"/>
            <w:right w:val="none" w:sz="0" w:space="0" w:color="auto"/>
          </w:divBdr>
        </w:div>
        <w:div w:id="1151555322">
          <w:marLeft w:val="640"/>
          <w:marRight w:val="0"/>
          <w:marTop w:val="0"/>
          <w:marBottom w:val="0"/>
          <w:divBdr>
            <w:top w:val="none" w:sz="0" w:space="0" w:color="auto"/>
            <w:left w:val="none" w:sz="0" w:space="0" w:color="auto"/>
            <w:bottom w:val="none" w:sz="0" w:space="0" w:color="auto"/>
            <w:right w:val="none" w:sz="0" w:space="0" w:color="auto"/>
          </w:divBdr>
        </w:div>
        <w:div w:id="1311180285">
          <w:marLeft w:val="640"/>
          <w:marRight w:val="0"/>
          <w:marTop w:val="0"/>
          <w:marBottom w:val="0"/>
          <w:divBdr>
            <w:top w:val="none" w:sz="0" w:space="0" w:color="auto"/>
            <w:left w:val="none" w:sz="0" w:space="0" w:color="auto"/>
            <w:bottom w:val="none" w:sz="0" w:space="0" w:color="auto"/>
            <w:right w:val="none" w:sz="0" w:space="0" w:color="auto"/>
          </w:divBdr>
        </w:div>
        <w:div w:id="922028763">
          <w:marLeft w:val="640"/>
          <w:marRight w:val="0"/>
          <w:marTop w:val="0"/>
          <w:marBottom w:val="0"/>
          <w:divBdr>
            <w:top w:val="none" w:sz="0" w:space="0" w:color="auto"/>
            <w:left w:val="none" w:sz="0" w:space="0" w:color="auto"/>
            <w:bottom w:val="none" w:sz="0" w:space="0" w:color="auto"/>
            <w:right w:val="none" w:sz="0" w:space="0" w:color="auto"/>
          </w:divBdr>
        </w:div>
        <w:div w:id="1914316684">
          <w:marLeft w:val="640"/>
          <w:marRight w:val="0"/>
          <w:marTop w:val="0"/>
          <w:marBottom w:val="0"/>
          <w:divBdr>
            <w:top w:val="none" w:sz="0" w:space="0" w:color="auto"/>
            <w:left w:val="none" w:sz="0" w:space="0" w:color="auto"/>
            <w:bottom w:val="none" w:sz="0" w:space="0" w:color="auto"/>
            <w:right w:val="none" w:sz="0" w:space="0" w:color="auto"/>
          </w:divBdr>
        </w:div>
        <w:div w:id="802582957">
          <w:marLeft w:val="640"/>
          <w:marRight w:val="0"/>
          <w:marTop w:val="0"/>
          <w:marBottom w:val="0"/>
          <w:divBdr>
            <w:top w:val="none" w:sz="0" w:space="0" w:color="auto"/>
            <w:left w:val="none" w:sz="0" w:space="0" w:color="auto"/>
            <w:bottom w:val="none" w:sz="0" w:space="0" w:color="auto"/>
            <w:right w:val="none" w:sz="0" w:space="0" w:color="auto"/>
          </w:divBdr>
        </w:div>
        <w:div w:id="797263307">
          <w:marLeft w:val="640"/>
          <w:marRight w:val="0"/>
          <w:marTop w:val="0"/>
          <w:marBottom w:val="0"/>
          <w:divBdr>
            <w:top w:val="none" w:sz="0" w:space="0" w:color="auto"/>
            <w:left w:val="none" w:sz="0" w:space="0" w:color="auto"/>
            <w:bottom w:val="none" w:sz="0" w:space="0" w:color="auto"/>
            <w:right w:val="none" w:sz="0" w:space="0" w:color="auto"/>
          </w:divBdr>
        </w:div>
        <w:div w:id="297077887">
          <w:marLeft w:val="640"/>
          <w:marRight w:val="0"/>
          <w:marTop w:val="0"/>
          <w:marBottom w:val="0"/>
          <w:divBdr>
            <w:top w:val="none" w:sz="0" w:space="0" w:color="auto"/>
            <w:left w:val="none" w:sz="0" w:space="0" w:color="auto"/>
            <w:bottom w:val="none" w:sz="0" w:space="0" w:color="auto"/>
            <w:right w:val="none" w:sz="0" w:space="0" w:color="auto"/>
          </w:divBdr>
        </w:div>
        <w:div w:id="1917468465">
          <w:marLeft w:val="640"/>
          <w:marRight w:val="0"/>
          <w:marTop w:val="0"/>
          <w:marBottom w:val="0"/>
          <w:divBdr>
            <w:top w:val="none" w:sz="0" w:space="0" w:color="auto"/>
            <w:left w:val="none" w:sz="0" w:space="0" w:color="auto"/>
            <w:bottom w:val="none" w:sz="0" w:space="0" w:color="auto"/>
            <w:right w:val="none" w:sz="0" w:space="0" w:color="auto"/>
          </w:divBdr>
        </w:div>
        <w:div w:id="1368330680">
          <w:marLeft w:val="640"/>
          <w:marRight w:val="0"/>
          <w:marTop w:val="0"/>
          <w:marBottom w:val="0"/>
          <w:divBdr>
            <w:top w:val="none" w:sz="0" w:space="0" w:color="auto"/>
            <w:left w:val="none" w:sz="0" w:space="0" w:color="auto"/>
            <w:bottom w:val="none" w:sz="0" w:space="0" w:color="auto"/>
            <w:right w:val="none" w:sz="0" w:space="0" w:color="auto"/>
          </w:divBdr>
        </w:div>
        <w:div w:id="1193299222">
          <w:marLeft w:val="640"/>
          <w:marRight w:val="0"/>
          <w:marTop w:val="0"/>
          <w:marBottom w:val="0"/>
          <w:divBdr>
            <w:top w:val="none" w:sz="0" w:space="0" w:color="auto"/>
            <w:left w:val="none" w:sz="0" w:space="0" w:color="auto"/>
            <w:bottom w:val="none" w:sz="0" w:space="0" w:color="auto"/>
            <w:right w:val="none" w:sz="0" w:space="0" w:color="auto"/>
          </w:divBdr>
        </w:div>
        <w:div w:id="1380864184">
          <w:marLeft w:val="640"/>
          <w:marRight w:val="0"/>
          <w:marTop w:val="0"/>
          <w:marBottom w:val="0"/>
          <w:divBdr>
            <w:top w:val="none" w:sz="0" w:space="0" w:color="auto"/>
            <w:left w:val="none" w:sz="0" w:space="0" w:color="auto"/>
            <w:bottom w:val="none" w:sz="0" w:space="0" w:color="auto"/>
            <w:right w:val="none" w:sz="0" w:space="0" w:color="auto"/>
          </w:divBdr>
        </w:div>
        <w:div w:id="1050612729">
          <w:marLeft w:val="640"/>
          <w:marRight w:val="0"/>
          <w:marTop w:val="0"/>
          <w:marBottom w:val="0"/>
          <w:divBdr>
            <w:top w:val="none" w:sz="0" w:space="0" w:color="auto"/>
            <w:left w:val="none" w:sz="0" w:space="0" w:color="auto"/>
            <w:bottom w:val="none" w:sz="0" w:space="0" w:color="auto"/>
            <w:right w:val="none" w:sz="0" w:space="0" w:color="auto"/>
          </w:divBdr>
        </w:div>
        <w:div w:id="1175610164">
          <w:marLeft w:val="640"/>
          <w:marRight w:val="0"/>
          <w:marTop w:val="0"/>
          <w:marBottom w:val="0"/>
          <w:divBdr>
            <w:top w:val="none" w:sz="0" w:space="0" w:color="auto"/>
            <w:left w:val="none" w:sz="0" w:space="0" w:color="auto"/>
            <w:bottom w:val="none" w:sz="0" w:space="0" w:color="auto"/>
            <w:right w:val="none" w:sz="0" w:space="0" w:color="auto"/>
          </w:divBdr>
        </w:div>
        <w:div w:id="1977367599">
          <w:marLeft w:val="640"/>
          <w:marRight w:val="0"/>
          <w:marTop w:val="0"/>
          <w:marBottom w:val="0"/>
          <w:divBdr>
            <w:top w:val="none" w:sz="0" w:space="0" w:color="auto"/>
            <w:left w:val="none" w:sz="0" w:space="0" w:color="auto"/>
            <w:bottom w:val="none" w:sz="0" w:space="0" w:color="auto"/>
            <w:right w:val="none" w:sz="0" w:space="0" w:color="auto"/>
          </w:divBdr>
        </w:div>
        <w:div w:id="1708485879">
          <w:marLeft w:val="640"/>
          <w:marRight w:val="0"/>
          <w:marTop w:val="0"/>
          <w:marBottom w:val="0"/>
          <w:divBdr>
            <w:top w:val="none" w:sz="0" w:space="0" w:color="auto"/>
            <w:left w:val="none" w:sz="0" w:space="0" w:color="auto"/>
            <w:bottom w:val="none" w:sz="0" w:space="0" w:color="auto"/>
            <w:right w:val="none" w:sz="0" w:space="0" w:color="auto"/>
          </w:divBdr>
        </w:div>
        <w:div w:id="1787847109">
          <w:marLeft w:val="640"/>
          <w:marRight w:val="0"/>
          <w:marTop w:val="0"/>
          <w:marBottom w:val="0"/>
          <w:divBdr>
            <w:top w:val="none" w:sz="0" w:space="0" w:color="auto"/>
            <w:left w:val="none" w:sz="0" w:space="0" w:color="auto"/>
            <w:bottom w:val="none" w:sz="0" w:space="0" w:color="auto"/>
            <w:right w:val="none" w:sz="0" w:space="0" w:color="auto"/>
          </w:divBdr>
        </w:div>
        <w:div w:id="1997998325">
          <w:marLeft w:val="640"/>
          <w:marRight w:val="0"/>
          <w:marTop w:val="0"/>
          <w:marBottom w:val="0"/>
          <w:divBdr>
            <w:top w:val="none" w:sz="0" w:space="0" w:color="auto"/>
            <w:left w:val="none" w:sz="0" w:space="0" w:color="auto"/>
            <w:bottom w:val="none" w:sz="0" w:space="0" w:color="auto"/>
            <w:right w:val="none" w:sz="0" w:space="0" w:color="auto"/>
          </w:divBdr>
        </w:div>
        <w:div w:id="889153108">
          <w:marLeft w:val="640"/>
          <w:marRight w:val="0"/>
          <w:marTop w:val="0"/>
          <w:marBottom w:val="0"/>
          <w:divBdr>
            <w:top w:val="none" w:sz="0" w:space="0" w:color="auto"/>
            <w:left w:val="none" w:sz="0" w:space="0" w:color="auto"/>
            <w:bottom w:val="none" w:sz="0" w:space="0" w:color="auto"/>
            <w:right w:val="none" w:sz="0" w:space="0" w:color="auto"/>
          </w:divBdr>
        </w:div>
        <w:div w:id="1445076149">
          <w:marLeft w:val="640"/>
          <w:marRight w:val="0"/>
          <w:marTop w:val="0"/>
          <w:marBottom w:val="0"/>
          <w:divBdr>
            <w:top w:val="none" w:sz="0" w:space="0" w:color="auto"/>
            <w:left w:val="none" w:sz="0" w:space="0" w:color="auto"/>
            <w:bottom w:val="none" w:sz="0" w:space="0" w:color="auto"/>
            <w:right w:val="none" w:sz="0" w:space="0" w:color="auto"/>
          </w:divBdr>
        </w:div>
        <w:div w:id="1299796615">
          <w:marLeft w:val="640"/>
          <w:marRight w:val="0"/>
          <w:marTop w:val="0"/>
          <w:marBottom w:val="0"/>
          <w:divBdr>
            <w:top w:val="none" w:sz="0" w:space="0" w:color="auto"/>
            <w:left w:val="none" w:sz="0" w:space="0" w:color="auto"/>
            <w:bottom w:val="none" w:sz="0" w:space="0" w:color="auto"/>
            <w:right w:val="none" w:sz="0" w:space="0" w:color="auto"/>
          </w:divBdr>
        </w:div>
        <w:div w:id="480117732">
          <w:marLeft w:val="640"/>
          <w:marRight w:val="0"/>
          <w:marTop w:val="0"/>
          <w:marBottom w:val="0"/>
          <w:divBdr>
            <w:top w:val="none" w:sz="0" w:space="0" w:color="auto"/>
            <w:left w:val="none" w:sz="0" w:space="0" w:color="auto"/>
            <w:bottom w:val="none" w:sz="0" w:space="0" w:color="auto"/>
            <w:right w:val="none" w:sz="0" w:space="0" w:color="auto"/>
          </w:divBdr>
        </w:div>
        <w:div w:id="1110317462">
          <w:marLeft w:val="640"/>
          <w:marRight w:val="0"/>
          <w:marTop w:val="0"/>
          <w:marBottom w:val="0"/>
          <w:divBdr>
            <w:top w:val="none" w:sz="0" w:space="0" w:color="auto"/>
            <w:left w:val="none" w:sz="0" w:space="0" w:color="auto"/>
            <w:bottom w:val="none" w:sz="0" w:space="0" w:color="auto"/>
            <w:right w:val="none" w:sz="0" w:space="0" w:color="auto"/>
          </w:divBdr>
        </w:div>
        <w:div w:id="301275233">
          <w:marLeft w:val="640"/>
          <w:marRight w:val="0"/>
          <w:marTop w:val="0"/>
          <w:marBottom w:val="0"/>
          <w:divBdr>
            <w:top w:val="none" w:sz="0" w:space="0" w:color="auto"/>
            <w:left w:val="none" w:sz="0" w:space="0" w:color="auto"/>
            <w:bottom w:val="none" w:sz="0" w:space="0" w:color="auto"/>
            <w:right w:val="none" w:sz="0" w:space="0" w:color="auto"/>
          </w:divBdr>
        </w:div>
        <w:div w:id="1315374657">
          <w:marLeft w:val="640"/>
          <w:marRight w:val="0"/>
          <w:marTop w:val="0"/>
          <w:marBottom w:val="0"/>
          <w:divBdr>
            <w:top w:val="none" w:sz="0" w:space="0" w:color="auto"/>
            <w:left w:val="none" w:sz="0" w:space="0" w:color="auto"/>
            <w:bottom w:val="none" w:sz="0" w:space="0" w:color="auto"/>
            <w:right w:val="none" w:sz="0" w:space="0" w:color="auto"/>
          </w:divBdr>
        </w:div>
        <w:div w:id="1825660079">
          <w:marLeft w:val="640"/>
          <w:marRight w:val="0"/>
          <w:marTop w:val="0"/>
          <w:marBottom w:val="0"/>
          <w:divBdr>
            <w:top w:val="none" w:sz="0" w:space="0" w:color="auto"/>
            <w:left w:val="none" w:sz="0" w:space="0" w:color="auto"/>
            <w:bottom w:val="none" w:sz="0" w:space="0" w:color="auto"/>
            <w:right w:val="none" w:sz="0" w:space="0" w:color="auto"/>
          </w:divBdr>
        </w:div>
        <w:div w:id="1372219618">
          <w:marLeft w:val="640"/>
          <w:marRight w:val="0"/>
          <w:marTop w:val="0"/>
          <w:marBottom w:val="0"/>
          <w:divBdr>
            <w:top w:val="none" w:sz="0" w:space="0" w:color="auto"/>
            <w:left w:val="none" w:sz="0" w:space="0" w:color="auto"/>
            <w:bottom w:val="none" w:sz="0" w:space="0" w:color="auto"/>
            <w:right w:val="none" w:sz="0" w:space="0" w:color="auto"/>
          </w:divBdr>
        </w:div>
        <w:div w:id="1321154813">
          <w:marLeft w:val="640"/>
          <w:marRight w:val="0"/>
          <w:marTop w:val="0"/>
          <w:marBottom w:val="0"/>
          <w:divBdr>
            <w:top w:val="none" w:sz="0" w:space="0" w:color="auto"/>
            <w:left w:val="none" w:sz="0" w:space="0" w:color="auto"/>
            <w:bottom w:val="none" w:sz="0" w:space="0" w:color="auto"/>
            <w:right w:val="none" w:sz="0" w:space="0" w:color="auto"/>
          </w:divBdr>
        </w:div>
      </w:divsChild>
    </w:div>
    <w:div w:id="1607733901">
      <w:bodyDiv w:val="1"/>
      <w:marLeft w:val="0"/>
      <w:marRight w:val="0"/>
      <w:marTop w:val="0"/>
      <w:marBottom w:val="0"/>
      <w:divBdr>
        <w:top w:val="none" w:sz="0" w:space="0" w:color="auto"/>
        <w:left w:val="none" w:sz="0" w:space="0" w:color="auto"/>
        <w:bottom w:val="none" w:sz="0" w:space="0" w:color="auto"/>
        <w:right w:val="none" w:sz="0" w:space="0" w:color="auto"/>
      </w:divBdr>
    </w:div>
    <w:div w:id="1615600260">
      <w:bodyDiv w:val="1"/>
      <w:marLeft w:val="0"/>
      <w:marRight w:val="0"/>
      <w:marTop w:val="0"/>
      <w:marBottom w:val="0"/>
      <w:divBdr>
        <w:top w:val="none" w:sz="0" w:space="0" w:color="auto"/>
        <w:left w:val="none" w:sz="0" w:space="0" w:color="auto"/>
        <w:bottom w:val="none" w:sz="0" w:space="0" w:color="auto"/>
        <w:right w:val="none" w:sz="0" w:space="0" w:color="auto"/>
      </w:divBdr>
    </w:div>
    <w:div w:id="1615743831">
      <w:bodyDiv w:val="1"/>
      <w:marLeft w:val="0"/>
      <w:marRight w:val="0"/>
      <w:marTop w:val="0"/>
      <w:marBottom w:val="0"/>
      <w:divBdr>
        <w:top w:val="none" w:sz="0" w:space="0" w:color="auto"/>
        <w:left w:val="none" w:sz="0" w:space="0" w:color="auto"/>
        <w:bottom w:val="none" w:sz="0" w:space="0" w:color="auto"/>
        <w:right w:val="none" w:sz="0" w:space="0" w:color="auto"/>
      </w:divBdr>
    </w:div>
    <w:div w:id="1617322325">
      <w:bodyDiv w:val="1"/>
      <w:marLeft w:val="0"/>
      <w:marRight w:val="0"/>
      <w:marTop w:val="0"/>
      <w:marBottom w:val="0"/>
      <w:divBdr>
        <w:top w:val="none" w:sz="0" w:space="0" w:color="auto"/>
        <w:left w:val="none" w:sz="0" w:space="0" w:color="auto"/>
        <w:bottom w:val="none" w:sz="0" w:space="0" w:color="auto"/>
        <w:right w:val="none" w:sz="0" w:space="0" w:color="auto"/>
      </w:divBdr>
    </w:div>
    <w:div w:id="1618558000">
      <w:bodyDiv w:val="1"/>
      <w:marLeft w:val="0"/>
      <w:marRight w:val="0"/>
      <w:marTop w:val="0"/>
      <w:marBottom w:val="0"/>
      <w:divBdr>
        <w:top w:val="none" w:sz="0" w:space="0" w:color="auto"/>
        <w:left w:val="none" w:sz="0" w:space="0" w:color="auto"/>
        <w:bottom w:val="none" w:sz="0" w:space="0" w:color="auto"/>
        <w:right w:val="none" w:sz="0" w:space="0" w:color="auto"/>
      </w:divBdr>
    </w:div>
    <w:div w:id="1620842514">
      <w:bodyDiv w:val="1"/>
      <w:marLeft w:val="0"/>
      <w:marRight w:val="0"/>
      <w:marTop w:val="0"/>
      <w:marBottom w:val="0"/>
      <w:divBdr>
        <w:top w:val="none" w:sz="0" w:space="0" w:color="auto"/>
        <w:left w:val="none" w:sz="0" w:space="0" w:color="auto"/>
        <w:bottom w:val="none" w:sz="0" w:space="0" w:color="auto"/>
        <w:right w:val="none" w:sz="0" w:space="0" w:color="auto"/>
      </w:divBdr>
    </w:div>
    <w:div w:id="1620991996">
      <w:bodyDiv w:val="1"/>
      <w:marLeft w:val="0"/>
      <w:marRight w:val="0"/>
      <w:marTop w:val="0"/>
      <w:marBottom w:val="0"/>
      <w:divBdr>
        <w:top w:val="none" w:sz="0" w:space="0" w:color="auto"/>
        <w:left w:val="none" w:sz="0" w:space="0" w:color="auto"/>
        <w:bottom w:val="none" w:sz="0" w:space="0" w:color="auto"/>
        <w:right w:val="none" w:sz="0" w:space="0" w:color="auto"/>
      </w:divBdr>
      <w:divsChild>
        <w:div w:id="1037782390">
          <w:marLeft w:val="640"/>
          <w:marRight w:val="0"/>
          <w:marTop w:val="0"/>
          <w:marBottom w:val="0"/>
          <w:divBdr>
            <w:top w:val="none" w:sz="0" w:space="0" w:color="auto"/>
            <w:left w:val="none" w:sz="0" w:space="0" w:color="auto"/>
            <w:bottom w:val="none" w:sz="0" w:space="0" w:color="auto"/>
            <w:right w:val="none" w:sz="0" w:space="0" w:color="auto"/>
          </w:divBdr>
        </w:div>
        <w:div w:id="896011338">
          <w:marLeft w:val="640"/>
          <w:marRight w:val="0"/>
          <w:marTop w:val="0"/>
          <w:marBottom w:val="0"/>
          <w:divBdr>
            <w:top w:val="none" w:sz="0" w:space="0" w:color="auto"/>
            <w:left w:val="none" w:sz="0" w:space="0" w:color="auto"/>
            <w:bottom w:val="none" w:sz="0" w:space="0" w:color="auto"/>
            <w:right w:val="none" w:sz="0" w:space="0" w:color="auto"/>
          </w:divBdr>
        </w:div>
        <w:div w:id="243614378">
          <w:marLeft w:val="640"/>
          <w:marRight w:val="0"/>
          <w:marTop w:val="0"/>
          <w:marBottom w:val="0"/>
          <w:divBdr>
            <w:top w:val="none" w:sz="0" w:space="0" w:color="auto"/>
            <w:left w:val="none" w:sz="0" w:space="0" w:color="auto"/>
            <w:bottom w:val="none" w:sz="0" w:space="0" w:color="auto"/>
            <w:right w:val="none" w:sz="0" w:space="0" w:color="auto"/>
          </w:divBdr>
        </w:div>
        <w:div w:id="409692376">
          <w:marLeft w:val="640"/>
          <w:marRight w:val="0"/>
          <w:marTop w:val="0"/>
          <w:marBottom w:val="0"/>
          <w:divBdr>
            <w:top w:val="none" w:sz="0" w:space="0" w:color="auto"/>
            <w:left w:val="none" w:sz="0" w:space="0" w:color="auto"/>
            <w:bottom w:val="none" w:sz="0" w:space="0" w:color="auto"/>
            <w:right w:val="none" w:sz="0" w:space="0" w:color="auto"/>
          </w:divBdr>
        </w:div>
        <w:div w:id="1072196673">
          <w:marLeft w:val="640"/>
          <w:marRight w:val="0"/>
          <w:marTop w:val="0"/>
          <w:marBottom w:val="0"/>
          <w:divBdr>
            <w:top w:val="none" w:sz="0" w:space="0" w:color="auto"/>
            <w:left w:val="none" w:sz="0" w:space="0" w:color="auto"/>
            <w:bottom w:val="none" w:sz="0" w:space="0" w:color="auto"/>
            <w:right w:val="none" w:sz="0" w:space="0" w:color="auto"/>
          </w:divBdr>
        </w:div>
        <w:div w:id="467552231">
          <w:marLeft w:val="640"/>
          <w:marRight w:val="0"/>
          <w:marTop w:val="0"/>
          <w:marBottom w:val="0"/>
          <w:divBdr>
            <w:top w:val="none" w:sz="0" w:space="0" w:color="auto"/>
            <w:left w:val="none" w:sz="0" w:space="0" w:color="auto"/>
            <w:bottom w:val="none" w:sz="0" w:space="0" w:color="auto"/>
            <w:right w:val="none" w:sz="0" w:space="0" w:color="auto"/>
          </w:divBdr>
        </w:div>
        <w:div w:id="142895404">
          <w:marLeft w:val="640"/>
          <w:marRight w:val="0"/>
          <w:marTop w:val="0"/>
          <w:marBottom w:val="0"/>
          <w:divBdr>
            <w:top w:val="none" w:sz="0" w:space="0" w:color="auto"/>
            <w:left w:val="none" w:sz="0" w:space="0" w:color="auto"/>
            <w:bottom w:val="none" w:sz="0" w:space="0" w:color="auto"/>
            <w:right w:val="none" w:sz="0" w:space="0" w:color="auto"/>
          </w:divBdr>
        </w:div>
        <w:div w:id="1684166169">
          <w:marLeft w:val="640"/>
          <w:marRight w:val="0"/>
          <w:marTop w:val="0"/>
          <w:marBottom w:val="0"/>
          <w:divBdr>
            <w:top w:val="none" w:sz="0" w:space="0" w:color="auto"/>
            <w:left w:val="none" w:sz="0" w:space="0" w:color="auto"/>
            <w:bottom w:val="none" w:sz="0" w:space="0" w:color="auto"/>
            <w:right w:val="none" w:sz="0" w:space="0" w:color="auto"/>
          </w:divBdr>
        </w:div>
        <w:div w:id="483471600">
          <w:marLeft w:val="640"/>
          <w:marRight w:val="0"/>
          <w:marTop w:val="0"/>
          <w:marBottom w:val="0"/>
          <w:divBdr>
            <w:top w:val="none" w:sz="0" w:space="0" w:color="auto"/>
            <w:left w:val="none" w:sz="0" w:space="0" w:color="auto"/>
            <w:bottom w:val="none" w:sz="0" w:space="0" w:color="auto"/>
            <w:right w:val="none" w:sz="0" w:space="0" w:color="auto"/>
          </w:divBdr>
        </w:div>
        <w:div w:id="1986396422">
          <w:marLeft w:val="640"/>
          <w:marRight w:val="0"/>
          <w:marTop w:val="0"/>
          <w:marBottom w:val="0"/>
          <w:divBdr>
            <w:top w:val="none" w:sz="0" w:space="0" w:color="auto"/>
            <w:left w:val="none" w:sz="0" w:space="0" w:color="auto"/>
            <w:bottom w:val="none" w:sz="0" w:space="0" w:color="auto"/>
            <w:right w:val="none" w:sz="0" w:space="0" w:color="auto"/>
          </w:divBdr>
        </w:div>
        <w:div w:id="1354960529">
          <w:marLeft w:val="640"/>
          <w:marRight w:val="0"/>
          <w:marTop w:val="0"/>
          <w:marBottom w:val="0"/>
          <w:divBdr>
            <w:top w:val="none" w:sz="0" w:space="0" w:color="auto"/>
            <w:left w:val="none" w:sz="0" w:space="0" w:color="auto"/>
            <w:bottom w:val="none" w:sz="0" w:space="0" w:color="auto"/>
            <w:right w:val="none" w:sz="0" w:space="0" w:color="auto"/>
          </w:divBdr>
        </w:div>
        <w:div w:id="1758861273">
          <w:marLeft w:val="640"/>
          <w:marRight w:val="0"/>
          <w:marTop w:val="0"/>
          <w:marBottom w:val="0"/>
          <w:divBdr>
            <w:top w:val="none" w:sz="0" w:space="0" w:color="auto"/>
            <w:left w:val="none" w:sz="0" w:space="0" w:color="auto"/>
            <w:bottom w:val="none" w:sz="0" w:space="0" w:color="auto"/>
            <w:right w:val="none" w:sz="0" w:space="0" w:color="auto"/>
          </w:divBdr>
        </w:div>
        <w:div w:id="1995450414">
          <w:marLeft w:val="640"/>
          <w:marRight w:val="0"/>
          <w:marTop w:val="0"/>
          <w:marBottom w:val="0"/>
          <w:divBdr>
            <w:top w:val="none" w:sz="0" w:space="0" w:color="auto"/>
            <w:left w:val="none" w:sz="0" w:space="0" w:color="auto"/>
            <w:bottom w:val="none" w:sz="0" w:space="0" w:color="auto"/>
            <w:right w:val="none" w:sz="0" w:space="0" w:color="auto"/>
          </w:divBdr>
        </w:div>
        <w:div w:id="2101487017">
          <w:marLeft w:val="640"/>
          <w:marRight w:val="0"/>
          <w:marTop w:val="0"/>
          <w:marBottom w:val="0"/>
          <w:divBdr>
            <w:top w:val="none" w:sz="0" w:space="0" w:color="auto"/>
            <w:left w:val="none" w:sz="0" w:space="0" w:color="auto"/>
            <w:bottom w:val="none" w:sz="0" w:space="0" w:color="auto"/>
            <w:right w:val="none" w:sz="0" w:space="0" w:color="auto"/>
          </w:divBdr>
        </w:div>
        <w:div w:id="1627855565">
          <w:marLeft w:val="640"/>
          <w:marRight w:val="0"/>
          <w:marTop w:val="0"/>
          <w:marBottom w:val="0"/>
          <w:divBdr>
            <w:top w:val="none" w:sz="0" w:space="0" w:color="auto"/>
            <w:left w:val="none" w:sz="0" w:space="0" w:color="auto"/>
            <w:bottom w:val="none" w:sz="0" w:space="0" w:color="auto"/>
            <w:right w:val="none" w:sz="0" w:space="0" w:color="auto"/>
          </w:divBdr>
        </w:div>
        <w:div w:id="938561257">
          <w:marLeft w:val="640"/>
          <w:marRight w:val="0"/>
          <w:marTop w:val="0"/>
          <w:marBottom w:val="0"/>
          <w:divBdr>
            <w:top w:val="none" w:sz="0" w:space="0" w:color="auto"/>
            <w:left w:val="none" w:sz="0" w:space="0" w:color="auto"/>
            <w:bottom w:val="none" w:sz="0" w:space="0" w:color="auto"/>
            <w:right w:val="none" w:sz="0" w:space="0" w:color="auto"/>
          </w:divBdr>
        </w:div>
        <w:div w:id="1486820498">
          <w:marLeft w:val="640"/>
          <w:marRight w:val="0"/>
          <w:marTop w:val="0"/>
          <w:marBottom w:val="0"/>
          <w:divBdr>
            <w:top w:val="none" w:sz="0" w:space="0" w:color="auto"/>
            <w:left w:val="none" w:sz="0" w:space="0" w:color="auto"/>
            <w:bottom w:val="none" w:sz="0" w:space="0" w:color="auto"/>
            <w:right w:val="none" w:sz="0" w:space="0" w:color="auto"/>
          </w:divBdr>
        </w:div>
        <w:div w:id="1018893928">
          <w:marLeft w:val="640"/>
          <w:marRight w:val="0"/>
          <w:marTop w:val="0"/>
          <w:marBottom w:val="0"/>
          <w:divBdr>
            <w:top w:val="none" w:sz="0" w:space="0" w:color="auto"/>
            <w:left w:val="none" w:sz="0" w:space="0" w:color="auto"/>
            <w:bottom w:val="none" w:sz="0" w:space="0" w:color="auto"/>
            <w:right w:val="none" w:sz="0" w:space="0" w:color="auto"/>
          </w:divBdr>
        </w:div>
        <w:div w:id="692535781">
          <w:marLeft w:val="640"/>
          <w:marRight w:val="0"/>
          <w:marTop w:val="0"/>
          <w:marBottom w:val="0"/>
          <w:divBdr>
            <w:top w:val="none" w:sz="0" w:space="0" w:color="auto"/>
            <w:left w:val="none" w:sz="0" w:space="0" w:color="auto"/>
            <w:bottom w:val="none" w:sz="0" w:space="0" w:color="auto"/>
            <w:right w:val="none" w:sz="0" w:space="0" w:color="auto"/>
          </w:divBdr>
        </w:div>
        <w:div w:id="236283772">
          <w:marLeft w:val="640"/>
          <w:marRight w:val="0"/>
          <w:marTop w:val="0"/>
          <w:marBottom w:val="0"/>
          <w:divBdr>
            <w:top w:val="none" w:sz="0" w:space="0" w:color="auto"/>
            <w:left w:val="none" w:sz="0" w:space="0" w:color="auto"/>
            <w:bottom w:val="none" w:sz="0" w:space="0" w:color="auto"/>
            <w:right w:val="none" w:sz="0" w:space="0" w:color="auto"/>
          </w:divBdr>
        </w:div>
        <w:div w:id="839781646">
          <w:marLeft w:val="640"/>
          <w:marRight w:val="0"/>
          <w:marTop w:val="0"/>
          <w:marBottom w:val="0"/>
          <w:divBdr>
            <w:top w:val="none" w:sz="0" w:space="0" w:color="auto"/>
            <w:left w:val="none" w:sz="0" w:space="0" w:color="auto"/>
            <w:bottom w:val="none" w:sz="0" w:space="0" w:color="auto"/>
            <w:right w:val="none" w:sz="0" w:space="0" w:color="auto"/>
          </w:divBdr>
        </w:div>
        <w:div w:id="1719938715">
          <w:marLeft w:val="640"/>
          <w:marRight w:val="0"/>
          <w:marTop w:val="0"/>
          <w:marBottom w:val="0"/>
          <w:divBdr>
            <w:top w:val="none" w:sz="0" w:space="0" w:color="auto"/>
            <w:left w:val="none" w:sz="0" w:space="0" w:color="auto"/>
            <w:bottom w:val="none" w:sz="0" w:space="0" w:color="auto"/>
            <w:right w:val="none" w:sz="0" w:space="0" w:color="auto"/>
          </w:divBdr>
        </w:div>
        <w:div w:id="289288290">
          <w:marLeft w:val="640"/>
          <w:marRight w:val="0"/>
          <w:marTop w:val="0"/>
          <w:marBottom w:val="0"/>
          <w:divBdr>
            <w:top w:val="none" w:sz="0" w:space="0" w:color="auto"/>
            <w:left w:val="none" w:sz="0" w:space="0" w:color="auto"/>
            <w:bottom w:val="none" w:sz="0" w:space="0" w:color="auto"/>
            <w:right w:val="none" w:sz="0" w:space="0" w:color="auto"/>
          </w:divBdr>
        </w:div>
        <w:div w:id="612592153">
          <w:marLeft w:val="640"/>
          <w:marRight w:val="0"/>
          <w:marTop w:val="0"/>
          <w:marBottom w:val="0"/>
          <w:divBdr>
            <w:top w:val="none" w:sz="0" w:space="0" w:color="auto"/>
            <w:left w:val="none" w:sz="0" w:space="0" w:color="auto"/>
            <w:bottom w:val="none" w:sz="0" w:space="0" w:color="auto"/>
            <w:right w:val="none" w:sz="0" w:space="0" w:color="auto"/>
          </w:divBdr>
        </w:div>
        <w:div w:id="1969772978">
          <w:marLeft w:val="640"/>
          <w:marRight w:val="0"/>
          <w:marTop w:val="0"/>
          <w:marBottom w:val="0"/>
          <w:divBdr>
            <w:top w:val="none" w:sz="0" w:space="0" w:color="auto"/>
            <w:left w:val="none" w:sz="0" w:space="0" w:color="auto"/>
            <w:bottom w:val="none" w:sz="0" w:space="0" w:color="auto"/>
            <w:right w:val="none" w:sz="0" w:space="0" w:color="auto"/>
          </w:divBdr>
        </w:div>
        <w:div w:id="886919649">
          <w:marLeft w:val="640"/>
          <w:marRight w:val="0"/>
          <w:marTop w:val="0"/>
          <w:marBottom w:val="0"/>
          <w:divBdr>
            <w:top w:val="none" w:sz="0" w:space="0" w:color="auto"/>
            <w:left w:val="none" w:sz="0" w:space="0" w:color="auto"/>
            <w:bottom w:val="none" w:sz="0" w:space="0" w:color="auto"/>
            <w:right w:val="none" w:sz="0" w:space="0" w:color="auto"/>
          </w:divBdr>
        </w:div>
        <w:div w:id="842282436">
          <w:marLeft w:val="640"/>
          <w:marRight w:val="0"/>
          <w:marTop w:val="0"/>
          <w:marBottom w:val="0"/>
          <w:divBdr>
            <w:top w:val="none" w:sz="0" w:space="0" w:color="auto"/>
            <w:left w:val="none" w:sz="0" w:space="0" w:color="auto"/>
            <w:bottom w:val="none" w:sz="0" w:space="0" w:color="auto"/>
            <w:right w:val="none" w:sz="0" w:space="0" w:color="auto"/>
          </w:divBdr>
        </w:div>
        <w:div w:id="1105274013">
          <w:marLeft w:val="640"/>
          <w:marRight w:val="0"/>
          <w:marTop w:val="0"/>
          <w:marBottom w:val="0"/>
          <w:divBdr>
            <w:top w:val="none" w:sz="0" w:space="0" w:color="auto"/>
            <w:left w:val="none" w:sz="0" w:space="0" w:color="auto"/>
            <w:bottom w:val="none" w:sz="0" w:space="0" w:color="auto"/>
            <w:right w:val="none" w:sz="0" w:space="0" w:color="auto"/>
          </w:divBdr>
        </w:div>
        <w:div w:id="874076340">
          <w:marLeft w:val="640"/>
          <w:marRight w:val="0"/>
          <w:marTop w:val="0"/>
          <w:marBottom w:val="0"/>
          <w:divBdr>
            <w:top w:val="none" w:sz="0" w:space="0" w:color="auto"/>
            <w:left w:val="none" w:sz="0" w:space="0" w:color="auto"/>
            <w:bottom w:val="none" w:sz="0" w:space="0" w:color="auto"/>
            <w:right w:val="none" w:sz="0" w:space="0" w:color="auto"/>
          </w:divBdr>
        </w:div>
        <w:div w:id="15080862">
          <w:marLeft w:val="640"/>
          <w:marRight w:val="0"/>
          <w:marTop w:val="0"/>
          <w:marBottom w:val="0"/>
          <w:divBdr>
            <w:top w:val="none" w:sz="0" w:space="0" w:color="auto"/>
            <w:left w:val="none" w:sz="0" w:space="0" w:color="auto"/>
            <w:bottom w:val="none" w:sz="0" w:space="0" w:color="auto"/>
            <w:right w:val="none" w:sz="0" w:space="0" w:color="auto"/>
          </w:divBdr>
        </w:div>
        <w:div w:id="1323702628">
          <w:marLeft w:val="640"/>
          <w:marRight w:val="0"/>
          <w:marTop w:val="0"/>
          <w:marBottom w:val="0"/>
          <w:divBdr>
            <w:top w:val="none" w:sz="0" w:space="0" w:color="auto"/>
            <w:left w:val="none" w:sz="0" w:space="0" w:color="auto"/>
            <w:bottom w:val="none" w:sz="0" w:space="0" w:color="auto"/>
            <w:right w:val="none" w:sz="0" w:space="0" w:color="auto"/>
          </w:divBdr>
        </w:div>
        <w:div w:id="607977898">
          <w:marLeft w:val="640"/>
          <w:marRight w:val="0"/>
          <w:marTop w:val="0"/>
          <w:marBottom w:val="0"/>
          <w:divBdr>
            <w:top w:val="none" w:sz="0" w:space="0" w:color="auto"/>
            <w:left w:val="none" w:sz="0" w:space="0" w:color="auto"/>
            <w:bottom w:val="none" w:sz="0" w:space="0" w:color="auto"/>
            <w:right w:val="none" w:sz="0" w:space="0" w:color="auto"/>
          </w:divBdr>
        </w:div>
        <w:div w:id="1344435933">
          <w:marLeft w:val="640"/>
          <w:marRight w:val="0"/>
          <w:marTop w:val="0"/>
          <w:marBottom w:val="0"/>
          <w:divBdr>
            <w:top w:val="none" w:sz="0" w:space="0" w:color="auto"/>
            <w:left w:val="none" w:sz="0" w:space="0" w:color="auto"/>
            <w:bottom w:val="none" w:sz="0" w:space="0" w:color="auto"/>
            <w:right w:val="none" w:sz="0" w:space="0" w:color="auto"/>
          </w:divBdr>
        </w:div>
        <w:div w:id="699209204">
          <w:marLeft w:val="640"/>
          <w:marRight w:val="0"/>
          <w:marTop w:val="0"/>
          <w:marBottom w:val="0"/>
          <w:divBdr>
            <w:top w:val="none" w:sz="0" w:space="0" w:color="auto"/>
            <w:left w:val="none" w:sz="0" w:space="0" w:color="auto"/>
            <w:bottom w:val="none" w:sz="0" w:space="0" w:color="auto"/>
            <w:right w:val="none" w:sz="0" w:space="0" w:color="auto"/>
          </w:divBdr>
        </w:div>
        <w:div w:id="783429050">
          <w:marLeft w:val="640"/>
          <w:marRight w:val="0"/>
          <w:marTop w:val="0"/>
          <w:marBottom w:val="0"/>
          <w:divBdr>
            <w:top w:val="none" w:sz="0" w:space="0" w:color="auto"/>
            <w:left w:val="none" w:sz="0" w:space="0" w:color="auto"/>
            <w:bottom w:val="none" w:sz="0" w:space="0" w:color="auto"/>
            <w:right w:val="none" w:sz="0" w:space="0" w:color="auto"/>
          </w:divBdr>
        </w:div>
        <w:div w:id="1078475092">
          <w:marLeft w:val="640"/>
          <w:marRight w:val="0"/>
          <w:marTop w:val="0"/>
          <w:marBottom w:val="0"/>
          <w:divBdr>
            <w:top w:val="none" w:sz="0" w:space="0" w:color="auto"/>
            <w:left w:val="none" w:sz="0" w:space="0" w:color="auto"/>
            <w:bottom w:val="none" w:sz="0" w:space="0" w:color="auto"/>
            <w:right w:val="none" w:sz="0" w:space="0" w:color="auto"/>
          </w:divBdr>
        </w:div>
        <w:div w:id="1711372074">
          <w:marLeft w:val="640"/>
          <w:marRight w:val="0"/>
          <w:marTop w:val="0"/>
          <w:marBottom w:val="0"/>
          <w:divBdr>
            <w:top w:val="none" w:sz="0" w:space="0" w:color="auto"/>
            <w:left w:val="none" w:sz="0" w:space="0" w:color="auto"/>
            <w:bottom w:val="none" w:sz="0" w:space="0" w:color="auto"/>
            <w:right w:val="none" w:sz="0" w:space="0" w:color="auto"/>
          </w:divBdr>
        </w:div>
        <w:div w:id="554197958">
          <w:marLeft w:val="640"/>
          <w:marRight w:val="0"/>
          <w:marTop w:val="0"/>
          <w:marBottom w:val="0"/>
          <w:divBdr>
            <w:top w:val="none" w:sz="0" w:space="0" w:color="auto"/>
            <w:left w:val="none" w:sz="0" w:space="0" w:color="auto"/>
            <w:bottom w:val="none" w:sz="0" w:space="0" w:color="auto"/>
            <w:right w:val="none" w:sz="0" w:space="0" w:color="auto"/>
          </w:divBdr>
        </w:div>
        <w:div w:id="1308168303">
          <w:marLeft w:val="640"/>
          <w:marRight w:val="0"/>
          <w:marTop w:val="0"/>
          <w:marBottom w:val="0"/>
          <w:divBdr>
            <w:top w:val="none" w:sz="0" w:space="0" w:color="auto"/>
            <w:left w:val="none" w:sz="0" w:space="0" w:color="auto"/>
            <w:bottom w:val="none" w:sz="0" w:space="0" w:color="auto"/>
            <w:right w:val="none" w:sz="0" w:space="0" w:color="auto"/>
          </w:divBdr>
        </w:div>
        <w:div w:id="2073699526">
          <w:marLeft w:val="640"/>
          <w:marRight w:val="0"/>
          <w:marTop w:val="0"/>
          <w:marBottom w:val="0"/>
          <w:divBdr>
            <w:top w:val="none" w:sz="0" w:space="0" w:color="auto"/>
            <w:left w:val="none" w:sz="0" w:space="0" w:color="auto"/>
            <w:bottom w:val="none" w:sz="0" w:space="0" w:color="auto"/>
            <w:right w:val="none" w:sz="0" w:space="0" w:color="auto"/>
          </w:divBdr>
        </w:div>
        <w:div w:id="1257518339">
          <w:marLeft w:val="640"/>
          <w:marRight w:val="0"/>
          <w:marTop w:val="0"/>
          <w:marBottom w:val="0"/>
          <w:divBdr>
            <w:top w:val="none" w:sz="0" w:space="0" w:color="auto"/>
            <w:left w:val="none" w:sz="0" w:space="0" w:color="auto"/>
            <w:bottom w:val="none" w:sz="0" w:space="0" w:color="auto"/>
            <w:right w:val="none" w:sz="0" w:space="0" w:color="auto"/>
          </w:divBdr>
        </w:div>
        <w:div w:id="1393767808">
          <w:marLeft w:val="640"/>
          <w:marRight w:val="0"/>
          <w:marTop w:val="0"/>
          <w:marBottom w:val="0"/>
          <w:divBdr>
            <w:top w:val="none" w:sz="0" w:space="0" w:color="auto"/>
            <w:left w:val="none" w:sz="0" w:space="0" w:color="auto"/>
            <w:bottom w:val="none" w:sz="0" w:space="0" w:color="auto"/>
            <w:right w:val="none" w:sz="0" w:space="0" w:color="auto"/>
          </w:divBdr>
        </w:div>
        <w:div w:id="2061395120">
          <w:marLeft w:val="640"/>
          <w:marRight w:val="0"/>
          <w:marTop w:val="0"/>
          <w:marBottom w:val="0"/>
          <w:divBdr>
            <w:top w:val="none" w:sz="0" w:space="0" w:color="auto"/>
            <w:left w:val="none" w:sz="0" w:space="0" w:color="auto"/>
            <w:bottom w:val="none" w:sz="0" w:space="0" w:color="auto"/>
            <w:right w:val="none" w:sz="0" w:space="0" w:color="auto"/>
          </w:divBdr>
        </w:div>
        <w:div w:id="1447432136">
          <w:marLeft w:val="640"/>
          <w:marRight w:val="0"/>
          <w:marTop w:val="0"/>
          <w:marBottom w:val="0"/>
          <w:divBdr>
            <w:top w:val="none" w:sz="0" w:space="0" w:color="auto"/>
            <w:left w:val="none" w:sz="0" w:space="0" w:color="auto"/>
            <w:bottom w:val="none" w:sz="0" w:space="0" w:color="auto"/>
            <w:right w:val="none" w:sz="0" w:space="0" w:color="auto"/>
          </w:divBdr>
        </w:div>
        <w:div w:id="1972638221">
          <w:marLeft w:val="640"/>
          <w:marRight w:val="0"/>
          <w:marTop w:val="0"/>
          <w:marBottom w:val="0"/>
          <w:divBdr>
            <w:top w:val="none" w:sz="0" w:space="0" w:color="auto"/>
            <w:left w:val="none" w:sz="0" w:space="0" w:color="auto"/>
            <w:bottom w:val="none" w:sz="0" w:space="0" w:color="auto"/>
            <w:right w:val="none" w:sz="0" w:space="0" w:color="auto"/>
          </w:divBdr>
        </w:div>
        <w:div w:id="464743253">
          <w:marLeft w:val="640"/>
          <w:marRight w:val="0"/>
          <w:marTop w:val="0"/>
          <w:marBottom w:val="0"/>
          <w:divBdr>
            <w:top w:val="none" w:sz="0" w:space="0" w:color="auto"/>
            <w:left w:val="none" w:sz="0" w:space="0" w:color="auto"/>
            <w:bottom w:val="none" w:sz="0" w:space="0" w:color="auto"/>
            <w:right w:val="none" w:sz="0" w:space="0" w:color="auto"/>
          </w:divBdr>
        </w:div>
        <w:div w:id="861434907">
          <w:marLeft w:val="640"/>
          <w:marRight w:val="0"/>
          <w:marTop w:val="0"/>
          <w:marBottom w:val="0"/>
          <w:divBdr>
            <w:top w:val="none" w:sz="0" w:space="0" w:color="auto"/>
            <w:left w:val="none" w:sz="0" w:space="0" w:color="auto"/>
            <w:bottom w:val="none" w:sz="0" w:space="0" w:color="auto"/>
            <w:right w:val="none" w:sz="0" w:space="0" w:color="auto"/>
          </w:divBdr>
        </w:div>
        <w:div w:id="1444616079">
          <w:marLeft w:val="640"/>
          <w:marRight w:val="0"/>
          <w:marTop w:val="0"/>
          <w:marBottom w:val="0"/>
          <w:divBdr>
            <w:top w:val="none" w:sz="0" w:space="0" w:color="auto"/>
            <w:left w:val="none" w:sz="0" w:space="0" w:color="auto"/>
            <w:bottom w:val="none" w:sz="0" w:space="0" w:color="auto"/>
            <w:right w:val="none" w:sz="0" w:space="0" w:color="auto"/>
          </w:divBdr>
        </w:div>
        <w:div w:id="1720392816">
          <w:marLeft w:val="640"/>
          <w:marRight w:val="0"/>
          <w:marTop w:val="0"/>
          <w:marBottom w:val="0"/>
          <w:divBdr>
            <w:top w:val="none" w:sz="0" w:space="0" w:color="auto"/>
            <w:left w:val="none" w:sz="0" w:space="0" w:color="auto"/>
            <w:bottom w:val="none" w:sz="0" w:space="0" w:color="auto"/>
            <w:right w:val="none" w:sz="0" w:space="0" w:color="auto"/>
          </w:divBdr>
        </w:div>
        <w:div w:id="1912812237">
          <w:marLeft w:val="640"/>
          <w:marRight w:val="0"/>
          <w:marTop w:val="0"/>
          <w:marBottom w:val="0"/>
          <w:divBdr>
            <w:top w:val="none" w:sz="0" w:space="0" w:color="auto"/>
            <w:left w:val="none" w:sz="0" w:space="0" w:color="auto"/>
            <w:bottom w:val="none" w:sz="0" w:space="0" w:color="auto"/>
            <w:right w:val="none" w:sz="0" w:space="0" w:color="auto"/>
          </w:divBdr>
        </w:div>
        <w:div w:id="69814469">
          <w:marLeft w:val="640"/>
          <w:marRight w:val="0"/>
          <w:marTop w:val="0"/>
          <w:marBottom w:val="0"/>
          <w:divBdr>
            <w:top w:val="none" w:sz="0" w:space="0" w:color="auto"/>
            <w:left w:val="none" w:sz="0" w:space="0" w:color="auto"/>
            <w:bottom w:val="none" w:sz="0" w:space="0" w:color="auto"/>
            <w:right w:val="none" w:sz="0" w:space="0" w:color="auto"/>
          </w:divBdr>
        </w:div>
        <w:div w:id="1353343483">
          <w:marLeft w:val="640"/>
          <w:marRight w:val="0"/>
          <w:marTop w:val="0"/>
          <w:marBottom w:val="0"/>
          <w:divBdr>
            <w:top w:val="none" w:sz="0" w:space="0" w:color="auto"/>
            <w:left w:val="none" w:sz="0" w:space="0" w:color="auto"/>
            <w:bottom w:val="none" w:sz="0" w:space="0" w:color="auto"/>
            <w:right w:val="none" w:sz="0" w:space="0" w:color="auto"/>
          </w:divBdr>
        </w:div>
        <w:div w:id="2005626749">
          <w:marLeft w:val="640"/>
          <w:marRight w:val="0"/>
          <w:marTop w:val="0"/>
          <w:marBottom w:val="0"/>
          <w:divBdr>
            <w:top w:val="none" w:sz="0" w:space="0" w:color="auto"/>
            <w:left w:val="none" w:sz="0" w:space="0" w:color="auto"/>
            <w:bottom w:val="none" w:sz="0" w:space="0" w:color="auto"/>
            <w:right w:val="none" w:sz="0" w:space="0" w:color="auto"/>
          </w:divBdr>
        </w:div>
        <w:div w:id="662049073">
          <w:marLeft w:val="640"/>
          <w:marRight w:val="0"/>
          <w:marTop w:val="0"/>
          <w:marBottom w:val="0"/>
          <w:divBdr>
            <w:top w:val="none" w:sz="0" w:space="0" w:color="auto"/>
            <w:left w:val="none" w:sz="0" w:space="0" w:color="auto"/>
            <w:bottom w:val="none" w:sz="0" w:space="0" w:color="auto"/>
            <w:right w:val="none" w:sz="0" w:space="0" w:color="auto"/>
          </w:divBdr>
        </w:div>
        <w:div w:id="567030929">
          <w:marLeft w:val="640"/>
          <w:marRight w:val="0"/>
          <w:marTop w:val="0"/>
          <w:marBottom w:val="0"/>
          <w:divBdr>
            <w:top w:val="none" w:sz="0" w:space="0" w:color="auto"/>
            <w:left w:val="none" w:sz="0" w:space="0" w:color="auto"/>
            <w:bottom w:val="none" w:sz="0" w:space="0" w:color="auto"/>
            <w:right w:val="none" w:sz="0" w:space="0" w:color="auto"/>
          </w:divBdr>
        </w:div>
        <w:div w:id="790830634">
          <w:marLeft w:val="640"/>
          <w:marRight w:val="0"/>
          <w:marTop w:val="0"/>
          <w:marBottom w:val="0"/>
          <w:divBdr>
            <w:top w:val="none" w:sz="0" w:space="0" w:color="auto"/>
            <w:left w:val="none" w:sz="0" w:space="0" w:color="auto"/>
            <w:bottom w:val="none" w:sz="0" w:space="0" w:color="auto"/>
            <w:right w:val="none" w:sz="0" w:space="0" w:color="auto"/>
          </w:divBdr>
        </w:div>
        <w:div w:id="919020564">
          <w:marLeft w:val="640"/>
          <w:marRight w:val="0"/>
          <w:marTop w:val="0"/>
          <w:marBottom w:val="0"/>
          <w:divBdr>
            <w:top w:val="none" w:sz="0" w:space="0" w:color="auto"/>
            <w:left w:val="none" w:sz="0" w:space="0" w:color="auto"/>
            <w:bottom w:val="none" w:sz="0" w:space="0" w:color="auto"/>
            <w:right w:val="none" w:sz="0" w:space="0" w:color="auto"/>
          </w:divBdr>
        </w:div>
        <w:div w:id="655571272">
          <w:marLeft w:val="640"/>
          <w:marRight w:val="0"/>
          <w:marTop w:val="0"/>
          <w:marBottom w:val="0"/>
          <w:divBdr>
            <w:top w:val="none" w:sz="0" w:space="0" w:color="auto"/>
            <w:left w:val="none" w:sz="0" w:space="0" w:color="auto"/>
            <w:bottom w:val="none" w:sz="0" w:space="0" w:color="auto"/>
            <w:right w:val="none" w:sz="0" w:space="0" w:color="auto"/>
          </w:divBdr>
        </w:div>
        <w:div w:id="310133699">
          <w:marLeft w:val="640"/>
          <w:marRight w:val="0"/>
          <w:marTop w:val="0"/>
          <w:marBottom w:val="0"/>
          <w:divBdr>
            <w:top w:val="none" w:sz="0" w:space="0" w:color="auto"/>
            <w:left w:val="none" w:sz="0" w:space="0" w:color="auto"/>
            <w:bottom w:val="none" w:sz="0" w:space="0" w:color="auto"/>
            <w:right w:val="none" w:sz="0" w:space="0" w:color="auto"/>
          </w:divBdr>
        </w:div>
        <w:div w:id="459493683">
          <w:marLeft w:val="640"/>
          <w:marRight w:val="0"/>
          <w:marTop w:val="0"/>
          <w:marBottom w:val="0"/>
          <w:divBdr>
            <w:top w:val="none" w:sz="0" w:space="0" w:color="auto"/>
            <w:left w:val="none" w:sz="0" w:space="0" w:color="auto"/>
            <w:bottom w:val="none" w:sz="0" w:space="0" w:color="auto"/>
            <w:right w:val="none" w:sz="0" w:space="0" w:color="auto"/>
          </w:divBdr>
        </w:div>
        <w:div w:id="870262088">
          <w:marLeft w:val="640"/>
          <w:marRight w:val="0"/>
          <w:marTop w:val="0"/>
          <w:marBottom w:val="0"/>
          <w:divBdr>
            <w:top w:val="none" w:sz="0" w:space="0" w:color="auto"/>
            <w:left w:val="none" w:sz="0" w:space="0" w:color="auto"/>
            <w:bottom w:val="none" w:sz="0" w:space="0" w:color="auto"/>
            <w:right w:val="none" w:sz="0" w:space="0" w:color="auto"/>
          </w:divBdr>
        </w:div>
        <w:div w:id="1262907829">
          <w:marLeft w:val="640"/>
          <w:marRight w:val="0"/>
          <w:marTop w:val="0"/>
          <w:marBottom w:val="0"/>
          <w:divBdr>
            <w:top w:val="none" w:sz="0" w:space="0" w:color="auto"/>
            <w:left w:val="none" w:sz="0" w:space="0" w:color="auto"/>
            <w:bottom w:val="none" w:sz="0" w:space="0" w:color="auto"/>
            <w:right w:val="none" w:sz="0" w:space="0" w:color="auto"/>
          </w:divBdr>
        </w:div>
        <w:div w:id="1763720402">
          <w:marLeft w:val="640"/>
          <w:marRight w:val="0"/>
          <w:marTop w:val="0"/>
          <w:marBottom w:val="0"/>
          <w:divBdr>
            <w:top w:val="none" w:sz="0" w:space="0" w:color="auto"/>
            <w:left w:val="none" w:sz="0" w:space="0" w:color="auto"/>
            <w:bottom w:val="none" w:sz="0" w:space="0" w:color="auto"/>
            <w:right w:val="none" w:sz="0" w:space="0" w:color="auto"/>
          </w:divBdr>
        </w:div>
        <w:div w:id="1462651406">
          <w:marLeft w:val="640"/>
          <w:marRight w:val="0"/>
          <w:marTop w:val="0"/>
          <w:marBottom w:val="0"/>
          <w:divBdr>
            <w:top w:val="none" w:sz="0" w:space="0" w:color="auto"/>
            <w:left w:val="none" w:sz="0" w:space="0" w:color="auto"/>
            <w:bottom w:val="none" w:sz="0" w:space="0" w:color="auto"/>
            <w:right w:val="none" w:sz="0" w:space="0" w:color="auto"/>
          </w:divBdr>
        </w:div>
        <w:div w:id="187565979">
          <w:marLeft w:val="640"/>
          <w:marRight w:val="0"/>
          <w:marTop w:val="0"/>
          <w:marBottom w:val="0"/>
          <w:divBdr>
            <w:top w:val="none" w:sz="0" w:space="0" w:color="auto"/>
            <w:left w:val="none" w:sz="0" w:space="0" w:color="auto"/>
            <w:bottom w:val="none" w:sz="0" w:space="0" w:color="auto"/>
            <w:right w:val="none" w:sz="0" w:space="0" w:color="auto"/>
          </w:divBdr>
        </w:div>
      </w:divsChild>
    </w:div>
    <w:div w:id="1624580685">
      <w:bodyDiv w:val="1"/>
      <w:marLeft w:val="0"/>
      <w:marRight w:val="0"/>
      <w:marTop w:val="0"/>
      <w:marBottom w:val="0"/>
      <w:divBdr>
        <w:top w:val="none" w:sz="0" w:space="0" w:color="auto"/>
        <w:left w:val="none" w:sz="0" w:space="0" w:color="auto"/>
        <w:bottom w:val="none" w:sz="0" w:space="0" w:color="auto"/>
        <w:right w:val="none" w:sz="0" w:space="0" w:color="auto"/>
      </w:divBdr>
      <w:divsChild>
        <w:div w:id="718164905">
          <w:marLeft w:val="480"/>
          <w:marRight w:val="0"/>
          <w:marTop w:val="0"/>
          <w:marBottom w:val="0"/>
          <w:divBdr>
            <w:top w:val="none" w:sz="0" w:space="0" w:color="auto"/>
            <w:left w:val="none" w:sz="0" w:space="0" w:color="auto"/>
            <w:bottom w:val="none" w:sz="0" w:space="0" w:color="auto"/>
            <w:right w:val="none" w:sz="0" w:space="0" w:color="auto"/>
          </w:divBdr>
        </w:div>
        <w:div w:id="299238571">
          <w:marLeft w:val="480"/>
          <w:marRight w:val="0"/>
          <w:marTop w:val="0"/>
          <w:marBottom w:val="0"/>
          <w:divBdr>
            <w:top w:val="none" w:sz="0" w:space="0" w:color="auto"/>
            <w:left w:val="none" w:sz="0" w:space="0" w:color="auto"/>
            <w:bottom w:val="none" w:sz="0" w:space="0" w:color="auto"/>
            <w:right w:val="none" w:sz="0" w:space="0" w:color="auto"/>
          </w:divBdr>
        </w:div>
        <w:div w:id="713235776">
          <w:marLeft w:val="480"/>
          <w:marRight w:val="0"/>
          <w:marTop w:val="0"/>
          <w:marBottom w:val="0"/>
          <w:divBdr>
            <w:top w:val="none" w:sz="0" w:space="0" w:color="auto"/>
            <w:left w:val="none" w:sz="0" w:space="0" w:color="auto"/>
            <w:bottom w:val="none" w:sz="0" w:space="0" w:color="auto"/>
            <w:right w:val="none" w:sz="0" w:space="0" w:color="auto"/>
          </w:divBdr>
        </w:div>
        <w:div w:id="655841763">
          <w:marLeft w:val="480"/>
          <w:marRight w:val="0"/>
          <w:marTop w:val="0"/>
          <w:marBottom w:val="0"/>
          <w:divBdr>
            <w:top w:val="none" w:sz="0" w:space="0" w:color="auto"/>
            <w:left w:val="none" w:sz="0" w:space="0" w:color="auto"/>
            <w:bottom w:val="none" w:sz="0" w:space="0" w:color="auto"/>
            <w:right w:val="none" w:sz="0" w:space="0" w:color="auto"/>
          </w:divBdr>
        </w:div>
        <w:div w:id="2135754299">
          <w:marLeft w:val="480"/>
          <w:marRight w:val="0"/>
          <w:marTop w:val="0"/>
          <w:marBottom w:val="0"/>
          <w:divBdr>
            <w:top w:val="none" w:sz="0" w:space="0" w:color="auto"/>
            <w:left w:val="none" w:sz="0" w:space="0" w:color="auto"/>
            <w:bottom w:val="none" w:sz="0" w:space="0" w:color="auto"/>
            <w:right w:val="none" w:sz="0" w:space="0" w:color="auto"/>
          </w:divBdr>
        </w:div>
        <w:div w:id="523134736">
          <w:marLeft w:val="480"/>
          <w:marRight w:val="0"/>
          <w:marTop w:val="0"/>
          <w:marBottom w:val="0"/>
          <w:divBdr>
            <w:top w:val="none" w:sz="0" w:space="0" w:color="auto"/>
            <w:left w:val="none" w:sz="0" w:space="0" w:color="auto"/>
            <w:bottom w:val="none" w:sz="0" w:space="0" w:color="auto"/>
            <w:right w:val="none" w:sz="0" w:space="0" w:color="auto"/>
          </w:divBdr>
        </w:div>
        <w:div w:id="120421074">
          <w:marLeft w:val="480"/>
          <w:marRight w:val="0"/>
          <w:marTop w:val="0"/>
          <w:marBottom w:val="0"/>
          <w:divBdr>
            <w:top w:val="none" w:sz="0" w:space="0" w:color="auto"/>
            <w:left w:val="none" w:sz="0" w:space="0" w:color="auto"/>
            <w:bottom w:val="none" w:sz="0" w:space="0" w:color="auto"/>
            <w:right w:val="none" w:sz="0" w:space="0" w:color="auto"/>
          </w:divBdr>
        </w:div>
        <w:div w:id="1986425428">
          <w:marLeft w:val="480"/>
          <w:marRight w:val="0"/>
          <w:marTop w:val="0"/>
          <w:marBottom w:val="0"/>
          <w:divBdr>
            <w:top w:val="none" w:sz="0" w:space="0" w:color="auto"/>
            <w:left w:val="none" w:sz="0" w:space="0" w:color="auto"/>
            <w:bottom w:val="none" w:sz="0" w:space="0" w:color="auto"/>
            <w:right w:val="none" w:sz="0" w:space="0" w:color="auto"/>
          </w:divBdr>
        </w:div>
        <w:div w:id="959265104">
          <w:marLeft w:val="480"/>
          <w:marRight w:val="0"/>
          <w:marTop w:val="0"/>
          <w:marBottom w:val="0"/>
          <w:divBdr>
            <w:top w:val="none" w:sz="0" w:space="0" w:color="auto"/>
            <w:left w:val="none" w:sz="0" w:space="0" w:color="auto"/>
            <w:bottom w:val="none" w:sz="0" w:space="0" w:color="auto"/>
            <w:right w:val="none" w:sz="0" w:space="0" w:color="auto"/>
          </w:divBdr>
        </w:div>
        <w:div w:id="1543326210">
          <w:marLeft w:val="480"/>
          <w:marRight w:val="0"/>
          <w:marTop w:val="0"/>
          <w:marBottom w:val="0"/>
          <w:divBdr>
            <w:top w:val="none" w:sz="0" w:space="0" w:color="auto"/>
            <w:left w:val="none" w:sz="0" w:space="0" w:color="auto"/>
            <w:bottom w:val="none" w:sz="0" w:space="0" w:color="auto"/>
            <w:right w:val="none" w:sz="0" w:space="0" w:color="auto"/>
          </w:divBdr>
        </w:div>
        <w:div w:id="1537692845">
          <w:marLeft w:val="480"/>
          <w:marRight w:val="0"/>
          <w:marTop w:val="0"/>
          <w:marBottom w:val="0"/>
          <w:divBdr>
            <w:top w:val="none" w:sz="0" w:space="0" w:color="auto"/>
            <w:left w:val="none" w:sz="0" w:space="0" w:color="auto"/>
            <w:bottom w:val="none" w:sz="0" w:space="0" w:color="auto"/>
            <w:right w:val="none" w:sz="0" w:space="0" w:color="auto"/>
          </w:divBdr>
        </w:div>
        <w:div w:id="499199437">
          <w:marLeft w:val="480"/>
          <w:marRight w:val="0"/>
          <w:marTop w:val="0"/>
          <w:marBottom w:val="0"/>
          <w:divBdr>
            <w:top w:val="none" w:sz="0" w:space="0" w:color="auto"/>
            <w:left w:val="none" w:sz="0" w:space="0" w:color="auto"/>
            <w:bottom w:val="none" w:sz="0" w:space="0" w:color="auto"/>
            <w:right w:val="none" w:sz="0" w:space="0" w:color="auto"/>
          </w:divBdr>
        </w:div>
        <w:div w:id="830560808">
          <w:marLeft w:val="480"/>
          <w:marRight w:val="0"/>
          <w:marTop w:val="0"/>
          <w:marBottom w:val="0"/>
          <w:divBdr>
            <w:top w:val="none" w:sz="0" w:space="0" w:color="auto"/>
            <w:left w:val="none" w:sz="0" w:space="0" w:color="auto"/>
            <w:bottom w:val="none" w:sz="0" w:space="0" w:color="auto"/>
            <w:right w:val="none" w:sz="0" w:space="0" w:color="auto"/>
          </w:divBdr>
        </w:div>
        <w:div w:id="1125276675">
          <w:marLeft w:val="480"/>
          <w:marRight w:val="0"/>
          <w:marTop w:val="0"/>
          <w:marBottom w:val="0"/>
          <w:divBdr>
            <w:top w:val="none" w:sz="0" w:space="0" w:color="auto"/>
            <w:left w:val="none" w:sz="0" w:space="0" w:color="auto"/>
            <w:bottom w:val="none" w:sz="0" w:space="0" w:color="auto"/>
            <w:right w:val="none" w:sz="0" w:space="0" w:color="auto"/>
          </w:divBdr>
        </w:div>
        <w:div w:id="2009360140">
          <w:marLeft w:val="480"/>
          <w:marRight w:val="0"/>
          <w:marTop w:val="0"/>
          <w:marBottom w:val="0"/>
          <w:divBdr>
            <w:top w:val="none" w:sz="0" w:space="0" w:color="auto"/>
            <w:left w:val="none" w:sz="0" w:space="0" w:color="auto"/>
            <w:bottom w:val="none" w:sz="0" w:space="0" w:color="auto"/>
            <w:right w:val="none" w:sz="0" w:space="0" w:color="auto"/>
          </w:divBdr>
        </w:div>
        <w:div w:id="1641766794">
          <w:marLeft w:val="480"/>
          <w:marRight w:val="0"/>
          <w:marTop w:val="0"/>
          <w:marBottom w:val="0"/>
          <w:divBdr>
            <w:top w:val="none" w:sz="0" w:space="0" w:color="auto"/>
            <w:left w:val="none" w:sz="0" w:space="0" w:color="auto"/>
            <w:bottom w:val="none" w:sz="0" w:space="0" w:color="auto"/>
            <w:right w:val="none" w:sz="0" w:space="0" w:color="auto"/>
          </w:divBdr>
        </w:div>
        <w:div w:id="1182277048">
          <w:marLeft w:val="480"/>
          <w:marRight w:val="0"/>
          <w:marTop w:val="0"/>
          <w:marBottom w:val="0"/>
          <w:divBdr>
            <w:top w:val="none" w:sz="0" w:space="0" w:color="auto"/>
            <w:left w:val="none" w:sz="0" w:space="0" w:color="auto"/>
            <w:bottom w:val="none" w:sz="0" w:space="0" w:color="auto"/>
            <w:right w:val="none" w:sz="0" w:space="0" w:color="auto"/>
          </w:divBdr>
        </w:div>
        <w:div w:id="673801269">
          <w:marLeft w:val="480"/>
          <w:marRight w:val="0"/>
          <w:marTop w:val="0"/>
          <w:marBottom w:val="0"/>
          <w:divBdr>
            <w:top w:val="none" w:sz="0" w:space="0" w:color="auto"/>
            <w:left w:val="none" w:sz="0" w:space="0" w:color="auto"/>
            <w:bottom w:val="none" w:sz="0" w:space="0" w:color="auto"/>
            <w:right w:val="none" w:sz="0" w:space="0" w:color="auto"/>
          </w:divBdr>
        </w:div>
        <w:div w:id="1966812130">
          <w:marLeft w:val="480"/>
          <w:marRight w:val="0"/>
          <w:marTop w:val="0"/>
          <w:marBottom w:val="0"/>
          <w:divBdr>
            <w:top w:val="none" w:sz="0" w:space="0" w:color="auto"/>
            <w:left w:val="none" w:sz="0" w:space="0" w:color="auto"/>
            <w:bottom w:val="none" w:sz="0" w:space="0" w:color="auto"/>
            <w:right w:val="none" w:sz="0" w:space="0" w:color="auto"/>
          </w:divBdr>
        </w:div>
        <w:div w:id="31005798">
          <w:marLeft w:val="480"/>
          <w:marRight w:val="0"/>
          <w:marTop w:val="0"/>
          <w:marBottom w:val="0"/>
          <w:divBdr>
            <w:top w:val="none" w:sz="0" w:space="0" w:color="auto"/>
            <w:left w:val="none" w:sz="0" w:space="0" w:color="auto"/>
            <w:bottom w:val="none" w:sz="0" w:space="0" w:color="auto"/>
            <w:right w:val="none" w:sz="0" w:space="0" w:color="auto"/>
          </w:divBdr>
        </w:div>
        <w:div w:id="30960535">
          <w:marLeft w:val="480"/>
          <w:marRight w:val="0"/>
          <w:marTop w:val="0"/>
          <w:marBottom w:val="0"/>
          <w:divBdr>
            <w:top w:val="none" w:sz="0" w:space="0" w:color="auto"/>
            <w:left w:val="none" w:sz="0" w:space="0" w:color="auto"/>
            <w:bottom w:val="none" w:sz="0" w:space="0" w:color="auto"/>
            <w:right w:val="none" w:sz="0" w:space="0" w:color="auto"/>
          </w:divBdr>
        </w:div>
        <w:div w:id="524557830">
          <w:marLeft w:val="480"/>
          <w:marRight w:val="0"/>
          <w:marTop w:val="0"/>
          <w:marBottom w:val="0"/>
          <w:divBdr>
            <w:top w:val="none" w:sz="0" w:space="0" w:color="auto"/>
            <w:left w:val="none" w:sz="0" w:space="0" w:color="auto"/>
            <w:bottom w:val="none" w:sz="0" w:space="0" w:color="auto"/>
            <w:right w:val="none" w:sz="0" w:space="0" w:color="auto"/>
          </w:divBdr>
        </w:div>
        <w:div w:id="1365249694">
          <w:marLeft w:val="480"/>
          <w:marRight w:val="0"/>
          <w:marTop w:val="0"/>
          <w:marBottom w:val="0"/>
          <w:divBdr>
            <w:top w:val="none" w:sz="0" w:space="0" w:color="auto"/>
            <w:left w:val="none" w:sz="0" w:space="0" w:color="auto"/>
            <w:bottom w:val="none" w:sz="0" w:space="0" w:color="auto"/>
            <w:right w:val="none" w:sz="0" w:space="0" w:color="auto"/>
          </w:divBdr>
        </w:div>
        <w:div w:id="1472482963">
          <w:marLeft w:val="480"/>
          <w:marRight w:val="0"/>
          <w:marTop w:val="0"/>
          <w:marBottom w:val="0"/>
          <w:divBdr>
            <w:top w:val="none" w:sz="0" w:space="0" w:color="auto"/>
            <w:left w:val="none" w:sz="0" w:space="0" w:color="auto"/>
            <w:bottom w:val="none" w:sz="0" w:space="0" w:color="auto"/>
            <w:right w:val="none" w:sz="0" w:space="0" w:color="auto"/>
          </w:divBdr>
        </w:div>
        <w:div w:id="1915893888">
          <w:marLeft w:val="480"/>
          <w:marRight w:val="0"/>
          <w:marTop w:val="0"/>
          <w:marBottom w:val="0"/>
          <w:divBdr>
            <w:top w:val="none" w:sz="0" w:space="0" w:color="auto"/>
            <w:left w:val="none" w:sz="0" w:space="0" w:color="auto"/>
            <w:bottom w:val="none" w:sz="0" w:space="0" w:color="auto"/>
            <w:right w:val="none" w:sz="0" w:space="0" w:color="auto"/>
          </w:divBdr>
        </w:div>
        <w:div w:id="328021040">
          <w:marLeft w:val="480"/>
          <w:marRight w:val="0"/>
          <w:marTop w:val="0"/>
          <w:marBottom w:val="0"/>
          <w:divBdr>
            <w:top w:val="none" w:sz="0" w:space="0" w:color="auto"/>
            <w:left w:val="none" w:sz="0" w:space="0" w:color="auto"/>
            <w:bottom w:val="none" w:sz="0" w:space="0" w:color="auto"/>
            <w:right w:val="none" w:sz="0" w:space="0" w:color="auto"/>
          </w:divBdr>
        </w:div>
        <w:div w:id="697049319">
          <w:marLeft w:val="480"/>
          <w:marRight w:val="0"/>
          <w:marTop w:val="0"/>
          <w:marBottom w:val="0"/>
          <w:divBdr>
            <w:top w:val="none" w:sz="0" w:space="0" w:color="auto"/>
            <w:left w:val="none" w:sz="0" w:space="0" w:color="auto"/>
            <w:bottom w:val="none" w:sz="0" w:space="0" w:color="auto"/>
            <w:right w:val="none" w:sz="0" w:space="0" w:color="auto"/>
          </w:divBdr>
        </w:div>
        <w:div w:id="1329945236">
          <w:marLeft w:val="480"/>
          <w:marRight w:val="0"/>
          <w:marTop w:val="0"/>
          <w:marBottom w:val="0"/>
          <w:divBdr>
            <w:top w:val="none" w:sz="0" w:space="0" w:color="auto"/>
            <w:left w:val="none" w:sz="0" w:space="0" w:color="auto"/>
            <w:bottom w:val="none" w:sz="0" w:space="0" w:color="auto"/>
            <w:right w:val="none" w:sz="0" w:space="0" w:color="auto"/>
          </w:divBdr>
        </w:div>
        <w:div w:id="140848049">
          <w:marLeft w:val="480"/>
          <w:marRight w:val="0"/>
          <w:marTop w:val="0"/>
          <w:marBottom w:val="0"/>
          <w:divBdr>
            <w:top w:val="none" w:sz="0" w:space="0" w:color="auto"/>
            <w:left w:val="none" w:sz="0" w:space="0" w:color="auto"/>
            <w:bottom w:val="none" w:sz="0" w:space="0" w:color="auto"/>
            <w:right w:val="none" w:sz="0" w:space="0" w:color="auto"/>
          </w:divBdr>
        </w:div>
        <w:div w:id="1102453349">
          <w:marLeft w:val="480"/>
          <w:marRight w:val="0"/>
          <w:marTop w:val="0"/>
          <w:marBottom w:val="0"/>
          <w:divBdr>
            <w:top w:val="none" w:sz="0" w:space="0" w:color="auto"/>
            <w:left w:val="none" w:sz="0" w:space="0" w:color="auto"/>
            <w:bottom w:val="none" w:sz="0" w:space="0" w:color="auto"/>
            <w:right w:val="none" w:sz="0" w:space="0" w:color="auto"/>
          </w:divBdr>
        </w:div>
        <w:div w:id="605696024">
          <w:marLeft w:val="480"/>
          <w:marRight w:val="0"/>
          <w:marTop w:val="0"/>
          <w:marBottom w:val="0"/>
          <w:divBdr>
            <w:top w:val="none" w:sz="0" w:space="0" w:color="auto"/>
            <w:left w:val="none" w:sz="0" w:space="0" w:color="auto"/>
            <w:bottom w:val="none" w:sz="0" w:space="0" w:color="auto"/>
            <w:right w:val="none" w:sz="0" w:space="0" w:color="auto"/>
          </w:divBdr>
        </w:div>
        <w:div w:id="334499348">
          <w:marLeft w:val="480"/>
          <w:marRight w:val="0"/>
          <w:marTop w:val="0"/>
          <w:marBottom w:val="0"/>
          <w:divBdr>
            <w:top w:val="none" w:sz="0" w:space="0" w:color="auto"/>
            <w:left w:val="none" w:sz="0" w:space="0" w:color="auto"/>
            <w:bottom w:val="none" w:sz="0" w:space="0" w:color="auto"/>
            <w:right w:val="none" w:sz="0" w:space="0" w:color="auto"/>
          </w:divBdr>
        </w:div>
        <w:div w:id="575214334">
          <w:marLeft w:val="480"/>
          <w:marRight w:val="0"/>
          <w:marTop w:val="0"/>
          <w:marBottom w:val="0"/>
          <w:divBdr>
            <w:top w:val="none" w:sz="0" w:space="0" w:color="auto"/>
            <w:left w:val="none" w:sz="0" w:space="0" w:color="auto"/>
            <w:bottom w:val="none" w:sz="0" w:space="0" w:color="auto"/>
            <w:right w:val="none" w:sz="0" w:space="0" w:color="auto"/>
          </w:divBdr>
        </w:div>
        <w:div w:id="633675179">
          <w:marLeft w:val="480"/>
          <w:marRight w:val="0"/>
          <w:marTop w:val="0"/>
          <w:marBottom w:val="0"/>
          <w:divBdr>
            <w:top w:val="none" w:sz="0" w:space="0" w:color="auto"/>
            <w:left w:val="none" w:sz="0" w:space="0" w:color="auto"/>
            <w:bottom w:val="none" w:sz="0" w:space="0" w:color="auto"/>
            <w:right w:val="none" w:sz="0" w:space="0" w:color="auto"/>
          </w:divBdr>
        </w:div>
        <w:div w:id="1133475292">
          <w:marLeft w:val="480"/>
          <w:marRight w:val="0"/>
          <w:marTop w:val="0"/>
          <w:marBottom w:val="0"/>
          <w:divBdr>
            <w:top w:val="none" w:sz="0" w:space="0" w:color="auto"/>
            <w:left w:val="none" w:sz="0" w:space="0" w:color="auto"/>
            <w:bottom w:val="none" w:sz="0" w:space="0" w:color="auto"/>
            <w:right w:val="none" w:sz="0" w:space="0" w:color="auto"/>
          </w:divBdr>
        </w:div>
        <w:div w:id="567153044">
          <w:marLeft w:val="480"/>
          <w:marRight w:val="0"/>
          <w:marTop w:val="0"/>
          <w:marBottom w:val="0"/>
          <w:divBdr>
            <w:top w:val="none" w:sz="0" w:space="0" w:color="auto"/>
            <w:left w:val="none" w:sz="0" w:space="0" w:color="auto"/>
            <w:bottom w:val="none" w:sz="0" w:space="0" w:color="auto"/>
            <w:right w:val="none" w:sz="0" w:space="0" w:color="auto"/>
          </w:divBdr>
        </w:div>
        <w:div w:id="1437870214">
          <w:marLeft w:val="480"/>
          <w:marRight w:val="0"/>
          <w:marTop w:val="0"/>
          <w:marBottom w:val="0"/>
          <w:divBdr>
            <w:top w:val="none" w:sz="0" w:space="0" w:color="auto"/>
            <w:left w:val="none" w:sz="0" w:space="0" w:color="auto"/>
            <w:bottom w:val="none" w:sz="0" w:space="0" w:color="auto"/>
            <w:right w:val="none" w:sz="0" w:space="0" w:color="auto"/>
          </w:divBdr>
        </w:div>
        <w:div w:id="514882016">
          <w:marLeft w:val="480"/>
          <w:marRight w:val="0"/>
          <w:marTop w:val="0"/>
          <w:marBottom w:val="0"/>
          <w:divBdr>
            <w:top w:val="none" w:sz="0" w:space="0" w:color="auto"/>
            <w:left w:val="none" w:sz="0" w:space="0" w:color="auto"/>
            <w:bottom w:val="none" w:sz="0" w:space="0" w:color="auto"/>
            <w:right w:val="none" w:sz="0" w:space="0" w:color="auto"/>
          </w:divBdr>
        </w:div>
        <w:div w:id="705057524">
          <w:marLeft w:val="480"/>
          <w:marRight w:val="0"/>
          <w:marTop w:val="0"/>
          <w:marBottom w:val="0"/>
          <w:divBdr>
            <w:top w:val="none" w:sz="0" w:space="0" w:color="auto"/>
            <w:left w:val="none" w:sz="0" w:space="0" w:color="auto"/>
            <w:bottom w:val="none" w:sz="0" w:space="0" w:color="auto"/>
            <w:right w:val="none" w:sz="0" w:space="0" w:color="auto"/>
          </w:divBdr>
        </w:div>
        <w:div w:id="2048751306">
          <w:marLeft w:val="480"/>
          <w:marRight w:val="0"/>
          <w:marTop w:val="0"/>
          <w:marBottom w:val="0"/>
          <w:divBdr>
            <w:top w:val="none" w:sz="0" w:space="0" w:color="auto"/>
            <w:left w:val="none" w:sz="0" w:space="0" w:color="auto"/>
            <w:bottom w:val="none" w:sz="0" w:space="0" w:color="auto"/>
            <w:right w:val="none" w:sz="0" w:space="0" w:color="auto"/>
          </w:divBdr>
        </w:div>
        <w:div w:id="1174496399">
          <w:marLeft w:val="480"/>
          <w:marRight w:val="0"/>
          <w:marTop w:val="0"/>
          <w:marBottom w:val="0"/>
          <w:divBdr>
            <w:top w:val="none" w:sz="0" w:space="0" w:color="auto"/>
            <w:left w:val="none" w:sz="0" w:space="0" w:color="auto"/>
            <w:bottom w:val="none" w:sz="0" w:space="0" w:color="auto"/>
            <w:right w:val="none" w:sz="0" w:space="0" w:color="auto"/>
          </w:divBdr>
        </w:div>
        <w:div w:id="1877619373">
          <w:marLeft w:val="480"/>
          <w:marRight w:val="0"/>
          <w:marTop w:val="0"/>
          <w:marBottom w:val="0"/>
          <w:divBdr>
            <w:top w:val="none" w:sz="0" w:space="0" w:color="auto"/>
            <w:left w:val="none" w:sz="0" w:space="0" w:color="auto"/>
            <w:bottom w:val="none" w:sz="0" w:space="0" w:color="auto"/>
            <w:right w:val="none" w:sz="0" w:space="0" w:color="auto"/>
          </w:divBdr>
        </w:div>
        <w:div w:id="448594031">
          <w:marLeft w:val="480"/>
          <w:marRight w:val="0"/>
          <w:marTop w:val="0"/>
          <w:marBottom w:val="0"/>
          <w:divBdr>
            <w:top w:val="none" w:sz="0" w:space="0" w:color="auto"/>
            <w:left w:val="none" w:sz="0" w:space="0" w:color="auto"/>
            <w:bottom w:val="none" w:sz="0" w:space="0" w:color="auto"/>
            <w:right w:val="none" w:sz="0" w:space="0" w:color="auto"/>
          </w:divBdr>
        </w:div>
        <w:div w:id="750935107">
          <w:marLeft w:val="480"/>
          <w:marRight w:val="0"/>
          <w:marTop w:val="0"/>
          <w:marBottom w:val="0"/>
          <w:divBdr>
            <w:top w:val="none" w:sz="0" w:space="0" w:color="auto"/>
            <w:left w:val="none" w:sz="0" w:space="0" w:color="auto"/>
            <w:bottom w:val="none" w:sz="0" w:space="0" w:color="auto"/>
            <w:right w:val="none" w:sz="0" w:space="0" w:color="auto"/>
          </w:divBdr>
        </w:div>
        <w:div w:id="590552347">
          <w:marLeft w:val="480"/>
          <w:marRight w:val="0"/>
          <w:marTop w:val="0"/>
          <w:marBottom w:val="0"/>
          <w:divBdr>
            <w:top w:val="none" w:sz="0" w:space="0" w:color="auto"/>
            <w:left w:val="none" w:sz="0" w:space="0" w:color="auto"/>
            <w:bottom w:val="none" w:sz="0" w:space="0" w:color="auto"/>
            <w:right w:val="none" w:sz="0" w:space="0" w:color="auto"/>
          </w:divBdr>
        </w:div>
        <w:div w:id="725376114">
          <w:marLeft w:val="480"/>
          <w:marRight w:val="0"/>
          <w:marTop w:val="0"/>
          <w:marBottom w:val="0"/>
          <w:divBdr>
            <w:top w:val="none" w:sz="0" w:space="0" w:color="auto"/>
            <w:left w:val="none" w:sz="0" w:space="0" w:color="auto"/>
            <w:bottom w:val="none" w:sz="0" w:space="0" w:color="auto"/>
            <w:right w:val="none" w:sz="0" w:space="0" w:color="auto"/>
          </w:divBdr>
        </w:div>
        <w:div w:id="667247552">
          <w:marLeft w:val="480"/>
          <w:marRight w:val="0"/>
          <w:marTop w:val="0"/>
          <w:marBottom w:val="0"/>
          <w:divBdr>
            <w:top w:val="none" w:sz="0" w:space="0" w:color="auto"/>
            <w:left w:val="none" w:sz="0" w:space="0" w:color="auto"/>
            <w:bottom w:val="none" w:sz="0" w:space="0" w:color="auto"/>
            <w:right w:val="none" w:sz="0" w:space="0" w:color="auto"/>
          </w:divBdr>
        </w:div>
        <w:div w:id="1470828909">
          <w:marLeft w:val="480"/>
          <w:marRight w:val="0"/>
          <w:marTop w:val="0"/>
          <w:marBottom w:val="0"/>
          <w:divBdr>
            <w:top w:val="none" w:sz="0" w:space="0" w:color="auto"/>
            <w:left w:val="none" w:sz="0" w:space="0" w:color="auto"/>
            <w:bottom w:val="none" w:sz="0" w:space="0" w:color="auto"/>
            <w:right w:val="none" w:sz="0" w:space="0" w:color="auto"/>
          </w:divBdr>
        </w:div>
        <w:div w:id="420688390">
          <w:marLeft w:val="480"/>
          <w:marRight w:val="0"/>
          <w:marTop w:val="0"/>
          <w:marBottom w:val="0"/>
          <w:divBdr>
            <w:top w:val="none" w:sz="0" w:space="0" w:color="auto"/>
            <w:left w:val="none" w:sz="0" w:space="0" w:color="auto"/>
            <w:bottom w:val="none" w:sz="0" w:space="0" w:color="auto"/>
            <w:right w:val="none" w:sz="0" w:space="0" w:color="auto"/>
          </w:divBdr>
        </w:div>
        <w:div w:id="664482226">
          <w:marLeft w:val="480"/>
          <w:marRight w:val="0"/>
          <w:marTop w:val="0"/>
          <w:marBottom w:val="0"/>
          <w:divBdr>
            <w:top w:val="none" w:sz="0" w:space="0" w:color="auto"/>
            <w:left w:val="none" w:sz="0" w:space="0" w:color="auto"/>
            <w:bottom w:val="none" w:sz="0" w:space="0" w:color="auto"/>
            <w:right w:val="none" w:sz="0" w:space="0" w:color="auto"/>
          </w:divBdr>
        </w:div>
        <w:div w:id="261843651">
          <w:marLeft w:val="480"/>
          <w:marRight w:val="0"/>
          <w:marTop w:val="0"/>
          <w:marBottom w:val="0"/>
          <w:divBdr>
            <w:top w:val="none" w:sz="0" w:space="0" w:color="auto"/>
            <w:left w:val="none" w:sz="0" w:space="0" w:color="auto"/>
            <w:bottom w:val="none" w:sz="0" w:space="0" w:color="auto"/>
            <w:right w:val="none" w:sz="0" w:space="0" w:color="auto"/>
          </w:divBdr>
        </w:div>
        <w:div w:id="1548377001">
          <w:marLeft w:val="480"/>
          <w:marRight w:val="0"/>
          <w:marTop w:val="0"/>
          <w:marBottom w:val="0"/>
          <w:divBdr>
            <w:top w:val="none" w:sz="0" w:space="0" w:color="auto"/>
            <w:left w:val="none" w:sz="0" w:space="0" w:color="auto"/>
            <w:bottom w:val="none" w:sz="0" w:space="0" w:color="auto"/>
            <w:right w:val="none" w:sz="0" w:space="0" w:color="auto"/>
          </w:divBdr>
        </w:div>
        <w:div w:id="2043704352">
          <w:marLeft w:val="480"/>
          <w:marRight w:val="0"/>
          <w:marTop w:val="0"/>
          <w:marBottom w:val="0"/>
          <w:divBdr>
            <w:top w:val="none" w:sz="0" w:space="0" w:color="auto"/>
            <w:left w:val="none" w:sz="0" w:space="0" w:color="auto"/>
            <w:bottom w:val="none" w:sz="0" w:space="0" w:color="auto"/>
            <w:right w:val="none" w:sz="0" w:space="0" w:color="auto"/>
          </w:divBdr>
        </w:div>
        <w:div w:id="337391983">
          <w:marLeft w:val="480"/>
          <w:marRight w:val="0"/>
          <w:marTop w:val="0"/>
          <w:marBottom w:val="0"/>
          <w:divBdr>
            <w:top w:val="none" w:sz="0" w:space="0" w:color="auto"/>
            <w:left w:val="none" w:sz="0" w:space="0" w:color="auto"/>
            <w:bottom w:val="none" w:sz="0" w:space="0" w:color="auto"/>
            <w:right w:val="none" w:sz="0" w:space="0" w:color="auto"/>
          </w:divBdr>
        </w:div>
        <w:div w:id="421992244">
          <w:marLeft w:val="480"/>
          <w:marRight w:val="0"/>
          <w:marTop w:val="0"/>
          <w:marBottom w:val="0"/>
          <w:divBdr>
            <w:top w:val="none" w:sz="0" w:space="0" w:color="auto"/>
            <w:left w:val="none" w:sz="0" w:space="0" w:color="auto"/>
            <w:bottom w:val="none" w:sz="0" w:space="0" w:color="auto"/>
            <w:right w:val="none" w:sz="0" w:space="0" w:color="auto"/>
          </w:divBdr>
        </w:div>
        <w:div w:id="1168908747">
          <w:marLeft w:val="480"/>
          <w:marRight w:val="0"/>
          <w:marTop w:val="0"/>
          <w:marBottom w:val="0"/>
          <w:divBdr>
            <w:top w:val="none" w:sz="0" w:space="0" w:color="auto"/>
            <w:left w:val="none" w:sz="0" w:space="0" w:color="auto"/>
            <w:bottom w:val="none" w:sz="0" w:space="0" w:color="auto"/>
            <w:right w:val="none" w:sz="0" w:space="0" w:color="auto"/>
          </w:divBdr>
        </w:div>
        <w:div w:id="2006086495">
          <w:marLeft w:val="480"/>
          <w:marRight w:val="0"/>
          <w:marTop w:val="0"/>
          <w:marBottom w:val="0"/>
          <w:divBdr>
            <w:top w:val="none" w:sz="0" w:space="0" w:color="auto"/>
            <w:left w:val="none" w:sz="0" w:space="0" w:color="auto"/>
            <w:bottom w:val="none" w:sz="0" w:space="0" w:color="auto"/>
            <w:right w:val="none" w:sz="0" w:space="0" w:color="auto"/>
          </w:divBdr>
        </w:div>
        <w:div w:id="764420218">
          <w:marLeft w:val="480"/>
          <w:marRight w:val="0"/>
          <w:marTop w:val="0"/>
          <w:marBottom w:val="0"/>
          <w:divBdr>
            <w:top w:val="none" w:sz="0" w:space="0" w:color="auto"/>
            <w:left w:val="none" w:sz="0" w:space="0" w:color="auto"/>
            <w:bottom w:val="none" w:sz="0" w:space="0" w:color="auto"/>
            <w:right w:val="none" w:sz="0" w:space="0" w:color="auto"/>
          </w:divBdr>
        </w:div>
        <w:div w:id="1854104040">
          <w:marLeft w:val="480"/>
          <w:marRight w:val="0"/>
          <w:marTop w:val="0"/>
          <w:marBottom w:val="0"/>
          <w:divBdr>
            <w:top w:val="none" w:sz="0" w:space="0" w:color="auto"/>
            <w:left w:val="none" w:sz="0" w:space="0" w:color="auto"/>
            <w:bottom w:val="none" w:sz="0" w:space="0" w:color="auto"/>
            <w:right w:val="none" w:sz="0" w:space="0" w:color="auto"/>
          </w:divBdr>
        </w:div>
        <w:div w:id="588777508">
          <w:marLeft w:val="480"/>
          <w:marRight w:val="0"/>
          <w:marTop w:val="0"/>
          <w:marBottom w:val="0"/>
          <w:divBdr>
            <w:top w:val="none" w:sz="0" w:space="0" w:color="auto"/>
            <w:left w:val="none" w:sz="0" w:space="0" w:color="auto"/>
            <w:bottom w:val="none" w:sz="0" w:space="0" w:color="auto"/>
            <w:right w:val="none" w:sz="0" w:space="0" w:color="auto"/>
          </w:divBdr>
        </w:div>
        <w:div w:id="1163659857">
          <w:marLeft w:val="480"/>
          <w:marRight w:val="0"/>
          <w:marTop w:val="0"/>
          <w:marBottom w:val="0"/>
          <w:divBdr>
            <w:top w:val="none" w:sz="0" w:space="0" w:color="auto"/>
            <w:left w:val="none" w:sz="0" w:space="0" w:color="auto"/>
            <w:bottom w:val="none" w:sz="0" w:space="0" w:color="auto"/>
            <w:right w:val="none" w:sz="0" w:space="0" w:color="auto"/>
          </w:divBdr>
        </w:div>
      </w:divsChild>
    </w:div>
    <w:div w:id="1627616399">
      <w:bodyDiv w:val="1"/>
      <w:marLeft w:val="0"/>
      <w:marRight w:val="0"/>
      <w:marTop w:val="0"/>
      <w:marBottom w:val="0"/>
      <w:divBdr>
        <w:top w:val="none" w:sz="0" w:space="0" w:color="auto"/>
        <w:left w:val="none" w:sz="0" w:space="0" w:color="auto"/>
        <w:bottom w:val="none" w:sz="0" w:space="0" w:color="auto"/>
        <w:right w:val="none" w:sz="0" w:space="0" w:color="auto"/>
      </w:divBdr>
    </w:div>
    <w:div w:id="1628469518">
      <w:bodyDiv w:val="1"/>
      <w:marLeft w:val="0"/>
      <w:marRight w:val="0"/>
      <w:marTop w:val="0"/>
      <w:marBottom w:val="0"/>
      <w:divBdr>
        <w:top w:val="none" w:sz="0" w:space="0" w:color="auto"/>
        <w:left w:val="none" w:sz="0" w:space="0" w:color="auto"/>
        <w:bottom w:val="none" w:sz="0" w:space="0" w:color="auto"/>
        <w:right w:val="none" w:sz="0" w:space="0" w:color="auto"/>
      </w:divBdr>
    </w:div>
    <w:div w:id="1631589510">
      <w:bodyDiv w:val="1"/>
      <w:marLeft w:val="0"/>
      <w:marRight w:val="0"/>
      <w:marTop w:val="0"/>
      <w:marBottom w:val="0"/>
      <w:divBdr>
        <w:top w:val="none" w:sz="0" w:space="0" w:color="auto"/>
        <w:left w:val="none" w:sz="0" w:space="0" w:color="auto"/>
        <w:bottom w:val="none" w:sz="0" w:space="0" w:color="auto"/>
        <w:right w:val="none" w:sz="0" w:space="0" w:color="auto"/>
      </w:divBdr>
    </w:div>
    <w:div w:id="1631671365">
      <w:bodyDiv w:val="1"/>
      <w:marLeft w:val="0"/>
      <w:marRight w:val="0"/>
      <w:marTop w:val="0"/>
      <w:marBottom w:val="0"/>
      <w:divBdr>
        <w:top w:val="none" w:sz="0" w:space="0" w:color="auto"/>
        <w:left w:val="none" w:sz="0" w:space="0" w:color="auto"/>
        <w:bottom w:val="none" w:sz="0" w:space="0" w:color="auto"/>
        <w:right w:val="none" w:sz="0" w:space="0" w:color="auto"/>
      </w:divBdr>
    </w:div>
    <w:div w:id="1632247834">
      <w:bodyDiv w:val="1"/>
      <w:marLeft w:val="0"/>
      <w:marRight w:val="0"/>
      <w:marTop w:val="0"/>
      <w:marBottom w:val="0"/>
      <w:divBdr>
        <w:top w:val="none" w:sz="0" w:space="0" w:color="auto"/>
        <w:left w:val="none" w:sz="0" w:space="0" w:color="auto"/>
        <w:bottom w:val="none" w:sz="0" w:space="0" w:color="auto"/>
        <w:right w:val="none" w:sz="0" w:space="0" w:color="auto"/>
      </w:divBdr>
    </w:div>
    <w:div w:id="1633057579">
      <w:bodyDiv w:val="1"/>
      <w:marLeft w:val="0"/>
      <w:marRight w:val="0"/>
      <w:marTop w:val="0"/>
      <w:marBottom w:val="0"/>
      <w:divBdr>
        <w:top w:val="none" w:sz="0" w:space="0" w:color="auto"/>
        <w:left w:val="none" w:sz="0" w:space="0" w:color="auto"/>
        <w:bottom w:val="none" w:sz="0" w:space="0" w:color="auto"/>
        <w:right w:val="none" w:sz="0" w:space="0" w:color="auto"/>
      </w:divBdr>
    </w:div>
    <w:div w:id="1633633206">
      <w:bodyDiv w:val="1"/>
      <w:marLeft w:val="0"/>
      <w:marRight w:val="0"/>
      <w:marTop w:val="0"/>
      <w:marBottom w:val="0"/>
      <w:divBdr>
        <w:top w:val="none" w:sz="0" w:space="0" w:color="auto"/>
        <w:left w:val="none" w:sz="0" w:space="0" w:color="auto"/>
        <w:bottom w:val="none" w:sz="0" w:space="0" w:color="auto"/>
        <w:right w:val="none" w:sz="0" w:space="0" w:color="auto"/>
      </w:divBdr>
    </w:div>
    <w:div w:id="1635524941">
      <w:bodyDiv w:val="1"/>
      <w:marLeft w:val="0"/>
      <w:marRight w:val="0"/>
      <w:marTop w:val="0"/>
      <w:marBottom w:val="0"/>
      <w:divBdr>
        <w:top w:val="none" w:sz="0" w:space="0" w:color="auto"/>
        <w:left w:val="none" w:sz="0" w:space="0" w:color="auto"/>
        <w:bottom w:val="none" w:sz="0" w:space="0" w:color="auto"/>
        <w:right w:val="none" w:sz="0" w:space="0" w:color="auto"/>
      </w:divBdr>
    </w:div>
    <w:div w:id="1638684099">
      <w:bodyDiv w:val="1"/>
      <w:marLeft w:val="0"/>
      <w:marRight w:val="0"/>
      <w:marTop w:val="0"/>
      <w:marBottom w:val="0"/>
      <w:divBdr>
        <w:top w:val="none" w:sz="0" w:space="0" w:color="auto"/>
        <w:left w:val="none" w:sz="0" w:space="0" w:color="auto"/>
        <w:bottom w:val="none" w:sz="0" w:space="0" w:color="auto"/>
        <w:right w:val="none" w:sz="0" w:space="0" w:color="auto"/>
      </w:divBdr>
    </w:div>
    <w:div w:id="1639189509">
      <w:bodyDiv w:val="1"/>
      <w:marLeft w:val="0"/>
      <w:marRight w:val="0"/>
      <w:marTop w:val="0"/>
      <w:marBottom w:val="0"/>
      <w:divBdr>
        <w:top w:val="none" w:sz="0" w:space="0" w:color="auto"/>
        <w:left w:val="none" w:sz="0" w:space="0" w:color="auto"/>
        <w:bottom w:val="none" w:sz="0" w:space="0" w:color="auto"/>
        <w:right w:val="none" w:sz="0" w:space="0" w:color="auto"/>
      </w:divBdr>
    </w:div>
    <w:div w:id="1639219080">
      <w:bodyDiv w:val="1"/>
      <w:marLeft w:val="0"/>
      <w:marRight w:val="0"/>
      <w:marTop w:val="0"/>
      <w:marBottom w:val="0"/>
      <w:divBdr>
        <w:top w:val="none" w:sz="0" w:space="0" w:color="auto"/>
        <w:left w:val="none" w:sz="0" w:space="0" w:color="auto"/>
        <w:bottom w:val="none" w:sz="0" w:space="0" w:color="auto"/>
        <w:right w:val="none" w:sz="0" w:space="0" w:color="auto"/>
      </w:divBdr>
    </w:div>
    <w:div w:id="1640115399">
      <w:bodyDiv w:val="1"/>
      <w:marLeft w:val="0"/>
      <w:marRight w:val="0"/>
      <w:marTop w:val="0"/>
      <w:marBottom w:val="0"/>
      <w:divBdr>
        <w:top w:val="none" w:sz="0" w:space="0" w:color="auto"/>
        <w:left w:val="none" w:sz="0" w:space="0" w:color="auto"/>
        <w:bottom w:val="none" w:sz="0" w:space="0" w:color="auto"/>
        <w:right w:val="none" w:sz="0" w:space="0" w:color="auto"/>
      </w:divBdr>
      <w:divsChild>
        <w:div w:id="294138843">
          <w:marLeft w:val="480"/>
          <w:marRight w:val="0"/>
          <w:marTop w:val="0"/>
          <w:marBottom w:val="0"/>
          <w:divBdr>
            <w:top w:val="none" w:sz="0" w:space="0" w:color="auto"/>
            <w:left w:val="none" w:sz="0" w:space="0" w:color="auto"/>
            <w:bottom w:val="none" w:sz="0" w:space="0" w:color="auto"/>
            <w:right w:val="none" w:sz="0" w:space="0" w:color="auto"/>
          </w:divBdr>
        </w:div>
        <w:div w:id="3174612">
          <w:marLeft w:val="480"/>
          <w:marRight w:val="0"/>
          <w:marTop w:val="0"/>
          <w:marBottom w:val="0"/>
          <w:divBdr>
            <w:top w:val="none" w:sz="0" w:space="0" w:color="auto"/>
            <w:left w:val="none" w:sz="0" w:space="0" w:color="auto"/>
            <w:bottom w:val="none" w:sz="0" w:space="0" w:color="auto"/>
            <w:right w:val="none" w:sz="0" w:space="0" w:color="auto"/>
          </w:divBdr>
        </w:div>
        <w:div w:id="525607987">
          <w:marLeft w:val="480"/>
          <w:marRight w:val="0"/>
          <w:marTop w:val="0"/>
          <w:marBottom w:val="0"/>
          <w:divBdr>
            <w:top w:val="none" w:sz="0" w:space="0" w:color="auto"/>
            <w:left w:val="none" w:sz="0" w:space="0" w:color="auto"/>
            <w:bottom w:val="none" w:sz="0" w:space="0" w:color="auto"/>
            <w:right w:val="none" w:sz="0" w:space="0" w:color="auto"/>
          </w:divBdr>
        </w:div>
        <w:div w:id="1361855455">
          <w:marLeft w:val="480"/>
          <w:marRight w:val="0"/>
          <w:marTop w:val="0"/>
          <w:marBottom w:val="0"/>
          <w:divBdr>
            <w:top w:val="none" w:sz="0" w:space="0" w:color="auto"/>
            <w:left w:val="none" w:sz="0" w:space="0" w:color="auto"/>
            <w:bottom w:val="none" w:sz="0" w:space="0" w:color="auto"/>
            <w:right w:val="none" w:sz="0" w:space="0" w:color="auto"/>
          </w:divBdr>
        </w:div>
        <w:div w:id="1457485886">
          <w:marLeft w:val="480"/>
          <w:marRight w:val="0"/>
          <w:marTop w:val="0"/>
          <w:marBottom w:val="0"/>
          <w:divBdr>
            <w:top w:val="none" w:sz="0" w:space="0" w:color="auto"/>
            <w:left w:val="none" w:sz="0" w:space="0" w:color="auto"/>
            <w:bottom w:val="none" w:sz="0" w:space="0" w:color="auto"/>
            <w:right w:val="none" w:sz="0" w:space="0" w:color="auto"/>
          </w:divBdr>
        </w:div>
        <w:div w:id="179900463">
          <w:marLeft w:val="480"/>
          <w:marRight w:val="0"/>
          <w:marTop w:val="0"/>
          <w:marBottom w:val="0"/>
          <w:divBdr>
            <w:top w:val="none" w:sz="0" w:space="0" w:color="auto"/>
            <w:left w:val="none" w:sz="0" w:space="0" w:color="auto"/>
            <w:bottom w:val="none" w:sz="0" w:space="0" w:color="auto"/>
            <w:right w:val="none" w:sz="0" w:space="0" w:color="auto"/>
          </w:divBdr>
        </w:div>
        <w:div w:id="1899243718">
          <w:marLeft w:val="480"/>
          <w:marRight w:val="0"/>
          <w:marTop w:val="0"/>
          <w:marBottom w:val="0"/>
          <w:divBdr>
            <w:top w:val="none" w:sz="0" w:space="0" w:color="auto"/>
            <w:left w:val="none" w:sz="0" w:space="0" w:color="auto"/>
            <w:bottom w:val="none" w:sz="0" w:space="0" w:color="auto"/>
            <w:right w:val="none" w:sz="0" w:space="0" w:color="auto"/>
          </w:divBdr>
        </w:div>
        <w:div w:id="1048339133">
          <w:marLeft w:val="480"/>
          <w:marRight w:val="0"/>
          <w:marTop w:val="0"/>
          <w:marBottom w:val="0"/>
          <w:divBdr>
            <w:top w:val="none" w:sz="0" w:space="0" w:color="auto"/>
            <w:left w:val="none" w:sz="0" w:space="0" w:color="auto"/>
            <w:bottom w:val="none" w:sz="0" w:space="0" w:color="auto"/>
            <w:right w:val="none" w:sz="0" w:space="0" w:color="auto"/>
          </w:divBdr>
        </w:div>
        <w:div w:id="600838829">
          <w:marLeft w:val="480"/>
          <w:marRight w:val="0"/>
          <w:marTop w:val="0"/>
          <w:marBottom w:val="0"/>
          <w:divBdr>
            <w:top w:val="none" w:sz="0" w:space="0" w:color="auto"/>
            <w:left w:val="none" w:sz="0" w:space="0" w:color="auto"/>
            <w:bottom w:val="none" w:sz="0" w:space="0" w:color="auto"/>
            <w:right w:val="none" w:sz="0" w:space="0" w:color="auto"/>
          </w:divBdr>
        </w:div>
        <w:div w:id="206919495">
          <w:marLeft w:val="480"/>
          <w:marRight w:val="0"/>
          <w:marTop w:val="0"/>
          <w:marBottom w:val="0"/>
          <w:divBdr>
            <w:top w:val="none" w:sz="0" w:space="0" w:color="auto"/>
            <w:left w:val="none" w:sz="0" w:space="0" w:color="auto"/>
            <w:bottom w:val="none" w:sz="0" w:space="0" w:color="auto"/>
            <w:right w:val="none" w:sz="0" w:space="0" w:color="auto"/>
          </w:divBdr>
        </w:div>
        <w:div w:id="1710564866">
          <w:marLeft w:val="480"/>
          <w:marRight w:val="0"/>
          <w:marTop w:val="0"/>
          <w:marBottom w:val="0"/>
          <w:divBdr>
            <w:top w:val="none" w:sz="0" w:space="0" w:color="auto"/>
            <w:left w:val="none" w:sz="0" w:space="0" w:color="auto"/>
            <w:bottom w:val="none" w:sz="0" w:space="0" w:color="auto"/>
            <w:right w:val="none" w:sz="0" w:space="0" w:color="auto"/>
          </w:divBdr>
        </w:div>
        <w:div w:id="1049456099">
          <w:marLeft w:val="480"/>
          <w:marRight w:val="0"/>
          <w:marTop w:val="0"/>
          <w:marBottom w:val="0"/>
          <w:divBdr>
            <w:top w:val="none" w:sz="0" w:space="0" w:color="auto"/>
            <w:left w:val="none" w:sz="0" w:space="0" w:color="auto"/>
            <w:bottom w:val="none" w:sz="0" w:space="0" w:color="auto"/>
            <w:right w:val="none" w:sz="0" w:space="0" w:color="auto"/>
          </w:divBdr>
        </w:div>
        <w:div w:id="1150947654">
          <w:marLeft w:val="480"/>
          <w:marRight w:val="0"/>
          <w:marTop w:val="0"/>
          <w:marBottom w:val="0"/>
          <w:divBdr>
            <w:top w:val="none" w:sz="0" w:space="0" w:color="auto"/>
            <w:left w:val="none" w:sz="0" w:space="0" w:color="auto"/>
            <w:bottom w:val="none" w:sz="0" w:space="0" w:color="auto"/>
            <w:right w:val="none" w:sz="0" w:space="0" w:color="auto"/>
          </w:divBdr>
        </w:div>
        <w:div w:id="716272812">
          <w:marLeft w:val="480"/>
          <w:marRight w:val="0"/>
          <w:marTop w:val="0"/>
          <w:marBottom w:val="0"/>
          <w:divBdr>
            <w:top w:val="none" w:sz="0" w:space="0" w:color="auto"/>
            <w:left w:val="none" w:sz="0" w:space="0" w:color="auto"/>
            <w:bottom w:val="none" w:sz="0" w:space="0" w:color="auto"/>
            <w:right w:val="none" w:sz="0" w:space="0" w:color="auto"/>
          </w:divBdr>
        </w:div>
        <w:div w:id="629894743">
          <w:marLeft w:val="480"/>
          <w:marRight w:val="0"/>
          <w:marTop w:val="0"/>
          <w:marBottom w:val="0"/>
          <w:divBdr>
            <w:top w:val="none" w:sz="0" w:space="0" w:color="auto"/>
            <w:left w:val="none" w:sz="0" w:space="0" w:color="auto"/>
            <w:bottom w:val="none" w:sz="0" w:space="0" w:color="auto"/>
            <w:right w:val="none" w:sz="0" w:space="0" w:color="auto"/>
          </w:divBdr>
        </w:div>
        <w:div w:id="486869730">
          <w:marLeft w:val="480"/>
          <w:marRight w:val="0"/>
          <w:marTop w:val="0"/>
          <w:marBottom w:val="0"/>
          <w:divBdr>
            <w:top w:val="none" w:sz="0" w:space="0" w:color="auto"/>
            <w:left w:val="none" w:sz="0" w:space="0" w:color="auto"/>
            <w:bottom w:val="none" w:sz="0" w:space="0" w:color="auto"/>
            <w:right w:val="none" w:sz="0" w:space="0" w:color="auto"/>
          </w:divBdr>
        </w:div>
        <w:div w:id="2124181006">
          <w:marLeft w:val="480"/>
          <w:marRight w:val="0"/>
          <w:marTop w:val="0"/>
          <w:marBottom w:val="0"/>
          <w:divBdr>
            <w:top w:val="none" w:sz="0" w:space="0" w:color="auto"/>
            <w:left w:val="none" w:sz="0" w:space="0" w:color="auto"/>
            <w:bottom w:val="none" w:sz="0" w:space="0" w:color="auto"/>
            <w:right w:val="none" w:sz="0" w:space="0" w:color="auto"/>
          </w:divBdr>
        </w:div>
        <w:div w:id="1087337544">
          <w:marLeft w:val="480"/>
          <w:marRight w:val="0"/>
          <w:marTop w:val="0"/>
          <w:marBottom w:val="0"/>
          <w:divBdr>
            <w:top w:val="none" w:sz="0" w:space="0" w:color="auto"/>
            <w:left w:val="none" w:sz="0" w:space="0" w:color="auto"/>
            <w:bottom w:val="none" w:sz="0" w:space="0" w:color="auto"/>
            <w:right w:val="none" w:sz="0" w:space="0" w:color="auto"/>
          </w:divBdr>
        </w:div>
        <w:div w:id="659695363">
          <w:marLeft w:val="480"/>
          <w:marRight w:val="0"/>
          <w:marTop w:val="0"/>
          <w:marBottom w:val="0"/>
          <w:divBdr>
            <w:top w:val="none" w:sz="0" w:space="0" w:color="auto"/>
            <w:left w:val="none" w:sz="0" w:space="0" w:color="auto"/>
            <w:bottom w:val="none" w:sz="0" w:space="0" w:color="auto"/>
            <w:right w:val="none" w:sz="0" w:space="0" w:color="auto"/>
          </w:divBdr>
        </w:div>
        <w:div w:id="796139838">
          <w:marLeft w:val="480"/>
          <w:marRight w:val="0"/>
          <w:marTop w:val="0"/>
          <w:marBottom w:val="0"/>
          <w:divBdr>
            <w:top w:val="none" w:sz="0" w:space="0" w:color="auto"/>
            <w:left w:val="none" w:sz="0" w:space="0" w:color="auto"/>
            <w:bottom w:val="none" w:sz="0" w:space="0" w:color="auto"/>
            <w:right w:val="none" w:sz="0" w:space="0" w:color="auto"/>
          </w:divBdr>
        </w:div>
        <w:div w:id="1614557780">
          <w:marLeft w:val="480"/>
          <w:marRight w:val="0"/>
          <w:marTop w:val="0"/>
          <w:marBottom w:val="0"/>
          <w:divBdr>
            <w:top w:val="none" w:sz="0" w:space="0" w:color="auto"/>
            <w:left w:val="none" w:sz="0" w:space="0" w:color="auto"/>
            <w:bottom w:val="none" w:sz="0" w:space="0" w:color="auto"/>
            <w:right w:val="none" w:sz="0" w:space="0" w:color="auto"/>
          </w:divBdr>
        </w:div>
        <w:div w:id="1711807010">
          <w:marLeft w:val="480"/>
          <w:marRight w:val="0"/>
          <w:marTop w:val="0"/>
          <w:marBottom w:val="0"/>
          <w:divBdr>
            <w:top w:val="none" w:sz="0" w:space="0" w:color="auto"/>
            <w:left w:val="none" w:sz="0" w:space="0" w:color="auto"/>
            <w:bottom w:val="none" w:sz="0" w:space="0" w:color="auto"/>
            <w:right w:val="none" w:sz="0" w:space="0" w:color="auto"/>
          </w:divBdr>
        </w:div>
        <w:div w:id="626862530">
          <w:marLeft w:val="480"/>
          <w:marRight w:val="0"/>
          <w:marTop w:val="0"/>
          <w:marBottom w:val="0"/>
          <w:divBdr>
            <w:top w:val="none" w:sz="0" w:space="0" w:color="auto"/>
            <w:left w:val="none" w:sz="0" w:space="0" w:color="auto"/>
            <w:bottom w:val="none" w:sz="0" w:space="0" w:color="auto"/>
            <w:right w:val="none" w:sz="0" w:space="0" w:color="auto"/>
          </w:divBdr>
        </w:div>
        <w:div w:id="106045618">
          <w:marLeft w:val="480"/>
          <w:marRight w:val="0"/>
          <w:marTop w:val="0"/>
          <w:marBottom w:val="0"/>
          <w:divBdr>
            <w:top w:val="none" w:sz="0" w:space="0" w:color="auto"/>
            <w:left w:val="none" w:sz="0" w:space="0" w:color="auto"/>
            <w:bottom w:val="none" w:sz="0" w:space="0" w:color="auto"/>
            <w:right w:val="none" w:sz="0" w:space="0" w:color="auto"/>
          </w:divBdr>
        </w:div>
        <w:div w:id="1321619942">
          <w:marLeft w:val="480"/>
          <w:marRight w:val="0"/>
          <w:marTop w:val="0"/>
          <w:marBottom w:val="0"/>
          <w:divBdr>
            <w:top w:val="none" w:sz="0" w:space="0" w:color="auto"/>
            <w:left w:val="none" w:sz="0" w:space="0" w:color="auto"/>
            <w:bottom w:val="none" w:sz="0" w:space="0" w:color="auto"/>
            <w:right w:val="none" w:sz="0" w:space="0" w:color="auto"/>
          </w:divBdr>
        </w:div>
        <w:div w:id="49429412">
          <w:marLeft w:val="480"/>
          <w:marRight w:val="0"/>
          <w:marTop w:val="0"/>
          <w:marBottom w:val="0"/>
          <w:divBdr>
            <w:top w:val="none" w:sz="0" w:space="0" w:color="auto"/>
            <w:left w:val="none" w:sz="0" w:space="0" w:color="auto"/>
            <w:bottom w:val="none" w:sz="0" w:space="0" w:color="auto"/>
            <w:right w:val="none" w:sz="0" w:space="0" w:color="auto"/>
          </w:divBdr>
        </w:div>
        <w:div w:id="787814471">
          <w:marLeft w:val="480"/>
          <w:marRight w:val="0"/>
          <w:marTop w:val="0"/>
          <w:marBottom w:val="0"/>
          <w:divBdr>
            <w:top w:val="none" w:sz="0" w:space="0" w:color="auto"/>
            <w:left w:val="none" w:sz="0" w:space="0" w:color="auto"/>
            <w:bottom w:val="none" w:sz="0" w:space="0" w:color="auto"/>
            <w:right w:val="none" w:sz="0" w:space="0" w:color="auto"/>
          </w:divBdr>
        </w:div>
        <w:div w:id="1564369314">
          <w:marLeft w:val="480"/>
          <w:marRight w:val="0"/>
          <w:marTop w:val="0"/>
          <w:marBottom w:val="0"/>
          <w:divBdr>
            <w:top w:val="none" w:sz="0" w:space="0" w:color="auto"/>
            <w:left w:val="none" w:sz="0" w:space="0" w:color="auto"/>
            <w:bottom w:val="none" w:sz="0" w:space="0" w:color="auto"/>
            <w:right w:val="none" w:sz="0" w:space="0" w:color="auto"/>
          </w:divBdr>
        </w:div>
        <w:div w:id="672225553">
          <w:marLeft w:val="480"/>
          <w:marRight w:val="0"/>
          <w:marTop w:val="0"/>
          <w:marBottom w:val="0"/>
          <w:divBdr>
            <w:top w:val="none" w:sz="0" w:space="0" w:color="auto"/>
            <w:left w:val="none" w:sz="0" w:space="0" w:color="auto"/>
            <w:bottom w:val="none" w:sz="0" w:space="0" w:color="auto"/>
            <w:right w:val="none" w:sz="0" w:space="0" w:color="auto"/>
          </w:divBdr>
        </w:div>
        <w:div w:id="2113356347">
          <w:marLeft w:val="480"/>
          <w:marRight w:val="0"/>
          <w:marTop w:val="0"/>
          <w:marBottom w:val="0"/>
          <w:divBdr>
            <w:top w:val="none" w:sz="0" w:space="0" w:color="auto"/>
            <w:left w:val="none" w:sz="0" w:space="0" w:color="auto"/>
            <w:bottom w:val="none" w:sz="0" w:space="0" w:color="auto"/>
            <w:right w:val="none" w:sz="0" w:space="0" w:color="auto"/>
          </w:divBdr>
        </w:div>
        <w:div w:id="1926375647">
          <w:marLeft w:val="480"/>
          <w:marRight w:val="0"/>
          <w:marTop w:val="0"/>
          <w:marBottom w:val="0"/>
          <w:divBdr>
            <w:top w:val="none" w:sz="0" w:space="0" w:color="auto"/>
            <w:left w:val="none" w:sz="0" w:space="0" w:color="auto"/>
            <w:bottom w:val="none" w:sz="0" w:space="0" w:color="auto"/>
            <w:right w:val="none" w:sz="0" w:space="0" w:color="auto"/>
          </w:divBdr>
        </w:div>
        <w:div w:id="293797973">
          <w:marLeft w:val="480"/>
          <w:marRight w:val="0"/>
          <w:marTop w:val="0"/>
          <w:marBottom w:val="0"/>
          <w:divBdr>
            <w:top w:val="none" w:sz="0" w:space="0" w:color="auto"/>
            <w:left w:val="none" w:sz="0" w:space="0" w:color="auto"/>
            <w:bottom w:val="none" w:sz="0" w:space="0" w:color="auto"/>
            <w:right w:val="none" w:sz="0" w:space="0" w:color="auto"/>
          </w:divBdr>
        </w:div>
        <w:div w:id="856194767">
          <w:marLeft w:val="480"/>
          <w:marRight w:val="0"/>
          <w:marTop w:val="0"/>
          <w:marBottom w:val="0"/>
          <w:divBdr>
            <w:top w:val="none" w:sz="0" w:space="0" w:color="auto"/>
            <w:left w:val="none" w:sz="0" w:space="0" w:color="auto"/>
            <w:bottom w:val="none" w:sz="0" w:space="0" w:color="auto"/>
            <w:right w:val="none" w:sz="0" w:space="0" w:color="auto"/>
          </w:divBdr>
        </w:div>
        <w:div w:id="38827835">
          <w:marLeft w:val="480"/>
          <w:marRight w:val="0"/>
          <w:marTop w:val="0"/>
          <w:marBottom w:val="0"/>
          <w:divBdr>
            <w:top w:val="none" w:sz="0" w:space="0" w:color="auto"/>
            <w:left w:val="none" w:sz="0" w:space="0" w:color="auto"/>
            <w:bottom w:val="none" w:sz="0" w:space="0" w:color="auto"/>
            <w:right w:val="none" w:sz="0" w:space="0" w:color="auto"/>
          </w:divBdr>
        </w:div>
        <w:div w:id="1015885744">
          <w:marLeft w:val="480"/>
          <w:marRight w:val="0"/>
          <w:marTop w:val="0"/>
          <w:marBottom w:val="0"/>
          <w:divBdr>
            <w:top w:val="none" w:sz="0" w:space="0" w:color="auto"/>
            <w:left w:val="none" w:sz="0" w:space="0" w:color="auto"/>
            <w:bottom w:val="none" w:sz="0" w:space="0" w:color="auto"/>
            <w:right w:val="none" w:sz="0" w:space="0" w:color="auto"/>
          </w:divBdr>
        </w:div>
        <w:div w:id="164438641">
          <w:marLeft w:val="480"/>
          <w:marRight w:val="0"/>
          <w:marTop w:val="0"/>
          <w:marBottom w:val="0"/>
          <w:divBdr>
            <w:top w:val="none" w:sz="0" w:space="0" w:color="auto"/>
            <w:left w:val="none" w:sz="0" w:space="0" w:color="auto"/>
            <w:bottom w:val="none" w:sz="0" w:space="0" w:color="auto"/>
            <w:right w:val="none" w:sz="0" w:space="0" w:color="auto"/>
          </w:divBdr>
        </w:div>
        <w:div w:id="1556235597">
          <w:marLeft w:val="480"/>
          <w:marRight w:val="0"/>
          <w:marTop w:val="0"/>
          <w:marBottom w:val="0"/>
          <w:divBdr>
            <w:top w:val="none" w:sz="0" w:space="0" w:color="auto"/>
            <w:left w:val="none" w:sz="0" w:space="0" w:color="auto"/>
            <w:bottom w:val="none" w:sz="0" w:space="0" w:color="auto"/>
            <w:right w:val="none" w:sz="0" w:space="0" w:color="auto"/>
          </w:divBdr>
        </w:div>
        <w:div w:id="674458936">
          <w:marLeft w:val="480"/>
          <w:marRight w:val="0"/>
          <w:marTop w:val="0"/>
          <w:marBottom w:val="0"/>
          <w:divBdr>
            <w:top w:val="none" w:sz="0" w:space="0" w:color="auto"/>
            <w:left w:val="none" w:sz="0" w:space="0" w:color="auto"/>
            <w:bottom w:val="none" w:sz="0" w:space="0" w:color="auto"/>
            <w:right w:val="none" w:sz="0" w:space="0" w:color="auto"/>
          </w:divBdr>
        </w:div>
        <w:div w:id="468326490">
          <w:marLeft w:val="480"/>
          <w:marRight w:val="0"/>
          <w:marTop w:val="0"/>
          <w:marBottom w:val="0"/>
          <w:divBdr>
            <w:top w:val="none" w:sz="0" w:space="0" w:color="auto"/>
            <w:left w:val="none" w:sz="0" w:space="0" w:color="auto"/>
            <w:bottom w:val="none" w:sz="0" w:space="0" w:color="auto"/>
            <w:right w:val="none" w:sz="0" w:space="0" w:color="auto"/>
          </w:divBdr>
        </w:div>
        <w:div w:id="1208375317">
          <w:marLeft w:val="480"/>
          <w:marRight w:val="0"/>
          <w:marTop w:val="0"/>
          <w:marBottom w:val="0"/>
          <w:divBdr>
            <w:top w:val="none" w:sz="0" w:space="0" w:color="auto"/>
            <w:left w:val="none" w:sz="0" w:space="0" w:color="auto"/>
            <w:bottom w:val="none" w:sz="0" w:space="0" w:color="auto"/>
            <w:right w:val="none" w:sz="0" w:space="0" w:color="auto"/>
          </w:divBdr>
        </w:div>
        <w:div w:id="901142579">
          <w:marLeft w:val="480"/>
          <w:marRight w:val="0"/>
          <w:marTop w:val="0"/>
          <w:marBottom w:val="0"/>
          <w:divBdr>
            <w:top w:val="none" w:sz="0" w:space="0" w:color="auto"/>
            <w:left w:val="none" w:sz="0" w:space="0" w:color="auto"/>
            <w:bottom w:val="none" w:sz="0" w:space="0" w:color="auto"/>
            <w:right w:val="none" w:sz="0" w:space="0" w:color="auto"/>
          </w:divBdr>
        </w:div>
        <w:div w:id="812333323">
          <w:marLeft w:val="480"/>
          <w:marRight w:val="0"/>
          <w:marTop w:val="0"/>
          <w:marBottom w:val="0"/>
          <w:divBdr>
            <w:top w:val="none" w:sz="0" w:space="0" w:color="auto"/>
            <w:left w:val="none" w:sz="0" w:space="0" w:color="auto"/>
            <w:bottom w:val="none" w:sz="0" w:space="0" w:color="auto"/>
            <w:right w:val="none" w:sz="0" w:space="0" w:color="auto"/>
          </w:divBdr>
        </w:div>
        <w:div w:id="37095126">
          <w:marLeft w:val="480"/>
          <w:marRight w:val="0"/>
          <w:marTop w:val="0"/>
          <w:marBottom w:val="0"/>
          <w:divBdr>
            <w:top w:val="none" w:sz="0" w:space="0" w:color="auto"/>
            <w:left w:val="none" w:sz="0" w:space="0" w:color="auto"/>
            <w:bottom w:val="none" w:sz="0" w:space="0" w:color="auto"/>
            <w:right w:val="none" w:sz="0" w:space="0" w:color="auto"/>
          </w:divBdr>
        </w:div>
        <w:div w:id="919026905">
          <w:marLeft w:val="480"/>
          <w:marRight w:val="0"/>
          <w:marTop w:val="0"/>
          <w:marBottom w:val="0"/>
          <w:divBdr>
            <w:top w:val="none" w:sz="0" w:space="0" w:color="auto"/>
            <w:left w:val="none" w:sz="0" w:space="0" w:color="auto"/>
            <w:bottom w:val="none" w:sz="0" w:space="0" w:color="auto"/>
            <w:right w:val="none" w:sz="0" w:space="0" w:color="auto"/>
          </w:divBdr>
        </w:div>
        <w:div w:id="1988389794">
          <w:marLeft w:val="480"/>
          <w:marRight w:val="0"/>
          <w:marTop w:val="0"/>
          <w:marBottom w:val="0"/>
          <w:divBdr>
            <w:top w:val="none" w:sz="0" w:space="0" w:color="auto"/>
            <w:left w:val="none" w:sz="0" w:space="0" w:color="auto"/>
            <w:bottom w:val="none" w:sz="0" w:space="0" w:color="auto"/>
            <w:right w:val="none" w:sz="0" w:space="0" w:color="auto"/>
          </w:divBdr>
        </w:div>
        <w:div w:id="1111821890">
          <w:marLeft w:val="480"/>
          <w:marRight w:val="0"/>
          <w:marTop w:val="0"/>
          <w:marBottom w:val="0"/>
          <w:divBdr>
            <w:top w:val="none" w:sz="0" w:space="0" w:color="auto"/>
            <w:left w:val="none" w:sz="0" w:space="0" w:color="auto"/>
            <w:bottom w:val="none" w:sz="0" w:space="0" w:color="auto"/>
            <w:right w:val="none" w:sz="0" w:space="0" w:color="auto"/>
          </w:divBdr>
        </w:div>
        <w:div w:id="339090209">
          <w:marLeft w:val="480"/>
          <w:marRight w:val="0"/>
          <w:marTop w:val="0"/>
          <w:marBottom w:val="0"/>
          <w:divBdr>
            <w:top w:val="none" w:sz="0" w:space="0" w:color="auto"/>
            <w:left w:val="none" w:sz="0" w:space="0" w:color="auto"/>
            <w:bottom w:val="none" w:sz="0" w:space="0" w:color="auto"/>
            <w:right w:val="none" w:sz="0" w:space="0" w:color="auto"/>
          </w:divBdr>
        </w:div>
        <w:div w:id="1435049793">
          <w:marLeft w:val="480"/>
          <w:marRight w:val="0"/>
          <w:marTop w:val="0"/>
          <w:marBottom w:val="0"/>
          <w:divBdr>
            <w:top w:val="none" w:sz="0" w:space="0" w:color="auto"/>
            <w:left w:val="none" w:sz="0" w:space="0" w:color="auto"/>
            <w:bottom w:val="none" w:sz="0" w:space="0" w:color="auto"/>
            <w:right w:val="none" w:sz="0" w:space="0" w:color="auto"/>
          </w:divBdr>
        </w:div>
        <w:div w:id="487137103">
          <w:marLeft w:val="480"/>
          <w:marRight w:val="0"/>
          <w:marTop w:val="0"/>
          <w:marBottom w:val="0"/>
          <w:divBdr>
            <w:top w:val="none" w:sz="0" w:space="0" w:color="auto"/>
            <w:left w:val="none" w:sz="0" w:space="0" w:color="auto"/>
            <w:bottom w:val="none" w:sz="0" w:space="0" w:color="auto"/>
            <w:right w:val="none" w:sz="0" w:space="0" w:color="auto"/>
          </w:divBdr>
        </w:div>
        <w:div w:id="810557976">
          <w:marLeft w:val="480"/>
          <w:marRight w:val="0"/>
          <w:marTop w:val="0"/>
          <w:marBottom w:val="0"/>
          <w:divBdr>
            <w:top w:val="none" w:sz="0" w:space="0" w:color="auto"/>
            <w:left w:val="none" w:sz="0" w:space="0" w:color="auto"/>
            <w:bottom w:val="none" w:sz="0" w:space="0" w:color="auto"/>
            <w:right w:val="none" w:sz="0" w:space="0" w:color="auto"/>
          </w:divBdr>
        </w:div>
        <w:div w:id="2088647299">
          <w:marLeft w:val="480"/>
          <w:marRight w:val="0"/>
          <w:marTop w:val="0"/>
          <w:marBottom w:val="0"/>
          <w:divBdr>
            <w:top w:val="none" w:sz="0" w:space="0" w:color="auto"/>
            <w:left w:val="none" w:sz="0" w:space="0" w:color="auto"/>
            <w:bottom w:val="none" w:sz="0" w:space="0" w:color="auto"/>
            <w:right w:val="none" w:sz="0" w:space="0" w:color="auto"/>
          </w:divBdr>
        </w:div>
        <w:div w:id="1048841372">
          <w:marLeft w:val="480"/>
          <w:marRight w:val="0"/>
          <w:marTop w:val="0"/>
          <w:marBottom w:val="0"/>
          <w:divBdr>
            <w:top w:val="none" w:sz="0" w:space="0" w:color="auto"/>
            <w:left w:val="none" w:sz="0" w:space="0" w:color="auto"/>
            <w:bottom w:val="none" w:sz="0" w:space="0" w:color="auto"/>
            <w:right w:val="none" w:sz="0" w:space="0" w:color="auto"/>
          </w:divBdr>
        </w:div>
        <w:div w:id="1259098373">
          <w:marLeft w:val="480"/>
          <w:marRight w:val="0"/>
          <w:marTop w:val="0"/>
          <w:marBottom w:val="0"/>
          <w:divBdr>
            <w:top w:val="none" w:sz="0" w:space="0" w:color="auto"/>
            <w:left w:val="none" w:sz="0" w:space="0" w:color="auto"/>
            <w:bottom w:val="none" w:sz="0" w:space="0" w:color="auto"/>
            <w:right w:val="none" w:sz="0" w:space="0" w:color="auto"/>
          </w:divBdr>
        </w:div>
        <w:div w:id="1238251567">
          <w:marLeft w:val="480"/>
          <w:marRight w:val="0"/>
          <w:marTop w:val="0"/>
          <w:marBottom w:val="0"/>
          <w:divBdr>
            <w:top w:val="none" w:sz="0" w:space="0" w:color="auto"/>
            <w:left w:val="none" w:sz="0" w:space="0" w:color="auto"/>
            <w:bottom w:val="none" w:sz="0" w:space="0" w:color="auto"/>
            <w:right w:val="none" w:sz="0" w:space="0" w:color="auto"/>
          </w:divBdr>
        </w:div>
        <w:div w:id="91704113">
          <w:marLeft w:val="480"/>
          <w:marRight w:val="0"/>
          <w:marTop w:val="0"/>
          <w:marBottom w:val="0"/>
          <w:divBdr>
            <w:top w:val="none" w:sz="0" w:space="0" w:color="auto"/>
            <w:left w:val="none" w:sz="0" w:space="0" w:color="auto"/>
            <w:bottom w:val="none" w:sz="0" w:space="0" w:color="auto"/>
            <w:right w:val="none" w:sz="0" w:space="0" w:color="auto"/>
          </w:divBdr>
        </w:div>
        <w:div w:id="850342508">
          <w:marLeft w:val="480"/>
          <w:marRight w:val="0"/>
          <w:marTop w:val="0"/>
          <w:marBottom w:val="0"/>
          <w:divBdr>
            <w:top w:val="none" w:sz="0" w:space="0" w:color="auto"/>
            <w:left w:val="none" w:sz="0" w:space="0" w:color="auto"/>
            <w:bottom w:val="none" w:sz="0" w:space="0" w:color="auto"/>
            <w:right w:val="none" w:sz="0" w:space="0" w:color="auto"/>
          </w:divBdr>
        </w:div>
        <w:div w:id="1561866218">
          <w:marLeft w:val="480"/>
          <w:marRight w:val="0"/>
          <w:marTop w:val="0"/>
          <w:marBottom w:val="0"/>
          <w:divBdr>
            <w:top w:val="none" w:sz="0" w:space="0" w:color="auto"/>
            <w:left w:val="none" w:sz="0" w:space="0" w:color="auto"/>
            <w:bottom w:val="none" w:sz="0" w:space="0" w:color="auto"/>
            <w:right w:val="none" w:sz="0" w:space="0" w:color="auto"/>
          </w:divBdr>
        </w:div>
        <w:div w:id="1087504754">
          <w:marLeft w:val="480"/>
          <w:marRight w:val="0"/>
          <w:marTop w:val="0"/>
          <w:marBottom w:val="0"/>
          <w:divBdr>
            <w:top w:val="none" w:sz="0" w:space="0" w:color="auto"/>
            <w:left w:val="none" w:sz="0" w:space="0" w:color="auto"/>
            <w:bottom w:val="none" w:sz="0" w:space="0" w:color="auto"/>
            <w:right w:val="none" w:sz="0" w:space="0" w:color="auto"/>
          </w:divBdr>
        </w:div>
        <w:div w:id="1964461606">
          <w:marLeft w:val="480"/>
          <w:marRight w:val="0"/>
          <w:marTop w:val="0"/>
          <w:marBottom w:val="0"/>
          <w:divBdr>
            <w:top w:val="none" w:sz="0" w:space="0" w:color="auto"/>
            <w:left w:val="none" w:sz="0" w:space="0" w:color="auto"/>
            <w:bottom w:val="none" w:sz="0" w:space="0" w:color="auto"/>
            <w:right w:val="none" w:sz="0" w:space="0" w:color="auto"/>
          </w:divBdr>
        </w:div>
        <w:div w:id="556356280">
          <w:marLeft w:val="480"/>
          <w:marRight w:val="0"/>
          <w:marTop w:val="0"/>
          <w:marBottom w:val="0"/>
          <w:divBdr>
            <w:top w:val="none" w:sz="0" w:space="0" w:color="auto"/>
            <w:left w:val="none" w:sz="0" w:space="0" w:color="auto"/>
            <w:bottom w:val="none" w:sz="0" w:space="0" w:color="auto"/>
            <w:right w:val="none" w:sz="0" w:space="0" w:color="auto"/>
          </w:divBdr>
        </w:div>
        <w:div w:id="2516608">
          <w:marLeft w:val="480"/>
          <w:marRight w:val="0"/>
          <w:marTop w:val="0"/>
          <w:marBottom w:val="0"/>
          <w:divBdr>
            <w:top w:val="none" w:sz="0" w:space="0" w:color="auto"/>
            <w:left w:val="none" w:sz="0" w:space="0" w:color="auto"/>
            <w:bottom w:val="none" w:sz="0" w:space="0" w:color="auto"/>
            <w:right w:val="none" w:sz="0" w:space="0" w:color="auto"/>
          </w:divBdr>
        </w:div>
        <w:div w:id="1907061867">
          <w:marLeft w:val="480"/>
          <w:marRight w:val="0"/>
          <w:marTop w:val="0"/>
          <w:marBottom w:val="0"/>
          <w:divBdr>
            <w:top w:val="none" w:sz="0" w:space="0" w:color="auto"/>
            <w:left w:val="none" w:sz="0" w:space="0" w:color="auto"/>
            <w:bottom w:val="none" w:sz="0" w:space="0" w:color="auto"/>
            <w:right w:val="none" w:sz="0" w:space="0" w:color="auto"/>
          </w:divBdr>
        </w:div>
      </w:divsChild>
    </w:div>
    <w:div w:id="1640333100">
      <w:bodyDiv w:val="1"/>
      <w:marLeft w:val="0"/>
      <w:marRight w:val="0"/>
      <w:marTop w:val="0"/>
      <w:marBottom w:val="0"/>
      <w:divBdr>
        <w:top w:val="none" w:sz="0" w:space="0" w:color="auto"/>
        <w:left w:val="none" w:sz="0" w:space="0" w:color="auto"/>
        <w:bottom w:val="none" w:sz="0" w:space="0" w:color="auto"/>
        <w:right w:val="none" w:sz="0" w:space="0" w:color="auto"/>
      </w:divBdr>
    </w:div>
    <w:div w:id="1649168553">
      <w:bodyDiv w:val="1"/>
      <w:marLeft w:val="0"/>
      <w:marRight w:val="0"/>
      <w:marTop w:val="0"/>
      <w:marBottom w:val="0"/>
      <w:divBdr>
        <w:top w:val="none" w:sz="0" w:space="0" w:color="auto"/>
        <w:left w:val="none" w:sz="0" w:space="0" w:color="auto"/>
        <w:bottom w:val="none" w:sz="0" w:space="0" w:color="auto"/>
        <w:right w:val="none" w:sz="0" w:space="0" w:color="auto"/>
      </w:divBdr>
    </w:div>
    <w:div w:id="1652321405">
      <w:bodyDiv w:val="1"/>
      <w:marLeft w:val="0"/>
      <w:marRight w:val="0"/>
      <w:marTop w:val="0"/>
      <w:marBottom w:val="0"/>
      <w:divBdr>
        <w:top w:val="none" w:sz="0" w:space="0" w:color="auto"/>
        <w:left w:val="none" w:sz="0" w:space="0" w:color="auto"/>
        <w:bottom w:val="none" w:sz="0" w:space="0" w:color="auto"/>
        <w:right w:val="none" w:sz="0" w:space="0" w:color="auto"/>
      </w:divBdr>
    </w:div>
    <w:div w:id="1652640157">
      <w:bodyDiv w:val="1"/>
      <w:marLeft w:val="0"/>
      <w:marRight w:val="0"/>
      <w:marTop w:val="0"/>
      <w:marBottom w:val="0"/>
      <w:divBdr>
        <w:top w:val="none" w:sz="0" w:space="0" w:color="auto"/>
        <w:left w:val="none" w:sz="0" w:space="0" w:color="auto"/>
        <w:bottom w:val="none" w:sz="0" w:space="0" w:color="auto"/>
        <w:right w:val="none" w:sz="0" w:space="0" w:color="auto"/>
      </w:divBdr>
    </w:div>
    <w:div w:id="1655255021">
      <w:bodyDiv w:val="1"/>
      <w:marLeft w:val="0"/>
      <w:marRight w:val="0"/>
      <w:marTop w:val="0"/>
      <w:marBottom w:val="0"/>
      <w:divBdr>
        <w:top w:val="none" w:sz="0" w:space="0" w:color="auto"/>
        <w:left w:val="none" w:sz="0" w:space="0" w:color="auto"/>
        <w:bottom w:val="none" w:sz="0" w:space="0" w:color="auto"/>
        <w:right w:val="none" w:sz="0" w:space="0" w:color="auto"/>
      </w:divBdr>
    </w:div>
    <w:div w:id="1659310736">
      <w:bodyDiv w:val="1"/>
      <w:marLeft w:val="0"/>
      <w:marRight w:val="0"/>
      <w:marTop w:val="0"/>
      <w:marBottom w:val="0"/>
      <w:divBdr>
        <w:top w:val="none" w:sz="0" w:space="0" w:color="auto"/>
        <w:left w:val="none" w:sz="0" w:space="0" w:color="auto"/>
        <w:bottom w:val="none" w:sz="0" w:space="0" w:color="auto"/>
        <w:right w:val="none" w:sz="0" w:space="0" w:color="auto"/>
      </w:divBdr>
    </w:div>
    <w:div w:id="1661542068">
      <w:bodyDiv w:val="1"/>
      <w:marLeft w:val="0"/>
      <w:marRight w:val="0"/>
      <w:marTop w:val="0"/>
      <w:marBottom w:val="0"/>
      <w:divBdr>
        <w:top w:val="none" w:sz="0" w:space="0" w:color="auto"/>
        <w:left w:val="none" w:sz="0" w:space="0" w:color="auto"/>
        <w:bottom w:val="none" w:sz="0" w:space="0" w:color="auto"/>
        <w:right w:val="none" w:sz="0" w:space="0" w:color="auto"/>
      </w:divBdr>
    </w:div>
    <w:div w:id="1663778784">
      <w:bodyDiv w:val="1"/>
      <w:marLeft w:val="0"/>
      <w:marRight w:val="0"/>
      <w:marTop w:val="0"/>
      <w:marBottom w:val="0"/>
      <w:divBdr>
        <w:top w:val="none" w:sz="0" w:space="0" w:color="auto"/>
        <w:left w:val="none" w:sz="0" w:space="0" w:color="auto"/>
        <w:bottom w:val="none" w:sz="0" w:space="0" w:color="auto"/>
        <w:right w:val="none" w:sz="0" w:space="0" w:color="auto"/>
      </w:divBdr>
      <w:divsChild>
        <w:div w:id="1305039926">
          <w:marLeft w:val="640"/>
          <w:marRight w:val="0"/>
          <w:marTop w:val="0"/>
          <w:marBottom w:val="0"/>
          <w:divBdr>
            <w:top w:val="none" w:sz="0" w:space="0" w:color="auto"/>
            <w:left w:val="none" w:sz="0" w:space="0" w:color="auto"/>
            <w:bottom w:val="none" w:sz="0" w:space="0" w:color="auto"/>
            <w:right w:val="none" w:sz="0" w:space="0" w:color="auto"/>
          </w:divBdr>
        </w:div>
        <w:div w:id="1044524387">
          <w:marLeft w:val="640"/>
          <w:marRight w:val="0"/>
          <w:marTop w:val="0"/>
          <w:marBottom w:val="0"/>
          <w:divBdr>
            <w:top w:val="none" w:sz="0" w:space="0" w:color="auto"/>
            <w:left w:val="none" w:sz="0" w:space="0" w:color="auto"/>
            <w:bottom w:val="none" w:sz="0" w:space="0" w:color="auto"/>
            <w:right w:val="none" w:sz="0" w:space="0" w:color="auto"/>
          </w:divBdr>
        </w:div>
        <w:div w:id="880240245">
          <w:marLeft w:val="640"/>
          <w:marRight w:val="0"/>
          <w:marTop w:val="0"/>
          <w:marBottom w:val="0"/>
          <w:divBdr>
            <w:top w:val="none" w:sz="0" w:space="0" w:color="auto"/>
            <w:left w:val="none" w:sz="0" w:space="0" w:color="auto"/>
            <w:bottom w:val="none" w:sz="0" w:space="0" w:color="auto"/>
            <w:right w:val="none" w:sz="0" w:space="0" w:color="auto"/>
          </w:divBdr>
        </w:div>
        <w:div w:id="902986317">
          <w:marLeft w:val="640"/>
          <w:marRight w:val="0"/>
          <w:marTop w:val="0"/>
          <w:marBottom w:val="0"/>
          <w:divBdr>
            <w:top w:val="none" w:sz="0" w:space="0" w:color="auto"/>
            <w:left w:val="none" w:sz="0" w:space="0" w:color="auto"/>
            <w:bottom w:val="none" w:sz="0" w:space="0" w:color="auto"/>
            <w:right w:val="none" w:sz="0" w:space="0" w:color="auto"/>
          </w:divBdr>
        </w:div>
        <w:div w:id="408037144">
          <w:marLeft w:val="640"/>
          <w:marRight w:val="0"/>
          <w:marTop w:val="0"/>
          <w:marBottom w:val="0"/>
          <w:divBdr>
            <w:top w:val="none" w:sz="0" w:space="0" w:color="auto"/>
            <w:left w:val="none" w:sz="0" w:space="0" w:color="auto"/>
            <w:bottom w:val="none" w:sz="0" w:space="0" w:color="auto"/>
            <w:right w:val="none" w:sz="0" w:space="0" w:color="auto"/>
          </w:divBdr>
        </w:div>
        <w:div w:id="1762217864">
          <w:marLeft w:val="640"/>
          <w:marRight w:val="0"/>
          <w:marTop w:val="0"/>
          <w:marBottom w:val="0"/>
          <w:divBdr>
            <w:top w:val="none" w:sz="0" w:space="0" w:color="auto"/>
            <w:left w:val="none" w:sz="0" w:space="0" w:color="auto"/>
            <w:bottom w:val="none" w:sz="0" w:space="0" w:color="auto"/>
            <w:right w:val="none" w:sz="0" w:space="0" w:color="auto"/>
          </w:divBdr>
        </w:div>
        <w:div w:id="720984985">
          <w:marLeft w:val="640"/>
          <w:marRight w:val="0"/>
          <w:marTop w:val="0"/>
          <w:marBottom w:val="0"/>
          <w:divBdr>
            <w:top w:val="none" w:sz="0" w:space="0" w:color="auto"/>
            <w:left w:val="none" w:sz="0" w:space="0" w:color="auto"/>
            <w:bottom w:val="none" w:sz="0" w:space="0" w:color="auto"/>
            <w:right w:val="none" w:sz="0" w:space="0" w:color="auto"/>
          </w:divBdr>
        </w:div>
        <w:div w:id="626157616">
          <w:marLeft w:val="640"/>
          <w:marRight w:val="0"/>
          <w:marTop w:val="0"/>
          <w:marBottom w:val="0"/>
          <w:divBdr>
            <w:top w:val="none" w:sz="0" w:space="0" w:color="auto"/>
            <w:left w:val="none" w:sz="0" w:space="0" w:color="auto"/>
            <w:bottom w:val="none" w:sz="0" w:space="0" w:color="auto"/>
            <w:right w:val="none" w:sz="0" w:space="0" w:color="auto"/>
          </w:divBdr>
        </w:div>
        <w:div w:id="359670835">
          <w:marLeft w:val="640"/>
          <w:marRight w:val="0"/>
          <w:marTop w:val="0"/>
          <w:marBottom w:val="0"/>
          <w:divBdr>
            <w:top w:val="none" w:sz="0" w:space="0" w:color="auto"/>
            <w:left w:val="none" w:sz="0" w:space="0" w:color="auto"/>
            <w:bottom w:val="none" w:sz="0" w:space="0" w:color="auto"/>
            <w:right w:val="none" w:sz="0" w:space="0" w:color="auto"/>
          </w:divBdr>
        </w:div>
        <w:div w:id="1180508358">
          <w:marLeft w:val="640"/>
          <w:marRight w:val="0"/>
          <w:marTop w:val="0"/>
          <w:marBottom w:val="0"/>
          <w:divBdr>
            <w:top w:val="none" w:sz="0" w:space="0" w:color="auto"/>
            <w:left w:val="none" w:sz="0" w:space="0" w:color="auto"/>
            <w:bottom w:val="none" w:sz="0" w:space="0" w:color="auto"/>
            <w:right w:val="none" w:sz="0" w:space="0" w:color="auto"/>
          </w:divBdr>
        </w:div>
        <w:div w:id="1395153565">
          <w:marLeft w:val="640"/>
          <w:marRight w:val="0"/>
          <w:marTop w:val="0"/>
          <w:marBottom w:val="0"/>
          <w:divBdr>
            <w:top w:val="none" w:sz="0" w:space="0" w:color="auto"/>
            <w:left w:val="none" w:sz="0" w:space="0" w:color="auto"/>
            <w:bottom w:val="none" w:sz="0" w:space="0" w:color="auto"/>
            <w:right w:val="none" w:sz="0" w:space="0" w:color="auto"/>
          </w:divBdr>
        </w:div>
        <w:div w:id="1566993618">
          <w:marLeft w:val="640"/>
          <w:marRight w:val="0"/>
          <w:marTop w:val="0"/>
          <w:marBottom w:val="0"/>
          <w:divBdr>
            <w:top w:val="none" w:sz="0" w:space="0" w:color="auto"/>
            <w:left w:val="none" w:sz="0" w:space="0" w:color="auto"/>
            <w:bottom w:val="none" w:sz="0" w:space="0" w:color="auto"/>
            <w:right w:val="none" w:sz="0" w:space="0" w:color="auto"/>
          </w:divBdr>
        </w:div>
        <w:div w:id="1394425935">
          <w:marLeft w:val="640"/>
          <w:marRight w:val="0"/>
          <w:marTop w:val="0"/>
          <w:marBottom w:val="0"/>
          <w:divBdr>
            <w:top w:val="none" w:sz="0" w:space="0" w:color="auto"/>
            <w:left w:val="none" w:sz="0" w:space="0" w:color="auto"/>
            <w:bottom w:val="none" w:sz="0" w:space="0" w:color="auto"/>
            <w:right w:val="none" w:sz="0" w:space="0" w:color="auto"/>
          </w:divBdr>
        </w:div>
        <w:div w:id="1143038365">
          <w:marLeft w:val="640"/>
          <w:marRight w:val="0"/>
          <w:marTop w:val="0"/>
          <w:marBottom w:val="0"/>
          <w:divBdr>
            <w:top w:val="none" w:sz="0" w:space="0" w:color="auto"/>
            <w:left w:val="none" w:sz="0" w:space="0" w:color="auto"/>
            <w:bottom w:val="none" w:sz="0" w:space="0" w:color="auto"/>
            <w:right w:val="none" w:sz="0" w:space="0" w:color="auto"/>
          </w:divBdr>
        </w:div>
        <w:div w:id="1572275277">
          <w:marLeft w:val="640"/>
          <w:marRight w:val="0"/>
          <w:marTop w:val="0"/>
          <w:marBottom w:val="0"/>
          <w:divBdr>
            <w:top w:val="none" w:sz="0" w:space="0" w:color="auto"/>
            <w:left w:val="none" w:sz="0" w:space="0" w:color="auto"/>
            <w:bottom w:val="none" w:sz="0" w:space="0" w:color="auto"/>
            <w:right w:val="none" w:sz="0" w:space="0" w:color="auto"/>
          </w:divBdr>
        </w:div>
        <w:div w:id="87193891">
          <w:marLeft w:val="640"/>
          <w:marRight w:val="0"/>
          <w:marTop w:val="0"/>
          <w:marBottom w:val="0"/>
          <w:divBdr>
            <w:top w:val="none" w:sz="0" w:space="0" w:color="auto"/>
            <w:left w:val="none" w:sz="0" w:space="0" w:color="auto"/>
            <w:bottom w:val="none" w:sz="0" w:space="0" w:color="auto"/>
            <w:right w:val="none" w:sz="0" w:space="0" w:color="auto"/>
          </w:divBdr>
        </w:div>
        <w:div w:id="1462188957">
          <w:marLeft w:val="640"/>
          <w:marRight w:val="0"/>
          <w:marTop w:val="0"/>
          <w:marBottom w:val="0"/>
          <w:divBdr>
            <w:top w:val="none" w:sz="0" w:space="0" w:color="auto"/>
            <w:left w:val="none" w:sz="0" w:space="0" w:color="auto"/>
            <w:bottom w:val="none" w:sz="0" w:space="0" w:color="auto"/>
            <w:right w:val="none" w:sz="0" w:space="0" w:color="auto"/>
          </w:divBdr>
        </w:div>
        <w:div w:id="115218555">
          <w:marLeft w:val="640"/>
          <w:marRight w:val="0"/>
          <w:marTop w:val="0"/>
          <w:marBottom w:val="0"/>
          <w:divBdr>
            <w:top w:val="none" w:sz="0" w:space="0" w:color="auto"/>
            <w:left w:val="none" w:sz="0" w:space="0" w:color="auto"/>
            <w:bottom w:val="none" w:sz="0" w:space="0" w:color="auto"/>
            <w:right w:val="none" w:sz="0" w:space="0" w:color="auto"/>
          </w:divBdr>
        </w:div>
        <w:div w:id="1074856378">
          <w:marLeft w:val="640"/>
          <w:marRight w:val="0"/>
          <w:marTop w:val="0"/>
          <w:marBottom w:val="0"/>
          <w:divBdr>
            <w:top w:val="none" w:sz="0" w:space="0" w:color="auto"/>
            <w:left w:val="none" w:sz="0" w:space="0" w:color="auto"/>
            <w:bottom w:val="none" w:sz="0" w:space="0" w:color="auto"/>
            <w:right w:val="none" w:sz="0" w:space="0" w:color="auto"/>
          </w:divBdr>
        </w:div>
        <w:div w:id="1338462906">
          <w:marLeft w:val="640"/>
          <w:marRight w:val="0"/>
          <w:marTop w:val="0"/>
          <w:marBottom w:val="0"/>
          <w:divBdr>
            <w:top w:val="none" w:sz="0" w:space="0" w:color="auto"/>
            <w:left w:val="none" w:sz="0" w:space="0" w:color="auto"/>
            <w:bottom w:val="none" w:sz="0" w:space="0" w:color="auto"/>
            <w:right w:val="none" w:sz="0" w:space="0" w:color="auto"/>
          </w:divBdr>
        </w:div>
        <w:div w:id="1324747722">
          <w:marLeft w:val="640"/>
          <w:marRight w:val="0"/>
          <w:marTop w:val="0"/>
          <w:marBottom w:val="0"/>
          <w:divBdr>
            <w:top w:val="none" w:sz="0" w:space="0" w:color="auto"/>
            <w:left w:val="none" w:sz="0" w:space="0" w:color="auto"/>
            <w:bottom w:val="none" w:sz="0" w:space="0" w:color="auto"/>
            <w:right w:val="none" w:sz="0" w:space="0" w:color="auto"/>
          </w:divBdr>
        </w:div>
        <w:div w:id="1370763553">
          <w:marLeft w:val="640"/>
          <w:marRight w:val="0"/>
          <w:marTop w:val="0"/>
          <w:marBottom w:val="0"/>
          <w:divBdr>
            <w:top w:val="none" w:sz="0" w:space="0" w:color="auto"/>
            <w:left w:val="none" w:sz="0" w:space="0" w:color="auto"/>
            <w:bottom w:val="none" w:sz="0" w:space="0" w:color="auto"/>
            <w:right w:val="none" w:sz="0" w:space="0" w:color="auto"/>
          </w:divBdr>
        </w:div>
        <w:div w:id="1247304884">
          <w:marLeft w:val="640"/>
          <w:marRight w:val="0"/>
          <w:marTop w:val="0"/>
          <w:marBottom w:val="0"/>
          <w:divBdr>
            <w:top w:val="none" w:sz="0" w:space="0" w:color="auto"/>
            <w:left w:val="none" w:sz="0" w:space="0" w:color="auto"/>
            <w:bottom w:val="none" w:sz="0" w:space="0" w:color="auto"/>
            <w:right w:val="none" w:sz="0" w:space="0" w:color="auto"/>
          </w:divBdr>
        </w:div>
        <w:div w:id="339897867">
          <w:marLeft w:val="640"/>
          <w:marRight w:val="0"/>
          <w:marTop w:val="0"/>
          <w:marBottom w:val="0"/>
          <w:divBdr>
            <w:top w:val="none" w:sz="0" w:space="0" w:color="auto"/>
            <w:left w:val="none" w:sz="0" w:space="0" w:color="auto"/>
            <w:bottom w:val="none" w:sz="0" w:space="0" w:color="auto"/>
            <w:right w:val="none" w:sz="0" w:space="0" w:color="auto"/>
          </w:divBdr>
        </w:div>
        <w:div w:id="1215199817">
          <w:marLeft w:val="640"/>
          <w:marRight w:val="0"/>
          <w:marTop w:val="0"/>
          <w:marBottom w:val="0"/>
          <w:divBdr>
            <w:top w:val="none" w:sz="0" w:space="0" w:color="auto"/>
            <w:left w:val="none" w:sz="0" w:space="0" w:color="auto"/>
            <w:bottom w:val="none" w:sz="0" w:space="0" w:color="auto"/>
            <w:right w:val="none" w:sz="0" w:space="0" w:color="auto"/>
          </w:divBdr>
        </w:div>
        <w:div w:id="2063551341">
          <w:marLeft w:val="640"/>
          <w:marRight w:val="0"/>
          <w:marTop w:val="0"/>
          <w:marBottom w:val="0"/>
          <w:divBdr>
            <w:top w:val="none" w:sz="0" w:space="0" w:color="auto"/>
            <w:left w:val="none" w:sz="0" w:space="0" w:color="auto"/>
            <w:bottom w:val="none" w:sz="0" w:space="0" w:color="auto"/>
            <w:right w:val="none" w:sz="0" w:space="0" w:color="auto"/>
          </w:divBdr>
        </w:div>
        <w:div w:id="1139104831">
          <w:marLeft w:val="640"/>
          <w:marRight w:val="0"/>
          <w:marTop w:val="0"/>
          <w:marBottom w:val="0"/>
          <w:divBdr>
            <w:top w:val="none" w:sz="0" w:space="0" w:color="auto"/>
            <w:left w:val="none" w:sz="0" w:space="0" w:color="auto"/>
            <w:bottom w:val="none" w:sz="0" w:space="0" w:color="auto"/>
            <w:right w:val="none" w:sz="0" w:space="0" w:color="auto"/>
          </w:divBdr>
        </w:div>
        <w:div w:id="285703027">
          <w:marLeft w:val="640"/>
          <w:marRight w:val="0"/>
          <w:marTop w:val="0"/>
          <w:marBottom w:val="0"/>
          <w:divBdr>
            <w:top w:val="none" w:sz="0" w:space="0" w:color="auto"/>
            <w:left w:val="none" w:sz="0" w:space="0" w:color="auto"/>
            <w:bottom w:val="none" w:sz="0" w:space="0" w:color="auto"/>
            <w:right w:val="none" w:sz="0" w:space="0" w:color="auto"/>
          </w:divBdr>
        </w:div>
        <w:div w:id="449665880">
          <w:marLeft w:val="640"/>
          <w:marRight w:val="0"/>
          <w:marTop w:val="0"/>
          <w:marBottom w:val="0"/>
          <w:divBdr>
            <w:top w:val="none" w:sz="0" w:space="0" w:color="auto"/>
            <w:left w:val="none" w:sz="0" w:space="0" w:color="auto"/>
            <w:bottom w:val="none" w:sz="0" w:space="0" w:color="auto"/>
            <w:right w:val="none" w:sz="0" w:space="0" w:color="auto"/>
          </w:divBdr>
        </w:div>
        <w:div w:id="1679195692">
          <w:marLeft w:val="640"/>
          <w:marRight w:val="0"/>
          <w:marTop w:val="0"/>
          <w:marBottom w:val="0"/>
          <w:divBdr>
            <w:top w:val="none" w:sz="0" w:space="0" w:color="auto"/>
            <w:left w:val="none" w:sz="0" w:space="0" w:color="auto"/>
            <w:bottom w:val="none" w:sz="0" w:space="0" w:color="auto"/>
            <w:right w:val="none" w:sz="0" w:space="0" w:color="auto"/>
          </w:divBdr>
        </w:div>
        <w:div w:id="94059556">
          <w:marLeft w:val="640"/>
          <w:marRight w:val="0"/>
          <w:marTop w:val="0"/>
          <w:marBottom w:val="0"/>
          <w:divBdr>
            <w:top w:val="none" w:sz="0" w:space="0" w:color="auto"/>
            <w:left w:val="none" w:sz="0" w:space="0" w:color="auto"/>
            <w:bottom w:val="none" w:sz="0" w:space="0" w:color="auto"/>
            <w:right w:val="none" w:sz="0" w:space="0" w:color="auto"/>
          </w:divBdr>
        </w:div>
        <w:div w:id="1119496649">
          <w:marLeft w:val="640"/>
          <w:marRight w:val="0"/>
          <w:marTop w:val="0"/>
          <w:marBottom w:val="0"/>
          <w:divBdr>
            <w:top w:val="none" w:sz="0" w:space="0" w:color="auto"/>
            <w:left w:val="none" w:sz="0" w:space="0" w:color="auto"/>
            <w:bottom w:val="none" w:sz="0" w:space="0" w:color="auto"/>
            <w:right w:val="none" w:sz="0" w:space="0" w:color="auto"/>
          </w:divBdr>
        </w:div>
        <w:div w:id="403333471">
          <w:marLeft w:val="640"/>
          <w:marRight w:val="0"/>
          <w:marTop w:val="0"/>
          <w:marBottom w:val="0"/>
          <w:divBdr>
            <w:top w:val="none" w:sz="0" w:space="0" w:color="auto"/>
            <w:left w:val="none" w:sz="0" w:space="0" w:color="auto"/>
            <w:bottom w:val="none" w:sz="0" w:space="0" w:color="auto"/>
            <w:right w:val="none" w:sz="0" w:space="0" w:color="auto"/>
          </w:divBdr>
        </w:div>
        <w:div w:id="743066812">
          <w:marLeft w:val="640"/>
          <w:marRight w:val="0"/>
          <w:marTop w:val="0"/>
          <w:marBottom w:val="0"/>
          <w:divBdr>
            <w:top w:val="none" w:sz="0" w:space="0" w:color="auto"/>
            <w:left w:val="none" w:sz="0" w:space="0" w:color="auto"/>
            <w:bottom w:val="none" w:sz="0" w:space="0" w:color="auto"/>
            <w:right w:val="none" w:sz="0" w:space="0" w:color="auto"/>
          </w:divBdr>
        </w:div>
        <w:div w:id="1767462020">
          <w:marLeft w:val="640"/>
          <w:marRight w:val="0"/>
          <w:marTop w:val="0"/>
          <w:marBottom w:val="0"/>
          <w:divBdr>
            <w:top w:val="none" w:sz="0" w:space="0" w:color="auto"/>
            <w:left w:val="none" w:sz="0" w:space="0" w:color="auto"/>
            <w:bottom w:val="none" w:sz="0" w:space="0" w:color="auto"/>
            <w:right w:val="none" w:sz="0" w:space="0" w:color="auto"/>
          </w:divBdr>
        </w:div>
        <w:div w:id="1769038284">
          <w:marLeft w:val="640"/>
          <w:marRight w:val="0"/>
          <w:marTop w:val="0"/>
          <w:marBottom w:val="0"/>
          <w:divBdr>
            <w:top w:val="none" w:sz="0" w:space="0" w:color="auto"/>
            <w:left w:val="none" w:sz="0" w:space="0" w:color="auto"/>
            <w:bottom w:val="none" w:sz="0" w:space="0" w:color="auto"/>
            <w:right w:val="none" w:sz="0" w:space="0" w:color="auto"/>
          </w:divBdr>
        </w:div>
        <w:div w:id="2061586598">
          <w:marLeft w:val="640"/>
          <w:marRight w:val="0"/>
          <w:marTop w:val="0"/>
          <w:marBottom w:val="0"/>
          <w:divBdr>
            <w:top w:val="none" w:sz="0" w:space="0" w:color="auto"/>
            <w:left w:val="none" w:sz="0" w:space="0" w:color="auto"/>
            <w:bottom w:val="none" w:sz="0" w:space="0" w:color="auto"/>
            <w:right w:val="none" w:sz="0" w:space="0" w:color="auto"/>
          </w:divBdr>
        </w:div>
        <w:div w:id="354384921">
          <w:marLeft w:val="640"/>
          <w:marRight w:val="0"/>
          <w:marTop w:val="0"/>
          <w:marBottom w:val="0"/>
          <w:divBdr>
            <w:top w:val="none" w:sz="0" w:space="0" w:color="auto"/>
            <w:left w:val="none" w:sz="0" w:space="0" w:color="auto"/>
            <w:bottom w:val="none" w:sz="0" w:space="0" w:color="auto"/>
            <w:right w:val="none" w:sz="0" w:space="0" w:color="auto"/>
          </w:divBdr>
        </w:div>
        <w:div w:id="157699972">
          <w:marLeft w:val="640"/>
          <w:marRight w:val="0"/>
          <w:marTop w:val="0"/>
          <w:marBottom w:val="0"/>
          <w:divBdr>
            <w:top w:val="none" w:sz="0" w:space="0" w:color="auto"/>
            <w:left w:val="none" w:sz="0" w:space="0" w:color="auto"/>
            <w:bottom w:val="none" w:sz="0" w:space="0" w:color="auto"/>
            <w:right w:val="none" w:sz="0" w:space="0" w:color="auto"/>
          </w:divBdr>
        </w:div>
        <w:div w:id="272177332">
          <w:marLeft w:val="640"/>
          <w:marRight w:val="0"/>
          <w:marTop w:val="0"/>
          <w:marBottom w:val="0"/>
          <w:divBdr>
            <w:top w:val="none" w:sz="0" w:space="0" w:color="auto"/>
            <w:left w:val="none" w:sz="0" w:space="0" w:color="auto"/>
            <w:bottom w:val="none" w:sz="0" w:space="0" w:color="auto"/>
            <w:right w:val="none" w:sz="0" w:space="0" w:color="auto"/>
          </w:divBdr>
        </w:div>
        <w:div w:id="1210806314">
          <w:marLeft w:val="640"/>
          <w:marRight w:val="0"/>
          <w:marTop w:val="0"/>
          <w:marBottom w:val="0"/>
          <w:divBdr>
            <w:top w:val="none" w:sz="0" w:space="0" w:color="auto"/>
            <w:left w:val="none" w:sz="0" w:space="0" w:color="auto"/>
            <w:bottom w:val="none" w:sz="0" w:space="0" w:color="auto"/>
            <w:right w:val="none" w:sz="0" w:space="0" w:color="auto"/>
          </w:divBdr>
        </w:div>
        <w:div w:id="567419155">
          <w:marLeft w:val="640"/>
          <w:marRight w:val="0"/>
          <w:marTop w:val="0"/>
          <w:marBottom w:val="0"/>
          <w:divBdr>
            <w:top w:val="none" w:sz="0" w:space="0" w:color="auto"/>
            <w:left w:val="none" w:sz="0" w:space="0" w:color="auto"/>
            <w:bottom w:val="none" w:sz="0" w:space="0" w:color="auto"/>
            <w:right w:val="none" w:sz="0" w:space="0" w:color="auto"/>
          </w:divBdr>
        </w:div>
        <w:div w:id="2040928494">
          <w:marLeft w:val="640"/>
          <w:marRight w:val="0"/>
          <w:marTop w:val="0"/>
          <w:marBottom w:val="0"/>
          <w:divBdr>
            <w:top w:val="none" w:sz="0" w:space="0" w:color="auto"/>
            <w:left w:val="none" w:sz="0" w:space="0" w:color="auto"/>
            <w:bottom w:val="none" w:sz="0" w:space="0" w:color="auto"/>
            <w:right w:val="none" w:sz="0" w:space="0" w:color="auto"/>
          </w:divBdr>
        </w:div>
        <w:div w:id="1685327281">
          <w:marLeft w:val="640"/>
          <w:marRight w:val="0"/>
          <w:marTop w:val="0"/>
          <w:marBottom w:val="0"/>
          <w:divBdr>
            <w:top w:val="none" w:sz="0" w:space="0" w:color="auto"/>
            <w:left w:val="none" w:sz="0" w:space="0" w:color="auto"/>
            <w:bottom w:val="none" w:sz="0" w:space="0" w:color="auto"/>
            <w:right w:val="none" w:sz="0" w:space="0" w:color="auto"/>
          </w:divBdr>
        </w:div>
        <w:div w:id="1130248784">
          <w:marLeft w:val="640"/>
          <w:marRight w:val="0"/>
          <w:marTop w:val="0"/>
          <w:marBottom w:val="0"/>
          <w:divBdr>
            <w:top w:val="none" w:sz="0" w:space="0" w:color="auto"/>
            <w:left w:val="none" w:sz="0" w:space="0" w:color="auto"/>
            <w:bottom w:val="none" w:sz="0" w:space="0" w:color="auto"/>
            <w:right w:val="none" w:sz="0" w:space="0" w:color="auto"/>
          </w:divBdr>
        </w:div>
        <w:div w:id="780303380">
          <w:marLeft w:val="640"/>
          <w:marRight w:val="0"/>
          <w:marTop w:val="0"/>
          <w:marBottom w:val="0"/>
          <w:divBdr>
            <w:top w:val="none" w:sz="0" w:space="0" w:color="auto"/>
            <w:left w:val="none" w:sz="0" w:space="0" w:color="auto"/>
            <w:bottom w:val="none" w:sz="0" w:space="0" w:color="auto"/>
            <w:right w:val="none" w:sz="0" w:space="0" w:color="auto"/>
          </w:divBdr>
        </w:div>
        <w:div w:id="943657233">
          <w:marLeft w:val="640"/>
          <w:marRight w:val="0"/>
          <w:marTop w:val="0"/>
          <w:marBottom w:val="0"/>
          <w:divBdr>
            <w:top w:val="none" w:sz="0" w:space="0" w:color="auto"/>
            <w:left w:val="none" w:sz="0" w:space="0" w:color="auto"/>
            <w:bottom w:val="none" w:sz="0" w:space="0" w:color="auto"/>
            <w:right w:val="none" w:sz="0" w:space="0" w:color="auto"/>
          </w:divBdr>
        </w:div>
        <w:div w:id="1261403130">
          <w:marLeft w:val="640"/>
          <w:marRight w:val="0"/>
          <w:marTop w:val="0"/>
          <w:marBottom w:val="0"/>
          <w:divBdr>
            <w:top w:val="none" w:sz="0" w:space="0" w:color="auto"/>
            <w:left w:val="none" w:sz="0" w:space="0" w:color="auto"/>
            <w:bottom w:val="none" w:sz="0" w:space="0" w:color="auto"/>
            <w:right w:val="none" w:sz="0" w:space="0" w:color="auto"/>
          </w:divBdr>
        </w:div>
        <w:div w:id="1660310987">
          <w:marLeft w:val="640"/>
          <w:marRight w:val="0"/>
          <w:marTop w:val="0"/>
          <w:marBottom w:val="0"/>
          <w:divBdr>
            <w:top w:val="none" w:sz="0" w:space="0" w:color="auto"/>
            <w:left w:val="none" w:sz="0" w:space="0" w:color="auto"/>
            <w:bottom w:val="none" w:sz="0" w:space="0" w:color="auto"/>
            <w:right w:val="none" w:sz="0" w:space="0" w:color="auto"/>
          </w:divBdr>
        </w:div>
        <w:div w:id="1867139662">
          <w:marLeft w:val="640"/>
          <w:marRight w:val="0"/>
          <w:marTop w:val="0"/>
          <w:marBottom w:val="0"/>
          <w:divBdr>
            <w:top w:val="none" w:sz="0" w:space="0" w:color="auto"/>
            <w:left w:val="none" w:sz="0" w:space="0" w:color="auto"/>
            <w:bottom w:val="none" w:sz="0" w:space="0" w:color="auto"/>
            <w:right w:val="none" w:sz="0" w:space="0" w:color="auto"/>
          </w:divBdr>
        </w:div>
        <w:div w:id="862978891">
          <w:marLeft w:val="640"/>
          <w:marRight w:val="0"/>
          <w:marTop w:val="0"/>
          <w:marBottom w:val="0"/>
          <w:divBdr>
            <w:top w:val="none" w:sz="0" w:space="0" w:color="auto"/>
            <w:left w:val="none" w:sz="0" w:space="0" w:color="auto"/>
            <w:bottom w:val="none" w:sz="0" w:space="0" w:color="auto"/>
            <w:right w:val="none" w:sz="0" w:space="0" w:color="auto"/>
          </w:divBdr>
        </w:div>
        <w:div w:id="1668627869">
          <w:marLeft w:val="640"/>
          <w:marRight w:val="0"/>
          <w:marTop w:val="0"/>
          <w:marBottom w:val="0"/>
          <w:divBdr>
            <w:top w:val="none" w:sz="0" w:space="0" w:color="auto"/>
            <w:left w:val="none" w:sz="0" w:space="0" w:color="auto"/>
            <w:bottom w:val="none" w:sz="0" w:space="0" w:color="auto"/>
            <w:right w:val="none" w:sz="0" w:space="0" w:color="auto"/>
          </w:divBdr>
        </w:div>
        <w:div w:id="1277326518">
          <w:marLeft w:val="640"/>
          <w:marRight w:val="0"/>
          <w:marTop w:val="0"/>
          <w:marBottom w:val="0"/>
          <w:divBdr>
            <w:top w:val="none" w:sz="0" w:space="0" w:color="auto"/>
            <w:left w:val="none" w:sz="0" w:space="0" w:color="auto"/>
            <w:bottom w:val="none" w:sz="0" w:space="0" w:color="auto"/>
            <w:right w:val="none" w:sz="0" w:space="0" w:color="auto"/>
          </w:divBdr>
        </w:div>
        <w:div w:id="242834221">
          <w:marLeft w:val="640"/>
          <w:marRight w:val="0"/>
          <w:marTop w:val="0"/>
          <w:marBottom w:val="0"/>
          <w:divBdr>
            <w:top w:val="none" w:sz="0" w:space="0" w:color="auto"/>
            <w:left w:val="none" w:sz="0" w:space="0" w:color="auto"/>
            <w:bottom w:val="none" w:sz="0" w:space="0" w:color="auto"/>
            <w:right w:val="none" w:sz="0" w:space="0" w:color="auto"/>
          </w:divBdr>
        </w:div>
        <w:div w:id="2105489067">
          <w:marLeft w:val="640"/>
          <w:marRight w:val="0"/>
          <w:marTop w:val="0"/>
          <w:marBottom w:val="0"/>
          <w:divBdr>
            <w:top w:val="none" w:sz="0" w:space="0" w:color="auto"/>
            <w:left w:val="none" w:sz="0" w:space="0" w:color="auto"/>
            <w:bottom w:val="none" w:sz="0" w:space="0" w:color="auto"/>
            <w:right w:val="none" w:sz="0" w:space="0" w:color="auto"/>
          </w:divBdr>
        </w:div>
        <w:div w:id="1319651764">
          <w:marLeft w:val="640"/>
          <w:marRight w:val="0"/>
          <w:marTop w:val="0"/>
          <w:marBottom w:val="0"/>
          <w:divBdr>
            <w:top w:val="none" w:sz="0" w:space="0" w:color="auto"/>
            <w:left w:val="none" w:sz="0" w:space="0" w:color="auto"/>
            <w:bottom w:val="none" w:sz="0" w:space="0" w:color="auto"/>
            <w:right w:val="none" w:sz="0" w:space="0" w:color="auto"/>
          </w:divBdr>
        </w:div>
        <w:div w:id="285082155">
          <w:marLeft w:val="640"/>
          <w:marRight w:val="0"/>
          <w:marTop w:val="0"/>
          <w:marBottom w:val="0"/>
          <w:divBdr>
            <w:top w:val="none" w:sz="0" w:space="0" w:color="auto"/>
            <w:left w:val="none" w:sz="0" w:space="0" w:color="auto"/>
            <w:bottom w:val="none" w:sz="0" w:space="0" w:color="auto"/>
            <w:right w:val="none" w:sz="0" w:space="0" w:color="auto"/>
          </w:divBdr>
        </w:div>
        <w:div w:id="627594071">
          <w:marLeft w:val="640"/>
          <w:marRight w:val="0"/>
          <w:marTop w:val="0"/>
          <w:marBottom w:val="0"/>
          <w:divBdr>
            <w:top w:val="none" w:sz="0" w:space="0" w:color="auto"/>
            <w:left w:val="none" w:sz="0" w:space="0" w:color="auto"/>
            <w:bottom w:val="none" w:sz="0" w:space="0" w:color="auto"/>
            <w:right w:val="none" w:sz="0" w:space="0" w:color="auto"/>
          </w:divBdr>
        </w:div>
        <w:div w:id="1405447163">
          <w:marLeft w:val="640"/>
          <w:marRight w:val="0"/>
          <w:marTop w:val="0"/>
          <w:marBottom w:val="0"/>
          <w:divBdr>
            <w:top w:val="none" w:sz="0" w:space="0" w:color="auto"/>
            <w:left w:val="none" w:sz="0" w:space="0" w:color="auto"/>
            <w:bottom w:val="none" w:sz="0" w:space="0" w:color="auto"/>
            <w:right w:val="none" w:sz="0" w:space="0" w:color="auto"/>
          </w:divBdr>
        </w:div>
        <w:div w:id="846405980">
          <w:marLeft w:val="640"/>
          <w:marRight w:val="0"/>
          <w:marTop w:val="0"/>
          <w:marBottom w:val="0"/>
          <w:divBdr>
            <w:top w:val="none" w:sz="0" w:space="0" w:color="auto"/>
            <w:left w:val="none" w:sz="0" w:space="0" w:color="auto"/>
            <w:bottom w:val="none" w:sz="0" w:space="0" w:color="auto"/>
            <w:right w:val="none" w:sz="0" w:space="0" w:color="auto"/>
          </w:divBdr>
        </w:div>
        <w:div w:id="1323118686">
          <w:marLeft w:val="640"/>
          <w:marRight w:val="0"/>
          <w:marTop w:val="0"/>
          <w:marBottom w:val="0"/>
          <w:divBdr>
            <w:top w:val="none" w:sz="0" w:space="0" w:color="auto"/>
            <w:left w:val="none" w:sz="0" w:space="0" w:color="auto"/>
            <w:bottom w:val="none" w:sz="0" w:space="0" w:color="auto"/>
            <w:right w:val="none" w:sz="0" w:space="0" w:color="auto"/>
          </w:divBdr>
        </w:div>
        <w:div w:id="488406463">
          <w:marLeft w:val="640"/>
          <w:marRight w:val="0"/>
          <w:marTop w:val="0"/>
          <w:marBottom w:val="0"/>
          <w:divBdr>
            <w:top w:val="none" w:sz="0" w:space="0" w:color="auto"/>
            <w:left w:val="none" w:sz="0" w:space="0" w:color="auto"/>
            <w:bottom w:val="none" w:sz="0" w:space="0" w:color="auto"/>
            <w:right w:val="none" w:sz="0" w:space="0" w:color="auto"/>
          </w:divBdr>
        </w:div>
        <w:div w:id="1126578573">
          <w:marLeft w:val="640"/>
          <w:marRight w:val="0"/>
          <w:marTop w:val="0"/>
          <w:marBottom w:val="0"/>
          <w:divBdr>
            <w:top w:val="none" w:sz="0" w:space="0" w:color="auto"/>
            <w:left w:val="none" w:sz="0" w:space="0" w:color="auto"/>
            <w:bottom w:val="none" w:sz="0" w:space="0" w:color="auto"/>
            <w:right w:val="none" w:sz="0" w:space="0" w:color="auto"/>
          </w:divBdr>
        </w:div>
      </w:divsChild>
    </w:div>
    <w:div w:id="1665431586">
      <w:bodyDiv w:val="1"/>
      <w:marLeft w:val="0"/>
      <w:marRight w:val="0"/>
      <w:marTop w:val="0"/>
      <w:marBottom w:val="0"/>
      <w:divBdr>
        <w:top w:val="none" w:sz="0" w:space="0" w:color="auto"/>
        <w:left w:val="none" w:sz="0" w:space="0" w:color="auto"/>
        <w:bottom w:val="none" w:sz="0" w:space="0" w:color="auto"/>
        <w:right w:val="none" w:sz="0" w:space="0" w:color="auto"/>
      </w:divBdr>
    </w:div>
    <w:div w:id="1669551006">
      <w:bodyDiv w:val="1"/>
      <w:marLeft w:val="0"/>
      <w:marRight w:val="0"/>
      <w:marTop w:val="0"/>
      <w:marBottom w:val="0"/>
      <w:divBdr>
        <w:top w:val="none" w:sz="0" w:space="0" w:color="auto"/>
        <w:left w:val="none" w:sz="0" w:space="0" w:color="auto"/>
        <w:bottom w:val="none" w:sz="0" w:space="0" w:color="auto"/>
        <w:right w:val="none" w:sz="0" w:space="0" w:color="auto"/>
      </w:divBdr>
    </w:div>
    <w:div w:id="1675262745">
      <w:bodyDiv w:val="1"/>
      <w:marLeft w:val="0"/>
      <w:marRight w:val="0"/>
      <w:marTop w:val="0"/>
      <w:marBottom w:val="0"/>
      <w:divBdr>
        <w:top w:val="none" w:sz="0" w:space="0" w:color="auto"/>
        <w:left w:val="none" w:sz="0" w:space="0" w:color="auto"/>
        <w:bottom w:val="none" w:sz="0" w:space="0" w:color="auto"/>
        <w:right w:val="none" w:sz="0" w:space="0" w:color="auto"/>
      </w:divBdr>
    </w:div>
    <w:div w:id="1677999226">
      <w:bodyDiv w:val="1"/>
      <w:marLeft w:val="0"/>
      <w:marRight w:val="0"/>
      <w:marTop w:val="0"/>
      <w:marBottom w:val="0"/>
      <w:divBdr>
        <w:top w:val="none" w:sz="0" w:space="0" w:color="auto"/>
        <w:left w:val="none" w:sz="0" w:space="0" w:color="auto"/>
        <w:bottom w:val="none" w:sz="0" w:space="0" w:color="auto"/>
        <w:right w:val="none" w:sz="0" w:space="0" w:color="auto"/>
      </w:divBdr>
    </w:div>
    <w:div w:id="1679624301">
      <w:bodyDiv w:val="1"/>
      <w:marLeft w:val="0"/>
      <w:marRight w:val="0"/>
      <w:marTop w:val="0"/>
      <w:marBottom w:val="0"/>
      <w:divBdr>
        <w:top w:val="none" w:sz="0" w:space="0" w:color="auto"/>
        <w:left w:val="none" w:sz="0" w:space="0" w:color="auto"/>
        <w:bottom w:val="none" w:sz="0" w:space="0" w:color="auto"/>
        <w:right w:val="none" w:sz="0" w:space="0" w:color="auto"/>
      </w:divBdr>
    </w:div>
    <w:div w:id="1684287038">
      <w:bodyDiv w:val="1"/>
      <w:marLeft w:val="0"/>
      <w:marRight w:val="0"/>
      <w:marTop w:val="0"/>
      <w:marBottom w:val="0"/>
      <w:divBdr>
        <w:top w:val="none" w:sz="0" w:space="0" w:color="auto"/>
        <w:left w:val="none" w:sz="0" w:space="0" w:color="auto"/>
        <w:bottom w:val="none" w:sz="0" w:space="0" w:color="auto"/>
        <w:right w:val="none" w:sz="0" w:space="0" w:color="auto"/>
      </w:divBdr>
    </w:div>
    <w:div w:id="1684479306">
      <w:bodyDiv w:val="1"/>
      <w:marLeft w:val="0"/>
      <w:marRight w:val="0"/>
      <w:marTop w:val="0"/>
      <w:marBottom w:val="0"/>
      <w:divBdr>
        <w:top w:val="none" w:sz="0" w:space="0" w:color="auto"/>
        <w:left w:val="none" w:sz="0" w:space="0" w:color="auto"/>
        <w:bottom w:val="none" w:sz="0" w:space="0" w:color="auto"/>
        <w:right w:val="none" w:sz="0" w:space="0" w:color="auto"/>
      </w:divBdr>
    </w:div>
    <w:div w:id="1689479807">
      <w:bodyDiv w:val="1"/>
      <w:marLeft w:val="0"/>
      <w:marRight w:val="0"/>
      <w:marTop w:val="0"/>
      <w:marBottom w:val="0"/>
      <w:divBdr>
        <w:top w:val="none" w:sz="0" w:space="0" w:color="auto"/>
        <w:left w:val="none" w:sz="0" w:space="0" w:color="auto"/>
        <w:bottom w:val="none" w:sz="0" w:space="0" w:color="auto"/>
        <w:right w:val="none" w:sz="0" w:space="0" w:color="auto"/>
      </w:divBdr>
    </w:div>
    <w:div w:id="1690794199">
      <w:bodyDiv w:val="1"/>
      <w:marLeft w:val="0"/>
      <w:marRight w:val="0"/>
      <w:marTop w:val="0"/>
      <w:marBottom w:val="0"/>
      <w:divBdr>
        <w:top w:val="none" w:sz="0" w:space="0" w:color="auto"/>
        <w:left w:val="none" w:sz="0" w:space="0" w:color="auto"/>
        <w:bottom w:val="none" w:sz="0" w:space="0" w:color="auto"/>
        <w:right w:val="none" w:sz="0" w:space="0" w:color="auto"/>
      </w:divBdr>
    </w:div>
    <w:div w:id="1692533704">
      <w:bodyDiv w:val="1"/>
      <w:marLeft w:val="0"/>
      <w:marRight w:val="0"/>
      <w:marTop w:val="0"/>
      <w:marBottom w:val="0"/>
      <w:divBdr>
        <w:top w:val="none" w:sz="0" w:space="0" w:color="auto"/>
        <w:left w:val="none" w:sz="0" w:space="0" w:color="auto"/>
        <w:bottom w:val="none" w:sz="0" w:space="0" w:color="auto"/>
        <w:right w:val="none" w:sz="0" w:space="0" w:color="auto"/>
      </w:divBdr>
      <w:divsChild>
        <w:div w:id="1749226881">
          <w:marLeft w:val="640"/>
          <w:marRight w:val="0"/>
          <w:marTop w:val="0"/>
          <w:marBottom w:val="0"/>
          <w:divBdr>
            <w:top w:val="none" w:sz="0" w:space="0" w:color="auto"/>
            <w:left w:val="none" w:sz="0" w:space="0" w:color="auto"/>
            <w:bottom w:val="none" w:sz="0" w:space="0" w:color="auto"/>
            <w:right w:val="none" w:sz="0" w:space="0" w:color="auto"/>
          </w:divBdr>
        </w:div>
        <w:div w:id="106974256">
          <w:marLeft w:val="640"/>
          <w:marRight w:val="0"/>
          <w:marTop w:val="0"/>
          <w:marBottom w:val="0"/>
          <w:divBdr>
            <w:top w:val="none" w:sz="0" w:space="0" w:color="auto"/>
            <w:left w:val="none" w:sz="0" w:space="0" w:color="auto"/>
            <w:bottom w:val="none" w:sz="0" w:space="0" w:color="auto"/>
            <w:right w:val="none" w:sz="0" w:space="0" w:color="auto"/>
          </w:divBdr>
        </w:div>
        <w:div w:id="2088724345">
          <w:marLeft w:val="640"/>
          <w:marRight w:val="0"/>
          <w:marTop w:val="0"/>
          <w:marBottom w:val="0"/>
          <w:divBdr>
            <w:top w:val="none" w:sz="0" w:space="0" w:color="auto"/>
            <w:left w:val="none" w:sz="0" w:space="0" w:color="auto"/>
            <w:bottom w:val="none" w:sz="0" w:space="0" w:color="auto"/>
            <w:right w:val="none" w:sz="0" w:space="0" w:color="auto"/>
          </w:divBdr>
        </w:div>
        <w:div w:id="611741056">
          <w:marLeft w:val="640"/>
          <w:marRight w:val="0"/>
          <w:marTop w:val="0"/>
          <w:marBottom w:val="0"/>
          <w:divBdr>
            <w:top w:val="none" w:sz="0" w:space="0" w:color="auto"/>
            <w:left w:val="none" w:sz="0" w:space="0" w:color="auto"/>
            <w:bottom w:val="none" w:sz="0" w:space="0" w:color="auto"/>
            <w:right w:val="none" w:sz="0" w:space="0" w:color="auto"/>
          </w:divBdr>
        </w:div>
        <w:div w:id="1727753792">
          <w:marLeft w:val="640"/>
          <w:marRight w:val="0"/>
          <w:marTop w:val="0"/>
          <w:marBottom w:val="0"/>
          <w:divBdr>
            <w:top w:val="none" w:sz="0" w:space="0" w:color="auto"/>
            <w:left w:val="none" w:sz="0" w:space="0" w:color="auto"/>
            <w:bottom w:val="none" w:sz="0" w:space="0" w:color="auto"/>
            <w:right w:val="none" w:sz="0" w:space="0" w:color="auto"/>
          </w:divBdr>
        </w:div>
        <w:div w:id="858935599">
          <w:marLeft w:val="640"/>
          <w:marRight w:val="0"/>
          <w:marTop w:val="0"/>
          <w:marBottom w:val="0"/>
          <w:divBdr>
            <w:top w:val="none" w:sz="0" w:space="0" w:color="auto"/>
            <w:left w:val="none" w:sz="0" w:space="0" w:color="auto"/>
            <w:bottom w:val="none" w:sz="0" w:space="0" w:color="auto"/>
            <w:right w:val="none" w:sz="0" w:space="0" w:color="auto"/>
          </w:divBdr>
        </w:div>
        <w:div w:id="632175141">
          <w:marLeft w:val="640"/>
          <w:marRight w:val="0"/>
          <w:marTop w:val="0"/>
          <w:marBottom w:val="0"/>
          <w:divBdr>
            <w:top w:val="none" w:sz="0" w:space="0" w:color="auto"/>
            <w:left w:val="none" w:sz="0" w:space="0" w:color="auto"/>
            <w:bottom w:val="none" w:sz="0" w:space="0" w:color="auto"/>
            <w:right w:val="none" w:sz="0" w:space="0" w:color="auto"/>
          </w:divBdr>
        </w:div>
        <w:div w:id="658580438">
          <w:marLeft w:val="640"/>
          <w:marRight w:val="0"/>
          <w:marTop w:val="0"/>
          <w:marBottom w:val="0"/>
          <w:divBdr>
            <w:top w:val="none" w:sz="0" w:space="0" w:color="auto"/>
            <w:left w:val="none" w:sz="0" w:space="0" w:color="auto"/>
            <w:bottom w:val="none" w:sz="0" w:space="0" w:color="auto"/>
            <w:right w:val="none" w:sz="0" w:space="0" w:color="auto"/>
          </w:divBdr>
        </w:div>
        <w:div w:id="1260944389">
          <w:marLeft w:val="640"/>
          <w:marRight w:val="0"/>
          <w:marTop w:val="0"/>
          <w:marBottom w:val="0"/>
          <w:divBdr>
            <w:top w:val="none" w:sz="0" w:space="0" w:color="auto"/>
            <w:left w:val="none" w:sz="0" w:space="0" w:color="auto"/>
            <w:bottom w:val="none" w:sz="0" w:space="0" w:color="auto"/>
            <w:right w:val="none" w:sz="0" w:space="0" w:color="auto"/>
          </w:divBdr>
        </w:div>
        <w:div w:id="1723140028">
          <w:marLeft w:val="640"/>
          <w:marRight w:val="0"/>
          <w:marTop w:val="0"/>
          <w:marBottom w:val="0"/>
          <w:divBdr>
            <w:top w:val="none" w:sz="0" w:space="0" w:color="auto"/>
            <w:left w:val="none" w:sz="0" w:space="0" w:color="auto"/>
            <w:bottom w:val="none" w:sz="0" w:space="0" w:color="auto"/>
            <w:right w:val="none" w:sz="0" w:space="0" w:color="auto"/>
          </w:divBdr>
        </w:div>
        <w:div w:id="1009868416">
          <w:marLeft w:val="640"/>
          <w:marRight w:val="0"/>
          <w:marTop w:val="0"/>
          <w:marBottom w:val="0"/>
          <w:divBdr>
            <w:top w:val="none" w:sz="0" w:space="0" w:color="auto"/>
            <w:left w:val="none" w:sz="0" w:space="0" w:color="auto"/>
            <w:bottom w:val="none" w:sz="0" w:space="0" w:color="auto"/>
            <w:right w:val="none" w:sz="0" w:space="0" w:color="auto"/>
          </w:divBdr>
        </w:div>
        <w:div w:id="148400539">
          <w:marLeft w:val="640"/>
          <w:marRight w:val="0"/>
          <w:marTop w:val="0"/>
          <w:marBottom w:val="0"/>
          <w:divBdr>
            <w:top w:val="none" w:sz="0" w:space="0" w:color="auto"/>
            <w:left w:val="none" w:sz="0" w:space="0" w:color="auto"/>
            <w:bottom w:val="none" w:sz="0" w:space="0" w:color="auto"/>
            <w:right w:val="none" w:sz="0" w:space="0" w:color="auto"/>
          </w:divBdr>
        </w:div>
        <w:div w:id="422996671">
          <w:marLeft w:val="640"/>
          <w:marRight w:val="0"/>
          <w:marTop w:val="0"/>
          <w:marBottom w:val="0"/>
          <w:divBdr>
            <w:top w:val="none" w:sz="0" w:space="0" w:color="auto"/>
            <w:left w:val="none" w:sz="0" w:space="0" w:color="auto"/>
            <w:bottom w:val="none" w:sz="0" w:space="0" w:color="auto"/>
            <w:right w:val="none" w:sz="0" w:space="0" w:color="auto"/>
          </w:divBdr>
        </w:div>
        <w:div w:id="1173955254">
          <w:marLeft w:val="640"/>
          <w:marRight w:val="0"/>
          <w:marTop w:val="0"/>
          <w:marBottom w:val="0"/>
          <w:divBdr>
            <w:top w:val="none" w:sz="0" w:space="0" w:color="auto"/>
            <w:left w:val="none" w:sz="0" w:space="0" w:color="auto"/>
            <w:bottom w:val="none" w:sz="0" w:space="0" w:color="auto"/>
            <w:right w:val="none" w:sz="0" w:space="0" w:color="auto"/>
          </w:divBdr>
        </w:div>
        <w:div w:id="744573014">
          <w:marLeft w:val="640"/>
          <w:marRight w:val="0"/>
          <w:marTop w:val="0"/>
          <w:marBottom w:val="0"/>
          <w:divBdr>
            <w:top w:val="none" w:sz="0" w:space="0" w:color="auto"/>
            <w:left w:val="none" w:sz="0" w:space="0" w:color="auto"/>
            <w:bottom w:val="none" w:sz="0" w:space="0" w:color="auto"/>
            <w:right w:val="none" w:sz="0" w:space="0" w:color="auto"/>
          </w:divBdr>
        </w:div>
        <w:div w:id="677460555">
          <w:marLeft w:val="640"/>
          <w:marRight w:val="0"/>
          <w:marTop w:val="0"/>
          <w:marBottom w:val="0"/>
          <w:divBdr>
            <w:top w:val="none" w:sz="0" w:space="0" w:color="auto"/>
            <w:left w:val="none" w:sz="0" w:space="0" w:color="auto"/>
            <w:bottom w:val="none" w:sz="0" w:space="0" w:color="auto"/>
            <w:right w:val="none" w:sz="0" w:space="0" w:color="auto"/>
          </w:divBdr>
        </w:div>
        <w:div w:id="1575043409">
          <w:marLeft w:val="640"/>
          <w:marRight w:val="0"/>
          <w:marTop w:val="0"/>
          <w:marBottom w:val="0"/>
          <w:divBdr>
            <w:top w:val="none" w:sz="0" w:space="0" w:color="auto"/>
            <w:left w:val="none" w:sz="0" w:space="0" w:color="auto"/>
            <w:bottom w:val="none" w:sz="0" w:space="0" w:color="auto"/>
            <w:right w:val="none" w:sz="0" w:space="0" w:color="auto"/>
          </w:divBdr>
        </w:div>
        <w:div w:id="1527329562">
          <w:marLeft w:val="640"/>
          <w:marRight w:val="0"/>
          <w:marTop w:val="0"/>
          <w:marBottom w:val="0"/>
          <w:divBdr>
            <w:top w:val="none" w:sz="0" w:space="0" w:color="auto"/>
            <w:left w:val="none" w:sz="0" w:space="0" w:color="auto"/>
            <w:bottom w:val="none" w:sz="0" w:space="0" w:color="auto"/>
            <w:right w:val="none" w:sz="0" w:space="0" w:color="auto"/>
          </w:divBdr>
        </w:div>
        <w:div w:id="367489177">
          <w:marLeft w:val="640"/>
          <w:marRight w:val="0"/>
          <w:marTop w:val="0"/>
          <w:marBottom w:val="0"/>
          <w:divBdr>
            <w:top w:val="none" w:sz="0" w:space="0" w:color="auto"/>
            <w:left w:val="none" w:sz="0" w:space="0" w:color="auto"/>
            <w:bottom w:val="none" w:sz="0" w:space="0" w:color="auto"/>
            <w:right w:val="none" w:sz="0" w:space="0" w:color="auto"/>
          </w:divBdr>
        </w:div>
        <w:div w:id="1432124003">
          <w:marLeft w:val="640"/>
          <w:marRight w:val="0"/>
          <w:marTop w:val="0"/>
          <w:marBottom w:val="0"/>
          <w:divBdr>
            <w:top w:val="none" w:sz="0" w:space="0" w:color="auto"/>
            <w:left w:val="none" w:sz="0" w:space="0" w:color="auto"/>
            <w:bottom w:val="none" w:sz="0" w:space="0" w:color="auto"/>
            <w:right w:val="none" w:sz="0" w:space="0" w:color="auto"/>
          </w:divBdr>
        </w:div>
        <w:div w:id="1534617111">
          <w:marLeft w:val="640"/>
          <w:marRight w:val="0"/>
          <w:marTop w:val="0"/>
          <w:marBottom w:val="0"/>
          <w:divBdr>
            <w:top w:val="none" w:sz="0" w:space="0" w:color="auto"/>
            <w:left w:val="none" w:sz="0" w:space="0" w:color="auto"/>
            <w:bottom w:val="none" w:sz="0" w:space="0" w:color="auto"/>
            <w:right w:val="none" w:sz="0" w:space="0" w:color="auto"/>
          </w:divBdr>
        </w:div>
        <w:div w:id="529494180">
          <w:marLeft w:val="640"/>
          <w:marRight w:val="0"/>
          <w:marTop w:val="0"/>
          <w:marBottom w:val="0"/>
          <w:divBdr>
            <w:top w:val="none" w:sz="0" w:space="0" w:color="auto"/>
            <w:left w:val="none" w:sz="0" w:space="0" w:color="auto"/>
            <w:bottom w:val="none" w:sz="0" w:space="0" w:color="auto"/>
            <w:right w:val="none" w:sz="0" w:space="0" w:color="auto"/>
          </w:divBdr>
        </w:div>
        <w:div w:id="2138638400">
          <w:marLeft w:val="640"/>
          <w:marRight w:val="0"/>
          <w:marTop w:val="0"/>
          <w:marBottom w:val="0"/>
          <w:divBdr>
            <w:top w:val="none" w:sz="0" w:space="0" w:color="auto"/>
            <w:left w:val="none" w:sz="0" w:space="0" w:color="auto"/>
            <w:bottom w:val="none" w:sz="0" w:space="0" w:color="auto"/>
            <w:right w:val="none" w:sz="0" w:space="0" w:color="auto"/>
          </w:divBdr>
        </w:div>
        <w:div w:id="446854710">
          <w:marLeft w:val="640"/>
          <w:marRight w:val="0"/>
          <w:marTop w:val="0"/>
          <w:marBottom w:val="0"/>
          <w:divBdr>
            <w:top w:val="none" w:sz="0" w:space="0" w:color="auto"/>
            <w:left w:val="none" w:sz="0" w:space="0" w:color="auto"/>
            <w:bottom w:val="none" w:sz="0" w:space="0" w:color="auto"/>
            <w:right w:val="none" w:sz="0" w:space="0" w:color="auto"/>
          </w:divBdr>
        </w:div>
        <w:div w:id="511073783">
          <w:marLeft w:val="640"/>
          <w:marRight w:val="0"/>
          <w:marTop w:val="0"/>
          <w:marBottom w:val="0"/>
          <w:divBdr>
            <w:top w:val="none" w:sz="0" w:space="0" w:color="auto"/>
            <w:left w:val="none" w:sz="0" w:space="0" w:color="auto"/>
            <w:bottom w:val="none" w:sz="0" w:space="0" w:color="auto"/>
            <w:right w:val="none" w:sz="0" w:space="0" w:color="auto"/>
          </w:divBdr>
        </w:div>
        <w:div w:id="1613706004">
          <w:marLeft w:val="640"/>
          <w:marRight w:val="0"/>
          <w:marTop w:val="0"/>
          <w:marBottom w:val="0"/>
          <w:divBdr>
            <w:top w:val="none" w:sz="0" w:space="0" w:color="auto"/>
            <w:left w:val="none" w:sz="0" w:space="0" w:color="auto"/>
            <w:bottom w:val="none" w:sz="0" w:space="0" w:color="auto"/>
            <w:right w:val="none" w:sz="0" w:space="0" w:color="auto"/>
          </w:divBdr>
        </w:div>
        <w:div w:id="254096239">
          <w:marLeft w:val="640"/>
          <w:marRight w:val="0"/>
          <w:marTop w:val="0"/>
          <w:marBottom w:val="0"/>
          <w:divBdr>
            <w:top w:val="none" w:sz="0" w:space="0" w:color="auto"/>
            <w:left w:val="none" w:sz="0" w:space="0" w:color="auto"/>
            <w:bottom w:val="none" w:sz="0" w:space="0" w:color="auto"/>
            <w:right w:val="none" w:sz="0" w:space="0" w:color="auto"/>
          </w:divBdr>
        </w:div>
        <w:div w:id="1405106958">
          <w:marLeft w:val="640"/>
          <w:marRight w:val="0"/>
          <w:marTop w:val="0"/>
          <w:marBottom w:val="0"/>
          <w:divBdr>
            <w:top w:val="none" w:sz="0" w:space="0" w:color="auto"/>
            <w:left w:val="none" w:sz="0" w:space="0" w:color="auto"/>
            <w:bottom w:val="none" w:sz="0" w:space="0" w:color="auto"/>
            <w:right w:val="none" w:sz="0" w:space="0" w:color="auto"/>
          </w:divBdr>
        </w:div>
        <w:div w:id="695234769">
          <w:marLeft w:val="640"/>
          <w:marRight w:val="0"/>
          <w:marTop w:val="0"/>
          <w:marBottom w:val="0"/>
          <w:divBdr>
            <w:top w:val="none" w:sz="0" w:space="0" w:color="auto"/>
            <w:left w:val="none" w:sz="0" w:space="0" w:color="auto"/>
            <w:bottom w:val="none" w:sz="0" w:space="0" w:color="auto"/>
            <w:right w:val="none" w:sz="0" w:space="0" w:color="auto"/>
          </w:divBdr>
        </w:div>
        <w:div w:id="424569987">
          <w:marLeft w:val="640"/>
          <w:marRight w:val="0"/>
          <w:marTop w:val="0"/>
          <w:marBottom w:val="0"/>
          <w:divBdr>
            <w:top w:val="none" w:sz="0" w:space="0" w:color="auto"/>
            <w:left w:val="none" w:sz="0" w:space="0" w:color="auto"/>
            <w:bottom w:val="none" w:sz="0" w:space="0" w:color="auto"/>
            <w:right w:val="none" w:sz="0" w:space="0" w:color="auto"/>
          </w:divBdr>
        </w:div>
        <w:div w:id="119764695">
          <w:marLeft w:val="640"/>
          <w:marRight w:val="0"/>
          <w:marTop w:val="0"/>
          <w:marBottom w:val="0"/>
          <w:divBdr>
            <w:top w:val="none" w:sz="0" w:space="0" w:color="auto"/>
            <w:left w:val="none" w:sz="0" w:space="0" w:color="auto"/>
            <w:bottom w:val="none" w:sz="0" w:space="0" w:color="auto"/>
            <w:right w:val="none" w:sz="0" w:space="0" w:color="auto"/>
          </w:divBdr>
        </w:div>
        <w:div w:id="989863126">
          <w:marLeft w:val="640"/>
          <w:marRight w:val="0"/>
          <w:marTop w:val="0"/>
          <w:marBottom w:val="0"/>
          <w:divBdr>
            <w:top w:val="none" w:sz="0" w:space="0" w:color="auto"/>
            <w:left w:val="none" w:sz="0" w:space="0" w:color="auto"/>
            <w:bottom w:val="none" w:sz="0" w:space="0" w:color="auto"/>
            <w:right w:val="none" w:sz="0" w:space="0" w:color="auto"/>
          </w:divBdr>
        </w:div>
        <w:div w:id="1093941046">
          <w:marLeft w:val="640"/>
          <w:marRight w:val="0"/>
          <w:marTop w:val="0"/>
          <w:marBottom w:val="0"/>
          <w:divBdr>
            <w:top w:val="none" w:sz="0" w:space="0" w:color="auto"/>
            <w:left w:val="none" w:sz="0" w:space="0" w:color="auto"/>
            <w:bottom w:val="none" w:sz="0" w:space="0" w:color="auto"/>
            <w:right w:val="none" w:sz="0" w:space="0" w:color="auto"/>
          </w:divBdr>
        </w:div>
        <w:div w:id="876813683">
          <w:marLeft w:val="640"/>
          <w:marRight w:val="0"/>
          <w:marTop w:val="0"/>
          <w:marBottom w:val="0"/>
          <w:divBdr>
            <w:top w:val="none" w:sz="0" w:space="0" w:color="auto"/>
            <w:left w:val="none" w:sz="0" w:space="0" w:color="auto"/>
            <w:bottom w:val="none" w:sz="0" w:space="0" w:color="auto"/>
            <w:right w:val="none" w:sz="0" w:space="0" w:color="auto"/>
          </w:divBdr>
        </w:div>
        <w:div w:id="1353722364">
          <w:marLeft w:val="640"/>
          <w:marRight w:val="0"/>
          <w:marTop w:val="0"/>
          <w:marBottom w:val="0"/>
          <w:divBdr>
            <w:top w:val="none" w:sz="0" w:space="0" w:color="auto"/>
            <w:left w:val="none" w:sz="0" w:space="0" w:color="auto"/>
            <w:bottom w:val="none" w:sz="0" w:space="0" w:color="auto"/>
            <w:right w:val="none" w:sz="0" w:space="0" w:color="auto"/>
          </w:divBdr>
        </w:div>
        <w:div w:id="1327830460">
          <w:marLeft w:val="640"/>
          <w:marRight w:val="0"/>
          <w:marTop w:val="0"/>
          <w:marBottom w:val="0"/>
          <w:divBdr>
            <w:top w:val="none" w:sz="0" w:space="0" w:color="auto"/>
            <w:left w:val="none" w:sz="0" w:space="0" w:color="auto"/>
            <w:bottom w:val="none" w:sz="0" w:space="0" w:color="auto"/>
            <w:right w:val="none" w:sz="0" w:space="0" w:color="auto"/>
          </w:divBdr>
        </w:div>
        <w:div w:id="1580358847">
          <w:marLeft w:val="640"/>
          <w:marRight w:val="0"/>
          <w:marTop w:val="0"/>
          <w:marBottom w:val="0"/>
          <w:divBdr>
            <w:top w:val="none" w:sz="0" w:space="0" w:color="auto"/>
            <w:left w:val="none" w:sz="0" w:space="0" w:color="auto"/>
            <w:bottom w:val="none" w:sz="0" w:space="0" w:color="auto"/>
            <w:right w:val="none" w:sz="0" w:space="0" w:color="auto"/>
          </w:divBdr>
        </w:div>
        <w:div w:id="497572360">
          <w:marLeft w:val="640"/>
          <w:marRight w:val="0"/>
          <w:marTop w:val="0"/>
          <w:marBottom w:val="0"/>
          <w:divBdr>
            <w:top w:val="none" w:sz="0" w:space="0" w:color="auto"/>
            <w:left w:val="none" w:sz="0" w:space="0" w:color="auto"/>
            <w:bottom w:val="none" w:sz="0" w:space="0" w:color="auto"/>
            <w:right w:val="none" w:sz="0" w:space="0" w:color="auto"/>
          </w:divBdr>
        </w:div>
        <w:div w:id="399985714">
          <w:marLeft w:val="640"/>
          <w:marRight w:val="0"/>
          <w:marTop w:val="0"/>
          <w:marBottom w:val="0"/>
          <w:divBdr>
            <w:top w:val="none" w:sz="0" w:space="0" w:color="auto"/>
            <w:left w:val="none" w:sz="0" w:space="0" w:color="auto"/>
            <w:bottom w:val="none" w:sz="0" w:space="0" w:color="auto"/>
            <w:right w:val="none" w:sz="0" w:space="0" w:color="auto"/>
          </w:divBdr>
        </w:div>
        <w:div w:id="668213400">
          <w:marLeft w:val="640"/>
          <w:marRight w:val="0"/>
          <w:marTop w:val="0"/>
          <w:marBottom w:val="0"/>
          <w:divBdr>
            <w:top w:val="none" w:sz="0" w:space="0" w:color="auto"/>
            <w:left w:val="none" w:sz="0" w:space="0" w:color="auto"/>
            <w:bottom w:val="none" w:sz="0" w:space="0" w:color="auto"/>
            <w:right w:val="none" w:sz="0" w:space="0" w:color="auto"/>
          </w:divBdr>
        </w:div>
        <w:div w:id="1867136697">
          <w:marLeft w:val="640"/>
          <w:marRight w:val="0"/>
          <w:marTop w:val="0"/>
          <w:marBottom w:val="0"/>
          <w:divBdr>
            <w:top w:val="none" w:sz="0" w:space="0" w:color="auto"/>
            <w:left w:val="none" w:sz="0" w:space="0" w:color="auto"/>
            <w:bottom w:val="none" w:sz="0" w:space="0" w:color="auto"/>
            <w:right w:val="none" w:sz="0" w:space="0" w:color="auto"/>
          </w:divBdr>
        </w:div>
        <w:div w:id="1674531594">
          <w:marLeft w:val="640"/>
          <w:marRight w:val="0"/>
          <w:marTop w:val="0"/>
          <w:marBottom w:val="0"/>
          <w:divBdr>
            <w:top w:val="none" w:sz="0" w:space="0" w:color="auto"/>
            <w:left w:val="none" w:sz="0" w:space="0" w:color="auto"/>
            <w:bottom w:val="none" w:sz="0" w:space="0" w:color="auto"/>
            <w:right w:val="none" w:sz="0" w:space="0" w:color="auto"/>
          </w:divBdr>
        </w:div>
        <w:div w:id="1175536512">
          <w:marLeft w:val="640"/>
          <w:marRight w:val="0"/>
          <w:marTop w:val="0"/>
          <w:marBottom w:val="0"/>
          <w:divBdr>
            <w:top w:val="none" w:sz="0" w:space="0" w:color="auto"/>
            <w:left w:val="none" w:sz="0" w:space="0" w:color="auto"/>
            <w:bottom w:val="none" w:sz="0" w:space="0" w:color="auto"/>
            <w:right w:val="none" w:sz="0" w:space="0" w:color="auto"/>
          </w:divBdr>
        </w:div>
        <w:div w:id="523061469">
          <w:marLeft w:val="640"/>
          <w:marRight w:val="0"/>
          <w:marTop w:val="0"/>
          <w:marBottom w:val="0"/>
          <w:divBdr>
            <w:top w:val="none" w:sz="0" w:space="0" w:color="auto"/>
            <w:left w:val="none" w:sz="0" w:space="0" w:color="auto"/>
            <w:bottom w:val="none" w:sz="0" w:space="0" w:color="auto"/>
            <w:right w:val="none" w:sz="0" w:space="0" w:color="auto"/>
          </w:divBdr>
        </w:div>
        <w:div w:id="1576817432">
          <w:marLeft w:val="640"/>
          <w:marRight w:val="0"/>
          <w:marTop w:val="0"/>
          <w:marBottom w:val="0"/>
          <w:divBdr>
            <w:top w:val="none" w:sz="0" w:space="0" w:color="auto"/>
            <w:left w:val="none" w:sz="0" w:space="0" w:color="auto"/>
            <w:bottom w:val="none" w:sz="0" w:space="0" w:color="auto"/>
            <w:right w:val="none" w:sz="0" w:space="0" w:color="auto"/>
          </w:divBdr>
        </w:div>
        <w:div w:id="1561332271">
          <w:marLeft w:val="640"/>
          <w:marRight w:val="0"/>
          <w:marTop w:val="0"/>
          <w:marBottom w:val="0"/>
          <w:divBdr>
            <w:top w:val="none" w:sz="0" w:space="0" w:color="auto"/>
            <w:left w:val="none" w:sz="0" w:space="0" w:color="auto"/>
            <w:bottom w:val="none" w:sz="0" w:space="0" w:color="auto"/>
            <w:right w:val="none" w:sz="0" w:space="0" w:color="auto"/>
          </w:divBdr>
        </w:div>
        <w:div w:id="1087649334">
          <w:marLeft w:val="640"/>
          <w:marRight w:val="0"/>
          <w:marTop w:val="0"/>
          <w:marBottom w:val="0"/>
          <w:divBdr>
            <w:top w:val="none" w:sz="0" w:space="0" w:color="auto"/>
            <w:left w:val="none" w:sz="0" w:space="0" w:color="auto"/>
            <w:bottom w:val="none" w:sz="0" w:space="0" w:color="auto"/>
            <w:right w:val="none" w:sz="0" w:space="0" w:color="auto"/>
          </w:divBdr>
        </w:div>
        <w:div w:id="1209103347">
          <w:marLeft w:val="640"/>
          <w:marRight w:val="0"/>
          <w:marTop w:val="0"/>
          <w:marBottom w:val="0"/>
          <w:divBdr>
            <w:top w:val="none" w:sz="0" w:space="0" w:color="auto"/>
            <w:left w:val="none" w:sz="0" w:space="0" w:color="auto"/>
            <w:bottom w:val="none" w:sz="0" w:space="0" w:color="auto"/>
            <w:right w:val="none" w:sz="0" w:space="0" w:color="auto"/>
          </w:divBdr>
        </w:div>
        <w:div w:id="1507285489">
          <w:marLeft w:val="640"/>
          <w:marRight w:val="0"/>
          <w:marTop w:val="0"/>
          <w:marBottom w:val="0"/>
          <w:divBdr>
            <w:top w:val="none" w:sz="0" w:space="0" w:color="auto"/>
            <w:left w:val="none" w:sz="0" w:space="0" w:color="auto"/>
            <w:bottom w:val="none" w:sz="0" w:space="0" w:color="auto"/>
            <w:right w:val="none" w:sz="0" w:space="0" w:color="auto"/>
          </w:divBdr>
        </w:div>
        <w:div w:id="650017748">
          <w:marLeft w:val="640"/>
          <w:marRight w:val="0"/>
          <w:marTop w:val="0"/>
          <w:marBottom w:val="0"/>
          <w:divBdr>
            <w:top w:val="none" w:sz="0" w:space="0" w:color="auto"/>
            <w:left w:val="none" w:sz="0" w:space="0" w:color="auto"/>
            <w:bottom w:val="none" w:sz="0" w:space="0" w:color="auto"/>
            <w:right w:val="none" w:sz="0" w:space="0" w:color="auto"/>
          </w:divBdr>
        </w:div>
        <w:div w:id="621692708">
          <w:marLeft w:val="640"/>
          <w:marRight w:val="0"/>
          <w:marTop w:val="0"/>
          <w:marBottom w:val="0"/>
          <w:divBdr>
            <w:top w:val="none" w:sz="0" w:space="0" w:color="auto"/>
            <w:left w:val="none" w:sz="0" w:space="0" w:color="auto"/>
            <w:bottom w:val="none" w:sz="0" w:space="0" w:color="auto"/>
            <w:right w:val="none" w:sz="0" w:space="0" w:color="auto"/>
          </w:divBdr>
        </w:div>
        <w:div w:id="1151285877">
          <w:marLeft w:val="640"/>
          <w:marRight w:val="0"/>
          <w:marTop w:val="0"/>
          <w:marBottom w:val="0"/>
          <w:divBdr>
            <w:top w:val="none" w:sz="0" w:space="0" w:color="auto"/>
            <w:left w:val="none" w:sz="0" w:space="0" w:color="auto"/>
            <w:bottom w:val="none" w:sz="0" w:space="0" w:color="auto"/>
            <w:right w:val="none" w:sz="0" w:space="0" w:color="auto"/>
          </w:divBdr>
        </w:div>
        <w:div w:id="1015768497">
          <w:marLeft w:val="640"/>
          <w:marRight w:val="0"/>
          <w:marTop w:val="0"/>
          <w:marBottom w:val="0"/>
          <w:divBdr>
            <w:top w:val="none" w:sz="0" w:space="0" w:color="auto"/>
            <w:left w:val="none" w:sz="0" w:space="0" w:color="auto"/>
            <w:bottom w:val="none" w:sz="0" w:space="0" w:color="auto"/>
            <w:right w:val="none" w:sz="0" w:space="0" w:color="auto"/>
          </w:divBdr>
        </w:div>
        <w:div w:id="1887449810">
          <w:marLeft w:val="640"/>
          <w:marRight w:val="0"/>
          <w:marTop w:val="0"/>
          <w:marBottom w:val="0"/>
          <w:divBdr>
            <w:top w:val="none" w:sz="0" w:space="0" w:color="auto"/>
            <w:left w:val="none" w:sz="0" w:space="0" w:color="auto"/>
            <w:bottom w:val="none" w:sz="0" w:space="0" w:color="auto"/>
            <w:right w:val="none" w:sz="0" w:space="0" w:color="auto"/>
          </w:divBdr>
        </w:div>
        <w:div w:id="661929099">
          <w:marLeft w:val="640"/>
          <w:marRight w:val="0"/>
          <w:marTop w:val="0"/>
          <w:marBottom w:val="0"/>
          <w:divBdr>
            <w:top w:val="none" w:sz="0" w:space="0" w:color="auto"/>
            <w:left w:val="none" w:sz="0" w:space="0" w:color="auto"/>
            <w:bottom w:val="none" w:sz="0" w:space="0" w:color="auto"/>
            <w:right w:val="none" w:sz="0" w:space="0" w:color="auto"/>
          </w:divBdr>
        </w:div>
        <w:div w:id="805314812">
          <w:marLeft w:val="640"/>
          <w:marRight w:val="0"/>
          <w:marTop w:val="0"/>
          <w:marBottom w:val="0"/>
          <w:divBdr>
            <w:top w:val="none" w:sz="0" w:space="0" w:color="auto"/>
            <w:left w:val="none" w:sz="0" w:space="0" w:color="auto"/>
            <w:bottom w:val="none" w:sz="0" w:space="0" w:color="auto"/>
            <w:right w:val="none" w:sz="0" w:space="0" w:color="auto"/>
          </w:divBdr>
        </w:div>
        <w:div w:id="1910382685">
          <w:marLeft w:val="640"/>
          <w:marRight w:val="0"/>
          <w:marTop w:val="0"/>
          <w:marBottom w:val="0"/>
          <w:divBdr>
            <w:top w:val="none" w:sz="0" w:space="0" w:color="auto"/>
            <w:left w:val="none" w:sz="0" w:space="0" w:color="auto"/>
            <w:bottom w:val="none" w:sz="0" w:space="0" w:color="auto"/>
            <w:right w:val="none" w:sz="0" w:space="0" w:color="auto"/>
          </w:divBdr>
        </w:div>
        <w:div w:id="755442219">
          <w:marLeft w:val="640"/>
          <w:marRight w:val="0"/>
          <w:marTop w:val="0"/>
          <w:marBottom w:val="0"/>
          <w:divBdr>
            <w:top w:val="none" w:sz="0" w:space="0" w:color="auto"/>
            <w:left w:val="none" w:sz="0" w:space="0" w:color="auto"/>
            <w:bottom w:val="none" w:sz="0" w:space="0" w:color="auto"/>
            <w:right w:val="none" w:sz="0" w:space="0" w:color="auto"/>
          </w:divBdr>
        </w:div>
        <w:div w:id="1284265890">
          <w:marLeft w:val="640"/>
          <w:marRight w:val="0"/>
          <w:marTop w:val="0"/>
          <w:marBottom w:val="0"/>
          <w:divBdr>
            <w:top w:val="none" w:sz="0" w:space="0" w:color="auto"/>
            <w:left w:val="none" w:sz="0" w:space="0" w:color="auto"/>
            <w:bottom w:val="none" w:sz="0" w:space="0" w:color="auto"/>
            <w:right w:val="none" w:sz="0" w:space="0" w:color="auto"/>
          </w:divBdr>
        </w:div>
        <w:div w:id="348527945">
          <w:marLeft w:val="640"/>
          <w:marRight w:val="0"/>
          <w:marTop w:val="0"/>
          <w:marBottom w:val="0"/>
          <w:divBdr>
            <w:top w:val="none" w:sz="0" w:space="0" w:color="auto"/>
            <w:left w:val="none" w:sz="0" w:space="0" w:color="auto"/>
            <w:bottom w:val="none" w:sz="0" w:space="0" w:color="auto"/>
            <w:right w:val="none" w:sz="0" w:space="0" w:color="auto"/>
          </w:divBdr>
        </w:div>
        <w:div w:id="1998265675">
          <w:marLeft w:val="640"/>
          <w:marRight w:val="0"/>
          <w:marTop w:val="0"/>
          <w:marBottom w:val="0"/>
          <w:divBdr>
            <w:top w:val="none" w:sz="0" w:space="0" w:color="auto"/>
            <w:left w:val="none" w:sz="0" w:space="0" w:color="auto"/>
            <w:bottom w:val="none" w:sz="0" w:space="0" w:color="auto"/>
            <w:right w:val="none" w:sz="0" w:space="0" w:color="auto"/>
          </w:divBdr>
        </w:div>
        <w:div w:id="1549683425">
          <w:marLeft w:val="640"/>
          <w:marRight w:val="0"/>
          <w:marTop w:val="0"/>
          <w:marBottom w:val="0"/>
          <w:divBdr>
            <w:top w:val="none" w:sz="0" w:space="0" w:color="auto"/>
            <w:left w:val="none" w:sz="0" w:space="0" w:color="auto"/>
            <w:bottom w:val="none" w:sz="0" w:space="0" w:color="auto"/>
            <w:right w:val="none" w:sz="0" w:space="0" w:color="auto"/>
          </w:divBdr>
        </w:div>
        <w:div w:id="1055422530">
          <w:marLeft w:val="640"/>
          <w:marRight w:val="0"/>
          <w:marTop w:val="0"/>
          <w:marBottom w:val="0"/>
          <w:divBdr>
            <w:top w:val="none" w:sz="0" w:space="0" w:color="auto"/>
            <w:left w:val="none" w:sz="0" w:space="0" w:color="auto"/>
            <w:bottom w:val="none" w:sz="0" w:space="0" w:color="auto"/>
            <w:right w:val="none" w:sz="0" w:space="0" w:color="auto"/>
          </w:divBdr>
        </w:div>
        <w:div w:id="826168219">
          <w:marLeft w:val="640"/>
          <w:marRight w:val="0"/>
          <w:marTop w:val="0"/>
          <w:marBottom w:val="0"/>
          <w:divBdr>
            <w:top w:val="none" w:sz="0" w:space="0" w:color="auto"/>
            <w:left w:val="none" w:sz="0" w:space="0" w:color="auto"/>
            <w:bottom w:val="none" w:sz="0" w:space="0" w:color="auto"/>
            <w:right w:val="none" w:sz="0" w:space="0" w:color="auto"/>
          </w:divBdr>
        </w:div>
        <w:div w:id="2068676584">
          <w:marLeft w:val="640"/>
          <w:marRight w:val="0"/>
          <w:marTop w:val="0"/>
          <w:marBottom w:val="0"/>
          <w:divBdr>
            <w:top w:val="none" w:sz="0" w:space="0" w:color="auto"/>
            <w:left w:val="none" w:sz="0" w:space="0" w:color="auto"/>
            <w:bottom w:val="none" w:sz="0" w:space="0" w:color="auto"/>
            <w:right w:val="none" w:sz="0" w:space="0" w:color="auto"/>
          </w:divBdr>
        </w:div>
        <w:div w:id="366151424">
          <w:marLeft w:val="640"/>
          <w:marRight w:val="0"/>
          <w:marTop w:val="0"/>
          <w:marBottom w:val="0"/>
          <w:divBdr>
            <w:top w:val="none" w:sz="0" w:space="0" w:color="auto"/>
            <w:left w:val="none" w:sz="0" w:space="0" w:color="auto"/>
            <w:bottom w:val="none" w:sz="0" w:space="0" w:color="auto"/>
            <w:right w:val="none" w:sz="0" w:space="0" w:color="auto"/>
          </w:divBdr>
        </w:div>
        <w:div w:id="415442365">
          <w:marLeft w:val="640"/>
          <w:marRight w:val="0"/>
          <w:marTop w:val="0"/>
          <w:marBottom w:val="0"/>
          <w:divBdr>
            <w:top w:val="none" w:sz="0" w:space="0" w:color="auto"/>
            <w:left w:val="none" w:sz="0" w:space="0" w:color="auto"/>
            <w:bottom w:val="none" w:sz="0" w:space="0" w:color="auto"/>
            <w:right w:val="none" w:sz="0" w:space="0" w:color="auto"/>
          </w:divBdr>
        </w:div>
      </w:divsChild>
    </w:div>
    <w:div w:id="1693602718">
      <w:bodyDiv w:val="1"/>
      <w:marLeft w:val="0"/>
      <w:marRight w:val="0"/>
      <w:marTop w:val="0"/>
      <w:marBottom w:val="0"/>
      <w:divBdr>
        <w:top w:val="none" w:sz="0" w:space="0" w:color="auto"/>
        <w:left w:val="none" w:sz="0" w:space="0" w:color="auto"/>
        <w:bottom w:val="none" w:sz="0" w:space="0" w:color="auto"/>
        <w:right w:val="none" w:sz="0" w:space="0" w:color="auto"/>
      </w:divBdr>
    </w:div>
    <w:div w:id="1694526896">
      <w:bodyDiv w:val="1"/>
      <w:marLeft w:val="0"/>
      <w:marRight w:val="0"/>
      <w:marTop w:val="0"/>
      <w:marBottom w:val="0"/>
      <w:divBdr>
        <w:top w:val="none" w:sz="0" w:space="0" w:color="auto"/>
        <w:left w:val="none" w:sz="0" w:space="0" w:color="auto"/>
        <w:bottom w:val="none" w:sz="0" w:space="0" w:color="auto"/>
        <w:right w:val="none" w:sz="0" w:space="0" w:color="auto"/>
      </w:divBdr>
    </w:div>
    <w:div w:id="1700425002">
      <w:bodyDiv w:val="1"/>
      <w:marLeft w:val="0"/>
      <w:marRight w:val="0"/>
      <w:marTop w:val="0"/>
      <w:marBottom w:val="0"/>
      <w:divBdr>
        <w:top w:val="none" w:sz="0" w:space="0" w:color="auto"/>
        <w:left w:val="none" w:sz="0" w:space="0" w:color="auto"/>
        <w:bottom w:val="none" w:sz="0" w:space="0" w:color="auto"/>
        <w:right w:val="none" w:sz="0" w:space="0" w:color="auto"/>
      </w:divBdr>
    </w:div>
    <w:div w:id="1700621908">
      <w:bodyDiv w:val="1"/>
      <w:marLeft w:val="0"/>
      <w:marRight w:val="0"/>
      <w:marTop w:val="0"/>
      <w:marBottom w:val="0"/>
      <w:divBdr>
        <w:top w:val="none" w:sz="0" w:space="0" w:color="auto"/>
        <w:left w:val="none" w:sz="0" w:space="0" w:color="auto"/>
        <w:bottom w:val="none" w:sz="0" w:space="0" w:color="auto"/>
        <w:right w:val="none" w:sz="0" w:space="0" w:color="auto"/>
      </w:divBdr>
    </w:div>
    <w:div w:id="1703242842">
      <w:bodyDiv w:val="1"/>
      <w:marLeft w:val="0"/>
      <w:marRight w:val="0"/>
      <w:marTop w:val="0"/>
      <w:marBottom w:val="0"/>
      <w:divBdr>
        <w:top w:val="none" w:sz="0" w:space="0" w:color="auto"/>
        <w:left w:val="none" w:sz="0" w:space="0" w:color="auto"/>
        <w:bottom w:val="none" w:sz="0" w:space="0" w:color="auto"/>
        <w:right w:val="none" w:sz="0" w:space="0" w:color="auto"/>
      </w:divBdr>
    </w:div>
    <w:div w:id="1704943186">
      <w:bodyDiv w:val="1"/>
      <w:marLeft w:val="0"/>
      <w:marRight w:val="0"/>
      <w:marTop w:val="0"/>
      <w:marBottom w:val="0"/>
      <w:divBdr>
        <w:top w:val="none" w:sz="0" w:space="0" w:color="auto"/>
        <w:left w:val="none" w:sz="0" w:space="0" w:color="auto"/>
        <w:bottom w:val="none" w:sz="0" w:space="0" w:color="auto"/>
        <w:right w:val="none" w:sz="0" w:space="0" w:color="auto"/>
      </w:divBdr>
    </w:div>
    <w:div w:id="1707565605">
      <w:bodyDiv w:val="1"/>
      <w:marLeft w:val="0"/>
      <w:marRight w:val="0"/>
      <w:marTop w:val="0"/>
      <w:marBottom w:val="0"/>
      <w:divBdr>
        <w:top w:val="none" w:sz="0" w:space="0" w:color="auto"/>
        <w:left w:val="none" w:sz="0" w:space="0" w:color="auto"/>
        <w:bottom w:val="none" w:sz="0" w:space="0" w:color="auto"/>
        <w:right w:val="none" w:sz="0" w:space="0" w:color="auto"/>
      </w:divBdr>
    </w:div>
    <w:div w:id="1709524471">
      <w:bodyDiv w:val="1"/>
      <w:marLeft w:val="0"/>
      <w:marRight w:val="0"/>
      <w:marTop w:val="0"/>
      <w:marBottom w:val="0"/>
      <w:divBdr>
        <w:top w:val="none" w:sz="0" w:space="0" w:color="auto"/>
        <w:left w:val="none" w:sz="0" w:space="0" w:color="auto"/>
        <w:bottom w:val="none" w:sz="0" w:space="0" w:color="auto"/>
        <w:right w:val="none" w:sz="0" w:space="0" w:color="auto"/>
      </w:divBdr>
    </w:div>
    <w:div w:id="1711612859">
      <w:bodyDiv w:val="1"/>
      <w:marLeft w:val="0"/>
      <w:marRight w:val="0"/>
      <w:marTop w:val="0"/>
      <w:marBottom w:val="0"/>
      <w:divBdr>
        <w:top w:val="none" w:sz="0" w:space="0" w:color="auto"/>
        <w:left w:val="none" w:sz="0" w:space="0" w:color="auto"/>
        <w:bottom w:val="none" w:sz="0" w:space="0" w:color="auto"/>
        <w:right w:val="none" w:sz="0" w:space="0" w:color="auto"/>
      </w:divBdr>
    </w:div>
    <w:div w:id="1712026970">
      <w:bodyDiv w:val="1"/>
      <w:marLeft w:val="0"/>
      <w:marRight w:val="0"/>
      <w:marTop w:val="0"/>
      <w:marBottom w:val="0"/>
      <w:divBdr>
        <w:top w:val="none" w:sz="0" w:space="0" w:color="auto"/>
        <w:left w:val="none" w:sz="0" w:space="0" w:color="auto"/>
        <w:bottom w:val="none" w:sz="0" w:space="0" w:color="auto"/>
        <w:right w:val="none" w:sz="0" w:space="0" w:color="auto"/>
      </w:divBdr>
    </w:div>
    <w:div w:id="1712535646">
      <w:bodyDiv w:val="1"/>
      <w:marLeft w:val="0"/>
      <w:marRight w:val="0"/>
      <w:marTop w:val="0"/>
      <w:marBottom w:val="0"/>
      <w:divBdr>
        <w:top w:val="none" w:sz="0" w:space="0" w:color="auto"/>
        <w:left w:val="none" w:sz="0" w:space="0" w:color="auto"/>
        <w:bottom w:val="none" w:sz="0" w:space="0" w:color="auto"/>
        <w:right w:val="none" w:sz="0" w:space="0" w:color="auto"/>
      </w:divBdr>
    </w:div>
    <w:div w:id="1713262136">
      <w:bodyDiv w:val="1"/>
      <w:marLeft w:val="0"/>
      <w:marRight w:val="0"/>
      <w:marTop w:val="0"/>
      <w:marBottom w:val="0"/>
      <w:divBdr>
        <w:top w:val="none" w:sz="0" w:space="0" w:color="auto"/>
        <w:left w:val="none" w:sz="0" w:space="0" w:color="auto"/>
        <w:bottom w:val="none" w:sz="0" w:space="0" w:color="auto"/>
        <w:right w:val="none" w:sz="0" w:space="0" w:color="auto"/>
      </w:divBdr>
    </w:div>
    <w:div w:id="1714381239">
      <w:bodyDiv w:val="1"/>
      <w:marLeft w:val="0"/>
      <w:marRight w:val="0"/>
      <w:marTop w:val="0"/>
      <w:marBottom w:val="0"/>
      <w:divBdr>
        <w:top w:val="none" w:sz="0" w:space="0" w:color="auto"/>
        <w:left w:val="none" w:sz="0" w:space="0" w:color="auto"/>
        <w:bottom w:val="none" w:sz="0" w:space="0" w:color="auto"/>
        <w:right w:val="none" w:sz="0" w:space="0" w:color="auto"/>
      </w:divBdr>
    </w:div>
    <w:div w:id="1715500121">
      <w:bodyDiv w:val="1"/>
      <w:marLeft w:val="0"/>
      <w:marRight w:val="0"/>
      <w:marTop w:val="0"/>
      <w:marBottom w:val="0"/>
      <w:divBdr>
        <w:top w:val="none" w:sz="0" w:space="0" w:color="auto"/>
        <w:left w:val="none" w:sz="0" w:space="0" w:color="auto"/>
        <w:bottom w:val="none" w:sz="0" w:space="0" w:color="auto"/>
        <w:right w:val="none" w:sz="0" w:space="0" w:color="auto"/>
      </w:divBdr>
    </w:div>
    <w:div w:id="1721126446">
      <w:bodyDiv w:val="1"/>
      <w:marLeft w:val="0"/>
      <w:marRight w:val="0"/>
      <w:marTop w:val="0"/>
      <w:marBottom w:val="0"/>
      <w:divBdr>
        <w:top w:val="none" w:sz="0" w:space="0" w:color="auto"/>
        <w:left w:val="none" w:sz="0" w:space="0" w:color="auto"/>
        <w:bottom w:val="none" w:sz="0" w:space="0" w:color="auto"/>
        <w:right w:val="none" w:sz="0" w:space="0" w:color="auto"/>
      </w:divBdr>
    </w:div>
    <w:div w:id="1722483131">
      <w:bodyDiv w:val="1"/>
      <w:marLeft w:val="0"/>
      <w:marRight w:val="0"/>
      <w:marTop w:val="0"/>
      <w:marBottom w:val="0"/>
      <w:divBdr>
        <w:top w:val="none" w:sz="0" w:space="0" w:color="auto"/>
        <w:left w:val="none" w:sz="0" w:space="0" w:color="auto"/>
        <w:bottom w:val="none" w:sz="0" w:space="0" w:color="auto"/>
        <w:right w:val="none" w:sz="0" w:space="0" w:color="auto"/>
      </w:divBdr>
    </w:div>
    <w:div w:id="1728525120">
      <w:bodyDiv w:val="1"/>
      <w:marLeft w:val="0"/>
      <w:marRight w:val="0"/>
      <w:marTop w:val="0"/>
      <w:marBottom w:val="0"/>
      <w:divBdr>
        <w:top w:val="none" w:sz="0" w:space="0" w:color="auto"/>
        <w:left w:val="none" w:sz="0" w:space="0" w:color="auto"/>
        <w:bottom w:val="none" w:sz="0" w:space="0" w:color="auto"/>
        <w:right w:val="none" w:sz="0" w:space="0" w:color="auto"/>
      </w:divBdr>
    </w:div>
    <w:div w:id="1730036610">
      <w:bodyDiv w:val="1"/>
      <w:marLeft w:val="0"/>
      <w:marRight w:val="0"/>
      <w:marTop w:val="0"/>
      <w:marBottom w:val="0"/>
      <w:divBdr>
        <w:top w:val="none" w:sz="0" w:space="0" w:color="auto"/>
        <w:left w:val="none" w:sz="0" w:space="0" w:color="auto"/>
        <w:bottom w:val="none" w:sz="0" w:space="0" w:color="auto"/>
        <w:right w:val="none" w:sz="0" w:space="0" w:color="auto"/>
      </w:divBdr>
    </w:div>
    <w:div w:id="1732148160">
      <w:bodyDiv w:val="1"/>
      <w:marLeft w:val="0"/>
      <w:marRight w:val="0"/>
      <w:marTop w:val="0"/>
      <w:marBottom w:val="0"/>
      <w:divBdr>
        <w:top w:val="none" w:sz="0" w:space="0" w:color="auto"/>
        <w:left w:val="none" w:sz="0" w:space="0" w:color="auto"/>
        <w:bottom w:val="none" w:sz="0" w:space="0" w:color="auto"/>
        <w:right w:val="none" w:sz="0" w:space="0" w:color="auto"/>
      </w:divBdr>
    </w:div>
    <w:div w:id="1732457060">
      <w:bodyDiv w:val="1"/>
      <w:marLeft w:val="0"/>
      <w:marRight w:val="0"/>
      <w:marTop w:val="0"/>
      <w:marBottom w:val="0"/>
      <w:divBdr>
        <w:top w:val="none" w:sz="0" w:space="0" w:color="auto"/>
        <w:left w:val="none" w:sz="0" w:space="0" w:color="auto"/>
        <w:bottom w:val="none" w:sz="0" w:space="0" w:color="auto"/>
        <w:right w:val="none" w:sz="0" w:space="0" w:color="auto"/>
      </w:divBdr>
    </w:div>
    <w:div w:id="1732656661">
      <w:bodyDiv w:val="1"/>
      <w:marLeft w:val="0"/>
      <w:marRight w:val="0"/>
      <w:marTop w:val="0"/>
      <w:marBottom w:val="0"/>
      <w:divBdr>
        <w:top w:val="none" w:sz="0" w:space="0" w:color="auto"/>
        <w:left w:val="none" w:sz="0" w:space="0" w:color="auto"/>
        <w:bottom w:val="none" w:sz="0" w:space="0" w:color="auto"/>
        <w:right w:val="none" w:sz="0" w:space="0" w:color="auto"/>
      </w:divBdr>
    </w:div>
    <w:div w:id="1738166811">
      <w:bodyDiv w:val="1"/>
      <w:marLeft w:val="0"/>
      <w:marRight w:val="0"/>
      <w:marTop w:val="0"/>
      <w:marBottom w:val="0"/>
      <w:divBdr>
        <w:top w:val="none" w:sz="0" w:space="0" w:color="auto"/>
        <w:left w:val="none" w:sz="0" w:space="0" w:color="auto"/>
        <w:bottom w:val="none" w:sz="0" w:space="0" w:color="auto"/>
        <w:right w:val="none" w:sz="0" w:space="0" w:color="auto"/>
      </w:divBdr>
    </w:div>
    <w:div w:id="1739016394">
      <w:bodyDiv w:val="1"/>
      <w:marLeft w:val="0"/>
      <w:marRight w:val="0"/>
      <w:marTop w:val="0"/>
      <w:marBottom w:val="0"/>
      <w:divBdr>
        <w:top w:val="none" w:sz="0" w:space="0" w:color="auto"/>
        <w:left w:val="none" w:sz="0" w:space="0" w:color="auto"/>
        <w:bottom w:val="none" w:sz="0" w:space="0" w:color="auto"/>
        <w:right w:val="none" w:sz="0" w:space="0" w:color="auto"/>
      </w:divBdr>
    </w:div>
    <w:div w:id="1739398415">
      <w:bodyDiv w:val="1"/>
      <w:marLeft w:val="0"/>
      <w:marRight w:val="0"/>
      <w:marTop w:val="0"/>
      <w:marBottom w:val="0"/>
      <w:divBdr>
        <w:top w:val="none" w:sz="0" w:space="0" w:color="auto"/>
        <w:left w:val="none" w:sz="0" w:space="0" w:color="auto"/>
        <w:bottom w:val="none" w:sz="0" w:space="0" w:color="auto"/>
        <w:right w:val="none" w:sz="0" w:space="0" w:color="auto"/>
      </w:divBdr>
    </w:div>
    <w:div w:id="1739477656">
      <w:bodyDiv w:val="1"/>
      <w:marLeft w:val="0"/>
      <w:marRight w:val="0"/>
      <w:marTop w:val="0"/>
      <w:marBottom w:val="0"/>
      <w:divBdr>
        <w:top w:val="none" w:sz="0" w:space="0" w:color="auto"/>
        <w:left w:val="none" w:sz="0" w:space="0" w:color="auto"/>
        <w:bottom w:val="none" w:sz="0" w:space="0" w:color="auto"/>
        <w:right w:val="none" w:sz="0" w:space="0" w:color="auto"/>
      </w:divBdr>
    </w:div>
    <w:div w:id="1739935455">
      <w:bodyDiv w:val="1"/>
      <w:marLeft w:val="0"/>
      <w:marRight w:val="0"/>
      <w:marTop w:val="0"/>
      <w:marBottom w:val="0"/>
      <w:divBdr>
        <w:top w:val="none" w:sz="0" w:space="0" w:color="auto"/>
        <w:left w:val="none" w:sz="0" w:space="0" w:color="auto"/>
        <w:bottom w:val="none" w:sz="0" w:space="0" w:color="auto"/>
        <w:right w:val="none" w:sz="0" w:space="0" w:color="auto"/>
      </w:divBdr>
    </w:div>
    <w:div w:id="1740398234">
      <w:bodyDiv w:val="1"/>
      <w:marLeft w:val="0"/>
      <w:marRight w:val="0"/>
      <w:marTop w:val="0"/>
      <w:marBottom w:val="0"/>
      <w:divBdr>
        <w:top w:val="none" w:sz="0" w:space="0" w:color="auto"/>
        <w:left w:val="none" w:sz="0" w:space="0" w:color="auto"/>
        <w:bottom w:val="none" w:sz="0" w:space="0" w:color="auto"/>
        <w:right w:val="none" w:sz="0" w:space="0" w:color="auto"/>
      </w:divBdr>
      <w:divsChild>
        <w:div w:id="802701488">
          <w:marLeft w:val="640"/>
          <w:marRight w:val="0"/>
          <w:marTop w:val="0"/>
          <w:marBottom w:val="0"/>
          <w:divBdr>
            <w:top w:val="none" w:sz="0" w:space="0" w:color="auto"/>
            <w:left w:val="none" w:sz="0" w:space="0" w:color="auto"/>
            <w:bottom w:val="none" w:sz="0" w:space="0" w:color="auto"/>
            <w:right w:val="none" w:sz="0" w:space="0" w:color="auto"/>
          </w:divBdr>
        </w:div>
        <w:div w:id="713239593">
          <w:marLeft w:val="640"/>
          <w:marRight w:val="0"/>
          <w:marTop w:val="0"/>
          <w:marBottom w:val="0"/>
          <w:divBdr>
            <w:top w:val="none" w:sz="0" w:space="0" w:color="auto"/>
            <w:left w:val="none" w:sz="0" w:space="0" w:color="auto"/>
            <w:bottom w:val="none" w:sz="0" w:space="0" w:color="auto"/>
            <w:right w:val="none" w:sz="0" w:space="0" w:color="auto"/>
          </w:divBdr>
        </w:div>
        <w:div w:id="965891427">
          <w:marLeft w:val="640"/>
          <w:marRight w:val="0"/>
          <w:marTop w:val="0"/>
          <w:marBottom w:val="0"/>
          <w:divBdr>
            <w:top w:val="none" w:sz="0" w:space="0" w:color="auto"/>
            <w:left w:val="none" w:sz="0" w:space="0" w:color="auto"/>
            <w:bottom w:val="none" w:sz="0" w:space="0" w:color="auto"/>
            <w:right w:val="none" w:sz="0" w:space="0" w:color="auto"/>
          </w:divBdr>
        </w:div>
        <w:div w:id="1543248957">
          <w:marLeft w:val="640"/>
          <w:marRight w:val="0"/>
          <w:marTop w:val="0"/>
          <w:marBottom w:val="0"/>
          <w:divBdr>
            <w:top w:val="none" w:sz="0" w:space="0" w:color="auto"/>
            <w:left w:val="none" w:sz="0" w:space="0" w:color="auto"/>
            <w:bottom w:val="none" w:sz="0" w:space="0" w:color="auto"/>
            <w:right w:val="none" w:sz="0" w:space="0" w:color="auto"/>
          </w:divBdr>
        </w:div>
        <w:div w:id="1412193787">
          <w:marLeft w:val="640"/>
          <w:marRight w:val="0"/>
          <w:marTop w:val="0"/>
          <w:marBottom w:val="0"/>
          <w:divBdr>
            <w:top w:val="none" w:sz="0" w:space="0" w:color="auto"/>
            <w:left w:val="none" w:sz="0" w:space="0" w:color="auto"/>
            <w:bottom w:val="none" w:sz="0" w:space="0" w:color="auto"/>
            <w:right w:val="none" w:sz="0" w:space="0" w:color="auto"/>
          </w:divBdr>
        </w:div>
        <w:div w:id="121119772">
          <w:marLeft w:val="640"/>
          <w:marRight w:val="0"/>
          <w:marTop w:val="0"/>
          <w:marBottom w:val="0"/>
          <w:divBdr>
            <w:top w:val="none" w:sz="0" w:space="0" w:color="auto"/>
            <w:left w:val="none" w:sz="0" w:space="0" w:color="auto"/>
            <w:bottom w:val="none" w:sz="0" w:space="0" w:color="auto"/>
            <w:right w:val="none" w:sz="0" w:space="0" w:color="auto"/>
          </w:divBdr>
        </w:div>
        <w:div w:id="1216771169">
          <w:marLeft w:val="640"/>
          <w:marRight w:val="0"/>
          <w:marTop w:val="0"/>
          <w:marBottom w:val="0"/>
          <w:divBdr>
            <w:top w:val="none" w:sz="0" w:space="0" w:color="auto"/>
            <w:left w:val="none" w:sz="0" w:space="0" w:color="auto"/>
            <w:bottom w:val="none" w:sz="0" w:space="0" w:color="auto"/>
            <w:right w:val="none" w:sz="0" w:space="0" w:color="auto"/>
          </w:divBdr>
        </w:div>
        <w:div w:id="1642224886">
          <w:marLeft w:val="640"/>
          <w:marRight w:val="0"/>
          <w:marTop w:val="0"/>
          <w:marBottom w:val="0"/>
          <w:divBdr>
            <w:top w:val="none" w:sz="0" w:space="0" w:color="auto"/>
            <w:left w:val="none" w:sz="0" w:space="0" w:color="auto"/>
            <w:bottom w:val="none" w:sz="0" w:space="0" w:color="auto"/>
            <w:right w:val="none" w:sz="0" w:space="0" w:color="auto"/>
          </w:divBdr>
        </w:div>
        <w:div w:id="1537422291">
          <w:marLeft w:val="640"/>
          <w:marRight w:val="0"/>
          <w:marTop w:val="0"/>
          <w:marBottom w:val="0"/>
          <w:divBdr>
            <w:top w:val="none" w:sz="0" w:space="0" w:color="auto"/>
            <w:left w:val="none" w:sz="0" w:space="0" w:color="auto"/>
            <w:bottom w:val="none" w:sz="0" w:space="0" w:color="auto"/>
            <w:right w:val="none" w:sz="0" w:space="0" w:color="auto"/>
          </w:divBdr>
        </w:div>
        <w:div w:id="757602452">
          <w:marLeft w:val="640"/>
          <w:marRight w:val="0"/>
          <w:marTop w:val="0"/>
          <w:marBottom w:val="0"/>
          <w:divBdr>
            <w:top w:val="none" w:sz="0" w:space="0" w:color="auto"/>
            <w:left w:val="none" w:sz="0" w:space="0" w:color="auto"/>
            <w:bottom w:val="none" w:sz="0" w:space="0" w:color="auto"/>
            <w:right w:val="none" w:sz="0" w:space="0" w:color="auto"/>
          </w:divBdr>
        </w:div>
        <w:div w:id="1941643115">
          <w:marLeft w:val="640"/>
          <w:marRight w:val="0"/>
          <w:marTop w:val="0"/>
          <w:marBottom w:val="0"/>
          <w:divBdr>
            <w:top w:val="none" w:sz="0" w:space="0" w:color="auto"/>
            <w:left w:val="none" w:sz="0" w:space="0" w:color="auto"/>
            <w:bottom w:val="none" w:sz="0" w:space="0" w:color="auto"/>
            <w:right w:val="none" w:sz="0" w:space="0" w:color="auto"/>
          </w:divBdr>
        </w:div>
        <w:div w:id="1616132669">
          <w:marLeft w:val="640"/>
          <w:marRight w:val="0"/>
          <w:marTop w:val="0"/>
          <w:marBottom w:val="0"/>
          <w:divBdr>
            <w:top w:val="none" w:sz="0" w:space="0" w:color="auto"/>
            <w:left w:val="none" w:sz="0" w:space="0" w:color="auto"/>
            <w:bottom w:val="none" w:sz="0" w:space="0" w:color="auto"/>
            <w:right w:val="none" w:sz="0" w:space="0" w:color="auto"/>
          </w:divBdr>
        </w:div>
        <w:div w:id="1049113339">
          <w:marLeft w:val="640"/>
          <w:marRight w:val="0"/>
          <w:marTop w:val="0"/>
          <w:marBottom w:val="0"/>
          <w:divBdr>
            <w:top w:val="none" w:sz="0" w:space="0" w:color="auto"/>
            <w:left w:val="none" w:sz="0" w:space="0" w:color="auto"/>
            <w:bottom w:val="none" w:sz="0" w:space="0" w:color="auto"/>
            <w:right w:val="none" w:sz="0" w:space="0" w:color="auto"/>
          </w:divBdr>
        </w:div>
        <w:div w:id="1737707018">
          <w:marLeft w:val="640"/>
          <w:marRight w:val="0"/>
          <w:marTop w:val="0"/>
          <w:marBottom w:val="0"/>
          <w:divBdr>
            <w:top w:val="none" w:sz="0" w:space="0" w:color="auto"/>
            <w:left w:val="none" w:sz="0" w:space="0" w:color="auto"/>
            <w:bottom w:val="none" w:sz="0" w:space="0" w:color="auto"/>
            <w:right w:val="none" w:sz="0" w:space="0" w:color="auto"/>
          </w:divBdr>
        </w:div>
        <w:div w:id="1904291963">
          <w:marLeft w:val="640"/>
          <w:marRight w:val="0"/>
          <w:marTop w:val="0"/>
          <w:marBottom w:val="0"/>
          <w:divBdr>
            <w:top w:val="none" w:sz="0" w:space="0" w:color="auto"/>
            <w:left w:val="none" w:sz="0" w:space="0" w:color="auto"/>
            <w:bottom w:val="none" w:sz="0" w:space="0" w:color="auto"/>
            <w:right w:val="none" w:sz="0" w:space="0" w:color="auto"/>
          </w:divBdr>
        </w:div>
        <w:div w:id="109707936">
          <w:marLeft w:val="640"/>
          <w:marRight w:val="0"/>
          <w:marTop w:val="0"/>
          <w:marBottom w:val="0"/>
          <w:divBdr>
            <w:top w:val="none" w:sz="0" w:space="0" w:color="auto"/>
            <w:left w:val="none" w:sz="0" w:space="0" w:color="auto"/>
            <w:bottom w:val="none" w:sz="0" w:space="0" w:color="auto"/>
            <w:right w:val="none" w:sz="0" w:space="0" w:color="auto"/>
          </w:divBdr>
        </w:div>
        <w:div w:id="868493515">
          <w:marLeft w:val="640"/>
          <w:marRight w:val="0"/>
          <w:marTop w:val="0"/>
          <w:marBottom w:val="0"/>
          <w:divBdr>
            <w:top w:val="none" w:sz="0" w:space="0" w:color="auto"/>
            <w:left w:val="none" w:sz="0" w:space="0" w:color="auto"/>
            <w:bottom w:val="none" w:sz="0" w:space="0" w:color="auto"/>
            <w:right w:val="none" w:sz="0" w:space="0" w:color="auto"/>
          </w:divBdr>
        </w:div>
        <w:div w:id="179439107">
          <w:marLeft w:val="640"/>
          <w:marRight w:val="0"/>
          <w:marTop w:val="0"/>
          <w:marBottom w:val="0"/>
          <w:divBdr>
            <w:top w:val="none" w:sz="0" w:space="0" w:color="auto"/>
            <w:left w:val="none" w:sz="0" w:space="0" w:color="auto"/>
            <w:bottom w:val="none" w:sz="0" w:space="0" w:color="auto"/>
            <w:right w:val="none" w:sz="0" w:space="0" w:color="auto"/>
          </w:divBdr>
        </w:div>
        <w:div w:id="854423021">
          <w:marLeft w:val="640"/>
          <w:marRight w:val="0"/>
          <w:marTop w:val="0"/>
          <w:marBottom w:val="0"/>
          <w:divBdr>
            <w:top w:val="none" w:sz="0" w:space="0" w:color="auto"/>
            <w:left w:val="none" w:sz="0" w:space="0" w:color="auto"/>
            <w:bottom w:val="none" w:sz="0" w:space="0" w:color="auto"/>
            <w:right w:val="none" w:sz="0" w:space="0" w:color="auto"/>
          </w:divBdr>
        </w:div>
        <w:div w:id="601298960">
          <w:marLeft w:val="640"/>
          <w:marRight w:val="0"/>
          <w:marTop w:val="0"/>
          <w:marBottom w:val="0"/>
          <w:divBdr>
            <w:top w:val="none" w:sz="0" w:space="0" w:color="auto"/>
            <w:left w:val="none" w:sz="0" w:space="0" w:color="auto"/>
            <w:bottom w:val="none" w:sz="0" w:space="0" w:color="auto"/>
            <w:right w:val="none" w:sz="0" w:space="0" w:color="auto"/>
          </w:divBdr>
        </w:div>
        <w:div w:id="662657958">
          <w:marLeft w:val="640"/>
          <w:marRight w:val="0"/>
          <w:marTop w:val="0"/>
          <w:marBottom w:val="0"/>
          <w:divBdr>
            <w:top w:val="none" w:sz="0" w:space="0" w:color="auto"/>
            <w:left w:val="none" w:sz="0" w:space="0" w:color="auto"/>
            <w:bottom w:val="none" w:sz="0" w:space="0" w:color="auto"/>
            <w:right w:val="none" w:sz="0" w:space="0" w:color="auto"/>
          </w:divBdr>
        </w:div>
        <w:div w:id="114176307">
          <w:marLeft w:val="640"/>
          <w:marRight w:val="0"/>
          <w:marTop w:val="0"/>
          <w:marBottom w:val="0"/>
          <w:divBdr>
            <w:top w:val="none" w:sz="0" w:space="0" w:color="auto"/>
            <w:left w:val="none" w:sz="0" w:space="0" w:color="auto"/>
            <w:bottom w:val="none" w:sz="0" w:space="0" w:color="auto"/>
            <w:right w:val="none" w:sz="0" w:space="0" w:color="auto"/>
          </w:divBdr>
        </w:div>
        <w:div w:id="210119692">
          <w:marLeft w:val="640"/>
          <w:marRight w:val="0"/>
          <w:marTop w:val="0"/>
          <w:marBottom w:val="0"/>
          <w:divBdr>
            <w:top w:val="none" w:sz="0" w:space="0" w:color="auto"/>
            <w:left w:val="none" w:sz="0" w:space="0" w:color="auto"/>
            <w:bottom w:val="none" w:sz="0" w:space="0" w:color="auto"/>
            <w:right w:val="none" w:sz="0" w:space="0" w:color="auto"/>
          </w:divBdr>
        </w:div>
        <w:div w:id="1634213749">
          <w:marLeft w:val="640"/>
          <w:marRight w:val="0"/>
          <w:marTop w:val="0"/>
          <w:marBottom w:val="0"/>
          <w:divBdr>
            <w:top w:val="none" w:sz="0" w:space="0" w:color="auto"/>
            <w:left w:val="none" w:sz="0" w:space="0" w:color="auto"/>
            <w:bottom w:val="none" w:sz="0" w:space="0" w:color="auto"/>
            <w:right w:val="none" w:sz="0" w:space="0" w:color="auto"/>
          </w:divBdr>
        </w:div>
        <w:div w:id="1843280747">
          <w:marLeft w:val="640"/>
          <w:marRight w:val="0"/>
          <w:marTop w:val="0"/>
          <w:marBottom w:val="0"/>
          <w:divBdr>
            <w:top w:val="none" w:sz="0" w:space="0" w:color="auto"/>
            <w:left w:val="none" w:sz="0" w:space="0" w:color="auto"/>
            <w:bottom w:val="none" w:sz="0" w:space="0" w:color="auto"/>
            <w:right w:val="none" w:sz="0" w:space="0" w:color="auto"/>
          </w:divBdr>
        </w:div>
        <w:div w:id="106970197">
          <w:marLeft w:val="640"/>
          <w:marRight w:val="0"/>
          <w:marTop w:val="0"/>
          <w:marBottom w:val="0"/>
          <w:divBdr>
            <w:top w:val="none" w:sz="0" w:space="0" w:color="auto"/>
            <w:left w:val="none" w:sz="0" w:space="0" w:color="auto"/>
            <w:bottom w:val="none" w:sz="0" w:space="0" w:color="auto"/>
            <w:right w:val="none" w:sz="0" w:space="0" w:color="auto"/>
          </w:divBdr>
        </w:div>
        <w:div w:id="294990966">
          <w:marLeft w:val="640"/>
          <w:marRight w:val="0"/>
          <w:marTop w:val="0"/>
          <w:marBottom w:val="0"/>
          <w:divBdr>
            <w:top w:val="none" w:sz="0" w:space="0" w:color="auto"/>
            <w:left w:val="none" w:sz="0" w:space="0" w:color="auto"/>
            <w:bottom w:val="none" w:sz="0" w:space="0" w:color="auto"/>
            <w:right w:val="none" w:sz="0" w:space="0" w:color="auto"/>
          </w:divBdr>
        </w:div>
        <w:div w:id="783501109">
          <w:marLeft w:val="640"/>
          <w:marRight w:val="0"/>
          <w:marTop w:val="0"/>
          <w:marBottom w:val="0"/>
          <w:divBdr>
            <w:top w:val="none" w:sz="0" w:space="0" w:color="auto"/>
            <w:left w:val="none" w:sz="0" w:space="0" w:color="auto"/>
            <w:bottom w:val="none" w:sz="0" w:space="0" w:color="auto"/>
            <w:right w:val="none" w:sz="0" w:space="0" w:color="auto"/>
          </w:divBdr>
        </w:div>
        <w:div w:id="1518275971">
          <w:marLeft w:val="640"/>
          <w:marRight w:val="0"/>
          <w:marTop w:val="0"/>
          <w:marBottom w:val="0"/>
          <w:divBdr>
            <w:top w:val="none" w:sz="0" w:space="0" w:color="auto"/>
            <w:left w:val="none" w:sz="0" w:space="0" w:color="auto"/>
            <w:bottom w:val="none" w:sz="0" w:space="0" w:color="auto"/>
            <w:right w:val="none" w:sz="0" w:space="0" w:color="auto"/>
          </w:divBdr>
        </w:div>
        <w:div w:id="1935432202">
          <w:marLeft w:val="640"/>
          <w:marRight w:val="0"/>
          <w:marTop w:val="0"/>
          <w:marBottom w:val="0"/>
          <w:divBdr>
            <w:top w:val="none" w:sz="0" w:space="0" w:color="auto"/>
            <w:left w:val="none" w:sz="0" w:space="0" w:color="auto"/>
            <w:bottom w:val="none" w:sz="0" w:space="0" w:color="auto"/>
            <w:right w:val="none" w:sz="0" w:space="0" w:color="auto"/>
          </w:divBdr>
        </w:div>
        <w:div w:id="1446804474">
          <w:marLeft w:val="640"/>
          <w:marRight w:val="0"/>
          <w:marTop w:val="0"/>
          <w:marBottom w:val="0"/>
          <w:divBdr>
            <w:top w:val="none" w:sz="0" w:space="0" w:color="auto"/>
            <w:left w:val="none" w:sz="0" w:space="0" w:color="auto"/>
            <w:bottom w:val="none" w:sz="0" w:space="0" w:color="auto"/>
            <w:right w:val="none" w:sz="0" w:space="0" w:color="auto"/>
          </w:divBdr>
        </w:div>
        <w:div w:id="1335306257">
          <w:marLeft w:val="640"/>
          <w:marRight w:val="0"/>
          <w:marTop w:val="0"/>
          <w:marBottom w:val="0"/>
          <w:divBdr>
            <w:top w:val="none" w:sz="0" w:space="0" w:color="auto"/>
            <w:left w:val="none" w:sz="0" w:space="0" w:color="auto"/>
            <w:bottom w:val="none" w:sz="0" w:space="0" w:color="auto"/>
            <w:right w:val="none" w:sz="0" w:space="0" w:color="auto"/>
          </w:divBdr>
        </w:div>
        <w:div w:id="625769456">
          <w:marLeft w:val="640"/>
          <w:marRight w:val="0"/>
          <w:marTop w:val="0"/>
          <w:marBottom w:val="0"/>
          <w:divBdr>
            <w:top w:val="none" w:sz="0" w:space="0" w:color="auto"/>
            <w:left w:val="none" w:sz="0" w:space="0" w:color="auto"/>
            <w:bottom w:val="none" w:sz="0" w:space="0" w:color="auto"/>
            <w:right w:val="none" w:sz="0" w:space="0" w:color="auto"/>
          </w:divBdr>
        </w:div>
        <w:div w:id="1683631641">
          <w:marLeft w:val="640"/>
          <w:marRight w:val="0"/>
          <w:marTop w:val="0"/>
          <w:marBottom w:val="0"/>
          <w:divBdr>
            <w:top w:val="none" w:sz="0" w:space="0" w:color="auto"/>
            <w:left w:val="none" w:sz="0" w:space="0" w:color="auto"/>
            <w:bottom w:val="none" w:sz="0" w:space="0" w:color="auto"/>
            <w:right w:val="none" w:sz="0" w:space="0" w:color="auto"/>
          </w:divBdr>
        </w:div>
        <w:div w:id="129977959">
          <w:marLeft w:val="640"/>
          <w:marRight w:val="0"/>
          <w:marTop w:val="0"/>
          <w:marBottom w:val="0"/>
          <w:divBdr>
            <w:top w:val="none" w:sz="0" w:space="0" w:color="auto"/>
            <w:left w:val="none" w:sz="0" w:space="0" w:color="auto"/>
            <w:bottom w:val="none" w:sz="0" w:space="0" w:color="auto"/>
            <w:right w:val="none" w:sz="0" w:space="0" w:color="auto"/>
          </w:divBdr>
        </w:div>
        <w:div w:id="1970086402">
          <w:marLeft w:val="640"/>
          <w:marRight w:val="0"/>
          <w:marTop w:val="0"/>
          <w:marBottom w:val="0"/>
          <w:divBdr>
            <w:top w:val="none" w:sz="0" w:space="0" w:color="auto"/>
            <w:left w:val="none" w:sz="0" w:space="0" w:color="auto"/>
            <w:bottom w:val="none" w:sz="0" w:space="0" w:color="auto"/>
            <w:right w:val="none" w:sz="0" w:space="0" w:color="auto"/>
          </w:divBdr>
        </w:div>
        <w:div w:id="1005278899">
          <w:marLeft w:val="640"/>
          <w:marRight w:val="0"/>
          <w:marTop w:val="0"/>
          <w:marBottom w:val="0"/>
          <w:divBdr>
            <w:top w:val="none" w:sz="0" w:space="0" w:color="auto"/>
            <w:left w:val="none" w:sz="0" w:space="0" w:color="auto"/>
            <w:bottom w:val="none" w:sz="0" w:space="0" w:color="auto"/>
            <w:right w:val="none" w:sz="0" w:space="0" w:color="auto"/>
          </w:divBdr>
        </w:div>
        <w:div w:id="1156872079">
          <w:marLeft w:val="640"/>
          <w:marRight w:val="0"/>
          <w:marTop w:val="0"/>
          <w:marBottom w:val="0"/>
          <w:divBdr>
            <w:top w:val="none" w:sz="0" w:space="0" w:color="auto"/>
            <w:left w:val="none" w:sz="0" w:space="0" w:color="auto"/>
            <w:bottom w:val="none" w:sz="0" w:space="0" w:color="auto"/>
            <w:right w:val="none" w:sz="0" w:space="0" w:color="auto"/>
          </w:divBdr>
        </w:div>
        <w:div w:id="1237934450">
          <w:marLeft w:val="640"/>
          <w:marRight w:val="0"/>
          <w:marTop w:val="0"/>
          <w:marBottom w:val="0"/>
          <w:divBdr>
            <w:top w:val="none" w:sz="0" w:space="0" w:color="auto"/>
            <w:left w:val="none" w:sz="0" w:space="0" w:color="auto"/>
            <w:bottom w:val="none" w:sz="0" w:space="0" w:color="auto"/>
            <w:right w:val="none" w:sz="0" w:space="0" w:color="auto"/>
          </w:divBdr>
        </w:div>
        <w:div w:id="2072995531">
          <w:marLeft w:val="640"/>
          <w:marRight w:val="0"/>
          <w:marTop w:val="0"/>
          <w:marBottom w:val="0"/>
          <w:divBdr>
            <w:top w:val="none" w:sz="0" w:space="0" w:color="auto"/>
            <w:left w:val="none" w:sz="0" w:space="0" w:color="auto"/>
            <w:bottom w:val="none" w:sz="0" w:space="0" w:color="auto"/>
            <w:right w:val="none" w:sz="0" w:space="0" w:color="auto"/>
          </w:divBdr>
        </w:div>
        <w:div w:id="826088194">
          <w:marLeft w:val="640"/>
          <w:marRight w:val="0"/>
          <w:marTop w:val="0"/>
          <w:marBottom w:val="0"/>
          <w:divBdr>
            <w:top w:val="none" w:sz="0" w:space="0" w:color="auto"/>
            <w:left w:val="none" w:sz="0" w:space="0" w:color="auto"/>
            <w:bottom w:val="none" w:sz="0" w:space="0" w:color="auto"/>
            <w:right w:val="none" w:sz="0" w:space="0" w:color="auto"/>
          </w:divBdr>
        </w:div>
        <w:div w:id="420416627">
          <w:marLeft w:val="640"/>
          <w:marRight w:val="0"/>
          <w:marTop w:val="0"/>
          <w:marBottom w:val="0"/>
          <w:divBdr>
            <w:top w:val="none" w:sz="0" w:space="0" w:color="auto"/>
            <w:left w:val="none" w:sz="0" w:space="0" w:color="auto"/>
            <w:bottom w:val="none" w:sz="0" w:space="0" w:color="auto"/>
            <w:right w:val="none" w:sz="0" w:space="0" w:color="auto"/>
          </w:divBdr>
        </w:div>
        <w:div w:id="648629528">
          <w:marLeft w:val="640"/>
          <w:marRight w:val="0"/>
          <w:marTop w:val="0"/>
          <w:marBottom w:val="0"/>
          <w:divBdr>
            <w:top w:val="none" w:sz="0" w:space="0" w:color="auto"/>
            <w:left w:val="none" w:sz="0" w:space="0" w:color="auto"/>
            <w:bottom w:val="none" w:sz="0" w:space="0" w:color="auto"/>
            <w:right w:val="none" w:sz="0" w:space="0" w:color="auto"/>
          </w:divBdr>
        </w:div>
        <w:div w:id="808549241">
          <w:marLeft w:val="640"/>
          <w:marRight w:val="0"/>
          <w:marTop w:val="0"/>
          <w:marBottom w:val="0"/>
          <w:divBdr>
            <w:top w:val="none" w:sz="0" w:space="0" w:color="auto"/>
            <w:left w:val="none" w:sz="0" w:space="0" w:color="auto"/>
            <w:bottom w:val="none" w:sz="0" w:space="0" w:color="auto"/>
            <w:right w:val="none" w:sz="0" w:space="0" w:color="auto"/>
          </w:divBdr>
        </w:div>
        <w:div w:id="1833376330">
          <w:marLeft w:val="640"/>
          <w:marRight w:val="0"/>
          <w:marTop w:val="0"/>
          <w:marBottom w:val="0"/>
          <w:divBdr>
            <w:top w:val="none" w:sz="0" w:space="0" w:color="auto"/>
            <w:left w:val="none" w:sz="0" w:space="0" w:color="auto"/>
            <w:bottom w:val="none" w:sz="0" w:space="0" w:color="auto"/>
            <w:right w:val="none" w:sz="0" w:space="0" w:color="auto"/>
          </w:divBdr>
        </w:div>
        <w:div w:id="554774576">
          <w:marLeft w:val="640"/>
          <w:marRight w:val="0"/>
          <w:marTop w:val="0"/>
          <w:marBottom w:val="0"/>
          <w:divBdr>
            <w:top w:val="none" w:sz="0" w:space="0" w:color="auto"/>
            <w:left w:val="none" w:sz="0" w:space="0" w:color="auto"/>
            <w:bottom w:val="none" w:sz="0" w:space="0" w:color="auto"/>
            <w:right w:val="none" w:sz="0" w:space="0" w:color="auto"/>
          </w:divBdr>
        </w:div>
        <w:div w:id="1146897421">
          <w:marLeft w:val="640"/>
          <w:marRight w:val="0"/>
          <w:marTop w:val="0"/>
          <w:marBottom w:val="0"/>
          <w:divBdr>
            <w:top w:val="none" w:sz="0" w:space="0" w:color="auto"/>
            <w:left w:val="none" w:sz="0" w:space="0" w:color="auto"/>
            <w:bottom w:val="none" w:sz="0" w:space="0" w:color="auto"/>
            <w:right w:val="none" w:sz="0" w:space="0" w:color="auto"/>
          </w:divBdr>
        </w:div>
        <w:div w:id="956529133">
          <w:marLeft w:val="640"/>
          <w:marRight w:val="0"/>
          <w:marTop w:val="0"/>
          <w:marBottom w:val="0"/>
          <w:divBdr>
            <w:top w:val="none" w:sz="0" w:space="0" w:color="auto"/>
            <w:left w:val="none" w:sz="0" w:space="0" w:color="auto"/>
            <w:bottom w:val="none" w:sz="0" w:space="0" w:color="auto"/>
            <w:right w:val="none" w:sz="0" w:space="0" w:color="auto"/>
          </w:divBdr>
        </w:div>
        <w:div w:id="534655267">
          <w:marLeft w:val="640"/>
          <w:marRight w:val="0"/>
          <w:marTop w:val="0"/>
          <w:marBottom w:val="0"/>
          <w:divBdr>
            <w:top w:val="none" w:sz="0" w:space="0" w:color="auto"/>
            <w:left w:val="none" w:sz="0" w:space="0" w:color="auto"/>
            <w:bottom w:val="none" w:sz="0" w:space="0" w:color="auto"/>
            <w:right w:val="none" w:sz="0" w:space="0" w:color="auto"/>
          </w:divBdr>
        </w:div>
        <w:div w:id="314258438">
          <w:marLeft w:val="640"/>
          <w:marRight w:val="0"/>
          <w:marTop w:val="0"/>
          <w:marBottom w:val="0"/>
          <w:divBdr>
            <w:top w:val="none" w:sz="0" w:space="0" w:color="auto"/>
            <w:left w:val="none" w:sz="0" w:space="0" w:color="auto"/>
            <w:bottom w:val="none" w:sz="0" w:space="0" w:color="auto"/>
            <w:right w:val="none" w:sz="0" w:space="0" w:color="auto"/>
          </w:divBdr>
        </w:div>
        <w:div w:id="1351568484">
          <w:marLeft w:val="640"/>
          <w:marRight w:val="0"/>
          <w:marTop w:val="0"/>
          <w:marBottom w:val="0"/>
          <w:divBdr>
            <w:top w:val="none" w:sz="0" w:space="0" w:color="auto"/>
            <w:left w:val="none" w:sz="0" w:space="0" w:color="auto"/>
            <w:bottom w:val="none" w:sz="0" w:space="0" w:color="auto"/>
            <w:right w:val="none" w:sz="0" w:space="0" w:color="auto"/>
          </w:divBdr>
        </w:div>
        <w:div w:id="632248866">
          <w:marLeft w:val="640"/>
          <w:marRight w:val="0"/>
          <w:marTop w:val="0"/>
          <w:marBottom w:val="0"/>
          <w:divBdr>
            <w:top w:val="none" w:sz="0" w:space="0" w:color="auto"/>
            <w:left w:val="none" w:sz="0" w:space="0" w:color="auto"/>
            <w:bottom w:val="none" w:sz="0" w:space="0" w:color="auto"/>
            <w:right w:val="none" w:sz="0" w:space="0" w:color="auto"/>
          </w:divBdr>
        </w:div>
        <w:div w:id="1800800326">
          <w:marLeft w:val="640"/>
          <w:marRight w:val="0"/>
          <w:marTop w:val="0"/>
          <w:marBottom w:val="0"/>
          <w:divBdr>
            <w:top w:val="none" w:sz="0" w:space="0" w:color="auto"/>
            <w:left w:val="none" w:sz="0" w:space="0" w:color="auto"/>
            <w:bottom w:val="none" w:sz="0" w:space="0" w:color="auto"/>
            <w:right w:val="none" w:sz="0" w:space="0" w:color="auto"/>
          </w:divBdr>
        </w:div>
        <w:div w:id="2005670235">
          <w:marLeft w:val="640"/>
          <w:marRight w:val="0"/>
          <w:marTop w:val="0"/>
          <w:marBottom w:val="0"/>
          <w:divBdr>
            <w:top w:val="none" w:sz="0" w:space="0" w:color="auto"/>
            <w:left w:val="none" w:sz="0" w:space="0" w:color="auto"/>
            <w:bottom w:val="none" w:sz="0" w:space="0" w:color="auto"/>
            <w:right w:val="none" w:sz="0" w:space="0" w:color="auto"/>
          </w:divBdr>
        </w:div>
        <w:div w:id="882595868">
          <w:marLeft w:val="640"/>
          <w:marRight w:val="0"/>
          <w:marTop w:val="0"/>
          <w:marBottom w:val="0"/>
          <w:divBdr>
            <w:top w:val="none" w:sz="0" w:space="0" w:color="auto"/>
            <w:left w:val="none" w:sz="0" w:space="0" w:color="auto"/>
            <w:bottom w:val="none" w:sz="0" w:space="0" w:color="auto"/>
            <w:right w:val="none" w:sz="0" w:space="0" w:color="auto"/>
          </w:divBdr>
        </w:div>
        <w:div w:id="1500346182">
          <w:marLeft w:val="640"/>
          <w:marRight w:val="0"/>
          <w:marTop w:val="0"/>
          <w:marBottom w:val="0"/>
          <w:divBdr>
            <w:top w:val="none" w:sz="0" w:space="0" w:color="auto"/>
            <w:left w:val="none" w:sz="0" w:space="0" w:color="auto"/>
            <w:bottom w:val="none" w:sz="0" w:space="0" w:color="auto"/>
            <w:right w:val="none" w:sz="0" w:space="0" w:color="auto"/>
          </w:divBdr>
        </w:div>
        <w:div w:id="1582256027">
          <w:marLeft w:val="640"/>
          <w:marRight w:val="0"/>
          <w:marTop w:val="0"/>
          <w:marBottom w:val="0"/>
          <w:divBdr>
            <w:top w:val="none" w:sz="0" w:space="0" w:color="auto"/>
            <w:left w:val="none" w:sz="0" w:space="0" w:color="auto"/>
            <w:bottom w:val="none" w:sz="0" w:space="0" w:color="auto"/>
            <w:right w:val="none" w:sz="0" w:space="0" w:color="auto"/>
          </w:divBdr>
        </w:div>
        <w:div w:id="231083489">
          <w:marLeft w:val="640"/>
          <w:marRight w:val="0"/>
          <w:marTop w:val="0"/>
          <w:marBottom w:val="0"/>
          <w:divBdr>
            <w:top w:val="none" w:sz="0" w:space="0" w:color="auto"/>
            <w:left w:val="none" w:sz="0" w:space="0" w:color="auto"/>
            <w:bottom w:val="none" w:sz="0" w:space="0" w:color="auto"/>
            <w:right w:val="none" w:sz="0" w:space="0" w:color="auto"/>
          </w:divBdr>
        </w:div>
        <w:div w:id="1948194707">
          <w:marLeft w:val="640"/>
          <w:marRight w:val="0"/>
          <w:marTop w:val="0"/>
          <w:marBottom w:val="0"/>
          <w:divBdr>
            <w:top w:val="none" w:sz="0" w:space="0" w:color="auto"/>
            <w:left w:val="none" w:sz="0" w:space="0" w:color="auto"/>
            <w:bottom w:val="none" w:sz="0" w:space="0" w:color="auto"/>
            <w:right w:val="none" w:sz="0" w:space="0" w:color="auto"/>
          </w:divBdr>
        </w:div>
        <w:div w:id="1774671340">
          <w:marLeft w:val="640"/>
          <w:marRight w:val="0"/>
          <w:marTop w:val="0"/>
          <w:marBottom w:val="0"/>
          <w:divBdr>
            <w:top w:val="none" w:sz="0" w:space="0" w:color="auto"/>
            <w:left w:val="none" w:sz="0" w:space="0" w:color="auto"/>
            <w:bottom w:val="none" w:sz="0" w:space="0" w:color="auto"/>
            <w:right w:val="none" w:sz="0" w:space="0" w:color="auto"/>
          </w:divBdr>
        </w:div>
        <w:div w:id="1770664861">
          <w:marLeft w:val="640"/>
          <w:marRight w:val="0"/>
          <w:marTop w:val="0"/>
          <w:marBottom w:val="0"/>
          <w:divBdr>
            <w:top w:val="none" w:sz="0" w:space="0" w:color="auto"/>
            <w:left w:val="none" w:sz="0" w:space="0" w:color="auto"/>
            <w:bottom w:val="none" w:sz="0" w:space="0" w:color="auto"/>
            <w:right w:val="none" w:sz="0" w:space="0" w:color="auto"/>
          </w:divBdr>
        </w:div>
        <w:div w:id="882400873">
          <w:marLeft w:val="640"/>
          <w:marRight w:val="0"/>
          <w:marTop w:val="0"/>
          <w:marBottom w:val="0"/>
          <w:divBdr>
            <w:top w:val="none" w:sz="0" w:space="0" w:color="auto"/>
            <w:left w:val="none" w:sz="0" w:space="0" w:color="auto"/>
            <w:bottom w:val="none" w:sz="0" w:space="0" w:color="auto"/>
            <w:right w:val="none" w:sz="0" w:space="0" w:color="auto"/>
          </w:divBdr>
        </w:div>
        <w:div w:id="110324212">
          <w:marLeft w:val="640"/>
          <w:marRight w:val="0"/>
          <w:marTop w:val="0"/>
          <w:marBottom w:val="0"/>
          <w:divBdr>
            <w:top w:val="none" w:sz="0" w:space="0" w:color="auto"/>
            <w:left w:val="none" w:sz="0" w:space="0" w:color="auto"/>
            <w:bottom w:val="none" w:sz="0" w:space="0" w:color="auto"/>
            <w:right w:val="none" w:sz="0" w:space="0" w:color="auto"/>
          </w:divBdr>
        </w:div>
      </w:divsChild>
    </w:div>
    <w:div w:id="1742674879">
      <w:bodyDiv w:val="1"/>
      <w:marLeft w:val="0"/>
      <w:marRight w:val="0"/>
      <w:marTop w:val="0"/>
      <w:marBottom w:val="0"/>
      <w:divBdr>
        <w:top w:val="none" w:sz="0" w:space="0" w:color="auto"/>
        <w:left w:val="none" w:sz="0" w:space="0" w:color="auto"/>
        <w:bottom w:val="none" w:sz="0" w:space="0" w:color="auto"/>
        <w:right w:val="none" w:sz="0" w:space="0" w:color="auto"/>
      </w:divBdr>
      <w:divsChild>
        <w:div w:id="922419725">
          <w:marLeft w:val="640"/>
          <w:marRight w:val="0"/>
          <w:marTop w:val="0"/>
          <w:marBottom w:val="0"/>
          <w:divBdr>
            <w:top w:val="none" w:sz="0" w:space="0" w:color="auto"/>
            <w:left w:val="none" w:sz="0" w:space="0" w:color="auto"/>
            <w:bottom w:val="none" w:sz="0" w:space="0" w:color="auto"/>
            <w:right w:val="none" w:sz="0" w:space="0" w:color="auto"/>
          </w:divBdr>
        </w:div>
        <w:div w:id="681664832">
          <w:marLeft w:val="640"/>
          <w:marRight w:val="0"/>
          <w:marTop w:val="0"/>
          <w:marBottom w:val="0"/>
          <w:divBdr>
            <w:top w:val="none" w:sz="0" w:space="0" w:color="auto"/>
            <w:left w:val="none" w:sz="0" w:space="0" w:color="auto"/>
            <w:bottom w:val="none" w:sz="0" w:space="0" w:color="auto"/>
            <w:right w:val="none" w:sz="0" w:space="0" w:color="auto"/>
          </w:divBdr>
        </w:div>
        <w:div w:id="49160705">
          <w:marLeft w:val="640"/>
          <w:marRight w:val="0"/>
          <w:marTop w:val="0"/>
          <w:marBottom w:val="0"/>
          <w:divBdr>
            <w:top w:val="none" w:sz="0" w:space="0" w:color="auto"/>
            <w:left w:val="none" w:sz="0" w:space="0" w:color="auto"/>
            <w:bottom w:val="none" w:sz="0" w:space="0" w:color="auto"/>
            <w:right w:val="none" w:sz="0" w:space="0" w:color="auto"/>
          </w:divBdr>
        </w:div>
        <w:div w:id="578711301">
          <w:marLeft w:val="640"/>
          <w:marRight w:val="0"/>
          <w:marTop w:val="0"/>
          <w:marBottom w:val="0"/>
          <w:divBdr>
            <w:top w:val="none" w:sz="0" w:space="0" w:color="auto"/>
            <w:left w:val="none" w:sz="0" w:space="0" w:color="auto"/>
            <w:bottom w:val="none" w:sz="0" w:space="0" w:color="auto"/>
            <w:right w:val="none" w:sz="0" w:space="0" w:color="auto"/>
          </w:divBdr>
        </w:div>
        <w:div w:id="840701977">
          <w:marLeft w:val="640"/>
          <w:marRight w:val="0"/>
          <w:marTop w:val="0"/>
          <w:marBottom w:val="0"/>
          <w:divBdr>
            <w:top w:val="none" w:sz="0" w:space="0" w:color="auto"/>
            <w:left w:val="none" w:sz="0" w:space="0" w:color="auto"/>
            <w:bottom w:val="none" w:sz="0" w:space="0" w:color="auto"/>
            <w:right w:val="none" w:sz="0" w:space="0" w:color="auto"/>
          </w:divBdr>
        </w:div>
        <w:div w:id="32580504">
          <w:marLeft w:val="640"/>
          <w:marRight w:val="0"/>
          <w:marTop w:val="0"/>
          <w:marBottom w:val="0"/>
          <w:divBdr>
            <w:top w:val="none" w:sz="0" w:space="0" w:color="auto"/>
            <w:left w:val="none" w:sz="0" w:space="0" w:color="auto"/>
            <w:bottom w:val="none" w:sz="0" w:space="0" w:color="auto"/>
            <w:right w:val="none" w:sz="0" w:space="0" w:color="auto"/>
          </w:divBdr>
        </w:div>
        <w:div w:id="333151607">
          <w:marLeft w:val="640"/>
          <w:marRight w:val="0"/>
          <w:marTop w:val="0"/>
          <w:marBottom w:val="0"/>
          <w:divBdr>
            <w:top w:val="none" w:sz="0" w:space="0" w:color="auto"/>
            <w:left w:val="none" w:sz="0" w:space="0" w:color="auto"/>
            <w:bottom w:val="none" w:sz="0" w:space="0" w:color="auto"/>
            <w:right w:val="none" w:sz="0" w:space="0" w:color="auto"/>
          </w:divBdr>
        </w:div>
        <w:div w:id="1770807289">
          <w:marLeft w:val="640"/>
          <w:marRight w:val="0"/>
          <w:marTop w:val="0"/>
          <w:marBottom w:val="0"/>
          <w:divBdr>
            <w:top w:val="none" w:sz="0" w:space="0" w:color="auto"/>
            <w:left w:val="none" w:sz="0" w:space="0" w:color="auto"/>
            <w:bottom w:val="none" w:sz="0" w:space="0" w:color="auto"/>
            <w:right w:val="none" w:sz="0" w:space="0" w:color="auto"/>
          </w:divBdr>
        </w:div>
        <w:div w:id="1951207506">
          <w:marLeft w:val="640"/>
          <w:marRight w:val="0"/>
          <w:marTop w:val="0"/>
          <w:marBottom w:val="0"/>
          <w:divBdr>
            <w:top w:val="none" w:sz="0" w:space="0" w:color="auto"/>
            <w:left w:val="none" w:sz="0" w:space="0" w:color="auto"/>
            <w:bottom w:val="none" w:sz="0" w:space="0" w:color="auto"/>
            <w:right w:val="none" w:sz="0" w:space="0" w:color="auto"/>
          </w:divBdr>
        </w:div>
        <w:div w:id="326058273">
          <w:marLeft w:val="640"/>
          <w:marRight w:val="0"/>
          <w:marTop w:val="0"/>
          <w:marBottom w:val="0"/>
          <w:divBdr>
            <w:top w:val="none" w:sz="0" w:space="0" w:color="auto"/>
            <w:left w:val="none" w:sz="0" w:space="0" w:color="auto"/>
            <w:bottom w:val="none" w:sz="0" w:space="0" w:color="auto"/>
            <w:right w:val="none" w:sz="0" w:space="0" w:color="auto"/>
          </w:divBdr>
        </w:div>
        <w:div w:id="725302511">
          <w:marLeft w:val="640"/>
          <w:marRight w:val="0"/>
          <w:marTop w:val="0"/>
          <w:marBottom w:val="0"/>
          <w:divBdr>
            <w:top w:val="none" w:sz="0" w:space="0" w:color="auto"/>
            <w:left w:val="none" w:sz="0" w:space="0" w:color="auto"/>
            <w:bottom w:val="none" w:sz="0" w:space="0" w:color="auto"/>
            <w:right w:val="none" w:sz="0" w:space="0" w:color="auto"/>
          </w:divBdr>
        </w:div>
        <w:div w:id="924221405">
          <w:marLeft w:val="640"/>
          <w:marRight w:val="0"/>
          <w:marTop w:val="0"/>
          <w:marBottom w:val="0"/>
          <w:divBdr>
            <w:top w:val="none" w:sz="0" w:space="0" w:color="auto"/>
            <w:left w:val="none" w:sz="0" w:space="0" w:color="auto"/>
            <w:bottom w:val="none" w:sz="0" w:space="0" w:color="auto"/>
            <w:right w:val="none" w:sz="0" w:space="0" w:color="auto"/>
          </w:divBdr>
        </w:div>
        <w:div w:id="1820808613">
          <w:marLeft w:val="640"/>
          <w:marRight w:val="0"/>
          <w:marTop w:val="0"/>
          <w:marBottom w:val="0"/>
          <w:divBdr>
            <w:top w:val="none" w:sz="0" w:space="0" w:color="auto"/>
            <w:left w:val="none" w:sz="0" w:space="0" w:color="auto"/>
            <w:bottom w:val="none" w:sz="0" w:space="0" w:color="auto"/>
            <w:right w:val="none" w:sz="0" w:space="0" w:color="auto"/>
          </w:divBdr>
        </w:div>
        <w:div w:id="1274821083">
          <w:marLeft w:val="640"/>
          <w:marRight w:val="0"/>
          <w:marTop w:val="0"/>
          <w:marBottom w:val="0"/>
          <w:divBdr>
            <w:top w:val="none" w:sz="0" w:space="0" w:color="auto"/>
            <w:left w:val="none" w:sz="0" w:space="0" w:color="auto"/>
            <w:bottom w:val="none" w:sz="0" w:space="0" w:color="auto"/>
            <w:right w:val="none" w:sz="0" w:space="0" w:color="auto"/>
          </w:divBdr>
        </w:div>
        <w:div w:id="716902929">
          <w:marLeft w:val="640"/>
          <w:marRight w:val="0"/>
          <w:marTop w:val="0"/>
          <w:marBottom w:val="0"/>
          <w:divBdr>
            <w:top w:val="none" w:sz="0" w:space="0" w:color="auto"/>
            <w:left w:val="none" w:sz="0" w:space="0" w:color="auto"/>
            <w:bottom w:val="none" w:sz="0" w:space="0" w:color="auto"/>
            <w:right w:val="none" w:sz="0" w:space="0" w:color="auto"/>
          </w:divBdr>
        </w:div>
        <w:div w:id="372509576">
          <w:marLeft w:val="640"/>
          <w:marRight w:val="0"/>
          <w:marTop w:val="0"/>
          <w:marBottom w:val="0"/>
          <w:divBdr>
            <w:top w:val="none" w:sz="0" w:space="0" w:color="auto"/>
            <w:left w:val="none" w:sz="0" w:space="0" w:color="auto"/>
            <w:bottom w:val="none" w:sz="0" w:space="0" w:color="auto"/>
            <w:right w:val="none" w:sz="0" w:space="0" w:color="auto"/>
          </w:divBdr>
        </w:div>
        <w:div w:id="2082360356">
          <w:marLeft w:val="640"/>
          <w:marRight w:val="0"/>
          <w:marTop w:val="0"/>
          <w:marBottom w:val="0"/>
          <w:divBdr>
            <w:top w:val="none" w:sz="0" w:space="0" w:color="auto"/>
            <w:left w:val="none" w:sz="0" w:space="0" w:color="auto"/>
            <w:bottom w:val="none" w:sz="0" w:space="0" w:color="auto"/>
            <w:right w:val="none" w:sz="0" w:space="0" w:color="auto"/>
          </w:divBdr>
        </w:div>
        <w:div w:id="279797626">
          <w:marLeft w:val="640"/>
          <w:marRight w:val="0"/>
          <w:marTop w:val="0"/>
          <w:marBottom w:val="0"/>
          <w:divBdr>
            <w:top w:val="none" w:sz="0" w:space="0" w:color="auto"/>
            <w:left w:val="none" w:sz="0" w:space="0" w:color="auto"/>
            <w:bottom w:val="none" w:sz="0" w:space="0" w:color="auto"/>
            <w:right w:val="none" w:sz="0" w:space="0" w:color="auto"/>
          </w:divBdr>
        </w:div>
        <w:div w:id="1646811599">
          <w:marLeft w:val="640"/>
          <w:marRight w:val="0"/>
          <w:marTop w:val="0"/>
          <w:marBottom w:val="0"/>
          <w:divBdr>
            <w:top w:val="none" w:sz="0" w:space="0" w:color="auto"/>
            <w:left w:val="none" w:sz="0" w:space="0" w:color="auto"/>
            <w:bottom w:val="none" w:sz="0" w:space="0" w:color="auto"/>
            <w:right w:val="none" w:sz="0" w:space="0" w:color="auto"/>
          </w:divBdr>
        </w:div>
        <w:div w:id="1961913443">
          <w:marLeft w:val="640"/>
          <w:marRight w:val="0"/>
          <w:marTop w:val="0"/>
          <w:marBottom w:val="0"/>
          <w:divBdr>
            <w:top w:val="none" w:sz="0" w:space="0" w:color="auto"/>
            <w:left w:val="none" w:sz="0" w:space="0" w:color="auto"/>
            <w:bottom w:val="none" w:sz="0" w:space="0" w:color="auto"/>
            <w:right w:val="none" w:sz="0" w:space="0" w:color="auto"/>
          </w:divBdr>
        </w:div>
        <w:div w:id="1241939342">
          <w:marLeft w:val="640"/>
          <w:marRight w:val="0"/>
          <w:marTop w:val="0"/>
          <w:marBottom w:val="0"/>
          <w:divBdr>
            <w:top w:val="none" w:sz="0" w:space="0" w:color="auto"/>
            <w:left w:val="none" w:sz="0" w:space="0" w:color="auto"/>
            <w:bottom w:val="none" w:sz="0" w:space="0" w:color="auto"/>
            <w:right w:val="none" w:sz="0" w:space="0" w:color="auto"/>
          </w:divBdr>
        </w:div>
        <w:div w:id="1389648946">
          <w:marLeft w:val="640"/>
          <w:marRight w:val="0"/>
          <w:marTop w:val="0"/>
          <w:marBottom w:val="0"/>
          <w:divBdr>
            <w:top w:val="none" w:sz="0" w:space="0" w:color="auto"/>
            <w:left w:val="none" w:sz="0" w:space="0" w:color="auto"/>
            <w:bottom w:val="none" w:sz="0" w:space="0" w:color="auto"/>
            <w:right w:val="none" w:sz="0" w:space="0" w:color="auto"/>
          </w:divBdr>
        </w:div>
        <w:div w:id="39742682">
          <w:marLeft w:val="640"/>
          <w:marRight w:val="0"/>
          <w:marTop w:val="0"/>
          <w:marBottom w:val="0"/>
          <w:divBdr>
            <w:top w:val="none" w:sz="0" w:space="0" w:color="auto"/>
            <w:left w:val="none" w:sz="0" w:space="0" w:color="auto"/>
            <w:bottom w:val="none" w:sz="0" w:space="0" w:color="auto"/>
            <w:right w:val="none" w:sz="0" w:space="0" w:color="auto"/>
          </w:divBdr>
        </w:div>
        <w:div w:id="304163897">
          <w:marLeft w:val="640"/>
          <w:marRight w:val="0"/>
          <w:marTop w:val="0"/>
          <w:marBottom w:val="0"/>
          <w:divBdr>
            <w:top w:val="none" w:sz="0" w:space="0" w:color="auto"/>
            <w:left w:val="none" w:sz="0" w:space="0" w:color="auto"/>
            <w:bottom w:val="none" w:sz="0" w:space="0" w:color="auto"/>
            <w:right w:val="none" w:sz="0" w:space="0" w:color="auto"/>
          </w:divBdr>
        </w:div>
        <w:div w:id="713045900">
          <w:marLeft w:val="640"/>
          <w:marRight w:val="0"/>
          <w:marTop w:val="0"/>
          <w:marBottom w:val="0"/>
          <w:divBdr>
            <w:top w:val="none" w:sz="0" w:space="0" w:color="auto"/>
            <w:left w:val="none" w:sz="0" w:space="0" w:color="auto"/>
            <w:bottom w:val="none" w:sz="0" w:space="0" w:color="auto"/>
            <w:right w:val="none" w:sz="0" w:space="0" w:color="auto"/>
          </w:divBdr>
        </w:div>
        <w:div w:id="2097091168">
          <w:marLeft w:val="640"/>
          <w:marRight w:val="0"/>
          <w:marTop w:val="0"/>
          <w:marBottom w:val="0"/>
          <w:divBdr>
            <w:top w:val="none" w:sz="0" w:space="0" w:color="auto"/>
            <w:left w:val="none" w:sz="0" w:space="0" w:color="auto"/>
            <w:bottom w:val="none" w:sz="0" w:space="0" w:color="auto"/>
            <w:right w:val="none" w:sz="0" w:space="0" w:color="auto"/>
          </w:divBdr>
        </w:div>
        <w:div w:id="2114085111">
          <w:marLeft w:val="640"/>
          <w:marRight w:val="0"/>
          <w:marTop w:val="0"/>
          <w:marBottom w:val="0"/>
          <w:divBdr>
            <w:top w:val="none" w:sz="0" w:space="0" w:color="auto"/>
            <w:left w:val="none" w:sz="0" w:space="0" w:color="auto"/>
            <w:bottom w:val="none" w:sz="0" w:space="0" w:color="auto"/>
            <w:right w:val="none" w:sz="0" w:space="0" w:color="auto"/>
          </w:divBdr>
        </w:div>
        <w:div w:id="373388042">
          <w:marLeft w:val="640"/>
          <w:marRight w:val="0"/>
          <w:marTop w:val="0"/>
          <w:marBottom w:val="0"/>
          <w:divBdr>
            <w:top w:val="none" w:sz="0" w:space="0" w:color="auto"/>
            <w:left w:val="none" w:sz="0" w:space="0" w:color="auto"/>
            <w:bottom w:val="none" w:sz="0" w:space="0" w:color="auto"/>
            <w:right w:val="none" w:sz="0" w:space="0" w:color="auto"/>
          </w:divBdr>
        </w:div>
        <w:div w:id="1851410621">
          <w:marLeft w:val="640"/>
          <w:marRight w:val="0"/>
          <w:marTop w:val="0"/>
          <w:marBottom w:val="0"/>
          <w:divBdr>
            <w:top w:val="none" w:sz="0" w:space="0" w:color="auto"/>
            <w:left w:val="none" w:sz="0" w:space="0" w:color="auto"/>
            <w:bottom w:val="none" w:sz="0" w:space="0" w:color="auto"/>
            <w:right w:val="none" w:sz="0" w:space="0" w:color="auto"/>
          </w:divBdr>
        </w:div>
        <w:div w:id="239562834">
          <w:marLeft w:val="640"/>
          <w:marRight w:val="0"/>
          <w:marTop w:val="0"/>
          <w:marBottom w:val="0"/>
          <w:divBdr>
            <w:top w:val="none" w:sz="0" w:space="0" w:color="auto"/>
            <w:left w:val="none" w:sz="0" w:space="0" w:color="auto"/>
            <w:bottom w:val="none" w:sz="0" w:space="0" w:color="auto"/>
            <w:right w:val="none" w:sz="0" w:space="0" w:color="auto"/>
          </w:divBdr>
        </w:div>
        <w:div w:id="475607175">
          <w:marLeft w:val="640"/>
          <w:marRight w:val="0"/>
          <w:marTop w:val="0"/>
          <w:marBottom w:val="0"/>
          <w:divBdr>
            <w:top w:val="none" w:sz="0" w:space="0" w:color="auto"/>
            <w:left w:val="none" w:sz="0" w:space="0" w:color="auto"/>
            <w:bottom w:val="none" w:sz="0" w:space="0" w:color="auto"/>
            <w:right w:val="none" w:sz="0" w:space="0" w:color="auto"/>
          </w:divBdr>
        </w:div>
        <w:div w:id="782654001">
          <w:marLeft w:val="640"/>
          <w:marRight w:val="0"/>
          <w:marTop w:val="0"/>
          <w:marBottom w:val="0"/>
          <w:divBdr>
            <w:top w:val="none" w:sz="0" w:space="0" w:color="auto"/>
            <w:left w:val="none" w:sz="0" w:space="0" w:color="auto"/>
            <w:bottom w:val="none" w:sz="0" w:space="0" w:color="auto"/>
            <w:right w:val="none" w:sz="0" w:space="0" w:color="auto"/>
          </w:divBdr>
        </w:div>
        <w:div w:id="827091033">
          <w:marLeft w:val="640"/>
          <w:marRight w:val="0"/>
          <w:marTop w:val="0"/>
          <w:marBottom w:val="0"/>
          <w:divBdr>
            <w:top w:val="none" w:sz="0" w:space="0" w:color="auto"/>
            <w:left w:val="none" w:sz="0" w:space="0" w:color="auto"/>
            <w:bottom w:val="none" w:sz="0" w:space="0" w:color="auto"/>
            <w:right w:val="none" w:sz="0" w:space="0" w:color="auto"/>
          </w:divBdr>
        </w:div>
        <w:div w:id="1076048066">
          <w:marLeft w:val="640"/>
          <w:marRight w:val="0"/>
          <w:marTop w:val="0"/>
          <w:marBottom w:val="0"/>
          <w:divBdr>
            <w:top w:val="none" w:sz="0" w:space="0" w:color="auto"/>
            <w:left w:val="none" w:sz="0" w:space="0" w:color="auto"/>
            <w:bottom w:val="none" w:sz="0" w:space="0" w:color="auto"/>
            <w:right w:val="none" w:sz="0" w:space="0" w:color="auto"/>
          </w:divBdr>
        </w:div>
        <w:div w:id="468085335">
          <w:marLeft w:val="640"/>
          <w:marRight w:val="0"/>
          <w:marTop w:val="0"/>
          <w:marBottom w:val="0"/>
          <w:divBdr>
            <w:top w:val="none" w:sz="0" w:space="0" w:color="auto"/>
            <w:left w:val="none" w:sz="0" w:space="0" w:color="auto"/>
            <w:bottom w:val="none" w:sz="0" w:space="0" w:color="auto"/>
            <w:right w:val="none" w:sz="0" w:space="0" w:color="auto"/>
          </w:divBdr>
        </w:div>
        <w:div w:id="864059121">
          <w:marLeft w:val="640"/>
          <w:marRight w:val="0"/>
          <w:marTop w:val="0"/>
          <w:marBottom w:val="0"/>
          <w:divBdr>
            <w:top w:val="none" w:sz="0" w:space="0" w:color="auto"/>
            <w:left w:val="none" w:sz="0" w:space="0" w:color="auto"/>
            <w:bottom w:val="none" w:sz="0" w:space="0" w:color="auto"/>
            <w:right w:val="none" w:sz="0" w:space="0" w:color="auto"/>
          </w:divBdr>
        </w:div>
        <w:div w:id="348532538">
          <w:marLeft w:val="640"/>
          <w:marRight w:val="0"/>
          <w:marTop w:val="0"/>
          <w:marBottom w:val="0"/>
          <w:divBdr>
            <w:top w:val="none" w:sz="0" w:space="0" w:color="auto"/>
            <w:left w:val="none" w:sz="0" w:space="0" w:color="auto"/>
            <w:bottom w:val="none" w:sz="0" w:space="0" w:color="auto"/>
            <w:right w:val="none" w:sz="0" w:space="0" w:color="auto"/>
          </w:divBdr>
        </w:div>
        <w:div w:id="1665158261">
          <w:marLeft w:val="640"/>
          <w:marRight w:val="0"/>
          <w:marTop w:val="0"/>
          <w:marBottom w:val="0"/>
          <w:divBdr>
            <w:top w:val="none" w:sz="0" w:space="0" w:color="auto"/>
            <w:left w:val="none" w:sz="0" w:space="0" w:color="auto"/>
            <w:bottom w:val="none" w:sz="0" w:space="0" w:color="auto"/>
            <w:right w:val="none" w:sz="0" w:space="0" w:color="auto"/>
          </w:divBdr>
        </w:div>
        <w:div w:id="1245840500">
          <w:marLeft w:val="640"/>
          <w:marRight w:val="0"/>
          <w:marTop w:val="0"/>
          <w:marBottom w:val="0"/>
          <w:divBdr>
            <w:top w:val="none" w:sz="0" w:space="0" w:color="auto"/>
            <w:left w:val="none" w:sz="0" w:space="0" w:color="auto"/>
            <w:bottom w:val="none" w:sz="0" w:space="0" w:color="auto"/>
            <w:right w:val="none" w:sz="0" w:space="0" w:color="auto"/>
          </w:divBdr>
        </w:div>
        <w:div w:id="1362827519">
          <w:marLeft w:val="640"/>
          <w:marRight w:val="0"/>
          <w:marTop w:val="0"/>
          <w:marBottom w:val="0"/>
          <w:divBdr>
            <w:top w:val="none" w:sz="0" w:space="0" w:color="auto"/>
            <w:left w:val="none" w:sz="0" w:space="0" w:color="auto"/>
            <w:bottom w:val="none" w:sz="0" w:space="0" w:color="auto"/>
            <w:right w:val="none" w:sz="0" w:space="0" w:color="auto"/>
          </w:divBdr>
        </w:div>
        <w:div w:id="1823500885">
          <w:marLeft w:val="640"/>
          <w:marRight w:val="0"/>
          <w:marTop w:val="0"/>
          <w:marBottom w:val="0"/>
          <w:divBdr>
            <w:top w:val="none" w:sz="0" w:space="0" w:color="auto"/>
            <w:left w:val="none" w:sz="0" w:space="0" w:color="auto"/>
            <w:bottom w:val="none" w:sz="0" w:space="0" w:color="auto"/>
            <w:right w:val="none" w:sz="0" w:space="0" w:color="auto"/>
          </w:divBdr>
        </w:div>
        <w:div w:id="1487551069">
          <w:marLeft w:val="640"/>
          <w:marRight w:val="0"/>
          <w:marTop w:val="0"/>
          <w:marBottom w:val="0"/>
          <w:divBdr>
            <w:top w:val="none" w:sz="0" w:space="0" w:color="auto"/>
            <w:left w:val="none" w:sz="0" w:space="0" w:color="auto"/>
            <w:bottom w:val="none" w:sz="0" w:space="0" w:color="auto"/>
            <w:right w:val="none" w:sz="0" w:space="0" w:color="auto"/>
          </w:divBdr>
        </w:div>
        <w:div w:id="667710086">
          <w:marLeft w:val="640"/>
          <w:marRight w:val="0"/>
          <w:marTop w:val="0"/>
          <w:marBottom w:val="0"/>
          <w:divBdr>
            <w:top w:val="none" w:sz="0" w:space="0" w:color="auto"/>
            <w:left w:val="none" w:sz="0" w:space="0" w:color="auto"/>
            <w:bottom w:val="none" w:sz="0" w:space="0" w:color="auto"/>
            <w:right w:val="none" w:sz="0" w:space="0" w:color="auto"/>
          </w:divBdr>
        </w:div>
        <w:div w:id="775250411">
          <w:marLeft w:val="640"/>
          <w:marRight w:val="0"/>
          <w:marTop w:val="0"/>
          <w:marBottom w:val="0"/>
          <w:divBdr>
            <w:top w:val="none" w:sz="0" w:space="0" w:color="auto"/>
            <w:left w:val="none" w:sz="0" w:space="0" w:color="auto"/>
            <w:bottom w:val="none" w:sz="0" w:space="0" w:color="auto"/>
            <w:right w:val="none" w:sz="0" w:space="0" w:color="auto"/>
          </w:divBdr>
        </w:div>
        <w:div w:id="595555884">
          <w:marLeft w:val="640"/>
          <w:marRight w:val="0"/>
          <w:marTop w:val="0"/>
          <w:marBottom w:val="0"/>
          <w:divBdr>
            <w:top w:val="none" w:sz="0" w:space="0" w:color="auto"/>
            <w:left w:val="none" w:sz="0" w:space="0" w:color="auto"/>
            <w:bottom w:val="none" w:sz="0" w:space="0" w:color="auto"/>
            <w:right w:val="none" w:sz="0" w:space="0" w:color="auto"/>
          </w:divBdr>
        </w:div>
        <w:div w:id="664746271">
          <w:marLeft w:val="640"/>
          <w:marRight w:val="0"/>
          <w:marTop w:val="0"/>
          <w:marBottom w:val="0"/>
          <w:divBdr>
            <w:top w:val="none" w:sz="0" w:space="0" w:color="auto"/>
            <w:left w:val="none" w:sz="0" w:space="0" w:color="auto"/>
            <w:bottom w:val="none" w:sz="0" w:space="0" w:color="auto"/>
            <w:right w:val="none" w:sz="0" w:space="0" w:color="auto"/>
          </w:divBdr>
        </w:div>
        <w:div w:id="61635820">
          <w:marLeft w:val="640"/>
          <w:marRight w:val="0"/>
          <w:marTop w:val="0"/>
          <w:marBottom w:val="0"/>
          <w:divBdr>
            <w:top w:val="none" w:sz="0" w:space="0" w:color="auto"/>
            <w:left w:val="none" w:sz="0" w:space="0" w:color="auto"/>
            <w:bottom w:val="none" w:sz="0" w:space="0" w:color="auto"/>
            <w:right w:val="none" w:sz="0" w:space="0" w:color="auto"/>
          </w:divBdr>
        </w:div>
        <w:div w:id="261571919">
          <w:marLeft w:val="640"/>
          <w:marRight w:val="0"/>
          <w:marTop w:val="0"/>
          <w:marBottom w:val="0"/>
          <w:divBdr>
            <w:top w:val="none" w:sz="0" w:space="0" w:color="auto"/>
            <w:left w:val="none" w:sz="0" w:space="0" w:color="auto"/>
            <w:bottom w:val="none" w:sz="0" w:space="0" w:color="auto"/>
            <w:right w:val="none" w:sz="0" w:space="0" w:color="auto"/>
          </w:divBdr>
        </w:div>
        <w:div w:id="2114325009">
          <w:marLeft w:val="640"/>
          <w:marRight w:val="0"/>
          <w:marTop w:val="0"/>
          <w:marBottom w:val="0"/>
          <w:divBdr>
            <w:top w:val="none" w:sz="0" w:space="0" w:color="auto"/>
            <w:left w:val="none" w:sz="0" w:space="0" w:color="auto"/>
            <w:bottom w:val="none" w:sz="0" w:space="0" w:color="auto"/>
            <w:right w:val="none" w:sz="0" w:space="0" w:color="auto"/>
          </w:divBdr>
        </w:div>
        <w:div w:id="704209736">
          <w:marLeft w:val="640"/>
          <w:marRight w:val="0"/>
          <w:marTop w:val="0"/>
          <w:marBottom w:val="0"/>
          <w:divBdr>
            <w:top w:val="none" w:sz="0" w:space="0" w:color="auto"/>
            <w:left w:val="none" w:sz="0" w:space="0" w:color="auto"/>
            <w:bottom w:val="none" w:sz="0" w:space="0" w:color="auto"/>
            <w:right w:val="none" w:sz="0" w:space="0" w:color="auto"/>
          </w:divBdr>
        </w:div>
        <w:div w:id="1679966426">
          <w:marLeft w:val="640"/>
          <w:marRight w:val="0"/>
          <w:marTop w:val="0"/>
          <w:marBottom w:val="0"/>
          <w:divBdr>
            <w:top w:val="none" w:sz="0" w:space="0" w:color="auto"/>
            <w:left w:val="none" w:sz="0" w:space="0" w:color="auto"/>
            <w:bottom w:val="none" w:sz="0" w:space="0" w:color="auto"/>
            <w:right w:val="none" w:sz="0" w:space="0" w:color="auto"/>
          </w:divBdr>
        </w:div>
        <w:div w:id="416055201">
          <w:marLeft w:val="640"/>
          <w:marRight w:val="0"/>
          <w:marTop w:val="0"/>
          <w:marBottom w:val="0"/>
          <w:divBdr>
            <w:top w:val="none" w:sz="0" w:space="0" w:color="auto"/>
            <w:left w:val="none" w:sz="0" w:space="0" w:color="auto"/>
            <w:bottom w:val="none" w:sz="0" w:space="0" w:color="auto"/>
            <w:right w:val="none" w:sz="0" w:space="0" w:color="auto"/>
          </w:divBdr>
        </w:div>
        <w:div w:id="30809883">
          <w:marLeft w:val="640"/>
          <w:marRight w:val="0"/>
          <w:marTop w:val="0"/>
          <w:marBottom w:val="0"/>
          <w:divBdr>
            <w:top w:val="none" w:sz="0" w:space="0" w:color="auto"/>
            <w:left w:val="none" w:sz="0" w:space="0" w:color="auto"/>
            <w:bottom w:val="none" w:sz="0" w:space="0" w:color="auto"/>
            <w:right w:val="none" w:sz="0" w:space="0" w:color="auto"/>
          </w:divBdr>
        </w:div>
        <w:div w:id="1493251754">
          <w:marLeft w:val="640"/>
          <w:marRight w:val="0"/>
          <w:marTop w:val="0"/>
          <w:marBottom w:val="0"/>
          <w:divBdr>
            <w:top w:val="none" w:sz="0" w:space="0" w:color="auto"/>
            <w:left w:val="none" w:sz="0" w:space="0" w:color="auto"/>
            <w:bottom w:val="none" w:sz="0" w:space="0" w:color="auto"/>
            <w:right w:val="none" w:sz="0" w:space="0" w:color="auto"/>
          </w:divBdr>
        </w:div>
        <w:div w:id="882400489">
          <w:marLeft w:val="640"/>
          <w:marRight w:val="0"/>
          <w:marTop w:val="0"/>
          <w:marBottom w:val="0"/>
          <w:divBdr>
            <w:top w:val="none" w:sz="0" w:space="0" w:color="auto"/>
            <w:left w:val="none" w:sz="0" w:space="0" w:color="auto"/>
            <w:bottom w:val="none" w:sz="0" w:space="0" w:color="auto"/>
            <w:right w:val="none" w:sz="0" w:space="0" w:color="auto"/>
          </w:divBdr>
        </w:div>
        <w:div w:id="1787969254">
          <w:marLeft w:val="640"/>
          <w:marRight w:val="0"/>
          <w:marTop w:val="0"/>
          <w:marBottom w:val="0"/>
          <w:divBdr>
            <w:top w:val="none" w:sz="0" w:space="0" w:color="auto"/>
            <w:left w:val="none" w:sz="0" w:space="0" w:color="auto"/>
            <w:bottom w:val="none" w:sz="0" w:space="0" w:color="auto"/>
            <w:right w:val="none" w:sz="0" w:space="0" w:color="auto"/>
          </w:divBdr>
        </w:div>
        <w:div w:id="195625926">
          <w:marLeft w:val="640"/>
          <w:marRight w:val="0"/>
          <w:marTop w:val="0"/>
          <w:marBottom w:val="0"/>
          <w:divBdr>
            <w:top w:val="none" w:sz="0" w:space="0" w:color="auto"/>
            <w:left w:val="none" w:sz="0" w:space="0" w:color="auto"/>
            <w:bottom w:val="none" w:sz="0" w:space="0" w:color="auto"/>
            <w:right w:val="none" w:sz="0" w:space="0" w:color="auto"/>
          </w:divBdr>
        </w:div>
        <w:div w:id="969744034">
          <w:marLeft w:val="640"/>
          <w:marRight w:val="0"/>
          <w:marTop w:val="0"/>
          <w:marBottom w:val="0"/>
          <w:divBdr>
            <w:top w:val="none" w:sz="0" w:space="0" w:color="auto"/>
            <w:left w:val="none" w:sz="0" w:space="0" w:color="auto"/>
            <w:bottom w:val="none" w:sz="0" w:space="0" w:color="auto"/>
            <w:right w:val="none" w:sz="0" w:space="0" w:color="auto"/>
          </w:divBdr>
        </w:div>
        <w:div w:id="1229924422">
          <w:marLeft w:val="640"/>
          <w:marRight w:val="0"/>
          <w:marTop w:val="0"/>
          <w:marBottom w:val="0"/>
          <w:divBdr>
            <w:top w:val="none" w:sz="0" w:space="0" w:color="auto"/>
            <w:left w:val="none" w:sz="0" w:space="0" w:color="auto"/>
            <w:bottom w:val="none" w:sz="0" w:space="0" w:color="auto"/>
            <w:right w:val="none" w:sz="0" w:space="0" w:color="auto"/>
          </w:divBdr>
        </w:div>
        <w:div w:id="561914136">
          <w:marLeft w:val="640"/>
          <w:marRight w:val="0"/>
          <w:marTop w:val="0"/>
          <w:marBottom w:val="0"/>
          <w:divBdr>
            <w:top w:val="none" w:sz="0" w:space="0" w:color="auto"/>
            <w:left w:val="none" w:sz="0" w:space="0" w:color="auto"/>
            <w:bottom w:val="none" w:sz="0" w:space="0" w:color="auto"/>
            <w:right w:val="none" w:sz="0" w:space="0" w:color="auto"/>
          </w:divBdr>
        </w:div>
        <w:div w:id="537200328">
          <w:marLeft w:val="640"/>
          <w:marRight w:val="0"/>
          <w:marTop w:val="0"/>
          <w:marBottom w:val="0"/>
          <w:divBdr>
            <w:top w:val="none" w:sz="0" w:space="0" w:color="auto"/>
            <w:left w:val="none" w:sz="0" w:space="0" w:color="auto"/>
            <w:bottom w:val="none" w:sz="0" w:space="0" w:color="auto"/>
            <w:right w:val="none" w:sz="0" w:space="0" w:color="auto"/>
          </w:divBdr>
        </w:div>
        <w:div w:id="873735982">
          <w:marLeft w:val="640"/>
          <w:marRight w:val="0"/>
          <w:marTop w:val="0"/>
          <w:marBottom w:val="0"/>
          <w:divBdr>
            <w:top w:val="none" w:sz="0" w:space="0" w:color="auto"/>
            <w:left w:val="none" w:sz="0" w:space="0" w:color="auto"/>
            <w:bottom w:val="none" w:sz="0" w:space="0" w:color="auto"/>
            <w:right w:val="none" w:sz="0" w:space="0" w:color="auto"/>
          </w:divBdr>
        </w:div>
        <w:div w:id="731583371">
          <w:marLeft w:val="640"/>
          <w:marRight w:val="0"/>
          <w:marTop w:val="0"/>
          <w:marBottom w:val="0"/>
          <w:divBdr>
            <w:top w:val="none" w:sz="0" w:space="0" w:color="auto"/>
            <w:left w:val="none" w:sz="0" w:space="0" w:color="auto"/>
            <w:bottom w:val="none" w:sz="0" w:space="0" w:color="auto"/>
            <w:right w:val="none" w:sz="0" w:space="0" w:color="auto"/>
          </w:divBdr>
        </w:div>
        <w:div w:id="1062632107">
          <w:marLeft w:val="640"/>
          <w:marRight w:val="0"/>
          <w:marTop w:val="0"/>
          <w:marBottom w:val="0"/>
          <w:divBdr>
            <w:top w:val="none" w:sz="0" w:space="0" w:color="auto"/>
            <w:left w:val="none" w:sz="0" w:space="0" w:color="auto"/>
            <w:bottom w:val="none" w:sz="0" w:space="0" w:color="auto"/>
            <w:right w:val="none" w:sz="0" w:space="0" w:color="auto"/>
          </w:divBdr>
        </w:div>
        <w:div w:id="275914290">
          <w:marLeft w:val="640"/>
          <w:marRight w:val="0"/>
          <w:marTop w:val="0"/>
          <w:marBottom w:val="0"/>
          <w:divBdr>
            <w:top w:val="none" w:sz="0" w:space="0" w:color="auto"/>
            <w:left w:val="none" w:sz="0" w:space="0" w:color="auto"/>
            <w:bottom w:val="none" w:sz="0" w:space="0" w:color="auto"/>
            <w:right w:val="none" w:sz="0" w:space="0" w:color="auto"/>
          </w:divBdr>
        </w:div>
      </w:divsChild>
    </w:div>
    <w:div w:id="1744258608">
      <w:bodyDiv w:val="1"/>
      <w:marLeft w:val="0"/>
      <w:marRight w:val="0"/>
      <w:marTop w:val="0"/>
      <w:marBottom w:val="0"/>
      <w:divBdr>
        <w:top w:val="none" w:sz="0" w:space="0" w:color="auto"/>
        <w:left w:val="none" w:sz="0" w:space="0" w:color="auto"/>
        <w:bottom w:val="none" w:sz="0" w:space="0" w:color="auto"/>
        <w:right w:val="none" w:sz="0" w:space="0" w:color="auto"/>
      </w:divBdr>
    </w:div>
    <w:div w:id="1744793438">
      <w:bodyDiv w:val="1"/>
      <w:marLeft w:val="0"/>
      <w:marRight w:val="0"/>
      <w:marTop w:val="0"/>
      <w:marBottom w:val="0"/>
      <w:divBdr>
        <w:top w:val="none" w:sz="0" w:space="0" w:color="auto"/>
        <w:left w:val="none" w:sz="0" w:space="0" w:color="auto"/>
        <w:bottom w:val="none" w:sz="0" w:space="0" w:color="auto"/>
        <w:right w:val="none" w:sz="0" w:space="0" w:color="auto"/>
      </w:divBdr>
    </w:div>
    <w:div w:id="1749038006">
      <w:bodyDiv w:val="1"/>
      <w:marLeft w:val="0"/>
      <w:marRight w:val="0"/>
      <w:marTop w:val="0"/>
      <w:marBottom w:val="0"/>
      <w:divBdr>
        <w:top w:val="none" w:sz="0" w:space="0" w:color="auto"/>
        <w:left w:val="none" w:sz="0" w:space="0" w:color="auto"/>
        <w:bottom w:val="none" w:sz="0" w:space="0" w:color="auto"/>
        <w:right w:val="none" w:sz="0" w:space="0" w:color="auto"/>
      </w:divBdr>
    </w:div>
    <w:div w:id="1750350933">
      <w:bodyDiv w:val="1"/>
      <w:marLeft w:val="0"/>
      <w:marRight w:val="0"/>
      <w:marTop w:val="0"/>
      <w:marBottom w:val="0"/>
      <w:divBdr>
        <w:top w:val="none" w:sz="0" w:space="0" w:color="auto"/>
        <w:left w:val="none" w:sz="0" w:space="0" w:color="auto"/>
        <w:bottom w:val="none" w:sz="0" w:space="0" w:color="auto"/>
        <w:right w:val="none" w:sz="0" w:space="0" w:color="auto"/>
      </w:divBdr>
    </w:div>
    <w:div w:id="1751854097">
      <w:bodyDiv w:val="1"/>
      <w:marLeft w:val="0"/>
      <w:marRight w:val="0"/>
      <w:marTop w:val="0"/>
      <w:marBottom w:val="0"/>
      <w:divBdr>
        <w:top w:val="none" w:sz="0" w:space="0" w:color="auto"/>
        <w:left w:val="none" w:sz="0" w:space="0" w:color="auto"/>
        <w:bottom w:val="none" w:sz="0" w:space="0" w:color="auto"/>
        <w:right w:val="none" w:sz="0" w:space="0" w:color="auto"/>
      </w:divBdr>
    </w:div>
    <w:div w:id="1753551858">
      <w:bodyDiv w:val="1"/>
      <w:marLeft w:val="0"/>
      <w:marRight w:val="0"/>
      <w:marTop w:val="0"/>
      <w:marBottom w:val="0"/>
      <w:divBdr>
        <w:top w:val="none" w:sz="0" w:space="0" w:color="auto"/>
        <w:left w:val="none" w:sz="0" w:space="0" w:color="auto"/>
        <w:bottom w:val="none" w:sz="0" w:space="0" w:color="auto"/>
        <w:right w:val="none" w:sz="0" w:space="0" w:color="auto"/>
      </w:divBdr>
    </w:div>
    <w:div w:id="1753818522">
      <w:bodyDiv w:val="1"/>
      <w:marLeft w:val="0"/>
      <w:marRight w:val="0"/>
      <w:marTop w:val="0"/>
      <w:marBottom w:val="0"/>
      <w:divBdr>
        <w:top w:val="none" w:sz="0" w:space="0" w:color="auto"/>
        <w:left w:val="none" w:sz="0" w:space="0" w:color="auto"/>
        <w:bottom w:val="none" w:sz="0" w:space="0" w:color="auto"/>
        <w:right w:val="none" w:sz="0" w:space="0" w:color="auto"/>
      </w:divBdr>
    </w:div>
    <w:div w:id="1753820449">
      <w:bodyDiv w:val="1"/>
      <w:marLeft w:val="0"/>
      <w:marRight w:val="0"/>
      <w:marTop w:val="0"/>
      <w:marBottom w:val="0"/>
      <w:divBdr>
        <w:top w:val="none" w:sz="0" w:space="0" w:color="auto"/>
        <w:left w:val="none" w:sz="0" w:space="0" w:color="auto"/>
        <w:bottom w:val="none" w:sz="0" w:space="0" w:color="auto"/>
        <w:right w:val="none" w:sz="0" w:space="0" w:color="auto"/>
      </w:divBdr>
    </w:div>
    <w:div w:id="1755475275">
      <w:bodyDiv w:val="1"/>
      <w:marLeft w:val="0"/>
      <w:marRight w:val="0"/>
      <w:marTop w:val="0"/>
      <w:marBottom w:val="0"/>
      <w:divBdr>
        <w:top w:val="none" w:sz="0" w:space="0" w:color="auto"/>
        <w:left w:val="none" w:sz="0" w:space="0" w:color="auto"/>
        <w:bottom w:val="none" w:sz="0" w:space="0" w:color="auto"/>
        <w:right w:val="none" w:sz="0" w:space="0" w:color="auto"/>
      </w:divBdr>
    </w:div>
    <w:div w:id="1758014820">
      <w:bodyDiv w:val="1"/>
      <w:marLeft w:val="0"/>
      <w:marRight w:val="0"/>
      <w:marTop w:val="0"/>
      <w:marBottom w:val="0"/>
      <w:divBdr>
        <w:top w:val="none" w:sz="0" w:space="0" w:color="auto"/>
        <w:left w:val="none" w:sz="0" w:space="0" w:color="auto"/>
        <w:bottom w:val="none" w:sz="0" w:space="0" w:color="auto"/>
        <w:right w:val="none" w:sz="0" w:space="0" w:color="auto"/>
      </w:divBdr>
    </w:div>
    <w:div w:id="1763187593">
      <w:bodyDiv w:val="1"/>
      <w:marLeft w:val="0"/>
      <w:marRight w:val="0"/>
      <w:marTop w:val="0"/>
      <w:marBottom w:val="0"/>
      <w:divBdr>
        <w:top w:val="none" w:sz="0" w:space="0" w:color="auto"/>
        <w:left w:val="none" w:sz="0" w:space="0" w:color="auto"/>
        <w:bottom w:val="none" w:sz="0" w:space="0" w:color="auto"/>
        <w:right w:val="none" w:sz="0" w:space="0" w:color="auto"/>
      </w:divBdr>
    </w:div>
    <w:div w:id="1765691415">
      <w:bodyDiv w:val="1"/>
      <w:marLeft w:val="0"/>
      <w:marRight w:val="0"/>
      <w:marTop w:val="0"/>
      <w:marBottom w:val="0"/>
      <w:divBdr>
        <w:top w:val="none" w:sz="0" w:space="0" w:color="auto"/>
        <w:left w:val="none" w:sz="0" w:space="0" w:color="auto"/>
        <w:bottom w:val="none" w:sz="0" w:space="0" w:color="auto"/>
        <w:right w:val="none" w:sz="0" w:space="0" w:color="auto"/>
      </w:divBdr>
    </w:div>
    <w:div w:id="1768034300">
      <w:bodyDiv w:val="1"/>
      <w:marLeft w:val="0"/>
      <w:marRight w:val="0"/>
      <w:marTop w:val="0"/>
      <w:marBottom w:val="0"/>
      <w:divBdr>
        <w:top w:val="none" w:sz="0" w:space="0" w:color="auto"/>
        <w:left w:val="none" w:sz="0" w:space="0" w:color="auto"/>
        <w:bottom w:val="none" w:sz="0" w:space="0" w:color="auto"/>
        <w:right w:val="none" w:sz="0" w:space="0" w:color="auto"/>
      </w:divBdr>
    </w:div>
    <w:div w:id="1768426224">
      <w:bodyDiv w:val="1"/>
      <w:marLeft w:val="0"/>
      <w:marRight w:val="0"/>
      <w:marTop w:val="0"/>
      <w:marBottom w:val="0"/>
      <w:divBdr>
        <w:top w:val="none" w:sz="0" w:space="0" w:color="auto"/>
        <w:left w:val="none" w:sz="0" w:space="0" w:color="auto"/>
        <w:bottom w:val="none" w:sz="0" w:space="0" w:color="auto"/>
        <w:right w:val="none" w:sz="0" w:space="0" w:color="auto"/>
      </w:divBdr>
    </w:div>
    <w:div w:id="1769933840">
      <w:bodyDiv w:val="1"/>
      <w:marLeft w:val="0"/>
      <w:marRight w:val="0"/>
      <w:marTop w:val="0"/>
      <w:marBottom w:val="0"/>
      <w:divBdr>
        <w:top w:val="none" w:sz="0" w:space="0" w:color="auto"/>
        <w:left w:val="none" w:sz="0" w:space="0" w:color="auto"/>
        <w:bottom w:val="none" w:sz="0" w:space="0" w:color="auto"/>
        <w:right w:val="none" w:sz="0" w:space="0" w:color="auto"/>
      </w:divBdr>
    </w:div>
    <w:div w:id="1771778506">
      <w:bodyDiv w:val="1"/>
      <w:marLeft w:val="0"/>
      <w:marRight w:val="0"/>
      <w:marTop w:val="0"/>
      <w:marBottom w:val="0"/>
      <w:divBdr>
        <w:top w:val="none" w:sz="0" w:space="0" w:color="auto"/>
        <w:left w:val="none" w:sz="0" w:space="0" w:color="auto"/>
        <w:bottom w:val="none" w:sz="0" w:space="0" w:color="auto"/>
        <w:right w:val="none" w:sz="0" w:space="0" w:color="auto"/>
      </w:divBdr>
      <w:divsChild>
        <w:div w:id="97333822">
          <w:marLeft w:val="640"/>
          <w:marRight w:val="0"/>
          <w:marTop w:val="0"/>
          <w:marBottom w:val="0"/>
          <w:divBdr>
            <w:top w:val="none" w:sz="0" w:space="0" w:color="auto"/>
            <w:left w:val="none" w:sz="0" w:space="0" w:color="auto"/>
            <w:bottom w:val="none" w:sz="0" w:space="0" w:color="auto"/>
            <w:right w:val="none" w:sz="0" w:space="0" w:color="auto"/>
          </w:divBdr>
        </w:div>
        <w:div w:id="285431220">
          <w:marLeft w:val="640"/>
          <w:marRight w:val="0"/>
          <w:marTop w:val="0"/>
          <w:marBottom w:val="0"/>
          <w:divBdr>
            <w:top w:val="none" w:sz="0" w:space="0" w:color="auto"/>
            <w:left w:val="none" w:sz="0" w:space="0" w:color="auto"/>
            <w:bottom w:val="none" w:sz="0" w:space="0" w:color="auto"/>
            <w:right w:val="none" w:sz="0" w:space="0" w:color="auto"/>
          </w:divBdr>
        </w:div>
        <w:div w:id="1900900133">
          <w:marLeft w:val="640"/>
          <w:marRight w:val="0"/>
          <w:marTop w:val="0"/>
          <w:marBottom w:val="0"/>
          <w:divBdr>
            <w:top w:val="none" w:sz="0" w:space="0" w:color="auto"/>
            <w:left w:val="none" w:sz="0" w:space="0" w:color="auto"/>
            <w:bottom w:val="none" w:sz="0" w:space="0" w:color="auto"/>
            <w:right w:val="none" w:sz="0" w:space="0" w:color="auto"/>
          </w:divBdr>
        </w:div>
        <w:div w:id="119498537">
          <w:marLeft w:val="640"/>
          <w:marRight w:val="0"/>
          <w:marTop w:val="0"/>
          <w:marBottom w:val="0"/>
          <w:divBdr>
            <w:top w:val="none" w:sz="0" w:space="0" w:color="auto"/>
            <w:left w:val="none" w:sz="0" w:space="0" w:color="auto"/>
            <w:bottom w:val="none" w:sz="0" w:space="0" w:color="auto"/>
            <w:right w:val="none" w:sz="0" w:space="0" w:color="auto"/>
          </w:divBdr>
        </w:div>
        <w:div w:id="632029619">
          <w:marLeft w:val="640"/>
          <w:marRight w:val="0"/>
          <w:marTop w:val="0"/>
          <w:marBottom w:val="0"/>
          <w:divBdr>
            <w:top w:val="none" w:sz="0" w:space="0" w:color="auto"/>
            <w:left w:val="none" w:sz="0" w:space="0" w:color="auto"/>
            <w:bottom w:val="none" w:sz="0" w:space="0" w:color="auto"/>
            <w:right w:val="none" w:sz="0" w:space="0" w:color="auto"/>
          </w:divBdr>
        </w:div>
        <w:div w:id="750932523">
          <w:marLeft w:val="640"/>
          <w:marRight w:val="0"/>
          <w:marTop w:val="0"/>
          <w:marBottom w:val="0"/>
          <w:divBdr>
            <w:top w:val="none" w:sz="0" w:space="0" w:color="auto"/>
            <w:left w:val="none" w:sz="0" w:space="0" w:color="auto"/>
            <w:bottom w:val="none" w:sz="0" w:space="0" w:color="auto"/>
            <w:right w:val="none" w:sz="0" w:space="0" w:color="auto"/>
          </w:divBdr>
        </w:div>
        <w:div w:id="1669674213">
          <w:marLeft w:val="640"/>
          <w:marRight w:val="0"/>
          <w:marTop w:val="0"/>
          <w:marBottom w:val="0"/>
          <w:divBdr>
            <w:top w:val="none" w:sz="0" w:space="0" w:color="auto"/>
            <w:left w:val="none" w:sz="0" w:space="0" w:color="auto"/>
            <w:bottom w:val="none" w:sz="0" w:space="0" w:color="auto"/>
            <w:right w:val="none" w:sz="0" w:space="0" w:color="auto"/>
          </w:divBdr>
        </w:div>
        <w:div w:id="1475562924">
          <w:marLeft w:val="640"/>
          <w:marRight w:val="0"/>
          <w:marTop w:val="0"/>
          <w:marBottom w:val="0"/>
          <w:divBdr>
            <w:top w:val="none" w:sz="0" w:space="0" w:color="auto"/>
            <w:left w:val="none" w:sz="0" w:space="0" w:color="auto"/>
            <w:bottom w:val="none" w:sz="0" w:space="0" w:color="auto"/>
            <w:right w:val="none" w:sz="0" w:space="0" w:color="auto"/>
          </w:divBdr>
        </w:div>
        <w:div w:id="1315600183">
          <w:marLeft w:val="640"/>
          <w:marRight w:val="0"/>
          <w:marTop w:val="0"/>
          <w:marBottom w:val="0"/>
          <w:divBdr>
            <w:top w:val="none" w:sz="0" w:space="0" w:color="auto"/>
            <w:left w:val="none" w:sz="0" w:space="0" w:color="auto"/>
            <w:bottom w:val="none" w:sz="0" w:space="0" w:color="auto"/>
            <w:right w:val="none" w:sz="0" w:space="0" w:color="auto"/>
          </w:divBdr>
        </w:div>
        <w:div w:id="350301297">
          <w:marLeft w:val="640"/>
          <w:marRight w:val="0"/>
          <w:marTop w:val="0"/>
          <w:marBottom w:val="0"/>
          <w:divBdr>
            <w:top w:val="none" w:sz="0" w:space="0" w:color="auto"/>
            <w:left w:val="none" w:sz="0" w:space="0" w:color="auto"/>
            <w:bottom w:val="none" w:sz="0" w:space="0" w:color="auto"/>
            <w:right w:val="none" w:sz="0" w:space="0" w:color="auto"/>
          </w:divBdr>
        </w:div>
        <w:div w:id="165442767">
          <w:marLeft w:val="640"/>
          <w:marRight w:val="0"/>
          <w:marTop w:val="0"/>
          <w:marBottom w:val="0"/>
          <w:divBdr>
            <w:top w:val="none" w:sz="0" w:space="0" w:color="auto"/>
            <w:left w:val="none" w:sz="0" w:space="0" w:color="auto"/>
            <w:bottom w:val="none" w:sz="0" w:space="0" w:color="auto"/>
            <w:right w:val="none" w:sz="0" w:space="0" w:color="auto"/>
          </w:divBdr>
        </w:div>
        <w:div w:id="1166215043">
          <w:marLeft w:val="640"/>
          <w:marRight w:val="0"/>
          <w:marTop w:val="0"/>
          <w:marBottom w:val="0"/>
          <w:divBdr>
            <w:top w:val="none" w:sz="0" w:space="0" w:color="auto"/>
            <w:left w:val="none" w:sz="0" w:space="0" w:color="auto"/>
            <w:bottom w:val="none" w:sz="0" w:space="0" w:color="auto"/>
            <w:right w:val="none" w:sz="0" w:space="0" w:color="auto"/>
          </w:divBdr>
        </w:div>
        <w:div w:id="807865205">
          <w:marLeft w:val="640"/>
          <w:marRight w:val="0"/>
          <w:marTop w:val="0"/>
          <w:marBottom w:val="0"/>
          <w:divBdr>
            <w:top w:val="none" w:sz="0" w:space="0" w:color="auto"/>
            <w:left w:val="none" w:sz="0" w:space="0" w:color="auto"/>
            <w:bottom w:val="none" w:sz="0" w:space="0" w:color="auto"/>
            <w:right w:val="none" w:sz="0" w:space="0" w:color="auto"/>
          </w:divBdr>
        </w:div>
        <w:div w:id="475033814">
          <w:marLeft w:val="640"/>
          <w:marRight w:val="0"/>
          <w:marTop w:val="0"/>
          <w:marBottom w:val="0"/>
          <w:divBdr>
            <w:top w:val="none" w:sz="0" w:space="0" w:color="auto"/>
            <w:left w:val="none" w:sz="0" w:space="0" w:color="auto"/>
            <w:bottom w:val="none" w:sz="0" w:space="0" w:color="auto"/>
            <w:right w:val="none" w:sz="0" w:space="0" w:color="auto"/>
          </w:divBdr>
        </w:div>
        <w:div w:id="1631589722">
          <w:marLeft w:val="640"/>
          <w:marRight w:val="0"/>
          <w:marTop w:val="0"/>
          <w:marBottom w:val="0"/>
          <w:divBdr>
            <w:top w:val="none" w:sz="0" w:space="0" w:color="auto"/>
            <w:left w:val="none" w:sz="0" w:space="0" w:color="auto"/>
            <w:bottom w:val="none" w:sz="0" w:space="0" w:color="auto"/>
            <w:right w:val="none" w:sz="0" w:space="0" w:color="auto"/>
          </w:divBdr>
        </w:div>
        <w:div w:id="736980693">
          <w:marLeft w:val="640"/>
          <w:marRight w:val="0"/>
          <w:marTop w:val="0"/>
          <w:marBottom w:val="0"/>
          <w:divBdr>
            <w:top w:val="none" w:sz="0" w:space="0" w:color="auto"/>
            <w:left w:val="none" w:sz="0" w:space="0" w:color="auto"/>
            <w:bottom w:val="none" w:sz="0" w:space="0" w:color="auto"/>
            <w:right w:val="none" w:sz="0" w:space="0" w:color="auto"/>
          </w:divBdr>
        </w:div>
        <w:div w:id="431826870">
          <w:marLeft w:val="640"/>
          <w:marRight w:val="0"/>
          <w:marTop w:val="0"/>
          <w:marBottom w:val="0"/>
          <w:divBdr>
            <w:top w:val="none" w:sz="0" w:space="0" w:color="auto"/>
            <w:left w:val="none" w:sz="0" w:space="0" w:color="auto"/>
            <w:bottom w:val="none" w:sz="0" w:space="0" w:color="auto"/>
            <w:right w:val="none" w:sz="0" w:space="0" w:color="auto"/>
          </w:divBdr>
        </w:div>
        <w:div w:id="320230584">
          <w:marLeft w:val="640"/>
          <w:marRight w:val="0"/>
          <w:marTop w:val="0"/>
          <w:marBottom w:val="0"/>
          <w:divBdr>
            <w:top w:val="none" w:sz="0" w:space="0" w:color="auto"/>
            <w:left w:val="none" w:sz="0" w:space="0" w:color="auto"/>
            <w:bottom w:val="none" w:sz="0" w:space="0" w:color="auto"/>
            <w:right w:val="none" w:sz="0" w:space="0" w:color="auto"/>
          </w:divBdr>
        </w:div>
        <w:div w:id="643894122">
          <w:marLeft w:val="640"/>
          <w:marRight w:val="0"/>
          <w:marTop w:val="0"/>
          <w:marBottom w:val="0"/>
          <w:divBdr>
            <w:top w:val="none" w:sz="0" w:space="0" w:color="auto"/>
            <w:left w:val="none" w:sz="0" w:space="0" w:color="auto"/>
            <w:bottom w:val="none" w:sz="0" w:space="0" w:color="auto"/>
            <w:right w:val="none" w:sz="0" w:space="0" w:color="auto"/>
          </w:divBdr>
        </w:div>
        <w:div w:id="1826898866">
          <w:marLeft w:val="640"/>
          <w:marRight w:val="0"/>
          <w:marTop w:val="0"/>
          <w:marBottom w:val="0"/>
          <w:divBdr>
            <w:top w:val="none" w:sz="0" w:space="0" w:color="auto"/>
            <w:left w:val="none" w:sz="0" w:space="0" w:color="auto"/>
            <w:bottom w:val="none" w:sz="0" w:space="0" w:color="auto"/>
            <w:right w:val="none" w:sz="0" w:space="0" w:color="auto"/>
          </w:divBdr>
        </w:div>
        <w:div w:id="672296554">
          <w:marLeft w:val="640"/>
          <w:marRight w:val="0"/>
          <w:marTop w:val="0"/>
          <w:marBottom w:val="0"/>
          <w:divBdr>
            <w:top w:val="none" w:sz="0" w:space="0" w:color="auto"/>
            <w:left w:val="none" w:sz="0" w:space="0" w:color="auto"/>
            <w:bottom w:val="none" w:sz="0" w:space="0" w:color="auto"/>
            <w:right w:val="none" w:sz="0" w:space="0" w:color="auto"/>
          </w:divBdr>
        </w:div>
        <w:div w:id="1930431818">
          <w:marLeft w:val="640"/>
          <w:marRight w:val="0"/>
          <w:marTop w:val="0"/>
          <w:marBottom w:val="0"/>
          <w:divBdr>
            <w:top w:val="none" w:sz="0" w:space="0" w:color="auto"/>
            <w:left w:val="none" w:sz="0" w:space="0" w:color="auto"/>
            <w:bottom w:val="none" w:sz="0" w:space="0" w:color="auto"/>
            <w:right w:val="none" w:sz="0" w:space="0" w:color="auto"/>
          </w:divBdr>
        </w:div>
        <w:div w:id="1595168786">
          <w:marLeft w:val="640"/>
          <w:marRight w:val="0"/>
          <w:marTop w:val="0"/>
          <w:marBottom w:val="0"/>
          <w:divBdr>
            <w:top w:val="none" w:sz="0" w:space="0" w:color="auto"/>
            <w:left w:val="none" w:sz="0" w:space="0" w:color="auto"/>
            <w:bottom w:val="none" w:sz="0" w:space="0" w:color="auto"/>
            <w:right w:val="none" w:sz="0" w:space="0" w:color="auto"/>
          </w:divBdr>
        </w:div>
        <w:div w:id="1402557086">
          <w:marLeft w:val="640"/>
          <w:marRight w:val="0"/>
          <w:marTop w:val="0"/>
          <w:marBottom w:val="0"/>
          <w:divBdr>
            <w:top w:val="none" w:sz="0" w:space="0" w:color="auto"/>
            <w:left w:val="none" w:sz="0" w:space="0" w:color="auto"/>
            <w:bottom w:val="none" w:sz="0" w:space="0" w:color="auto"/>
            <w:right w:val="none" w:sz="0" w:space="0" w:color="auto"/>
          </w:divBdr>
        </w:div>
        <w:div w:id="547448940">
          <w:marLeft w:val="640"/>
          <w:marRight w:val="0"/>
          <w:marTop w:val="0"/>
          <w:marBottom w:val="0"/>
          <w:divBdr>
            <w:top w:val="none" w:sz="0" w:space="0" w:color="auto"/>
            <w:left w:val="none" w:sz="0" w:space="0" w:color="auto"/>
            <w:bottom w:val="none" w:sz="0" w:space="0" w:color="auto"/>
            <w:right w:val="none" w:sz="0" w:space="0" w:color="auto"/>
          </w:divBdr>
        </w:div>
        <w:div w:id="416295233">
          <w:marLeft w:val="640"/>
          <w:marRight w:val="0"/>
          <w:marTop w:val="0"/>
          <w:marBottom w:val="0"/>
          <w:divBdr>
            <w:top w:val="none" w:sz="0" w:space="0" w:color="auto"/>
            <w:left w:val="none" w:sz="0" w:space="0" w:color="auto"/>
            <w:bottom w:val="none" w:sz="0" w:space="0" w:color="auto"/>
            <w:right w:val="none" w:sz="0" w:space="0" w:color="auto"/>
          </w:divBdr>
        </w:div>
        <w:div w:id="909848928">
          <w:marLeft w:val="640"/>
          <w:marRight w:val="0"/>
          <w:marTop w:val="0"/>
          <w:marBottom w:val="0"/>
          <w:divBdr>
            <w:top w:val="none" w:sz="0" w:space="0" w:color="auto"/>
            <w:left w:val="none" w:sz="0" w:space="0" w:color="auto"/>
            <w:bottom w:val="none" w:sz="0" w:space="0" w:color="auto"/>
            <w:right w:val="none" w:sz="0" w:space="0" w:color="auto"/>
          </w:divBdr>
        </w:div>
        <w:div w:id="1065373177">
          <w:marLeft w:val="640"/>
          <w:marRight w:val="0"/>
          <w:marTop w:val="0"/>
          <w:marBottom w:val="0"/>
          <w:divBdr>
            <w:top w:val="none" w:sz="0" w:space="0" w:color="auto"/>
            <w:left w:val="none" w:sz="0" w:space="0" w:color="auto"/>
            <w:bottom w:val="none" w:sz="0" w:space="0" w:color="auto"/>
            <w:right w:val="none" w:sz="0" w:space="0" w:color="auto"/>
          </w:divBdr>
        </w:div>
        <w:div w:id="1940679001">
          <w:marLeft w:val="640"/>
          <w:marRight w:val="0"/>
          <w:marTop w:val="0"/>
          <w:marBottom w:val="0"/>
          <w:divBdr>
            <w:top w:val="none" w:sz="0" w:space="0" w:color="auto"/>
            <w:left w:val="none" w:sz="0" w:space="0" w:color="auto"/>
            <w:bottom w:val="none" w:sz="0" w:space="0" w:color="auto"/>
            <w:right w:val="none" w:sz="0" w:space="0" w:color="auto"/>
          </w:divBdr>
        </w:div>
        <w:div w:id="300304454">
          <w:marLeft w:val="640"/>
          <w:marRight w:val="0"/>
          <w:marTop w:val="0"/>
          <w:marBottom w:val="0"/>
          <w:divBdr>
            <w:top w:val="none" w:sz="0" w:space="0" w:color="auto"/>
            <w:left w:val="none" w:sz="0" w:space="0" w:color="auto"/>
            <w:bottom w:val="none" w:sz="0" w:space="0" w:color="auto"/>
            <w:right w:val="none" w:sz="0" w:space="0" w:color="auto"/>
          </w:divBdr>
        </w:div>
        <w:div w:id="866525761">
          <w:marLeft w:val="640"/>
          <w:marRight w:val="0"/>
          <w:marTop w:val="0"/>
          <w:marBottom w:val="0"/>
          <w:divBdr>
            <w:top w:val="none" w:sz="0" w:space="0" w:color="auto"/>
            <w:left w:val="none" w:sz="0" w:space="0" w:color="auto"/>
            <w:bottom w:val="none" w:sz="0" w:space="0" w:color="auto"/>
            <w:right w:val="none" w:sz="0" w:space="0" w:color="auto"/>
          </w:divBdr>
        </w:div>
        <w:div w:id="735665718">
          <w:marLeft w:val="640"/>
          <w:marRight w:val="0"/>
          <w:marTop w:val="0"/>
          <w:marBottom w:val="0"/>
          <w:divBdr>
            <w:top w:val="none" w:sz="0" w:space="0" w:color="auto"/>
            <w:left w:val="none" w:sz="0" w:space="0" w:color="auto"/>
            <w:bottom w:val="none" w:sz="0" w:space="0" w:color="auto"/>
            <w:right w:val="none" w:sz="0" w:space="0" w:color="auto"/>
          </w:divBdr>
        </w:div>
        <w:div w:id="1851290144">
          <w:marLeft w:val="640"/>
          <w:marRight w:val="0"/>
          <w:marTop w:val="0"/>
          <w:marBottom w:val="0"/>
          <w:divBdr>
            <w:top w:val="none" w:sz="0" w:space="0" w:color="auto"/>
            <w:left w:val="none" w:sz="0" w:space="0" w:color="auto"/>
            <w:bottom w:val="none" w:sz="0" w:space="0" w:color="auto"/>
            <w:right w:val="none" w:sz="0" w:space="0" w:color="auto"/>
          </w:divBdr>
        </w:div>
        <w:div w:id="1421440937">
          <w:marLeft w:val="640"/>
          <w:marRight w:val="0"/>
          <w:marTop w:val="0"/>
          <w:marBottom w:val="0"/>
          <w:divBdr>
            <w:top w:val="none" w:sz="0" w:space="0" w:color="auto"/>
            <w:left w:val="none" w:sz="0" w:space="0" w:color="auto"/>
            <w:bottom w:val="none" w:sz="0" w:space="0" w:color="auto"/>
            <w:right w:val="none" w:sz="0" w:space="0" w:color="auto"/>
          </w:divBdr>
        </w:div>
        <w:div w:id="739864996">
          <w:marLeft w:val="640"/>
          <w:marRight w:val="0"/>
          <w:marTop w:val="0"/>
          <w:marBottom w:val="0"/>
          <w:divBdr>
            <w:top w:val="none" w:sz="0" w:space="0" w:color="auto"/>
            <w:left w:val="none" w:sz="0" w:space="0" w:color="auto"/>
            <w:bottom w:val="none" w:sz="0" w:space="0" w:color="auto"/>
            <w:right w:val="none" w:sz="0" w:space="0" w:color="auto"/>
          </w:divBdr>
        </w:div>
        <w:div w:id="1354306169">
          <w:marLeft w:val="640"/>
          <w:marRight w:val="0"/>
          <w:marTop w:val="0"/>
          <w:marBottom w:val="0"/>
          <w:divBdr>
            <w:top w:val="none" w:sz="0" w:space="0" w:color="auto"/>
            <w:left w:val="none" w:sz="0" w:space="0" w:color="auto"/>
            <w:bottom w:val="none" w:sz="0" w:space="0" w:color="auto"/>
            <w:right w:val="none" w:sz="0" w:space="0" w:color="auto"/>
          </w:divBdr>
        </w:div>
        <w:div w:id="1052582671">
          <w:marLeft w:val="640"/>
          <w:marRight w:val="0"/>
          <w:marTop w:val="0"/>
          <w:marBottom w:val="0"/>
          <w:divBdr>
            <w:top w:val="none" w:sz="0" w:space="0" w:color="auto"/>
            <w:left w:val="none" w:sz="0" w:space="0" w:color="auto"/>
            <w:bottom w:val="none" w:sz="0" w:space="0" w:color="auto"/>
            <w:right w:val="none" w:sz="0" w:space="0" w:color="auto"/>
          </w:divBdr>
        </w:div>
        <w:div w:id="2144812497">
          <w:marLeft w:val="640"/>
          <w:marRight w:val="0"/>
          <w:marTop w:val="0"/>
          <w:marBottom w:val="0"/>
          <w:divBdr>
            <w:top w:val="none" w:sz="0" w:space="0" w:color="auto"/>
            <w:left w:val="none" w:sz="0" w:space="0" w:color="auto"/>
            <w:bottom w:val="none" w:sz="0" w:space="0" w:color="auto"/>
            <w:right w:val="none" w:sz="0" w:space="0" w:color="auto"/>
          </w:divBdr>
        </w:div>
        <w:div w:id="39667997">
          <w:marLeft w:val="640"/>
          <w:marRight w:val="0"/>
          <w:marTop w:val="0"/>
          <w:marBottom w:val="0"/>
          <w:divBdr>
            <w:top w:val="none" w:sz="0" w:space="0" w:color="auto"/>
            <w:left w:val="none" w:sz="0" w:space="0" w:color="auto"/>
            <w:bottom w:val="none" w:sz="0" w:space="0" w:color="auto"/>
            <w:right w:val="none" w:sz="0" w:space="0" w:color="auto"/>
          </w:divBdr>
        </w:div>
        <w:div w:id="2114978156">
          <w:marLeft w:val="640"/>
          <w:marRight w:val="0"/>
          <w:marTop w:val="0"/>
          <w:marBottom w:val="0"/>
          <w:divBdr>
            <w:top w:val="none" w:sz="0" w:space="0" w:color="auto"/>
            <w:left w:val="none" w:sz="0" w:space="0" w:color="auto"/>
            <w:bottom w:val="none" w:sz="0" w:space="0" w:color="auto"/>
            <w:right w:val="none" w:sz="0" w:space="0" w:color="auto"/>
          </w:divBdr>
        </w:div>
        <w:div w:id="319773073">
          <w:marLeft w:val="640"/>
          <w:marRight w:val="0"/>
          <w:marTop w:val="0"/>
          <w:marBottom w:val="0"/>
          <w:divBdr>
            <w:top w:val="none" w:sz="0" w:space="0" w:color="auto"/>
            <w:left w:val="none" w:sz="0" w:space="0" w:color="auto"/>
            <w:bottom w:val="none" w:sz="0" w:space="0" w:color="auto"/>
            <w:right w:val="none" w:sz="0" w:space="0" w:color="auto"/>
          </w:divBdr>
        </w:div>
        <w:div w:id="545531124">
          <w:marLeft w:val="640"/>
          <w:marRight w:val="0"/>
          <w:marTop w:val="0"/>
          <w:marBottom w:val="0"/>
          <w:divBdr>
            <w:top w:val="none" w:sz="0" w:space="0" w:color="auto"/>
            <w:left w:val="none" w:sz="0" w:space="0" w:color="auto"/>
            <w:bottom w:val="none" w:sz="0" w:space="0" w:color="auto"/>
            <w:right w:val="none" w:sz="0" w:space="0" w:color="auto"/>
          </w:divBdr>
        </w:div>
        <w:div w:id="1004091034">
          <w:marLeft w:val="640"/>
          <w:marRight w:val="0"/>
          <w:marTop w:val="0"/>
          <w:marBottom w:val="0"/>
          <w:divBdr>
            <w:top w:val="none" w:sz="0" w:space="0" w:color="auto"/>
            <w:left w:val="none" w:sz="0" w:space="0" w:color="auto"/>
            <w:bottom w:val="none" w:sz="0" w:space="0" w:color="auto"/>
            <w:right w:val="none" w:sz="0" w:space="0" w:color="auto"/>
          </w:divBdr>
        </w:div>
        <w:div w:id="1423837351">
          <w:marLeft w:val="640"/>
          <w:marRight w:val="0"/>
          <w:marTop w:val="0"/>
          <w:marBottom w:val="0"/>
          <w:divBdr>
            <w:top w:val="none" w:sz="0" w:space="0" w:color="auto"/>
            <w:left w:val="none" w:sz="0" w:space="0" w:color="auto"/>
            <w:bottom w:val="none" w:sz="0" w:space="0" w:color="auto"/>
            <w:right w:val="none" w:sz="0" w:space="0" w:color="auto"/>
          </w:divBdr>
        </w:div>
        <w:div w:id="47071894">
          <w:marLeft w:val="640"/>
          <w:marRight w:val="0"/>
          <w:marTop w:val="0"/>
          <w:marBottom w:val="0"/>
          <w:divBdr>
            <w:top w:val="none" w:sz="0" w:space="0" w:color="auto"/>
            <w:left w:val="none" w:sz="0" w:space="0" w:color="auto"/>
            <w:bottom w:val="none" w:sz="0" w:space="0" w:color="auto"/>
            <w:right w:val="none" w:sz="0" w:space="0" w:color="auto"/>
          </w:divBdr>
        </w:div>
        <w:div w:id="558831055">
          <w:marLeft w:val="640"/>
          <w:marRight w:val="0"/>
          <w:marTop w:val="0"/>
          <w:marBottom w:val="0"/>
          <w:divBdr>
            <w:top w:val="none" w:sz="0" w:space="0" w:color="auto"/>
            <w:left w:val="none" w:sz="0" w:space="0" w:color="auto"/>
            <w:bottom w:val="none" w:sz="0" w:space="0" w:color="auto"/>
            <w:right w:val="none" w:sz="0" w:space="0" w:color="auto"/>
          </w:divBdr>
        </w:div>
        <w:div w:id="688488121">
          <w:marLeft w:val="640"/>
          <w:marRight w:val="0"/>
          <w:marTop w:val="0"/>
          <w:marBottom w:val="0"/>
          <w:divBdr>
            <w:top w:val="none" w:sz="0" w:space="0" w:color="auto"/>
            <w:left w:val="none" w:sz="0" w:space="0" w:color="auto"/>
            <w:bottom w:val="none" w:sz="0" w:space="0" w:color="auto"/>
            <w:right w:val="none" w:sz="0" w:space="0" w:color="auto"/>
          </w:divBdr>
        </w:div>
        <w:div w:id="762336142">
          <w:marLeft w:val="640"/>
          <w:marRight w:val="0"/>
          <w:marTop w:val="0"/>
          <w:marBottom w:val="0"/>
          <w:divBdr>
            <w:top w:val="none" w:sz="0" w:space="0" w:color="auto"/>
            <w:left w:val="none" w:sz="0" w:space="0" w:color="auto"/>
            <w:bottom w:val="none" w:sz="0" w:space="0" w:color="auto"/>
            <w:right w:val="none" w:sz="0" w:space="0" w:color="auto"/>
          </w:divBdr>
        </w:div>
        <w:div w:id="48651029">
          <w:marLeft w:val="640"/>
          <w:marRight w:val="0"/>
          <w:marTop w:val="0"/>
          <w:marBottom w:val="0"/>
          <w:divBdr>
            <w:top w:val="none" w:sz="0" w:space="0" w:color="auto"/>
            <w:left w:val="none" w:sz="0" w:space="0" w:color="auto"/>
            <w:bottom w:val="none" w:sz="0" w:space="0" w:color="auto"/>
            <w:right w:val="none" w:sz="0" w:space="0" w:color="auto"/>
          </w:divBdr>
        </w:div>
        <w:div w:id="1290742843">
          <w:marLeft w:val="640"/>
          <w:marRight w:val="0"/>
          <w:marTop w:val="0"/>
          <w:marBottom w:val="0"/>
          <w:divBdr>
            <w:top w:val="none" w:sz="0" w:space="0" w:color="auto"/>
            <w:left w:val="none" w:sz="0" w:space="0" w:color="auto"/>
            <w:bottom w:val="none" w:sz="0" w:space="0" w:color="auto"/>
            <w:right w:val="none" w:sz="0" w:space="0" w:color="auto"/>
          </w:divBdr>
        </w:div>
        <w:div w:id="1735661268">
          <w:marLeft w:val="640"/>
          <w:marRight w:val="0"/>
          <w:marTop w:val="0"/>
          <w:marBottom w:val="0"/>
          <w:divBdr>
            <w:top w:val="none" w:sz="0" w:space="0" w:color="auto"/>
            <w:left w:val="none" w:sz="0" w:space="0" w:color="auto"/>
            <w:bottom w:val="none" w:sz="0" w:space="0" w:color="auto"/>
            <w:right w:val="none" w:sz="0" w:space="0" w:color="auto"/>
          </w:divBdr>
        </w:div>
        <w:div w:id="1292521701">
          <w:marLeft w:val="640"/>
          <w:marRight w:val="0"/>
          <w:marTop w:val="0"/>
          <w:marBottom w:val="0"/>
          <w:divBdr>
            <w:top w:val="none" w:sz="0" w:space="0" w:color="auto"/>
            <w:left w:val="none" w:sz="0" w:space="0" w:color="auto"/>
            <w:bottom w:val="none" w:sz="0" w:space="0" w:color="auto"/>
            <w:right w:val="none" w:sz="0" w:space="0" w:color="auto"/>
          </w:divBdr>
        </w:div>
        <w:div w:id="240994844">
          <w:marLeft w:val="640"/>
          <w:marRight w:val="0"/>
          <w:marTop w:val="0"/>
          <w:marBottom w:val="0"/>
          <w:divBdr>
            <w:top w:val="none" w:sz="0" w:space="0" w:color="auto"/>
            <w:left w:val="none" w:sz="0" w:space="0" w:color="auto"/>
            <w:bottom w:val="none" w:sz="0" w:space="0" w:color="auto"/>
            <w:right w:val="none" w:sz="0" w:space="0" w:color="auto"/>
          </w:divBdr>
        </w:div>
        <w:div w:id="543639731">
          <w:marLeft w:val="640"/>
          <w:marRight w:val="0"/>
          <w:marTop w:val="0"/>
          <w:marBottom w:val="0"/>
          <w:divBdr>
            <w:top w:val="none" w:sz="0" w:space="0" w:color="auto"/>
            <w:left w:val="none" w:sz="0" w:space="0" w:color="auto"/>
            <w:bottom w:val="none" w:sz="0" w:space="0" w:color="auto"/>
            <w:right w:val="none" w:sz="0" w:space="0" w:color="auto"/>
          </w:divBdr>
        </w:div>
        <w:div w:id="485558552">
          <w:marLeft w:val="640"/>
          <w:marRight w:val="0"/>
          <w:marTop w:val="0"/>
          <w:marBottom w:val="0"/>
          <w:divBdr>
            <w:top w:val="none" w:sz="0" w:space="0" w:color="auto"/>
            <w:left w:val="none" w:sz="0" w:space="0" w:color="auto"/>
            <w:bottom w:val="none" w:sz="0" w:space="0" w:color="auto"/>
            <w:right w:val="none" w:sz="0" w:space="0" w:color="auto"/>
          </w:divBdr>
        </w:div>
        <w:div w:id="1799175873">
          <w:marLeft w:val="640"/>
          <w:marRight w:val="0"/>
          <w:marTop w:val="0"/>
          <w:marBottom w:val="0"/>
          <w:divBdr>
            <w:top w:val="none" w:sz="0" w:space="0" w:color="auto"/>
            <w:left w:val="none" w:sz="0" w:space="0" w:color="auto"/>
            <w:bottom w:val="none" w:sz="0" w:space="0" w:color="auto"/>
            <w:right w:val="none" w:sz="0" w:space="0" w:color="auto"/>
          </w:divBdr>
        </w:div>
        <w:div w:id="218564120">
          <w:marLeft w:val="640"/>
          <w:marRight w:val="0"/>
          <w:marTop w:val="0"/>
          <w:marBottom w:val="0"/>
          <w:divBdr>
            <w:top w:val="none" w:sz="0" w:space="0" w:color="auto"/>
            <w:left w:val="none" w:sz="0" w:space="0" w:color="auto"/>
            <w:bottom w:val="none" w:sz="0" w:space="0" w:color="auto"/>
            <w:right w:val="none" w:sz="0" w:space="0" w:color="auto"/>
          </w:divBdr>
        </w:div>
        <w:div w:id="1534421713">
          <w:marLeft w:val="640"/>
          <w:marRight w:val="0"/>
          <w:marTop w:val="0"/>
          <w:marBottom w:val="0"/>
          <w:divBdr>
            <w:top w:val="none" w:sz="0" w:space="0" w:color="auto"/>
            <w:left w:val="none" w:sz="0" w:space="0" w:color="auto"/>
            <w:bottom w:val="none" w:sz="0" w:space="0" w:color="auto"/>
            <w:right w:val="none" w:sz="0" w:space="0" w:color="auto"/>
          </w:divBdr>
        </w:div>
        <w:div w:id="61946392">
          <w:marLeft w:val="640"/>
          <w:marRight w:val="0"/>
          <w:marTop w:val="0"/>
          <w:marBottom w:val="0"/>
          <w:divBdr>
            <w:top w:val="none" w:sz="0" w:space="0" w:color="auto"/>
            <w:left w:val="none" w:sz="0" w:space="0" w:color="auto"/>
            <w:bottom w:val="none" w:sz="0" w:space="0" w:color="auto"/>
            <w:right w:val="none" w:sz="0" w:space="0" w:color="auto"/>
          </w:divBdr>
        </w:div>
        <w:div w:id="901256916">
          <w:marLeft w:val="640"/>
          <w:marRight w:val="0"/>
          <w:marTop w:val="0"/>
          <w:marBottom w:val="0"/>
          <w:divBdr>
            <w:top w:val="none" w:sz="0" w:space="0" w:color="auto"/>
            <w:left w:val="none" w:sz="0" w:space="0" w:color="auto"/>
            <w:bottom w:val="none" w:sz="0" w:space="0" w:color="auto"/>
            <w:right w:val="none" w:sz="0" w:space="0" w:color="auto"/>
          </w:divBdr>
        </w:div>
        <w:div w:id="1614165456">
          <w:marLeft w:val="640"/>
          <w:marRight w:val="0"/>
          <w:marTop w:val="0"/>
          <w:marBottom w:val="0"/>
          <w:divBdr>
            <w:top w:val="none" w:sz="0" w:space="0" w:color="auto"/>
            <w:left w:val="none" w:sz="0" w:space="0" w:color="auto"/>
            <w:bottom w:val="none" w:sz="0" w:space="0" w:color="auto"/>
            <w:right w:val="none" w:sz="0" w:space="0" w:color="auto"/>
          </w:divBdr>
        </w:div>
        <w:div w:id="343476933">
          <w:marLeft w:val="640"/>
          <w:marRight w:val="0"/>
          <w:marTop w:val="0"/>
          <w:marBottom w:val="0"/>
          <w:divBdr>
            <w:top w:val="none" w:sz="0" w:space="0" w:color="auto"/>
            <w:left w:val="none" w:sz="0" w:space="0" w:color="auto"/>
            <w:bottom w:val="none" w:sz="0" w:space="0" w:color="auto"/>
            <w:right w:val="none" w:sz="0" w:space="0" w:color="auto"/>
          </w:divBdr>
        </w:div>
        <w:div w:id="1003095407">
          <w:marLeft w:val="640"/>
          <w:marRight w:val="0"/>
          <w:marTop w:val="0"/>
          <w:marBottom w:val="0"/>
          <w:divBdr>
            <w:top w:val="none" w:sz="0" w:space="0" w:color="auto"/>
            <w:left w:val="none" w:sz="0" w:space="0" w:color="auto"/>
            <w:bottom w:val="none" w:sz="0" w:space="0" w:color="auto"/>
            <w:right w:val="none" w:sz="0" w:space="0" w:color="auto"/>
          </w:divBdr>
        </w:div>
        <w:div w:id="2130007869">
          <w:marLeft w:val="640"/>
          <w:marRight w:val="0"/>
          <w:marTop w:val="0"/>
          <w:marBottom w:val="0"/>
          <w:divBdr>
            <w:top w:val="none" w:sz="0" w:space="0" w:color="auto"/>
            <w:left w:val="none" w:sz="0" w:space="0" w:color="auto"/>
            <w:bottom w:val="none" w:sz="0" w:space="0" w:color="auto"/>
            <w:right w:val="none" w:sz="0" w:space="0" w:color="auto"/>
          </w:divBdr>
        </w:div>
        <w:div w:id="1770003615">
          <w:marLeft w:val="640"/>
          <w:marRight w:val="0"/>
          <w:marTop w:val="0"/>
          <w:marBottom w:val="0"/>
          <w:divBdr>
            <w:top w:val="none" w:sz="0" w:space="0" w:color="auto"/>
            <w:left w:val="none" w:sz="0" w:space="0" w:color="auto"/>
            <w:bottom w:val="none" w:sz="0" w:space="0" w:color="auto"/>
            <w:right w:val="none" w:sz="0" w:space="0" w:color="auto"/>
          </w:divBdr>
        </w:div>
        <w:div w:id="285359278">
          <w:marLeft w:val="640"/>
          <w:marRight w:val="0"/>
          <w:marTop w:val="0"/>
          <w:marBottom w:val="0"/>
          <w:divBdr>
            <w:top w:val="none" w:sz="0" w:space="0" w:color="auto"/>
            <w:left w:val="none" w:sz="0" w:space="0" w:color="auto"/>
            <w:bottom w:val="none" w:sz="0" w:space="0" w:color="auto"/>
            <w:right w:val="none" w:sz="0" w:space="0" w:color="auto"/>
          </w:divBdr>
        </w:div>
      </w:divsChild>
    </w:div>
    <w:div w:id="1774742884">
      <w:bodyDiv w:val="1"/>
      <w:marLeft w:val="0"/>
      <w:marRight w:val="0"/>
      <w:marTop w:val="0"/>
      <w:marBottom w:val="0"/>
      <w:divBdr>
        <w:top w:val="none" w:sz="0" w:space="0" w:color="auto"/>
        <w:left w:val="none" w:sz="0" w:space="0" w:color="auto"/>
        <w:bottom w:val="none" w:sz="0" w:space="0" w:color="auto"/>
        <w:right w:val="none" w:sz="0" w:space="0" w:color="auto"/>
      </w:divBdr>
    </w:div>
    <w:div w:id="1776904617">
      <w:bodyDiv w:val="1"/>
      <w:marLeft w:val="0"/>
      <w:marRight w:val="0"/>
      <w:marTop w:val="0"/>
      <w:marBottom w:val="0"/>
      <w:divBdr>
        <w:top w:val="none" w:sz="0" w:space="0" w:color="auto"/>
        <w:left w:val="none" w:sz="0" w:space="0" w:color="auto"/>
        <w:bottom w:val="none" w:sz="0" w:space="0" w:color="auto"/>
        <w:right w:val="none" w:sz="0" w:space="0" w:color="auto"/>
      </w:divBdr>
    </w:div>
    <w:div w:id="1776947446">
      <w:bodyDiv w:val="1"/>
      <w:marLeft w:val="0"/>
      <w:marRight w:val="0"/>
      <w:marTop w:val="0"/>
      <w:marBottom w:val="0"/>
      <w:divBdr>
        <w:top w:val="none" w:sz="0" w:space="0" w:color="auto"/>
        <w:left w:val="none" w:sz="0" w:space="0" w:color="auto"/>
        <w:bottom w:val="none" w:sz="0" w:space="0" w:color="auto"/>
        <w:right w:val="none" w:sz="0" w:space="0" w:color="auto"/>
      </w:divBdr>
    </w:div>
    <w:div w:id="1778598284">
      <w:bodyDiv w:val="1"/>
      <w:marLeft w:val="0"/>
      <w:marRight w:val="0"/>
      <w:marTop w:val="0"/>
      <w:marBottom w:val="0"/>
      <w:divBdr>
        <w:top w:val="none" w:sz="0" w:space="0" w:color="auto"/>
        <w:left w:val="none" w:sz="0" w:space="0" w:color="auto"/>
        <w:bottom w:val="none" w:sz="0" w:space="0" w:color="auto"/>
        <w:right w:val="none" w:sz="0" w:space="0" w:color="auto"/>
      </w:divBdr>
    </w:div>
    <w:div w:id="1779447356">
      <w:bodyDiv w:val="1"/>
      <w:marLeft w:val="0"/>
      <w:marRight w:val="0"/>
      <w:marTop w:val="0"/>
      <w:marBottom w:val="0"/>
      <w:divBdr>
        <w:top w:val="none" w:sz="0" w:space="0" w:color="auto"/>
        <w:left w:val="none" w:sz="0" w:space="0" w:color="auto"/>
        <w:bottom w:val="none" w:sz="0" w:space="0" w:color="auto"/>
        <w:right w:val="none" w:sz="0" w:space="0" w:color="auto"/>
      </w:divBdr>
      <w:divsChild>
        <w:div w:id="651567502">
          <w:marLeft w:val="640"/>
          <w:marRight w:val="0"/>
          <w:marTop w:val="0"/>
          <w:marBottom w:val="0"/>
          <w:divBdr>
            <w:top w:val="none" w:sz="0" w:space="0" w:color="auto"/>
            <w:left w:val="none" w:sz="0" w:space="0" w:color="auto"/>
            <w:bottom w:val="none" w:sz="0" w:space="0" w:color="auto"/>
            <w:right w:val="none" w:sz="0" w:space="0" w:color="auto"/>
          </w:divBdr>
        </w:div>
        <w:div w:id="1224213361">
          <w:marLeft w:val="640"/>
          <w:marRight w:val="0"/>
          <w:marTop w:val="0"/>
          <w:marBottom w:val="0"/>
          <w:divBdr>
            <w:top w:val="none" w:sz="0" w:space="0" w:color="auto"/>
            <w:left w:val="none" w:sz="0" w:space="0" w:color="auto"/>
            <w:bottom w:val="none" w:sz="0" w:space="0" w:color="auto"/>
            <w:right w:val="none" w:sz="0" w:space="0" w:color="auto"/>
          </w:divBdr>
        </w:div>
        <w:div w:id="31198764">
          <w:marLeft w:val="640"/>
          <w:marRight w:val="0"/>
          <w:marTop w:val="0"/>
          <w:marBottom w:val="0"/>
          <w:divBdr>
            <w:top w:val="none" w:sz="0" w:space="0" w:color="auto"/>
            <w:left w:val="none" w:sz="0" w:space="0" w:color="auto"/>
            <w:bottom w:val="none" w:sz="0" w:space="0" w:color="auto"/>
            <w:right w:val="none" w:sz="0" w:space="0" w:color="auto"/>
          </w:divBdr>
        </w:div>
        <w:div w:id="671686633">
          <w:marLeft w:val="640"/>
          <w:marRight w:val="0"/>
          <w:marTop w:val="0"/>
          <w:marBottom w:val="0"/>
          <w:divBdr>
            <w:top w:val="none" w:sz="0" w:space="0" w:color="auto"/>
            <w:left w:val="none" w:sz="0" w:space="0" w:color="auto"/>
            <w:bottom w:val="none" w:sz="0" w:space="0" w:color="auto"/>
            <w:right w:val="none" w:sz="0" w:space="0" w:color="auto"/>
          </w:divBdr>
        </w:div>
        <w:div w:id="855967014">
          <w:marLeft w:val="640"/>
          <w:marRight w:val="0"/>
          <w:marTop w:val="0"/>
          <w:marBottom w:val="0"/>
          <w:divBdr>
            <w:top w:val="none" w:sz="0" w:space="0" w:color="auto"/>
            <w:left w:val="none" w:sz="0" w:space="0" w:color="auto"/>
            <w:bottom w:val="none" w:sz="0" w:space="0" w:color="auto"/>
            <w:right w:val="none" w:sz="0" w:space="0" w:color="auto"/>
          </w:divBdr>
        </w:div>
        <w:div w:id="226458180">
          <w:marLeft w:val="640"/>
          <w:marRight w:val="0"/>
          <w:marTop w:val="0"/>
          <w:marBottom w:val="0"/>
          <w:divBdr>
            <w:top w:val="none" w:sz="0" w:space="0" w:color="auto"/>
            <w:left w:val="none" w:sz="0" w:space="0" w:color="auto"/>
            <w:bottom w:val="none" w:sz="0" w:space="0" w:color="auto"/>
            <w:right w:val="none" w:sz="0" w:space="0" w:color="auto"/>
          </w:divBdr>
        </w:div>
        <w:div w:id="806780254">
          <w:marLeft w:val="640"/>
          <w:marRight w:val="0"/>
          <w:marTop w:val="0"/>
          <w:marBottom w:val="0"/>
          <w:divBdr>
            <w:top w:val="none" w:sz="0" w:space="0" w:color="auto"/>
            <w:left w:val="none" w:sz="0" w:space="0" w:color="auto"/>
            <w:bottom w:val="none" w:sz="0" w:space="0" w:color="auto"/>
            <w:right w:val="none" w:sz="0" w:space="0" w:color="auto"/>
          </w:divBdr>
        </w:div>
        <w:div w:id="628046968">
          <w:marLeft w:val="640"/>
          <w:marRight w:val="0"/>
          <w:marTop w:val="0"/>
          <w:marBottom w:val="0"/>
          <w:divBdr>
            <w:top w:val="none" w:sz="0" w:space="0" w:color="auto"/>
            <w:left w:val="none" w:sz="0" w:space="0" w:color="auto"/>
            <w:bottom w:val="none" w:sz="0" w:space="0" w:color="auto"/>
            <w:right w:val="none" w:sz="0" w:space="0" w:color="auto"/>
          </w:divBdr>
        </w:div>
        <w:div w:id="1424453726">
          <w:marLeft w:val="640"/>
          <w:marRight w:val="0"/>
          <w:marTop w:val="0"/>
          <w:marBottom w:val="0"/>
          <w:divBdr>
            <w:top w:val="none" w:sz="0" w:space="0" w:color="auto"/>
            <w:left w:val="none" w:sz="0" w:space="0" w:color="auto"/>
            <w:bottom w:val="none" w:sz="0" w:space="0" w:color="auto"/>
            <w:right w:val="none" w:sz="0" w:space="0" w:color="auto"/>
          </w:divBdr>
        </w:div>
        <w:div w:id="1937593067">
          <w:marLeft w:val="640"/>
          <w:marRight w:val="0"/>
          <w:marTop w:val="0"/>
          <w:marBottom w:val="0"/>
          <w:divBdr>
            <w:top w:val="none" w:sz="0" w:space="0" w:color="auto"/>
            <w:left w:val="none" w:sz="0" w:space="0" w:color="auto"/>
            <w:bottom w:val="none" w:sz="0" w:space="0" w:color="auto"/>
            <w:right w:val="none" w:sz="0" w:space="0" w:color="auto"/>
          </w:divBdr>
        </w:div>
        <w:div w:id="459300050">
          <w:marLeft w:val="640"/>
          <w:marRight w:val="0"/>
          <w:marTop w:val="0"/>
          <w:marBottom w:val="0"/>
          <w:divBdr>
            <w:top w:val="none" w:sz="0" w:space="0" w:color="auto"/>
            <w:left w:val="none" w:sz="0" w:space="0" w:color="auto"/>
            <w:bottom w:val="none" w:sz="0" w:space="0" w:color="auto"/>
            <w:right w:val="none" w:sz="0" w:space="0" w:color="auto"/>
          </w:divBdr>
        </w:div>
        <w:div w:id="2113476263">
          <w:marLeft w:val="640"/>
          <w:marRight w:val="0"/>
          <w:marTop w:val="0"/>
          <w:marBottom w:val="0"/>
          <w:divBdr>
            <w:top w:val="none" w:sz="0" w:space="0" w:color="auto"/>
            <w:left w:val="none" w:sz="0" w:space="0" w:color="auto"/>
            <w:bottom w:val="none" w:sz="0" w:space="0" w:color="auto"/>
            <w:right w:val="none" w:sz="0" w:space="0" w:color="auto"/>
          </w:divBdr>
        </w:div>
        <w:div w:id="522675603">
          <w:marLeft w:val="640"/>
          <w:marRight w:val="0"/>
          <w:marTop w:val="0"/>
          <w:marBottom w:val="0"/>
          <w:divBdr>
            <w:top w:val="none" w:sz="0" w:space="0" w:color="auto"/>
            <w:left w:val="none" w:sz="0" w:space="0" w:color="auto"/>
            <w:bottom w:val="none" w:sz="0" w:space="0" w:color="auto"/>
            <w:right w:val="none" w:sz="0" w:space="0" w:color="auto"/>
          </w:divBdr>
        </w:div>
        <w:div w:id="1883713547">
          <w:marLeft w:val="640"/>
          <w:marRight w:val="0"/>
          <w:marTop w:val="0"/>
          <w:marBottom w:val="0"/>
          <w:divBdr>
            <w:top w:val="none" w:sz="0" w:space="0" w:color="auto"/>
            <w:left w:val="none" w:sz="0" w:space="0" w:color="auto"/>
            <w:bottom w:val="none" w:sz="0" w:space="0" w:color="auto"/>
            <w:right w:val="none" w:sz="0" w:space="0" w:color="auto"/>
          </w:divBdr>
        </w:div>
        <w:div w:id="1022394219">
          <w:marLeft w:val="640"/>
          <w:marRight w:val="0"/>
          <w:marTop w:val="0"/>
          <w:marBottom w:val="0"/>
          <w:divBdr>
            <w:top w:val="none" w:sz="0" w:space="0" w:color="auto"/>
            <w:left w:val="none" w:sz="0" w:space="0" w:color="auto"/>
            <w:bottom w:val="none" w:sz="0" w:space="0" w:color="auto"/>
            <w:right w:val="none" w:sz="0" w:space="0" w:color="auto"/>
          </w:divBdr>
        </w:div>
        <w:div w:id="1634092353">
          <w:marLeft w:val="640"/>
          <w:marRight w:val="0"/>
          <w:marTop w:val="0"/>
          <w:marBottom w:val="0"/>
          <w:divBdr>
            <w:top w:val="none" w:sz="0" w:space="0" w:color="auto"/>
            <w:left w:val="none" w:sz="0" w:space="0" w:color="auto"/>
            <w:bottom w:val="none" w:sz="0" w:space="0" w:color="auto"/>
            <w:right w:val="none" w:sz="0" w:space="0" w:color="auto"/>
          </w:divBdr>
        </w:div>
        <w:div w:id="2056194725">
          <w:marLeft w:val="640"/>
          <w:marRight w:val="0"/>
          <w:marTop w:val="0"/>
          <w:marBottom w:val="0"/>
          <w:divBdr>
            <w:top w:val="none" w:sz="0" w:space="0" w:color="auto"/>
            <w:left w:val="none" w:sz="0" w:space="0" w:color="auto"/>
            <w:bottom w:val="none" w:sz="0" w:space="0" w:color="auto"/>
            <w:right w:val="none" w:sz="0" w:space="0" w:color="auto"/>
          </w:divBdr>
        </w:div>
        <w:div w:id="1941330400">
          <w:marLeft w:val="640"/>
          <w:marRight w:val="0"/>
          <w:marTop w:val="0"/>
          <w:marBottom w:val="0"/>
          <w:divBdr>
            <w:top w:val="none" w:sz="0" w:space="0" w:color="auto"/>
            <w:left w:val="none" w:sz="0" w:space="0" w:color="auto"/>
            <w:bottom w:val="none" w:sz="0" w:space="0" w:color="auto"/>
            <w:right w:val="none" w:sz="0" w:space="0" w:color="auto"/>
          </w:divBdr>
        </w:div>
        <w:div w:id="160703517">
          <w:marLeft w:val="640"/>
          <w:marRight w:val="0"/>
          <w:marTop w:val="0"/>
          <w:marBottom w:val="0"/>
          <w:divBdr>
            <w:top w:val="none" w:sz="0" w:space="0" w:color="auto"/>
            <w:left w:val="none" w:sz="0" w:space="0" w:color="auto"/>
            <w:bottom w:val="none" w:sz="0" w:space="0" w:color="auto"/>
            <w:right w:val="none" w:sz="0" w:space="0" w:color="auto"/>
          </w:divBdr>
        </w:div>
        <w:div w:id="99884168">
          <w:marLeft w:val="640"/>
          <w:marRight w:val="0"/>
          <w:marTop w:val="0"/>
          <w:marBottom w:val="0"/>
          <w:divBdr>
            <w:top w:val="none" w:sz="0" w:space="0" w:color="auto"/>
            <w:left w:val="none" w:sz="0" w:space="0" w:color="auto"/>
            <w:bottom w:val="none" w:sz="0" w:space="0" w:color="auto"/>
            <w:right w:val="none" w:sz="0" w:space="0" w:color="auto"/>
          </w:divBdr>
        </w:div>
        <w:div w:id="612058911">
          <w:marLeft w:val="640"/>
          <w:marRight w:val="0"/>
          <w:marTop w:val="0"/>
          <w:marBottom w:val="0"/>
          <w:divBdr>
            <w:top w:val="none" w:sz="0" w:space="0" w:color="auto"/>
            <w:left w:val="none" w:sz="0" w:space="0" w:color="auto"/>
            <w:bottom w:val="none" w:sz="0" w:space="0" w:color="auto"/>
            <w:right w:val="none" w:sz="0" w:space="0" w:color="auto"/>
          </w:divBdr>
        </w:div>
        <w:div w:id="70126656">
          <w:marLeft w:val="640"/>
          <w:marRight w:val="0"/>
          <w:marTop w:val="0"/>
          <w:marBottom w:val="0"/>
          <w:divBdr>
            <w:top w:val="none" w:sz="0" w:space="0" w:color="auto"/>
            <w:left w:val="none" w:sz="0" w:space="0" w:color="auto"/>
            <w:bottom w:val="none" w:sz="0" w:space="0" w:color="auto"/>
            <w:right w:val="none" w:sz="0" w:space="0" w:color="auto"/>
          </w:divBdr>
        </w:div>
        <w:div w:id="193931385">
          <w:marLeft w:val="640"/>
          <w:marRight w:val="0"/>
          <w:marTop w:val="0"/>
          <w:marBottom w:val="0"/>
          <w:divBdr>
            <w:top w:val="none" w:sz="0" w:space="0" w:color="auto"/>
            <w:left w:val="none" w:sz="0" w:space="0" w:color="auto"/>
            <w:bottom w:val="none" w:sz="0" w:space="0" w:color="auto"/>
            <w:right w:val="none" w:sz="0" w:space="0" w:color="auto"/>
          </w:divBdr>
        </w:div>
        <w:div w:id="1351178739">
          <w:marLeft w:val="640"/>
          <w:marRight w:val="0"/>
          <w:marTop w:val="0"/>
          <w:marBottom w:val="0"/>
          <w:divBdr>
            <w:top w:val="none" w:sz="0" w:space="0" w:color="auto"/>
            <w:left w:val="none" w:sz="0" w:space="0" w:color="auto"/>
            <w:bottom w:val="none" w:sz="0" w:space="0" w:color="auto"/>
            <w:right w:val="none" w:sz="0" w:space="0" w:color="auto"/>
          </w:divBdr>
        </w:div>
        <w:div w:id="1959599603">
          <w:marLeft w:val="640"/>
          <w:marRight w:val="0"/>
          <w:marTop w:val="0"/>
          <w:marBottom w:val="0"/>
          <w:divBdr>
            <w:top w:val="none" w:sz="0" w:space="0" w:color="auto"/>
            <w:left w:val="none" w:sz="0" w:space="0" w:color="auto"/>
            <w:bottom w:val="none" w:sz="0" w:space="0" w:color="auto"/>
            <w:right w:val="none" w:sz="0" w:space="0" w:color="auto"/>
          </w:divBdr>
        </w:div>
        <w:div w:id="120542549">
          <w:marLeft w:val="640"/>
          <w:marRight w:val="0"/>
          <w:marTop w:val="0"/>
          <w:marBottom w:val="0"/>
          <w:divBdr>
            <w:top w:val="none" w:sz="0" w:space="0" w:color="auto"/>
            <w:left w:val="none" w:sz="0" w:space="0" w:color="auto"/>
            <w:bottom w:val="none" w:sz="0" w:space="0" w:color="auto"/>
            <w:right w:val="none" w:sz="0" w:space="0" w:color="auto"/>
          </w:divBdr>
        </w:div>
        <w:div w:id="1167015233">
          <w:marLeft w:val="640"/>
          <w:marRight w:val="0"/>
          <w:marTop w:val="0"/>
          <w:marBottom w:val="0"/>
          <w:divBdr>
            <w:top w:val="none" w:sz="0" w:space="0" w:color="auto"/>
            <w:left w:val="none" w:sz="0" w:space="0" w:color="auto"/>
            <w:bottom w:val="none" w:sz="0" w:space="0" w:color="auto"/>
            <w:right w:val="none" w:sz="0" w:space="0" w:color="auto"/>
          </w:divBdr>
        </w:div>
        <w:div w:id="114100030">
          <w:marLeft w:val="640"/>
          <w:marRight w:val="0"/>
          <w:marTop w:val="0"/>
          <w:marBottom w:val="0"/>
          <w:divBdr>
            <w:top w:val="none" w:sz="0" w:space="0" w:color="auto"/>
            <w:left w:val="none" w:sz="0" w:space="0" w:color="auto"/>
            <w:bottom w:val="none" w:sz="0" w:space="0" w:color="auto"/>
            <w:right w:val="none" w:sz="0" w:space="0" w:color="auto"/>
          </w:divBdr>
        </w:div>
        <w:div w:id="1677415314">
          <w:marLeft w:val="640"/>
          <w:marRight w:val="0"/>
          <w:marTop w:val="0"/>
          <w:marBottom w:val="0"/>
          <w:divBdr>
            <w:top w:val="none" w:sz="0" w:space="0" w:color="auto"/>
            <w:left w:val="none" w:sz="0" w:space="0" w:color="auto"/>
            <w:bottom w:val="none" w:sz="0" w:space="0" w:color="auto"/>
            <w:right w:val="none" w:sz="0" w:space="0" w:color="auto"/>
          </w:divBdr>
        </w:div>
        <w:div w:id="805514265">
          <w:marLeft w:val="640"/>
          <w:marRight w:val="0"/>
          <w:marTop w:val="0"/>
          <w:marBottom w:val="0"/>
          <w:divBdr>
            <w:top w:val="none" w:sz="0" w:space="0" w:color="auto"/>
            <w:left w:val="none" w:sz="0" w:space="0" w:color="auto"/>
            <w:bottom w:val="none" w:sz="0" w:space="0" w:color="auto"/>
            <w:right w:val="none" w:sz="0" w:space="0" w:color="auto"/>
          </w:divBdr>
        </w:div>
        <w:div w:id="1092823669">
          <w:marLeft w:val="640"/>
          <w:marRight w:val="0"/>
          <w:marTop w:val="0"/>
          <w:marBottom w:val="0"/>
          <w:divBdr>
            <w:top w:val="none" w:sz="0" w:space="0" w:color="auto"/>
            <w:left w:val="none" w:sz="0" w:space="0" w:color="auto"/>
            <w:bottom w:val="none" w:sz="0" w:space="0" w:color="auto"/>
            <w:right w:val="none" w:sz="0" w:space="0" w:color="auto"/>
          </w:divBdr>
        </w:div>
        <w:div w:id="1550678894">
          <w:marLeft w:val="640"/>
          <w:marRight w:val="0"/>
          <w:marTop w:val="0"/>
          <w:marBottom w:val="0"/>
          <w:divBdr>
            <w:top w:val="none" w:sz="0" w:space="0" w:color="auto"/>
            <w:left w:val="none" w:sz="0" w:space="0" w:color="auto"/>
            <w:bottom w:val="none" w:sz="0" w:space="0" w:color="auto"/>
            <w:right w:val="none" w:sz="0" w:space="0" w:color="auto"/>
          </w:divBdr>
        </w:div>
        <w:div w:id="1740244812">
          <w:marLeft w:val="640"/>
          <w:marRight w:val="0"/>
          <w:marTop w:val="0"/>
          <w:marBottom w:val="0"/>
          <w:divBdr>
            <w:top w:val="none" w:sz="0" w:space="0" w:color="auto"/>
            <w:left w:val="none" w:sz="0" w:space="0" w:color="auto"/>
            <w:bottom w:val="none" w:sz="0" w:space="0" w:color="auto"/>
            <w:right w:val="none" w:sz="0" w:space="0" w:color="auto"/>
          </w:divBdr>
        </w:div>
        <w:div w:id="22096915">
          <w:marLeft w:val="640"/>
          <w:marRight w:val="0"/>
          <w:marTop w:val="0"/>
          <w:marBottom w:val="0"/>
          <w:divBdr>
            <w:top w:val="none" w:sz="0" w:space="0" w:color="auto"/>
            <w:left w:val="none" w:sz="0" w:space="0" w:color="auto"/>
            <w:bottom w:val="none" w:sz="0" w:space="0" w:color="auto"/>
            <w:right w:val="none" w:sz="0" w:space="0" w:color="auto"/>
          </w:divBdr>
        </w:div>
        <w:div w:id="1535338880">
          <w:marLeft w:val="640"/>
          <w:marRight w:val="0"/>
          <w:marTop w:val="0"/>
          <w:marBottom w:val="0"/>
          <w:divBdr>
            <w:top w:val="none" w:sz="0" w:space="0" w:color="auto"/>
            <w:left w:val="none" w:sz="0" w:space="0" w:color="auto"/>
            <w:bottom w:val="none" w:sz="0" w:space="0" w:color="auto"/>
            <w:right w:val="none" w:sz="0" w:space="0" w:color="auto"/>
          </w:divBdr>
        </w:div>
        <w:div w:id="1901625337">
          <w:marLeft w:val="640"/>
          <w:marRight w:val="0"/>
          <w:marTop w:val="0"/>
          <w:marBottom w:val="0"/>
          <w:divBdr>
            <w:top w:val="none" w:sz="0" w:space="0" w:color="auto"/>
            <w:left w:val="none" w:sz="0" w:space="0" w:color="auto"/>
            <w:bottom w:val="none" w:sz="0" w:space="0" w:color="auto"/>
            <w:right w:val="none" w:sz="0" w:space="0" w:color="auto"/>
          </w:divBdr>
        </w:div>
        <w:div w:id="631834960">
          <w:marLeft w:val="640"/>
          <w:marRight w:val="0"/>
          <w:marTop w:val="0"/>
          <w:marBottom w:val="0"/>
          <w:divBdr>
            <w:top w:val="none" w:sz="0" w:space="0" w:color="auto"/>
            <w:left w:val="none" w:sz="0" w:space="0" w:color="auto"/>
            <w:bottom w:val="none" w:sz="0" w:space="0" w:color="auto"/>
            <w:right w:val="none" w:sz="0" w:space="0" w:color="auto"/>
          </w:divBdr>
        </w:div>
        <w:div w:id="1082945537">
          <w:marLeft w:val="640"/>
          <w:marRight w:val="0"/>
          <w:marTop w:val="0"/>
          <w:marBottom w:val="0"/>
          <w:divBdr>
            <w:top w:val="none" w:sz="0" w:space="0" w:color="auto"/>
            <w:left w:val="none" w:sz="0" w:space="0" w:color="auto"/>
            <w:bottom w:val="none" w:sz="0" w:space="0" w:color="auto"/>
            <w:right w:val="none" w:sz="0" w:space="0" w:color="auto"/>
          </w:divBdr>
        </w:div>
        <w:div w:id="2074961648">
          <w:marLeft w:val="640"/>
          <w:marRight w:val="0"/>
          <w:marTop w:val="0"/>
          <w:marBottom w:val="0"/>
          <w:divBdr>
            <w:top w:val="none" w:sz="0" w:space="0" w:color="auto"/>
            <w:left w:val="none" w:sz="0" w:space="0" w:color="auto"/>
            <w:bottom w:val="none" w:sz="0" w:space="0" w:color="auto"/>
            <w:right w:val="none" w:sz="0" w:space="0" w:color="auto"/>
          </w:divBdr>
        </w:div>
        <w:div w:id="950667411">
          <w:marLeft w:val="640"/>
          <w:marRight w:val="0"/>
          <w:marTop w:val="0"/>
          <w:marBottom w:val="0"/>
          <w:divBdr>
            <w:top w:val="none" w:sz="0" w:space="0" w:color="auto"/>
            <w:left w:val="none" w:sz="0" w:space="0" w:color="auto"/>
            <w:bottom w:val="none" w:sz="0" w:space="0" w:color="auto"/>
            <w:right w:val="none" w:sz="0" w:space="0" w:color="auto"/>
          </w:divBdr>
        </w:div>
        <w:div w:id="2139372029">
          <w:marLeft w:val="640"/>
          <w:marRight w:val="0"/>
          <w:marTop w:val="0"/>
          <w:marBottom w:val="0"/>
          <w:divBdr>
            <w:top w:val="none" w:sz="0" w:space="0" w:color="auto"/>
            <w:left w:val="none" w:sz="0" w:space="0" w:color="auto"/>
            <w:bottom w:val="none" w:sz="0" w:space="0" w:color="auto"/>
            <w:right w:val="none" w:sz="0" w:space="0" w:color="auto"/>
          </w:divBdr>
        </w:div>
        <w:div w:id="850723401">
          <w:marLeft w:val="640"/>
          <w:marRight w:val="0"/>
          <w:marTop w:val="0"/>
          <w:marBottom w:val="0"/>
          <w:divBdr>
            <w:top w:val="none" w:sz="0" w:space="0" w:color="auto"/>
            <w:left w:val="none" w:sz="0" w:space="0" w:color="auto"/>
            <w:bottom w:val="none" w:sz="0" w:space="0" w:color="auto"/>
            <w:right w:val="none" w:sz="0" w:space="0" w:color="auto"/>
          </w:divBdr>
        </w:div>
        <w:div w:id="1141339964">
          <w:marLeft w:val="640"/>
          <w:marRight w:val="0"/>
          <w:marTop w:val="0"/>
          <w:marBottom w:val="0"/>
          <w:divBdr>
            <w:top w:val="none" w:sz="0" w:space="0" w:color="auto"/>
            <w:left w:val="none" w:sz="0" w:space="0" w:color="auto"/>
            <w:bottom w:val="none" w:sz="0" w:space="0" w:color="auto"/>
            <w:right w:val="none" w:sz="0" w:space="0" w:color="auto"/>
          </w:divBdr>
        </w:div>
        <w:div w:id="1655992883">
          <w:marLeft w:val="640"/>
          <w:marRight w:val="0"/>
          <w:marTop w:val="0"/>
          <w:marBottom w:val="0"/>
          <w:divBdr>
            <w:top w:val="none" w:sz="0" w:space="0" w:color="auto"/>
            <w:left w:val="none" w:sz="0" w:space="0" w:color="auto"/>
            <w:bottom w:val="none" w:sz="0" w:space="0" w:color="auto"/>
            <w:right w:val="none" w:sz="0" w:space="0" w:color="auto"/>
          </w:divBdr>
        </w:div>
        <w:div w:id="845437045">
          <w:marLeft w:val="640"/>
          <w:marRight w:val="0"/>
          <w:marTop w:val="0"/>
          <w:marBottom w:val="0"/>
          <w:divBdr>
            <w:top w:val="none" w:sz="0" w:space="0" w:color="auto"/>
            <w:left w:val="none" w:sz="0" w:space="0" w:color="auto"/>
            <w:bottom w:val="none" w:sz="0" w:space="0" w:color="auto"/>
            <w:right w:val="none" w:sz="0" w:space="0" w:color="auto"/>
          </w:divBdr>
        </w:div>
        <w:div w:id="368800626">
          <w:marLeft w:val="640"/>
          <w:marRight w:val="0"/>
          <w:marTop w:val="0"/>
          <w:marBottom w:val="0"/>
          <w:divBdr>
            <w:top w:val="none" w:sz="0" w:space="0" w:color="auto"/>
            <w:left w:val="none" w:sz="0" w:space="0" w:color="auto"/>
            <w:bottom w:val="none" w:sz="0" w:space="0" w:color="auto"/>
            <w:right w:val="none" w:sz="0" w:space="0" w:color="auto"/>
          </w:divBdr>
        </w:div>
        <w:div w:id="2038895035">
          <w:marLeft w:val="640"/>
          <w:marRight w:val="0"/>
          <w:marTop w:val="0"/>
          <w:marBottom w:val="0"/>
          <w:divBdr>
            <w:top w:val="none" w:sz="0" w:space="0" w:color="auto"/>
            <w:left w:val="none" w:sz="0" w:space="0" w:color="auto"/>
            <w:bottom w:val="none" w:sz="0" w:space="0" w:color="auto"/>
            <w:right w:val="none" w:sz="0" w:space="0" w:color="auto"/>
          </w:divBdr>
        </w:div>
        <w:div w:id="976492486">
          <w:marLeft w:val="640"/>
          <w:marRight w:val="0"/>
          <w:marTop w:val="0"/>
          <w:marBottom w:val="0"/>
          <w:divBdr>
            <w:top w:val="none" w:sz="0" w:space="0" w:color="auto"/>
            <w:left w:val="none" w:sz="0" w:space="0" w:color="auto"/>
            <w:bottom w:val="none" w:sz="0" w:space="0" w:color="auto"/>
            <w:right w:val="none" w:sz="0" w:space="0" w:color="auto"/>
          </w:divBdr>
        </w:div>
        <w:div w:id="326176284">
          <w:marLeft w:val="640"/>
          <w:marRight w:val="0"/>
          <w:marTop w:val="0"/>
          <w:marBottom w:val="0"/>
          <w:divBdr>
            <w:top w:val="none" w:sz="0" w:space="0" w:color="auto"/>
            <w:left w:val="none" w:sz="0" w:space="0" w:color="auto"/>
            <w:bottom w:val="none" w:sz="0" w:space="0" w:color="auto"/>
            <w:right w:val="none" w:sz="0" w:space="0" w:color="auto"/>
          </w:divBdr>
        </w:div>
        <w:div w:id="1157767988">
          <w:marLeft w:val="640"/>
          <w:marRight w:val="0"/>
          <w:marTop w:val="0"/>
          <w:marBottom w:val="0"/>
          <w:divBdr>
            <w:top w:val="none" w:sz="0" w:space="0" w:color="auto"/>
            <w:left w:val="none" w:sz="0" w:space="0" w:color="auto"/>
            <w:bottom w:val="none" w:sz="0" w:space="0" w:color="auto"/>
            <w:right w:val="none" w:sz="0" w:space="0" w:color="auto"/>
          </w:divBdr>
        </w:div>
        <w:div w:id="342561174">
          <w:marLeft w:val="640"/>
          <w:marRight w:val="0"/>
          <w:marTop w:val="0"/>
          <w:marBottom w:val="0"/>
          <w:divBdr>
            <w:top w:val="none" w:sz="0" w:space="0" w:color="auto"/>
            <w:left w:val="none" w:sz="0" w:space="0" w:color="auto"/>
            <w:bottom w:val="none" w:sz="0" w:space="0" w:color="auto"/>
            <w:right w:val="none" w:sz="0" w:space="0" w:color="auto"/>
          </w:divBdr>
        </w:div>
        <w:div w:id="1187252266">
          <w:marLeft w:val="640"/>
          <w:marRight w:val="0"/>
          <w:marTop w:val="0"/>
          <w:marBottom w:val="0"/>
          <w:divBdr>
            <w:top w:val="none" w:sz="0" w:space="0" w:color="auto"/>
            <w:left w:val="none" w:sz="0" w:space="0" w:color="auto"/>
            <w:bottom w:val="none" w:sz="0" w:space="0" w:color="auto"/>
            <w:right w:val="none" w:sz="0" w:space="0" w:color="auto"/>
          </w:divBdr>
        </w:div>
        <w:div w:id="912392682">
          <w:marLeft w:val="640"/>
          <w:marRight w:val="0"/>
          <w:marTop w:val="0"/>
          <w:marBottom w:val="0"/>
          <w:divBdr>
            <w:top w:val="none" w:sz="0" w:space="0" w:color="auto"/>
            <w:left w:val="none" w:sz="0" w:space="0" w:color="auto"/>
            <w:bottom w:val="none" w:sz="0" w:space="0" w:color="auto"/>
            <w:right w:val="none" w:sz="0" w:space="0" w:color="auto"/>
          </w:divBdr>
        </w:div>
        <w:div w:id="118299475">
          <w:marLeft w:val="640"/>
          <w:marRight w:val="0"/>
          <w:marTop w:val="0"/>
          <w:marBottom w:val="0"/>
          <w:divBdr>
            <w:top w:val="none" w:sz="0" w:space="0" w:color="auto"/>
            <w:left w:val="none" w:sz="0" w:space="0" w:color="auto"/>
            <w:bottom w:val="none" w:sz="0" w:space="0" w:color="auto"/>
            <w:right w:val="none" w:sz="0" w:space="0" w:color="auto"/>
          </w:divBdr>
        </w:div>
        <w:div w:id="1616061407">
          <w:marLeft w:val="640"/>
          <w:marRight w:val="0"/>
          <w:marTop w:val="0"/>
          <w:marBottom w:val="0"/>
          <w:divBdr>
            <w:top w:val="none" w:sz="0" w:space="0" w:color="auto"/>
            <w:left w:val="none" w:sz="0" w:space="0" w:color="auto"/>
            <w:bottom w:val="none" w:sz="0" w:space="0" w:color="auto"/>
            <w:right w:val="none" w:sz="0" w:space="0" w:color="auto"/>
          </w:divBdr>
        </w:div>
        <w:div w:id="988629351">
          <w:marLeft w:val="640"/>
          <w:marRight w:val="0"/>
          <w:marTop w:val="0"/>
          <w:marBottom w:val="0"/>
          <w:divBdr>
            <w:top w:val="none" w:sz="0" w:space="0" w:color="auto"/>
            <w:left w:val="none" w:sz="0" w:space="0" w:color="auto"/>
            <w:bottom w:val="none" w:sz="0" w:space="0" w:color="auto"/>
            <w:right w:val="none" w:sz="0" w:space="0" w:color="auto"/>
          </w:divBdr>
        </w:div>
        <w:div w:id="269895072">
          <w:marLeft w:val="640"/>
          <w:marRight w:val="0"/>
          <w:marTop w:val="0"/>
          <w:marBottom w:val="0"/>
          <w:divBdr>
            <w:top w:val="none" w:sz="0" w:space="0" w:color="auto"/>
            <w:left w:val="none" w:sz="0" w:space="0" w:color="auto"/>
            <w:bottom w:val="none" w:sz="0" w:space="0" w:color="auto"/>
            <w:right w:val="none" w:sz="0" w:space="0" w:color="auto"/>
          </w:divBdr>
        </w:div>
        <w:div w:id="881481334">
          <w:marLeft w:val="640"/>
          <w:marRight w:val="0"/>
          <w:marTop w:val="0"/>
          <w:marBottom w:val="0"/>
          <w:divBdr>
            <w:top w:val="none" w:sz="0" w:space="0" w:color="auto"/>
            <w:left w:val="none" w:sz="0" w:space="0" w:color="auto"/>
            <w:bottom w:val="none" w:sz="0" w:space="0" w:color="auto"/>
            <w:right w:val="none" w:sz="0" w:space="0" w:color="auto"/>
          </w:divBdr>
        </w:div>
        <w:div w:id="226769276">
          <w:marLeft w:val="640"/>
          <w:marRight w:val="0"/>
          <w:marTop w:val="0"/>
          <w:marBottom w:val="0"/>
          <w:divBdr>
            <w:top w:val="none" w:sz="0" w:space="0" w:color="auto"/>
            <w:left w:val="none" w:sz="0" w:space="0" w:color="auto"/>
            <w:bottom w:val="none" w:sz="0" w:space="0" w:color="auto"/>
            <w:right w:val="none" w:sz="0" w:space="0" w:color="auto"/>
          </w:divBdr>
        </w:div>
        <w:div w:id="1413117908">
          <w:marLeft w:val="640"/>
          <w:marRight w:val="0"/>
          <w:marTop w:val="0"/>
          <w:marBottom w:val="0"/>
          <w:divBdr>
            <w:top w:val="none" w:sz="0" w:space="0" w:color="auto"/>
            <w:left w:val="none" w:sz="0" w:space="0" w:color="auto"/>
            <w:bottom w:val="none" w:sz="0" w:space="0" w:color="auto"/>
            <w:right w:val="none" w:sz="0" w:space="0" w:color="auto"/>
          </w:divBdr>
        </w:div>
        <w:div w:id="952904904">
          <w:marLeft w:val="640"/>
          <w:marRight w:val="0"/>
          <w:marTop w:val="0"/>
          <w:marBottom w:val="0"/>
          <w:divBdr>
            <w:top w:val="none" w:sz="0" w:space="0" w:color="auto"/>
            <w:left w:val="none" w:sz="0" w:space="0" w:color="auto"/>
            <w:bottom w:val="none" w:sz="0" w:space="0" w:color="auto"/>
            <w:right w:val="none" w:sz="0" w:space="0" w:color="auto"/>
          </w:divBdr>
        </w:div>
        <w:div w:id="2028368455">
          <w:marLeft w:val="640"/>
          <w:marRight w:val="0"/>
          <w:marTop w:val="0"/>
          <w:marBottom w:val="0"/>
          <w:divBdr>
            <w:top w:val="none" w:sz="0" w:space="0" w:color="auto"/>
            <w:left w:val="none" w:sz="0" w:space="0" w:color="auto"/>
            <w:bottom w:val="none" w:sz="0" w:space="0" w:color="auto"/>
            <w:right w:val="none" w:sz="0" w:space="0" w:color="auto"/>
          </w:divBdr>
        </w:div>
        <w:div w:id="749542404">
          <w:marLeft w:val="640"/>
          <w:marRight w:val="0"/>
          <w:marTop w:val="0"/>
          <w:marBottom w:val="0"/>
          <w:divBdr>
            <w:top w:val="none" w:sz="0" w:space="0" w:color="auto"/>
            <w:left w:val="none" w:sz="0" w:space="0" w:color="auto"/>
            <w:bottom w:val="none" w:sz="0" w:space="0" w:color="auto"/>
            <w:right w:val="none" w:sz="0" w:space="0" w:color="auto"/>
          </w:divBdr>
        </w:div>
        <w:div w:id="1346665056">
          <w:marLeft w:val="640"/>
          <w:marRight w:val="0"/>
          <w:marTop w:val="0"/>
          <w:marBottom w:val="0"/>
          <w:divBdr>
            <w:top w:val="none" w:sz="0" w:space="0" w:color="auto"/>
            <w:left w:val="none" w:sz="0" w:space="0" w:color="auto"/>
            <w:bottom w:val="none" w:sz="0" w:space="0" w:color="auto"/>
            <w:right w:val="none" w:sz="0" w:space="0" w:color="auto"/>
          </w:divBdr>
        </w:div>
        <w:div w:id="1709448974">
          <w:marLeft w:val="640"/>
          <w:marRight w:val="0"/>
          <w:marTop w:val="0"/>
          <w:marBottom w:val="0"/>
          <w:divBdr>
            <w:top w:val="none" w:sz="0" w:space="0" w:color="auto"/>
            <w:left w:val="none" w:sz="0" w:space="0" w:color="auto"/>
            <w:bottom w:val="none" w:sz="0" w:space="0" w:color="auto"/>
            <w:right w:val="none" w:sz="0" w:space="0" w:color="auto"/>
          </w:divBdr>
        </w:div>
      </w:divsChild>
    </w:div>
    <w:div w:id="1782411790">
      <w:bodyDiv w:val="1"/>
      <w:marLeft w:val="0"/>
      <w:marRight w:val="0"/>
      <w:marTop w:val="0"/>
      <w:marBottom w:val="0"/>
      <w:divBdr>
        <w:top w:val="none" w:sz="0" w:space="0" w:color="auto"/>
        <w:left w:val="none" w:sz="0" w:space="0" w:color="auto"/>
        <w:bottom w:val="none" w:sz="0" w:space="0" w:color="auto"/>
        <w:right w:val="none" w:sz="0" w:space="0" w:color="auto"/>
      </w:divBdr>
      <w:divsChild>
        <w:div w:id="1685865545">
          <w:marLeft w:val="480"/>
          <w:marRight w:val="0"/>
          <w:marTop w:val="0"/>
          <w:marBottom w:val="0"/>
          <w:divBdr>
            <w:top w:val="none" w:sz="0" w:space="0" w:color="auto"/>
            <w:left w:val="none" w:sz="0" w:space="0" w:color="auto"/>
            <w:bottom w:val="none" w:sz="0" w:space="0" w:color="auto"/>
            <w:right w:val="none" w:sz="0" w:space="0" w:color="auto"/>
          </w:divBdr>
        </w:div>
        <w:div w:id="805897765">
          <w:marLeft w:val="480"/>
          <w:marRight w:val="0"/>
          <w:marTop w:val="0"/>
          <w:marBottom w:val="0"/>
          <w:divBdr>
            <w:top w:val="none" w:sz="0" w:space="0" w:color="auto"/>
            <w:left w:val="none" w:sz="0" w:space="0" w:color="auto"/>
            <w:bottom w:val="none" w:sz="0" w:space="0" w:color="auto"/>
            <w:right w:val="none" w:sz="0" w:space="0" w:color="auto"/>
          </w:divBdr>
        </w:div>
        <w:div w:id="1175875974">
          <w:marLeft w:val="480"/>
          <w:marRight w:val="0"/>
          <w:marTop w:val="0"/>
          <w:marBottom w:val="0"/>
          <w:divBdr>
            <w:top w:val="none" w:sz="0" w:space="0" w:color="auto"/>
            <w:left w:val="none" w:sz="0" w:space="0" w:color="auto"/>
            <w:bottom w:val="none" w:sz="0" w:space="0" w:color="auto"/>
            <w:right w:val="none" w:sz="0" w:space="0" w:color="auto"/>
          </w:divBdr>
        </w:div>
        <w:div w:id="1535078501">
          <w:marLeft w:val="480"/>
          <w:marRight w:val="0"/>
          <w:marTop w:val="0"/>
          <w:marBottom w:val="0"/>
          <w:divBdr>
            <w:top w:val="none" w:sz="0" w:space="0" w:color="auto"/>
            <w:left w:val="none" w:sz="0" w:space="0" w:color="auto"/>
            <w:bottom w:val="none" w:sz="0" w:space="0" w:color="auto"/>
            <w:right w:val="none" w:sz="0" w:space="0" w:color="auto"/>
          </w:divBdr>
        </w:div>
        <w:div w:id="96098163">
          <w:marLeft w:val="480"/>
          <w:marRight w:val="0"/>
          <w:marTop w:val="0"/>
          <w:marBottom w:val="0"/>
          <w:divBdr>
            <w:top w:val="none" w:sz="0" w:space="0" w:color="auto"/>
            <w:left w:val="none" w:sz="0" w:space="0" w:color="auto"/>
            <w:bottom w:val="none" w:sz="0" w:space="0" w:color="auto"/>
            <w:right w:val="none" w:sz="0" w:space="0" w:color="auto"/>
          </w:divBdr>
        </w:div>
        <w:div w:id="2131318967">
          <w:marLeft w:val="480"/>
          <w:marRight w:val="0"/>
          <w:marTop w:val="0"/>
          <w:marBottom w:val="0"/>
          <w:divBdr>
            <w:top w:val="none" w:sz="0" w:space="0" w:color="auto"/>
            <w:left w:val="none" w:sz="0" w:space="0" w:color="auto"/>
            <w:bottom w:val="none" w:sz="0" w:space="0" w:color="auto"/>
            <w:right w:val="none" w:sz="0" w:space="0" w:color="auto"/>
          </w:divBdr>
        </w:div>
        <w:div w:id="1950114453">
          <w:marLeft w:val="480"/>
          <w:marRight w:val="0"/>
          <w:marTop w:val="0"/>
          <w:marBottom w:val="0"/>
          <w:divBdr>
            <w:top w:val="none" w:sz="0" w:space="0" w:color="auto"/>
            <w:left w:val="none" w:sz="0" w:space="0" w:color="auto"/>
            <w:bottom w:val="none" w:sz="0" w:space="0" w:color="auto"/>
            <w:right w:val="none" w:sz="0" w:space="0" w:color="auto"/>
          </w:divBdr>
        </w:div>
        <w:div w:id="632490212">
          <w:marLeft w:val="480"/>
          <w:marRight w:val="0"/>
          <w:marTop w:val="0"/>
          <w:marBottom w:val="0"/>
          <w:divBdr>
            <w:top w:val="none" w:sz="0" w:space="0" w:color="auto"/>
            <w:left w:val="none" w:sz="0" w:space="0" w:color="auto"/>
            <w:bottom w:val="none" w:sz="0" w:space="0" w:color="auto"/>
            <w:right w:val="none" w:sz="0" w:space="0" w:color="auto"/>
          </w:divBdr>
        </w:div>
        <w:div w:id="280573766">
          <w:marLeft w:val="480"/>
          <w:marRight w:val="0"/>
          <w:marTop w:val="0"/>
          <w:marBottom w:val="0"/>
          <w:divBdr>
            <w:top w:val="none" w:sz="0" w:space="0" w:color="auto"/>
            <w:left w:val="none" w:sz="0" w:space="0" w:color="auto"/>
            <w:bottom w:val="none" w:sz="0" w:space="0" w:color="auto"/>
            <w:right w:val="none" w:sz="0" w:space="0" w:color="auto"/>
          </w:divBdr>
        </w:div>
        <w:div w:id="543323317">
          <w:marLeft w:val="480"/>
          <w:marRight w:val="0"/>
          <w:marTop w:val="0"/>
          <w:marBottom w:val="0"/>
          <w:divBdr>
            <w:top w:val="none" w:sz="0" w:space="0" w:color="auto"/>
            <w:left w:val="none" w:sz="0" w:space="0" w:color="auto"/>
            <w:bottom w:val="none" w:sz="0" w:space="0" w:color="auto"/>
            <w:right w:val="none" w:sz="0" w:space="0" w:color="auto"/>
          </w:divBdr>
        </w:div>
        <w:div w:id="2039625463">
          <w:marLeft w:val="480"/>
          <w:marRight w:val="0"/>
          <w:marTop w:val="0"/>
          <w:marBottom w:val="0"/>
          <w:divBdr>
            <w:top w:val="none" w:sz="0" w:space="0" w:color="auto"/>
            <w:left w:val="none" w:sz="0" w:space="0" w:color="auto"/>
            <w:bottom w:val="none" w:sz="0" w:space="0" w:color="auto"/>
            <w:right w:val="none" w:sz="0" w:space="0" w:color="auto"/>
          </w:divBdr>
        </w:div>
        <w:div w:id="1148059976">
          <w:marLeft w:val="480"/>
          <w:marRight w:val="0"/>
          <w:marTop w:val="0"/>
          <w:marBottom w:val="0"/>
          <w:divBdr>
            <w:top w:val="none" w:sz="0" w:space="0" w:color="auto"/>
            <w:left w:val="none" w:sz="0" w:space="0" w:color="auto"/>
            <w:bottom w:val="none" w:sz="0" w:space="0" w:color="auto"/>
            <w:right w:val="none" w:sz="0" w:space="0" w:color="auto"/>
          </w:divBdr>
        </w:div>
        <w:div w:id="1060791202">
          <w:marLeft w:val="480"/>
          <w:marRight w:val="0"/>
          <w:marTop w:val="0"/>
          <w:marBottom w:val="0"/>
          <w:divBdr>
            <w:top w:val="none" w:sz="0" w:space="0" w:color="auto"/>
            <w:left w:val="none" w:sz="0" w:space="0" w:color="auto"/>
            <w:bottom w:val="none" w:sz="0" w:space="0" w:color="auto"/>
            <w:right w:val="none" w:sz="0" w:space="0" w:color="auto"/>
          </w:divBdr>
        </w:div>
        <w:div w:id="1610356645">
          <w:marLeft w:val="480"/>
          <w:marRight w:val="0"/>
          <w:marTop w:val="0"/>
          <w:marBottom w:val="0"/>
          <w:divBdr>
            <w:top w:val="none" w:sz="0" w:space="0" w:color="auto"/>
            <w:left w:val="none" w:sz="0" w:space="0" w:color="auto"/>
            <w:bottom w:val="none" w:sz="0" w:space="0" w:color="auto"/>
            <w:right w:val="none" w:sz="0" w:space="0" w:color="auto"/>
          </w:divBdr>
        </w:div>
        <w:div w:id="532773131">
          <w:marLeft w:val="480"/>
          <w:marRight w:val="0"/>
          <w:marTop w:val="0"/>
          <w:marBottom w:val="0"/>
          <w:divBdr>
            <w:top w:val="none" w:sz="0" w:space="0" w:color="auto"/>
            <w:left w:val="none" w:sz="0" w:space="0" w:color="auto"/>
            <w:bottom w:val="none" w:sz="0" w:space="0" w:color="auto"/>
            <w:right w:val="none" w:sz="0" w:space="0" w:color="auto"/>
          </w:divBdr>
        </w:div>
        <w:div w:id="1448115236">
          <w:marLeft w:val="480"/>
          <w:marRight w:val="0"/>
          <w:marTop w:val="0"/>
          <w:marBottom w:val="0"/>
          <w:divBdr>
            <w:top w:val="none" w:sz="0" w:space="0" w:color="auto"/>
            <w:left w:val="none" w:sz="0" w:space="0" w:color="auto"/>
            <w:bottom w:val="none" w:sz="0" w:space="0" w:color="auto"/>
            <w:right w:val="none" w:sz="0" w:space="0" w:color="auto"/>
          </w:divBdr>
        </w:div>
        <w:div w:id="400563040">
          <w:marLeft w:val="480"/>
          <w:marRight w:val="0"/>
          <w:marTop w:val="0"/>
          <w:marBottom w:val="0"/>
          <w:divBdr>
            <w:top w:val="none" w:sz="0" w:space="0" w:color="auto"/>
            <w:left w:val="none" w:sz="0" w:space="0" w:color="auto"/>
            <w:bottom w:val="none" w:sz="0" w:space="0" w:color="auto"/>
            <w:right w:val="none" w:sz="0" w:space="0" w:color="auto"/>
          </w:divBdr>
        </w:div>
        <w:div w:id="822739686">
          <w:marLeft w:val="480"/>
          <w:marRight w:val="0"/>
          <w:marTop w:val="0"/>
          <w:marBottom w:val="0"/>
          <w:divBdr>
            <w:top w:val="none" w:sz="0" w:space="0" w:color="auto"/>
            <w:left w:val="none" w:sz="0" w:space="0" w:color="auto"/>
            <w:bottom w:val="none" w:sz="0" w:space="0" w:color="auto"/>
            <w:right w:val="none" w:sz="0" w:space="0" w:color="auto"/>
          </w:divBdr>
        </w:div>
        <w:div w:id="895240184">
          <w:marLeft w:val="480"/>
          <w:marRight w:val="0"/>
          <w:marTop w:val="0"/>
          <w:marBottom w:val="0"/>
          <w:divBdr>
            <w:top w:val="none" w:sz="0" w:space="0" w:color="auto"/>
            <w:left w:val="none" w:sz="0" w:space="0" w:color="auto"/>
            <w:bottom w:val="none" w:sz="0" w:space="0" w:color="auto"/>
            <w:right w:val="none" w:sz="0" w:space="0" w:color="auto"/>
          </w:divBdr>
        </w:div>
        <w:div w:id="485783743">
          <w:marLeft w:val="480"/>
          <w:marRight w:val="0"/>
          <w:marTop w:val="0"/>
          <w:marBottom w:val="0"/>
          <w:divBdr>
            <w:top w:val="none" w:sz="0" w:space="0" w:color="auto"/>
            <w:left w:val="none" w:sz="0" w:space="0" w:color="auto"/>
            <w:bottom w:val="none" w:sz="0" w:space="0" w:color="auto"/>
            <w:right w:val="none" w:sz="0" w:space="0" w:color="auto"/>
          </w:divBdr>
        </w:div>
        <w:div w:id="1921676105">
          <w:marLeft w:val="480"/>
          <w:marRight w:val="0"/>
          <w:marTop w:val="0"/>
          <w:marBottom w:val="0"/>
          <w:divBdr>
            <w:top w:val="none" w:sz="0" w:space="0" w:color="auto"/>
            <w:left w:val="none" w:sz="0" w:space="0" w:color="auto"/>
            <w:bottom w:val="none" w:sz="0" w:space="0" w:color="auto"/>
            <w:right w:val="none" w:sz="0" w:space="0" w:color="auto"/>
          </w:divBdr>
        </w:div>
        <w:div w:id="1706758647">
          <w:marLeft w:val="480"/>
          <w:marRight w:val="0"/>
          <w:marTop w:val="0"/>
          <w:marBottom w:val="0"/>
          <w:divBdr>
            <w:top w:val="none" w:sz="0" w:space="0" w:color="auto"/>
            <w:left w:val="none" w:sz="0" w:space="0" w:color="auto"/>
            <w:bottom w:val="none" w:sz="0" w:space="0" w:color="auto"/>
            <w:right w:val="none" w:sz="0" w:space="0" w:color="auto"/>
          </w:divBdr>
        </w:div>
        <w:div w:id="1096026196">
          <w:marLeft w:val="480"/>
          <w:marRight w:val="0"/>
          <w:marTop w:val="0"/>
          <w:marBottom w:val="0"/>
          <w:divBdr>
            <w:top w:val="none" w:sz="0" w:space="0" w:color="auto"/>
            <w:left w:val="none" w:sz="0" w:space="0" w:color="auto"/>
            <w:bottom w:val="none" w:sz="0" w:space="0" w:color="auto"/>
            <w:right w:val="none" w:sz="0" w:space="0" w:color="auto"/>
          </w:divBdr>
        </w:div>
        <w:div w:id="366222691">
          <w:marLeft w:val="480"/>
          <w:marRight w:val="0"/>
          <w:marTop w:val="0"/>
          <w:marBottom w:val="0"/>
          <w:divBdr>
            <w:top w:val="none" w:sz="0" w:space="0" w:color="auto"/>
            <w:left w:val="none" w:sz="0" w:space="0" w:color="auto"/>
            <w:bottom w:val="none" w:sz="0" w:space="0" w:color="auto"/>
            <w:right w:val="none" w:sz="0" w:space="0" w:color="auto"/>
          </w:divBdr>
        </w:div>
        <w:div w:id="2041391482">
          <w:marLeft w:val="480"/>
          <w:marRight w:val="0"/>
          <w:marTop w:val="0"/>
          <w:marBottom w:val="0"/>
          <w:divBdr>
            <w:top w:val="none" w:sz="0" w:space="0" w:color="auto"/>
            <w:left w:val="none" w:sz="0" w:space="0" w:color="auto"/>
            <w:bottom w:val="none" w:sz="0" w:space="0" w:color="auto"/>
            <w:right w:val="none" w:sz="0" w:space="0" w:color="auto"/>
          </w:divBdr>
        </w:div>
        <w:div w:id="824056516">
          <w:marLeft w:val="480"/>
          <w:marRight w:val="0"/>
          <w:marTop w:val="0"/>
          <w:marBottom w:val="0"/>
          <w:divBdr>
            <w:top w:val="none" w:sz="0" w:space="0" w:color="auto"/>
            <w:left w:val="none" w:sz="0" w:space="0" w:color="auto"/>
            <w:bottom w:val="none" w:sz="0" w:space="0" w:color="auto"/>
            <w:right w:val="none" w:sz="0" w:space="0" w:color="auto"/>
          </w:divBdr>
        </w:div>
        <w:div w:id="1418286564">
          <w:marLeft w:val="480"/>
          <w:marRight w:val="0"/>
          <w:marTop w:val="0"/>
          <w:marBottom w:val="0"/>
          <w:divBdr>
            <w:top w:val="none" w:sz="0" w:space="0" w:color="auto"/>
            <w:left w:val="none" w:sz="0" w:space="0" w:color="auto"/>
            <w:bottom w:val="none" w:sz="0" w:space="0" w:color="auto"/>
            <w:right w:val="none" w:sz="0" w:space="0" w:color="auto"/>
          </w:divBdr>
        </w:div>
        <w:div w:id="484125105">
          <w:marLeft w:val="480"/>
          <w:marRight w:val="0"/>
          <w:marTop w:val="0"/>
          <w:marBottom w:val="0"/>
          <w:divBdr>
            <w:top w:val="none" w:sz="0" w:space="0" w:color="auto"/>
            <w:left w:val="none" w:sz="0" w:space="0" w:color="auto"/>
            <w:bottom w:val="none" w:sz="0" w:space="0" w:color="auto"/>
            <w:right w:val="none" w:sz="0" w:space="0" w:color="auto"/>
          </w:divBdr>
        </w:div>
        <w:div w:id="1931155237">
          <w:marLeft w:val="480"/>
          <w:marRight w:val="0"/>
          <w:marTop w:val="0"/>
          <w:marBottom w:val="0"/>
          <w:divBdr>
            <w:top w:val="none" w:sz="0" w:space="0" w:color="auto"/>
            <w:left w:val="none" w:sz="0" w:space="0" w:color="auto"/>
            <w:bottom w:val="none" w:sz="0" w:space="0" w:color="auto"/>
            <w:right w:val="none" w:sz="0" w:space="0" w:color="auto"/>
          </w:divBdr>
        </w:div>
        <w:div w:id="1679768387">
          <w:marLeft w:val="480"/>
          <w:marRight w:val="0"/>
          <w:marTop w:val="0"/>
          <w:marBottom w:val="0"/>
          <w:divBdr>
            <w:top w:val="none" w:sz="0" w:space="0" w:color="auto"/>
            <w:left w:val="none" w:sz="0" w:space="0" w:color="auto"/>
            <w:bottom w:val="none" w:sz="0" w:space="0" w:color="auto"/>
            <w:right w:val="none" w:sz="0" w:space="0" w:color="auto"/>
          </w:divBdr>
        </w:div>
        <w:div w:id="97071427">
          <w:marLeft w:val="480"/>
          <w:marRight w:val="0"/>
          <w:marTop w:val="0"/>
          <w:marBottom w:val="0"/>
          <w:divBdr>
            <w:top w:val="none" w:sz="0" w:space="0" w:color="auto"/>
            <w:left w:val="none" w:sz="0" w:space="0" w:color="auto"/>
            <w:bottom w:val="none" w:sz="0" w:space="0" w:color="auto"/>
            <w:right w:val="none" w:sz="0" w:space="0" w:color="auto"/>
          </w:divBdr>
        </w:div>
        <w:div w:id="2009868525">
          <w:marLeft w:val="480"/>
          <w:marRight w:val="0"/>
          <w:marTop w:val="0"/>
          <w:marBottom w:val="0"/>
          <w:divBdr>
            <w:top w:val="none" w:sz="0" w:space="0" w:color="auto"/>
            <w:left w:val="none" w:sz="0" w:space="0" w:color="auto"/>
            <w:bottom w:val="none" w:sz="0" w:space="0" w:color="auto"/>
            <w:right w:val="none" w:sz="0" w:space="0" w:color="auto"/>
          </w:divBdr>
        </w:div>
        <w:div w:id="284507707">
          <w:marLeft w:val="480"/>
          <w:marRight w:val="0"/>
          <w:marTop w:val="0"/>
          <w:marBottom w:val="0"/>
          <w:divBdr>
            <w:top w:val="none" w:sz="0" w:space="0" w:color="auto"/>
            <w:left w:val="none" w:sz="0" w:space="0" w:color="auto"/>
            <w:bottom w:val="none" w:sz="0" w:space="0" w:color="auto"/>
            <w:right w:val="none" w:sz="0" w:space="0" w:color="auto"/>
          </w:divBdr>
        </w:div>
        <w:div w:id="1844123127">
          <w:marLeft w:val="480"/>
          <w:marRight w:val="0"/>
          <w:marTop w:val="0"/>
          <w:marBottom w:val="0"/>
          <w:divBdr>
            <w:top w:val="none" w:sz="0" w:space="0" w:color="auto"/>
            <w:left w:val="none" w:sz="0" w:space="0" w:color="auto"/>
            <w:bottom w:val="none" w:sz="0" w:space="0" w:color="auto"/>
            <w:right w:val="none" w:sz="0" w:space="0" w:color="auto"/>
          </w:divBdr>
        </w:div>
        <w:div w:id="597830081">
          <w:marLeft w:val="480"/>
          <w:marRight w:val="0"/>
          <w:marTop w:val="0"/>
          <w:marBottom w:val="0"/>
          <w:divBdr>
            <w:top w:val="none" w:sz="0" w:space="0" w:color="auto"/>
            <w:left w:val="none" w:sz="0" w:space="0" w:color="auto"/>
            <w:bottom w:val="none" w:sz="0" w:space="0" w:color="auto"/>
            <w:right w:val="none" w:sz="0" w:space="0" w:color="auto"/>
          </w:divBdr>
        </w:div>
        <w:div w:id="1735465910">
          <w:marLeft w:val="480"/>
          <w:marRight w:val="0"/>
          <w:marTop w:val="0"/>
          <w:marBottom w:val="0"/>
          <w:divBdr>
            <w:top w:val="none" w:sz="0" w:space="0" w:color="auto"/>
            <w:left w:val="none" w:sz="0" w:space="0" w:color="auto"/>
            <w:bottom w:val="none" w:sz="0" w:space="0" w:color="auto"/>
            <w:right w:val="none" w:sz="0" w:space="0" w:color="auto"/>
          </w:divBdr>
        </w:div>
        <w:div w:id="714237062">
          <w:marLeft w:val="480"/>
          <w:marRight w:val="0"/>
          <w:marTop w:val="0"/>
          <w:marBottom w:val="0"/>
          <w:divBdr>
            <w:top w:val="none" w:sz="0" w:space="0" w:color="auto"/>
            <w:left w:val="none" w:sz="0" w:space="0" w:color="auto"/>
            <w:bottom w:val="none" w:sz="0" w:space="0" w:color="auto"/>
            <w:right w:val="none" w:sz="0" w:space="0" w:color="auto"/>
          </w:divBdr>
        </w:div>
        <w:div w:id="213781863">
          <w:marLeft w:val="480"/>
          <w:marRight w:val="0"/>
          <w:marTop w:val="0"/>
          <w:marBottom w:val="0"/>
          <w:divBdr>
            <w:top w:val="none" w:sz="0" w:space="0" w:color="auto"/>
            <w:left w:val="none" w:sz="0" w:space="0" w:color="auto"/>
            <w:bottom w:val="none" w:sz="0" w:space="0" w:color="auto"/>
            <w:right w:val="none" w:sz="0" w:space="0" w:color="auto"/>
          </w:divBdr>
        </w:div>
        <w:div w:id="599217976">
          <w:marLeft w:val="480"/>
          <w:marRight w:val="0"/>
          <w:marTop w:val="0"/>
          <w:marBottom w:val="0"/>
          <w:divBdr>
            <w:top w:val="none" w:sz="0" w:space="0" w:color="auto"/>
            <w:left w:val="none" w:sz="0" w:space="0" w:color="auto"/>
            <w:bottom w:val="none" w:sz="0" w:space="0" w:color="auto"/>
            <w:right w:val="none" w:sz="0" w:space="0" w:color="auto"/>
          </w:divBdr>
        </w:div>
        <w:div w:id="840513819">
          <w:marLeft w:val="480"/>
          <w:marRight w:val="0"/>
          <w:marTop w:val="0"/>
          <w:marBottom w:val="0"/>
          <w:divBdr>
            <w:top w:val="none" w:sz="0" w:space="0" w:color="auto"/>
            <w:left w:val="none" w:sz="0" w:space="0" w:color="auto"/>
            <w:bottom w:val="none" w:sz="0" w:space="0" w:color="auto"/>
            <w:right w:val="none" w:sz="0" w:space="0" w:color="auto"/>
          </w:divBdr>
        </w:div>
        <w:div w:id="1631203429">
          <w:marLeft w:val="480"/>
          <w:marRight w:val="0"/>
          <w:marTop w:val="0"/>
          <w:marBottom w:val="0"/>
          <w:divBdr>
            <w:top w:val="none" w:sz="0" w:space="0" w:color="auto"/>
            <w:left w:val="none" w:sz="0" w:space="0" w:color="auto"/>
            <w:bottom w:val="none" w:sz="0" w:space="0" w:color="auto"/>
            <w:right w:val="none" w:sz="0" w:space="0" w:color="auto"/>
          </w:divBdr>
        </w:div>
        <w:div w:id="978723846">
          <w:marLeft w:val="480"/>
          <w:marRight w:val="0"/>
          <w:marTop w:val="0"/>
          <w:marBottom w:val="0"/>
          <w:divBdr>
            <w:top w:val="none" w:sz="0" w:space="0" w:color="auto"/>
            <w:left w:val="none" w:sz="0" w:space="0" w:color="auto"/>
            <w:bottom w:val="none" w:sz="0" w:space="0" w:color="auto"/>
            <w:right w:val="none" w:sz="0" w:space="0" w:color="auto"/>
          </w:divBdr>
        </w:div>
        <w:div w:id="270162123">
          <w:marLeft w:val="480"/>
          <w:marRight w:val="0"/>
          <w:marTop w:val="0"/>
          <w:marBottom w:val="0"/>
          <w:divBdr>
            <w:top w:val="none" w:sz="0" w:space="0" w:color="auto"/>
            <w:left w:val="none" w:sz="0" w:space="0" w:color="auto"/>
            <w:bottom w:val="none" w:sz="0" w:space="0" w:color="auto"/>
            <w:right w:val="none" w:sz="0" w:space="0" w:color="auto"/>
          </w:divBdr>
        </w:div>
        <w:div w:id="2108847292">
          <w:marLeft w:val="480"/>
          <w:marRight w:val="0"/>
          <w:marTop w:val="0"/>
          <w:marBottom w:val="0"/>
          <w:divBdr>
            <w:top w:val="none" w:sz="0" w:space="0" w:color="auto"/>
            <w:left w:val="none" w:sz="0" w:space="0" w:color="auto"/>
            <w:bottom w:val="none" w:sz="0" w:space="0" w:color="auto"/>
            <w:right w:val="none" w:sz="0" w:space="0" w:color="auto"/>
          </w:divBdr>
        </w:div>
        <w:div w:id="2144081316">
          <w:marLeft w:val="480"/>
          <w:marRight w:val="0"/>
          <w:marTop w:val="0"/>
          <w:marBottom w:val="0"/>
          <w:divBdr>
            <w:top w:val="none" w:sz="0" w:space="0" w:color="auto"/>
            <w:left w:val="none" w:sz="0" w:space="0" w:color="auto"/>
            <w:bottom w:val="none" w:sz="0" w:space="0" w:color="auto"/>
            <w:right w:val="none" w:sz="0" w:space="0" w:color="auto"/>
          </w:divBdr>
        </w:div>
        <w:div w:id="1272664609">
          <w:marLeft w:val="480"/>
          <w:marRight w:val="0"/>
          <w:marTop w:val="0"/>
          <w:marBottom w:val="0"/>
          <w:divBdr>
            <w:top w:val="none" w:sz="0" w:space="0" w:color="auto"/>
            <w:left w:val="none" w:sz="0" w:space="0" w:color="auto"/>
            <w:bottom w:val="none" w:sz="0" w:space="0" w:color="auto"/>
            <w:right w:val="none" w:sz="0" w:space="0" w:color="auto"/>
          </w:divBdr>
        </w:div>
        <w:div w:id="1583367480">
          <w:marLeft w:val="480"/>
          <w:marRight w:val="0"/>
          <w:marTop w:val="0"/>
          <w:marBottom w:val="0"/>
          <w:divBdr>
            <w:top w:val="none" w:sz="0" w:space="0" w:color="auto"/>
            <w:left w:val="none" w:sz="0" w:space="0" w:color="auto"/>
            <w:bottom w:val="none" w:sz="0" w:space="0" w:color="auto"/>
            <w:right w:val="none" w:sz="0" w:space="0" w:color="auto"/>
          </w:divBdr>
        </w:div>
        <w:div w:id="561909588">
          <w:marLeft w:val="480"/>
          <w:marRight w:val="0"/>
          <w:marTop w:val="0"/>
          <w:marBottom w:val="0"/>
          <w:divBdr>
            <w:top w:val="none" w:sz="0" w:space="0" w:color="auto"/>
            <w:left w:val="none" w:sz="0" w:space="0" w:color="auto"/>
            <w:bottom w:val="none" w:sz="0" w:space="0" w:color="auto"/>
            <w:right w:val="none" w:sz="0" w:space="0" w:color="auto"/>
          </w:divBdr>
        </w:div>
        <w:div w:id="268440492">
          <w:marLeft w:val="480"/>
          <w:marRight w:val="0"/>
          <w:marTop w:val="0"/>
          <w:marBottom w:val="0"/>
          <w:divBdr>
            <w:top w:val="none" w:sz="0" w:space="0" w:color="auto"/>
            <w:left w:val="none" w:sz="0" w:space="0" w:color="auto"/>
            <w:bottom w:val="none" w:sz="0" w:space="0" w:color="auto"/>
            <w:right w:val="none" w:sz="0" w:space="0" w:color="auto"/>
          </w:divBdr>
        </w:div>
        <w:div w:id="831217396">
          <w:marLeft w:val="480"/>
          <w:marRight w:val="0"/>
          <w:marTop w:val="0"/>
          <w:marBottom w:val="0"/>
          <w:divBdr>
            <w:top w:val="none" w:sz="0" w:space="0" w:color="auto"/>
            <w:left w:val="none" w:sz="0" w:space="0" w:color="auto"/>
            <w:bottom w:val="none" w:sz="0" w:space="0" w:color="auto"/>
            <w:right w:val="none" w:sz="0" w:space="0" w:color="auto"/>
          </w:divBdr>
        </w:div>
        <w:div w:id="1546407180">
          <w:marLeft w:val="480"/>
          <w:marRight w:val="0"/>
          <w:marTop w:val="0"/>
          <w:marBottom w:val="0"/>
          <w:divBdr>
            <w:top w:val="none" w:sz="0" w:space="0" w:color="auto"/>
            <w:left w:val="none" w:sz="0" w:space="0" w:color="auto"/>
            <w:bottom w:val="none" w:sz="0" w:space="0" w:color="auto"/>
            <w:right w:val="none" w:sz="0" w:space="0" w:color="auto"/>
          </w:divBdr>
        </w:div>
        <w:div w:id="1905294908">
          <w:marLeft w:val="480"/>
          <w:marRight w:val="0"/>
          <w:marTop w:val="0"/>
          <w:marBottom w:val="0"/>
          <w:divBdr>
            <w:top w:val="none" w:sz="0" w:space="0" w:color="auto"/>
            <w:left w:val="none" w:sz="0" w:space="0" w:color="auto"/>
            <w:bottom w:val="none" w:sz="0" w:space="0" w:color="auto"/>
            <w:right w:val="none" w:sz="0" w:space="0" w:color="auto"/>
          </w:divBdr>
        </w:div>
        <w:div w:id="1786734724">
          <w:marLeft w:val="480"/>
          <w:marRight w:val="0"/>
          <w:marTop w:val="0"/>
          <w:marBottom w:val="0"/>
          <w:divBdr>
            <w:top w:val="none" w:sz="0" w:space="0" w:color="auto"/>
            <w:left w:val="none" w:sz="0" w:space="0" w:color="auto"/>
            <w:bottom w:val="none" w:sz="0" w:space="0" w:color="auto"/>
            <w:right w:val="none" w:sz="0" w:space="0" w:color="auto"/>
          </w:divBdr>
        </w:div>
        <w:div w:id="1150051605">
          <w:marLeft w:val="480"/>
          <w:marRight w:val="0"/>
          <w:marTop w:val="0"/>
          <w:marBottom w:val="0"/>
          <w:divBdr>
            <w:top w:val="none" w:sz="0" w:space="0" w:color="auto"/>
            <w:left w:val="none" w:sz="0" w:space="0" w:color="auto"/>
            <w:bottom w:val="none" w:sz="0" w:space="0" w:color="auto"/>
            <w:right w:val="none" w:sz="0" w:space="0" w:color="auto"/>
          </w:divBdr>
        </w:div>
        <w:div w:id="2056465321">
          <w:marLeft w:val="480"/>
          <w:marRight w:val="0"/>
          <w:marTop w:val="0"/>
          <w:marBottom w:val="0"/>
          <w:divBdr>
            <w:top w:val="none" w:sz="0" w:space="0" w:color="auto"/>
            <w:left w:val="none" w:sz="0" w:space="0" w:color="auto"/>
            <w:bottom w:val="none" w:sz="0" w:space="0" w:color="auto"/>
            <w:right w:val="none" w:sz="0" w:space="0" w:color="auto"/>
          </w:divBdr>
        </w:div>
        <w:div w:id="169412241">
          <w:marLeft w:val="480"/>
          <w:marRight w:val="0"/>
          <w:marTop w:val="0"/>
          <w:marBottom w:val="0"/>
          <w:divBdr>
            <w:top w:val="none" w:sz="0" w:space="0" w:color="auto"/>
            <w:left w:val="none" w:sz="0" w:space="0" w:color="auto"/>
            <w:bottom w:val="none" w:sz="0" w:space="0" w:color="auto"/>
            <w:right w:val="none" w:sz="0" w:space="0" w:color="auto"/>
          </w:divBdr>
        </w:div>
        <w:div w:id="2095012718">
          <w:marLeft w:val="480"/>
          <w:marRight w:val="0"/>
          <w:marTop w:val="0"/>
          <w:marBottom w:val="0"/>
          <w:divBdr>
            <w:top w:val="none" w:sz="0" w:space="0" w:color="auto"/>
            <w:left w:val="none" w:sz="0" w:space="0" w:color="auto"/>
            <w:bottom w:val="none" w:sz="0" w:space="0" w:color="auto"/>
            <w:right w:val="none" w:sz="0" w:space="0" w:color="auto"/>
          </w:divBdr>
        </w:div>
        <w:div w:id="1077745837">
          <w:marLeft w:val="480"/>
          <w:marRight w:val="0"/>
          <w:marTop w:val="0"/>
          <w:marBottom w:val="0"/>
          <w:divBdr>
            <w:top w:val="none" w:sz="0" w:space="0" w:color="auto"/>
            <w:left w:val="none" w:sz="0" w:space="0" w:color="auto"/>
            <w:bottom w:val="none" w:sz="0" w:space="0" w:color="auto"/>
            <w:right w:val="none" w:sz="0" w:space="0" w:color="auto"/>
          </w:divBdr>
        </w:div>
        <w:div w:id="1158617894">
          <w:marLeft w:val="480"/>
          <w:marRight w:val="0"/>
          <w:marTop w:val="0"/>
          <w:marBottom w:val="0"/>
          <w:divBdr>
            <w:top w:val="none" w:sz="0" w:space="0" w:color="auto"/>
            <w:left w:val="none" w:sz="0" w:space="0" w:color="auto"/>
            <w:bottom w:val="none" w:sz="0" w:space="0" w:color="auto"/>
            <w:right w:val="none" w:sz="0" w:space="0" w:color="auto"/>
          </w:divBdr>
        </w:div>
        <w:div w:id="582688991">
          <w:marLeft w:val="480"/>
          <w:marRight w:val="0"/>
          <w:marTop w:val="0"/>
          <w:marBottom w:val="0"/>
          <w:divBdr>
            <w:top w:val="none" w:sz="0" w:space="0" w:color="auto"/>
            <w:left w:val="none" w:sz="0" w:space="0" w:color="auto"/>
            <w:bottom w:val="none" w:sz="0" w:space="0" w:color="auto"/>
            <w:right w:val="none" w:sz="0" w:space="0" w:color="auto"/>
          </w:divBdr>
        </w:div>
        <w:div w:id="417561118">
          <w:marLeft w:val="480"/>
          <w:marRight w:val="0"/>
          <w:marTop w:val="0"/>
          <w:marBottom w:val="0"/>
          <w:divBdr>
            <w:top w:val="none" w:sz="0" w:space="0" w:color="auto"/>
            <w:left w:val="none" w:sz="0" w:space="0" w:color="auto"/>
            <w:bottom w:val="none" w:sz="0" w:space="0" w:color="auto"/>
            <w:right w:val="none" w:sz="0" w:space="0" w:color="auto"/>
          </w:divBdr>
        </w:div>
        <w:div w:id="1867866952">
          <w:marLeft w:val="480"/>
          <w:marRight w:val="0"/>
          <w:marTop w:val="0"/>
          <w:marBottom w:val="0"/>
          <w:divBdr>
            <w:top w:val="none" w:sz="0" w:space="0" w:color="auto"/>
            <w:left w:val="none" w:sz="0" w:space="0" w:color="auto"/>
            <w:bottom w:val="none" w:sz="0" w:space="0" w:color="auto"/>
            <w:right w:val="none" w:sz="0" w:space="0" w:color="auto"/>
          </w:divBdr>
        </w:div>
      </w:divsChild>
    </w:div>
    <w:div w:id="1783305353">
      <w:bodyDiv w:val="1"/>
      <w:marLeft w:val="0"/>
      <w:marRight w:val="0"/>
      <w:marTop w:val="0"/>
      <w:marBottom w:val="0"/>
      <w:divBdr>
        <w:top w:val="none" w:sz="0" w:space="0" w:color="auto"/>
        <w:left w:val="none" w:sz="0" w:space="0" w:color="auto"/>
        <w:bottom w:val="none" w:sz="0" w:space="0" w:color="auto"/>
        <w:right w:val="none" w:sz="0" w:space="0" w:color="auto"/>
      </w:divBdr>
    </w:div>
    <w:div w:id="1784113097">
      <w:bodyDiv w:val="1"/>
      <w:marLeft w:val="0"/>
      <w:marRight w:val="0"/>
      <w:marTop w:val="0"/>
      <w:marBottom w:val="0"/>
      <w:divBdr>
        <w:top w:val="none" w:sz="0" w:space="0" w:color="auto"/>
        <w:left w:val="none" w:sz="0" w:space="0" w:color="auto"/>
        <w:bottom w:val="none" w:sz="0" w:space="0" w:color="auto"/>
        <w:right w:val="none" w:sz="0" w:space="0" w:color="auto"/>
      </w:divBdr>
    </w:div>
    <w:div w:id="1787114588">
      <w:bodyDiv w:val="1"/>
      <w:marLeft w:val="0"/>
      <w:marRight w:val="0"/>
      <w:marTop w:val="0"/>
      <w:marBottom w:val="0"/>
      <w:divBdr>
        <w:top w:val="none" w:sz="0" w:space="0" w:color="auto"/>
        <w:left w:val="none" w:sz="0" w:space="0" w:color="auto"/>
        <w:bottom w:val="none" w:sz="0" w:space="0" w:color="auto"/>
        <w:right w:val="none" w:sz="0" w:space="0" w:color="auto"/>
      </w:divBdr>
    </w:div>
    <w:div w:id="1790471933">
      <w:bodyDiv w:val="1"/>
      <w:marLeft w:val="0"/>
      <w:marRight w:val="0"/>
      <w:marTop w:val="0"/>
      <w:marBottom w:val="0"/>
      <w:divBdr>
        <w:top w:val="none" w:sz="0" w:space="0" w:color="auto"/>
        <w:left w:val="none" w:sz="0" w:space="0" w:color="auto"/>
        <w:bottom w:val="none" w:sz="0" w:space="0" w:color="auto"/>
        <w:right w:val="none" w:sz="0" w:space="0" w:color="auto"/>
      </w:divBdr>
    </w:div>
    <w:div w:id="1795368921">
      <w:bodyDiv w:val="1"/>
      <w:marLeft w:val="0"/>
      <w:marRight w:val="0"/>
      <w:marTop w:val="0"/>
      <w:marBottom w:val="0"/>
      <w:divBdr>
        <w:top w:val="none" w:sz="0" w:space="0" w:color="auto"/>
        <w:left w:val="none" w:sz="0" w:space="0" w:color="auto"/>
        <w:bottom w:val="none" w:sz="0" w:space="0" w:color="auto"/>
        <w:right w:val="none" w:sz="0" w:space="0" w:color="auto"/>
      </w:divBdr>
      <w:divsChild>
        <w:div w:id="1563176692">
          <w:marLeft w:val="640"/>
          <w:marRight w:val="0"/>
          <w:marTop w:val="0"/>
          <w:marBottom w:val="0"/>
          <w:divBdr>
            <w:top w:val="none" w:sz="0" w:space="0" w:color="auto"/>
            <w:left w:val="none" w:sz="0" w:space="0" w:color="auto"/>
            <w:bottom w:val="none" w:sz="0" w:space="0" w:color="auto"/>
            <w:right w:val="none" w:sz="0" w:space="0" w:color="auto"/>
          </w:divBdr>
        </w:div>
        <w:div w:id="1341346480">
          <w:marLeft w:val="640"/>
          <w:marRight w:val="0"/>
          <w:marTop w:val="0"/>
          <w:marBottom w:val="0"/>
          <w:divBdr>
            <w:top w:val="none" w:sz="0" w:space="0" w:color="auto"/>
            <w:left w:val="none" w:sz="0" w:space="0" w:color="auto"/>
            <w:bottom w:val="none" w:sz="0" w:space="0" w:color="auto"/>
            <w:right w:val="none" w:sz="0" w:space="0" w:color="auto"/>
          </w:divBdr>
        </w:div>
        <w:div w:id="930696765">
          <w:marLeft w:val="640"/>
          <w:marRight w:val="0"/>
          <w:marTop w:val="0"/>
          <w:marBottom w:val="0"/>
          <w:divBdr>
            <w:top w:val="none" w:sz="0" w:space="0" w:color="auto"/>
            <w:left w:val="none" w:sz="0" w:space="0" w:color="auto"/>
            <w:bottom w:val="none" w:sz="0" w:space="0" w:color="auto"/>
            <w:right w:val="none" w:sz="0" w:space="0" w:color="auto"/>
          </w:divBdr>
        </w:div>
        <w:div w:id="392200019">
          <w:marLeft w:val="640"/>
          <w:marRight w:val="0"/>
          <w:marTop w:val="0"/>
          <w:marBottom w:val="0"/>
          <w:divBdr>
            <w:top w:val="none" w:sz="0" w:space="0" w:color="auto"/>
            <w:left w:val="none" w:sz="0" w:space="0" w:color="auto"/>
            <w:bottom w:val="none" w:sz="0" w:space="0" w:color="auto"/>
            <w:right w:val="none" w:sz="0" w:space="0" w:color="auto"/>
          </w:divBdr>
        </w:div>
        <w:div w:id="1376082012">
          <w:marLeft w:val="640"/>
          <w:marRight w:val="0"/>
          <w:marTop w:val="0"/>
          <w:marBottom w:val="0"/>
          <w:divBdr>
            <w:top w:val="none" w:sz="0" w:space="0" w:color="auto"/>
            <w:left w:val="none" w:sz="0" w:space="0" w:color="auto"/>
            <w:bottom w:val="none" w:sz="0" w:space="0" w:color="auto"/>
            <w:right w:val="none" w:sz="0" w:space="0" w:color="auto"/>
          </w:divBdr>
        </w:div>
        <w:div w:id="1966764224">
          <w:marLeft w:val="640"/>
          <w:marRight w:val="0"/>
          <w:marTop w:val="0"/>
          <w:marBottom w:val="0"/>
          <w:divBdr>
            <w:top w:val="none" w:sz="0" w:space="0" w:color="auto"/>
            <w:left w:val="none" w:sz="0" w:space="0" w:color="auto"/>
            <w:bottom w:val="none" w:sz="0" w:space="0" w:color="auto"/>
            <w:right w:val="none" w:sz="0" w:space="0" w:color="auto"/>
          </w:divBdr>
        </w:div>
        <w:div w:id="605238708">
          <w:marLeft w:val="640"/>
          <w:marRight w:val="0"/>
          <w:marTop w:val="0"/>
          <w:marBottom w:val="0"/>
          <w:divBdr>
            <w:top w:val="none" w:sz="0" w:space="0" w:color="auto"/>
            <w:left w:val="none" w:sz="0" w:space="0" w:color="auto"/>
            <w:bottom w:val="none" w:sz="0" w:space="0" w:color="auto"/>
            <w:right w:val="none" w:sz="0" w:space="0" w:color="auto"/>
          </w:divBdr>
        </w:div>
        <w:div w:id="1590389143">
          <w:marLeft w:val="640"/>
          <w:marRight w:val="0"/>
          <w:marTop w:val="0"/>
          <w:marBottom w:val="0"/>
          <w:divBdr>
            <w:top w:val="none" w:sz="0" w:space="0" w:color="auto"/>
            <w:left w:val="none" w:sz="0" w:space="0" w:color="auto"/>
            <w:bottom w:val="none" w:sz="0" w:space="0" w:color="auto"/>
            <w:right w:val="none" w:sz="0" w:space="0" w:color="auto"/>
          </w:divBdr>
        </w:div>
        <w:div w:id="2089037933">
          <w:marLeft w:val="640"/>
          <w:marRight w:val="0"/>
          <w:marTop w:val="0"/>
          <w:marBottom w:val="0"/>
          <w:divBdr>
            <w:top w:val="none" w:sz="0" w:space="0" w:color="auto"/>
            <w:left w:val="none" w:sz="0" w:space="0" w:color="auto"/>
            <w:bottom w:val="none" w:sz="0" w:space="0" w:color="auto"/>
            <w:right w:val="none" w:sz="0" w:space="0" w:color="auto"/>
          </w:divBdr>
        </w:div>
        <w:div w:id="1595436776">
          <w:marLeft w:val="640"/>
          <w:marRight w:val="0"/>
          <w:marTop w:val="0"/>
          <w:marBottom w:val="0"/>
          <w:divBdr>
            <w:top w:val="none" w:sz="0" w:space="0" w:color="auto"/>
            <w:left w:val="none" w:sz="0" w:space="0" w:color="auto"/>
            <w:bottom w:val="none" w:sz="0" w:space="0" w:color="auto"/>
            <w:right w:val="none" w:sz="0" w:space="0" w:color="auto"/>
          </w:divBdr>
        </w:div>
        <w:div w:id="1613904693">
          <w:marLeft w:val="640"/>
          <w:marRight w:val="0"/>
          <w:marTop w:val="0"/>
          <w:marBottom w:val="0"/>
          <w:divBdr>
            <w:top w:val="none" w:sz="0" w:space="0" w:color="auto"/>
            <w:left w:val="none" w:sz="0" w:space="0" w:color="auto"/>
            <w:bottom w:val="none" w:sz="0" w:space="0" w:color="auto"/>
            <w:right w:val="none" w:sz="0" w:space="0" w:color="auto"/>
          </w:divBdr>
        </w:div>
        <w:div w:id="1844129423">
          <w:marLeft w:val="640"/>
          <w:marRight w:val="0"/>
          <w:marTop w:val="0"/>
          <w:marBottom w:val="0"/>
          <w:divBdr>
            <w:top w:val="none" w:sz="0" w:space="0" w:color="auto"/>
            <w:left w:val="none" w:sz="0" w:space="0" w:color="auto"/>
            <w:bottom w:val="none" w:sz="0" w:space="0" w:color="auto"/>
            <w:right w:val="none" w:sz="0" w:space="0" w:color="auto"/>
          </w:divBdr>
        </w:div>
        <w:div w:id="866019855">
          <w:marLeft w:val="640"/>
          <w:marRight w:val="0"/>
          <w:marTop w:val="0"/>
          <w:marBottom w:val="0"/>
          <w:divBdr>
            <w:top w:val="none" w:sz="0" w:space="0" w:color="auto"/>
            <w:left w:val="none" w:sz="0" w:space="0" w:color="auto"/>
            <w:bottom w:val="none" w:sz="0" w:space="0" w:color="auto"/>
            <w:right w:val="none" w:sz="0" w:space="0" w:color="auto"/>
          </w:divBdr>
        </w:div>
        <w:div w:id="2012636216">
          <w:marLeft w:val="640"/>
          <w:marRight w:val="0"/>
          <w:marTop w:val="0"/>
          <w:marBottom w:val="0"/>
          <w:divBdr>
            <w:top w:val="none" w:sz="0" w:space="0" w:color="auto"/>
            <w:left w:val="none" w:sz="0" w:space="0" w:color="auto"/>
            <w:bottom w:val="none" w:sz="0" w:space="0" w:color="auto"/>
            <w:right w:val="none" w:sz="0" w:space="0" w:color="auto"/>
          </w:divBdr>
        </w:div>
        <w:div w:id="1508598844">
          <w:marLeft w:val="640"/>
          <w:marRight w:val="0"/>
          <w:marTop w:val="0"/>
          <w:marBottom w:val="0"/>
          <w:divBdr>
            <w:top w:val="none" w:sz="0" w:space="0" w:color="auto"/>
            <w:left w:val="none" w:sz="0" w:space="0" w:color="auto"/>
            <w:bottom w:val="none" w:sz="0" w:space="0" w:color="auto"/>
            <w:right w:val="none" w:sz="0" w:space="0" w:color="auto"/>
          </w:divBdr>
        </w:div>
        <w:div w:id="2125147377">
          <w:marLeft w:val="640"/>
          <w:marRight w:val="0"/>
          <w:marTop w:val="0"/>
          <w:marBottom w:val="0"/>
          <w:divBdr>
            <w:top w:val="none" w:sz="0" w:space="0" w:color="auto"/>
            <w:left w:val="none" w:sz="0" w:space="0" w:color="auto"/>
            <w:bottom w:val="none" w:sz="0" w:space="0" w:color="auto"/>
            <w:right w:val="none" w:sz="0" w:space="0" w:color="auto"/>
          </w:divBdr>
        </w:div>
        <w:div w:id="498345644">
          <w:marLeft w:val="640"/>
          <w:marRight w:val="0"/>
          <w:marTop w:val="0"/>
          <w:marBottom w:val="0"/>
          <w:divBdr>
            <w:top w:val="none" w:sz="0" w:space="0" w:color="auto"/>
            <w:left w:val="none" w:sz="0" w:space="0" w:color="auto"/>
            <w:bottom w:val="none" w:sz="0" w:space="0" w:color="auto"/>
            <w:right w:val="none" w:sz="0" w:space="0" w:color="auto"/>
          </w:divBdr>
        </w:div>
        <w:div w:id="464204940">
          <w:marLeft w:val="640"/>
          <w:marRight w:val="0"/>
          <w:marTop w:val="0"/>
          <w:marBottom w:val="0"/>
          <w:divBdr>
            <w:top w:val="none" w:sz="0" w:space="0" w:color="auto"/>
            <w:left w:val="none" w:sz="0" w:space="0" w:color="auto"/>
            <w:bottom w:val="none" w:sz="0" w:space="0" w:color="auto"/>
            <w:right w:val="none" w:sz="0" w:space="0" w:color="auto"/>
          </w:divBdr>
        </w:div>
        <w:div w:id="135026990">
          <w:marLeft w:val="640"/>
          <w:marRight w:val="0"/>
          <w:marTop w:val="0"/>
          <w:marBottom w:val="0"/>
          <w:divBdr>
            <w:top w:val="none" w:sz="0" w:space="0" w:color="auto"/>
            <w:left w:val="none" w:sz="0" w:space="0" w:color="auto"/>
            <w:bottom w:val="none" w:sz="0" w:space="0" w:color="auto"/>
            <w:right w:val="none" w:sz="0" w:space="0" w:color="auto"/>
          </w:divBdr>
        </w:div>
        <w:div w:id="1290935434">
          <w:marLeft w:val="640"/>
          <w:marRight w:val="0"/>
          <w:marTop w:val="0"/>
          <w:marBottom w:val="0"/>
          <w:divBdr>
            <w:top w:val="none" w:sz="0" w:space="0" w:color="auto"/>
            <w:left w:val="none" w:sz="0" w:space="0" w:color="auto"/>
            <w:bottom w:val="none" w:sz="0" w:space="0" w:color="auto"/>
            <w:right w:val="none" w:sz="0" w:space="0" w:color="auto"/>
          </w:divBdr>
        </w:div>
        <w:div w:id="1688628767">
          <w:marLeft w:val="640"/>
          <w:marRight w:val="0"/>
          <w:marTop w:val="0"/>
          <w:marBottom w:val="0"/>
          <w:divBdr>
            <w:top w:val="none" w:sz="0" w:space="0" w:color="auto"/>
            <w:left w:val="none" w:sz="0" w:space="0" w:color="auto"/>
            <w:bottom w:val="none" w:sz="0" w:space="0" w:color="auto"/>
            <w:right w:val="none" w:sz="0" w:space="0" w:color="auto"/>
          </w:divBdr>
        </w:div>
        <w:div w:id="825514597">
          <w:marLeft w:val="640"/>
          <w:marRight w:val="0"/>
          <w:marTop w:val="0"/>
          <w:marBottom w:val="0"/>
          <w:divBdr>
            <w:top w:val="none" w:sz="0" w:space="0" w:color="auto"/>
            <w:left w:val="none" w:sz="0" w:space="0" w:color="auto"/>
            <w:bottom w:val="none" w:sz="0" w:space="0" w:color="auto"/>
            <w:right w:val="none" w:sz="0" w:space="0" w:color="auto"/>
          </w:divBdr>
        </w:div>
        <w:div w:id="171263505">
          <w:marLeft w:val="640"/>
          <w:marRight w:val="0"/>
          <w:marTop w:val="0"/>
          <w:marBottom w:val="0"/>
          <w:divBdr>
            <w:top w:val="none" w:sz="0" w:space="0" w:color="auto"/>
            <w:left w:val="none" w:sz="0" w:space="0" w:color="auto"/>
            <w:bottom w:val="none" w:sz="0" w:space="0" w:color="auto"/>
            <w:right w:val="none" w:sz="0" w:space="0" w:color="auto"/>
          </w:divBdr>
        </w:div>
        <w:div w:id="549532968">
          <w:marLeft w:val="640"/>
          <w:marRight w:val="0"/>
          <w:marTop w:val="0"/>
          <w:marBottom w:val="0"/>
          <w:divBdr>
            <w:top w:val="none" w:sz="0" w:space="0" w:color="auto"/>
            <w:left w:val="none" w:sz="0" w:space="0" w:color="auto"/>
            <w:bottom w:val="none" w:sz="0" w:space="0" w:color="auto"/>
            <w:right w:val="none" w:sz="0" w:space="0" w:color="auto"/>
          </w:divBdr>
        </w:div>
        <w:div w:id="1324160666">
          <w:marLeft w:val="640"/>
          <w:marRight w:val="0"/>
          <w:marTop w:val="0"/>
          <w:marBottom w:val="0"/>
          <w:divBdr>
            <w:top w:val="none" w:sz="0" w:space="0" w:color="auto"/>
            <w:left w:val="none" w:sz="0" w:space="0" w:color="auto"/>
            <w:bottom w:val="none" w:sz="0" w:space="0" w:color="auto"/>
            <w:right w:val="none" w:sz="0" w:space="0" w:color="auto"/>
          </w:divBdr>
        </w:div>
        <w:div w:id="338428613">
          <w:marLeft w:val="640"/>
          <w:marRight w:val="0"/>
          <w:marTop w:val="0"/>
          <w:marBottom w:val="0"/>
          <w:divBdr>
            <w:top w:val="none" w:sz="0" w:space="0" w:color="auto"/>
            <w:left w:val="none" w:sz="0" w:space="0" w:color="auto"/>
            <w:bottom w:val="none" w:sz="0" w:space="0" w:color="auto"/>
            <w:right w:val="none" w:sz="0" w:space="0" w:color="auto"/>
          </w:divBdr>
        </w:div>
        <w:div w:id="1140659495">
          <w:marLeft w:val="640"/>
          <w:marRight w:val="0"/>
          <w:marTop w:val="0"/>
          <w:marBottom w:val="0"/>
          <w:divBdr>
            <w:top w:val="none" w:sz="0" w:space="0" w:color="auto"/>
            <w:left w:val="none" w:sz="0" w:space="0" w:color="auto"/>
            <w:bottom w:val="none" w:sz="0" w:space="0" w:color="auto"/>
            <w:right w:val="none" w:sz="0" w:space="0" w:color="auto"/>
          </w:divBdr>
        </w:div>
        <w:div w:id="407193050">
          <w:marLeft w:val="640"/>
          <w:marRight w:val="0"/>
          <w:marTop w:val="0"/>
          <w:marBottom w:val="0"/>
          <w:divBdr>
            <w:top w:val="none" w:sz="0" w:space="0" w:color="auto"/>
            <w:left w:val="none" w:sz="0" w:space="0" w:color="auto"/>
            <w:bottom w:val="none" w:sz="0" w:space="0" w:color="auto"/>
            <w:right w:val="none" w:sz="0" w:space="0" w:color="auto"/>
          </w:divBdr>
        </w:div>
        <w:div w:id="1629699125">
          <w:marLeft w:val="640"/>
          <w:marRight w:val="0"/>
          <w:marTop w:val="0"/>
          <w:marBottom w:val="0"/>
          <w:divBdr>
            <w:top w:val="none" w:sz="0" w:space="0" w:color="auto"/>
            <w:left w:val="none" w:sz="0" w:space="0" w:color="auto"/>
            <w:bottom w:val="none" w:sz="0" w:space="0" w:color="auto"/>
            <w:right w:val="none" w:sz="0" w:space="0" w:color="auto"/>
          </w:divBdr>
        </w:div>
        <w:div w:id="1615408462">
          <w:marLeft w:val="640"/>
          <w:marRight w:val="0"/>
          <w:marTop w:val="0"/>
          <w:marBottom w:val="0"/>
          <w:divBdr>
            <w:top w:val="none" w:sz="0" w:space="0" w:color="auto"/>
            <w:left w:val="none" w:sz="0" w:space="0" w:color="auto"/>
            <w:bottom w:val="none" w:sz="0" w:space="0" w:color="auto"/>
            <w:right w:val="none" w:sz="0" w:space="0" w:color="auto"/>
          </w:divBdr>
        </w:div>
        <w:div w:id="415445192">
          <w:marLeft w:val="640"/>
          <w:marRight w:val="0"/>
          <w:marTop w:val="0"/>
          <w:marBottom w:val="0"/>
          <w:divBdr>
            <w:top w:val="none" w:sz="0" w:space="0" w:color="auto"/>
            <w:left w:val="none" w:sz="0" w:space="0" w:color="auto"/>
            <w:bottom w:val="none" w:sz="0" w:space="0" w:color="auto"/>
            <w:right w:val="none" w:sz="0" w:space="0" w:color="auto"/>
          </w:divBdr>
        </w:div>
        <w:div w:id="1897625585">
          <w:marLeft w:val="640"/>
          <w:marRight w:val="0"/>
          <w:marTop w:val="0"/>
          <w:marBottom w:val="0"/>
          <w:divBdr>
            <w:top w:val="none" w:sz="0" w:space="0" w:color="auto"/>
            <w:left w:val="none" w:sz="0" w:space="0" w:color="auto"/>
            <w:bottom w:val="none" w:sz="0" w:space="0" w:color="auto"/>
            <w:right w:val="none" w:sz="0" w:space="0" w:color="auto"/>
          </w:divBdr>
        </w:div>
        <w:div w:id="106973567">
          <w:marLeft w:val="640"/>
          <w:marRight w:val="0"/>
          <w:marTop w:val="0"/>
          <w:marBottom w:val="0"/>
          <w:divBdr>
            <w:top w:val="none" w:sz="0" w:space="0" w:color="auto"/>
            <w:left w:val="none" w:sz="0" w:space="0" w:color="auto"/>
            <w:bottom w:val="none" w:sz="0" w:space="0" w:color="auto"/>
            <w:right w:val="none" w:sz="0" w:space="0" w:color="auto"/>
          </w:divBdr>
        </w:div>
        <w:div w:id="448547323">
          <w:marLeft w:val="640"/>
          <w:marRight w:val="0"/>
          <w:marTop w:val="0"/>
          <w:marBottom w:val="0"/>
          <w:divBdr>
            <w:top w:val="none" w:sz="0" w:space="0" w:color="auto"/>
            <w:left w:val="none" w:sz="0" w:space="0" w:color="auto"/>
            <w:bottom w:val="none" w:sz="0" w:space="0" w:color="auto"/>
            <w:right w:val="none" w:sz="0" w:space="0" w:color="auto"/>
          </w:divBdr>
        </w:div>
        <w:div w:id="909778801">
          <w:marLeft w:val="640"/>
          <w:marRight w:val="0"/>
          <w:marTop w:val="0"/>
          <w:marBottom w:val="0"/>
          <w:divBdr>
            <w:top w:val="none" w:sz="0" w:space="0" w:color="auto"/>
            <w:left w:val="none" w:sz="0" w:space="0" w:color="auto"/>
            <w:bottom w:val="none" w:sz="0" w:space="0" w:color="auto"/>
            <w:right w:val="none" w:sz="0" w:space="0" w:color="auto"/>
          </w:divBdr>
        </w:div>
        <w:div w:id="1309286411">
          <w:marLeft w:val="640"/>
          <w:marRight w:val="0"/>
          <w:marTop w:val="0"/>
          <w:marBottom w:val="0"/>
          <w:divBdr>
            <w:top w:val="none" w:sz="0" w:space="0" w:color="auto"/>
            <w:left w:val="none" w:sz="0" w:space="0" w:color="auto"/>
            <w:bottom w:val="none" w:sz="0" w:space="0" w:color="auto"/>
            <w:right w:val="none" w:sz="0" w:space="0" w:color="auto"/>
          </w:divBdr>
        </w:div>
        <w:div w:id="1221596271">
          <w:marLeft w:val="640"/>
          <w:marRight w:val="0"/>
          <w:marTop w:val="0"/>
          <w:marBottom w:val="0"/>
          <w:divBdr>
            <w:top w:val="none" w:sz="0" w:space="0" w:color="auto"/>
            <w:left w:val="none" w:sz="0" w:space="0" w:color="auto"/>
            <w:bottom w:val="none" w:sz="0" w:space="0" w:color="auto"/>
            <w:right w:val="none" w:sz="0" w:space="0" w:color="auto"/>
          </w:divBdr>
        </w:div>
        <w:div w:id="2081175334">
          <w:marLeft w:val="640"/>
          <w:marRight w:val="0"/>
          <w:marTop w:val="0"/>
          <w:marBottom w:val="0"/>
          <w:divBdr>
            <w:top w:val="none" w:sz="0" w:space="0" w:color="auto"/>
            <w:left w:val="none" w:sz="0" w:space="0" w:color="auto"/>
            <w:bottom w:val="none" w:sz="0" w:space="0" w:color="auto"/>
            <w:right w:val="none" w:sz="0" w:space="0" w:color="auto"/>
          </w:divBdr>
        </w:div>
        <w:div w:id="850219465">
          <w:marLeft w:val="640"/>
          <w:marRight w:val="0"/>
          <w:marTop w:val="0"/>
          <w:marBottom w:val="0"/>
          <w:divBdr>
            <w:top w:val="none" w:sz="0" w:space="0" w:color="auto"/>
            <w:left w:val="none" w:sz="0" w:space="0" w:color="auto"/>
            <w:bottom w:val="none" w:sz="0" w:space="0" w:color="auto"/>
            <w:right w:val="none" w:sz="0" w:space="0" w:color="auto"/>
          </w:divBdr>
        </w:div>
        <w:div w:id="510605695">
          <w:marLeft w:val="640"/>
          <w:marRight w:val="0"/>
          <w:marTop w:val="0"/>
          <w:marBottom w:val="0"/>
          <w:divBdr>
            <w:top w:val="none" w:sz="0" w:space="0" w:color="auto"/>
            <w:left w:val="none" w:sz="0" w:space="0" w:color="auto"/>
            <w:bottom w:val="none" w:sz="0" w:space="0" w:color="auto"/>
            <w:right w:val="none" w:sz="0" w:space="0" w:color="auto"/>
          </w:divBdr>
        </w:div>
        <w:div w:id="1346443748">
          <w:marLeft w:val="640"/>
          <w:marRight w:val="0"/>
          <w:marTop w:val="0"/>
          <w:marBottom w:val="0"/>
          <w:divBdr>
            <w:top w:val="none" w:sz="0" w:space="0" w:color="auto"/>
            <w:left w:val="none" w:sz="0" w:space="0" w:color="auto"/>
            <w:bottom w:val="none" w:sz="0" w:space="0" w:color="auto"/>
            <w:right w:val="none" w:sz="0" w:space="0" w:color="auto"/>
          </w:divBdr>
        </w:div>
        <w:div w:id="1295981637">
          <w:marLeft w:val="640"/>
          <w:marRight w:val="0"/>
          <w:marTop w:val="0"/>
          <w:marBottom w:val="0"/>
          <w:divBdr>
            <w:top w:val="none" w:sz="0" w:space="0" w:color="auto"/>
            <w:left w:val="none" w:sz="0" w:space="0" w:color="auto"/>
            <w:bottom w:val="none" w:sz="0" w:space="0" w:color="auto"/>
            <w:right w:val="none" w:sz="0" w:space="0" w:color="auto"/>
          </w:divBdr>
        </w:div>
        <w:div w:id="368070519">
          <w:marLeft w:val="640"/>
          <w:marRight w:val="0"/>
          <w:marTop w:val="0"/>
          <w:marBottom w:val="0"/>
          <w:divBdr>
            <w:top w:val="none" w:sz="0" w:space="0" w:color="auto"/>
            <w:left w:val="none" w:sz="0" w:space="0" w:color="auto"/>
            <w:bottom w:val="none" w:sz="0" w:space="0" w:color="auto"/>
            <w:right w:val="none" w:sz="0" w:space="0" w:color="auto"/>
          </w:divBdr>
        </w:div>
        <w:div w:id="480658406">
          <w:marLeft w:val="640"/>
          <w:marRight w:val="0"/>
          <w:marTop w:val="0"/>
          <w:marBottom w:val="0"/>
          <w:divBdr>
            <w:top w:val="none" w:sz="0" w:space="0" w:color="auto"/>
            <w:left w:val="none" w:sz="0" w:space="0" w:color="auto"/>
            <w:bottom w:val="none" w:sz="0" w:space="0" w:color="auto"/>
            <w:right w:val="none" w:sz="0" w:space="0" w:color="auto"/>
          </w:divBdr>
        </w:div>
        <w:div w:id="1815948285">
          <w:marLeft w:val="640"/>
          <w:marRight w:val="0"/>
          <w:marTop w:val="0"/>
          <w:marBottom w:val="0"/>
          <w:divBdr>
            <w:top w:val="none" w:sz="0" w:space="0" w:color="auto"/>
            <w:left w:val="none" w:sz="0" w:space="0" w:color="auto"/>
            <w:bottom w:val="none" w:sz="0" w:space="0" w:color="auto"/>
            <w:right w:val="none" w:sz="0" w:space="0" w:color="auto"/>
          </w:divBdr>
        </w:div>
        <w:div w:id="505171942">
          <w:marLeft w:val="640"/>
          <w:marRight w:val="0"/>
          <w:marTop w:val="0"/>
          <w:marBottom w:val="0"/>
          <w:divBdr>
            <w:top w:val="none" w:sz="0" w:space="0" w:color="auto"/>
            <w:left w:val="none" w:sz="0" w:space="0" w:color="auto"/>
            <w:bottom w:val="none" w:sz="0" w:space="0" w:color="auto"/>
            <w:right w:val="none" w:sz="0" w:space="0" w:color="auto"/>
          </w:divBdr>
        </w:div>
        <w:div w:id="1401757654">
          <w:marLeft w:val="640"/>
          <w:marRight w:val="0"/>
          <w:marTop w:val="0"/>
          <w:marBottom w:val="0"/>
          <w:divBdr>
            <w:top w:val="none" w:sz="0" w:space="0" w:color="auto"/>
            <w:left w:val="none" w:sz="0" w:space="0" w:color="auto"/>
            <w:bottom w:val="none" w:sz="0" w:space="0" w:color="auto"/>
            <w:right w:val="none" w:sz="0" w:space="0" w:color="auto"/>
          </w:divBdr>
        </w:div>
        <w:div w:id="1447500724">
          <w:marLeft w:val="640"/>
          <w:marRight w:val="0"/>
          <w:marTop w:val="0"/>
          <w:marBottom w:val="0"/>
          <w:divBdr>
            <w:top w:val="none" w:sz="0" w:space="0" w:color="auto"/>
            <w:left w:val="none" w:sz="0" w:space="0" w:color="auto"/>
            <w:bottom w:val="none" w:sz="0" w:space="0" w:color="auto"/>
            <w:right w:val="none" w:sz="0" w:space="0" w:color="auto"/>
          </w:divBdr>
        </w:div>
        <w:div w:id="1298873889">
          <w:marLeft w:val="640"/>
          <w:marRight w:val="0"/>
          <w:marTop w:val="0"/>
          <w:marBottom w:val="0"/>
          <w:divBdr>
            <w:top w:val="none" w:sz="0" w:space="0" w:color="auto"/>
            <w:left w:val="none" w:sz="0" w:space="0" w:color="auto"/>
            <w:bottom w:val="none" w:sz="0" w:space="0" w:color="auto"/>
            <w:right w:val="none" w:sz="0" w:space="0" w:color="auto"/>
          </w:divBdr>
        </w:div>
        <w:div w:id="339040732">
          <w:marLeft w:val="640"/>
          <w:marRight w:val="0"/>
          <w:marTop w:val="0"/>
          <w:marBottom w:val="0"/>
          <w:divBdr>
            <w:top w:val="none" w:sz="0" w:space="0" w:color="auto"/>
            <w:left w:val="none" w:sz="0" w:space="0" w:color="auto"/>
            <w:bottom w:val="none" w:sz="0" w:space="0" w:color="auto"/>
            <w:right w:val="none" w:sz="0" w:space="0" w:color="auto"/>
          </w:divBdr>
        </w:div>
        <w:div w:id="2137067566">
          <w:marLeft w:val="640"/>
          <w:marRight w:val="0"/>
          <w:marTop w:val="0"/>
          <w:marBottom w:val="0"/>
          <w:divBdr>
            <w:top w:val="none" w:sz="0" w:space="0" w:color="auto"/>
            <w:left w:val="none" w:sz="0" w:space="0" w:color="auto"/>
            <w:bottom w:val="none" w:sz="0" w:space="0" w:color="auto"/>
            <w:right w:val="none" w:sz="0" w:space="0" w:color="auto"/>
          </w:divBdr>
        </w:div>
        <w:div w:id="964585519">
          <w:marLeft w:val="640"/>
          <w:marRight w:val="0"/>
          <w:marTop w:val="0"/>
          <w:marBottom w:val="0"/>
          <w:divBdr>
            <w:top w:val="none" w:sz="0" w:space="0" w:color="auto"/>
            <w:left w:val="none" w:sz="0" w:space="0" w:color="auto"/>
            <w:bottom w:val="none" w:sz="0" w:space="0" w:color="auto"/>
            <w:right w:val="none" w:sz="0" w:space="0" w:color="auto"/>
          </w:divBdr>
        </w:div>
        <w:div w:id="1890336386">
          <w:marLeft w:val="640"/>
          <w:marRight w:val="0"/>
          <w:marTop w:val="0"/>
          <w:marBottom w:val="0"/>
          <w:divBdr>
            <w:top w:val="none" w:sz="0" w:space="0" w:color="auto"/>
            <w:left w:val="none" w:sz="0" w:space="0" w:color="auto"/>
            <w:bottom w:val="none" w:sz="0" w:space="0" w:color="auto"/>
            <w:right w:val="none" w:sz="0" w:space="0" w:color="auto"/>
          </w:divBdr>
        </w:div>
        <w:div w:id="468325081">
          <w:marLeft w:val="640"/>
          <w:marRight w:val="0"/>
          <w:marTop w:val="0"/>
          <w:marBottom w:val="0"/>
          <w:divBdr>
            <w:top w:val="none" w:sz="0" w:space="0" w:color="auto"/>
            <w:left w:val="none" w:sz="0" w:space="0" w:color="auto"/>
            <w:bottom w:val="none" w:sz="0" w:space="0" w:color="auto"/>
            <w:right w:val="none" w:sz="0" w:space="0" w:color="auto"/>
          </w:divBdr>
        </w:div>
        <w:div w:id="419572289">
          <w:marLeft w:val="640"/>
          <w:marRight w:val="0"/>
          <w:marTop w:val="0"/>
          <w:marBottom w:val="0"/>
          <w:divBdr>
            <w:top w:val="none" w:sz="0" w:space="0" w:color="auto"/>
            <w:left w:val="none" w:sz="0" w:space="0" w:color="auto"/>
            <w:bottom w:val="none" w:sz="0" w:space="0" w:color="auto"/>
            <w:right w:val="none" w:sz="0" w:space="0" w:color="auto"/>
          </w:divBdr>
        </w:div>
        <w:div w:id="522397267">
          <w:marLeft w:val="640"/>
          <w:marRight w:val="0"/>
          <w:marTop w:val="0"/>
          <w:marBottom w:val="0"/>
          <w:divBdr>
            <w:top w:val="none" w:sz="0" w:space="0" w:color="auto"/>
            <w:left w:val="none" w:sz="0" w:space="0" w:color="auto"/>
            <w:bottom w:val="none" w:sz="0" w:space="0" w:color="auto"/>
            <w:right w:val="none" w:sz="0" w:space="0" w:color="auto"/>
          </w:divBdr>
        </w:div>
        <w:div w:id="1443913774">
          <w:marLeft w:val="640"/>
          <w:marRight w:val="0"/>
          <w:marTop w:val="0"/>
          <w:marBottom w:val="0"/>
          <w:divBdr>
            <w:top w:val="none" w:sz="0" w:space="0" w:color="auto"/>
            <w:left w:val="none" w:sz="0" w:space="0" w:color="auto"/>
            <w:bottom w:val="none" w:sz="0" w:space="0" w:color="auto"/>
            <w:right w:val="none" w:sz="0" w:space="0" w:color="auto"/>
          </w:divBdr>
        </w:div>
        <w:div w:id="1969621883">
          <w:marLeft w:val="640"/>
          <w:marRight w:val="0"/>
          <w:marTop w:val="0"/>
          <w:marBottom w:val="0"/>
          <w:divBdr>
            <w:top w:val="none" w:sz="0" w:space="0" w:color="auto"/>
            <w:left w:val="none" w:sz="0" w:space="0" w:color="auto"/>
            <w:bottom w:val="none" w:sz="0" w:space="0" w:color="auto"/>
            <w:right w:val="none" w:sz="0" w:space="0" w:color="auto"/>
          </w:divBdr>
        </w:div>
        <w:div w:id="1713725267">
          <w:marLeft w:val="640"/>
          <w:marRight w:val="0"/>
          <w:marTop w:val="0"/>
          <w:marBottom w:val="0"/>
          <w:divBdr>
            <w:top w:val="none" w:sz="0" w:space="0" w:color="auto"/>
            <w:left w:val="none" w:sz="0" w:space="0" w:color="auto"/>
            <w:bottom w:val="none" w:sz="0" w:space="0" w:color="auto"/>
            <w:right w:val="none" w:sz="0" w:space="0" w:color="auto"/>
          </w:divBdr>
        </w:div>
        <w:div w:id="479157607">
          <w:marLeft w:val="640"/>
          <w:marRight w:val="0"/>
          <w:marTop w:val="0"/>
          <w:marBottom w:val="0"/>
          <w:divBdr>
            <w:top w:val="none" w:sz="0" w:space="0" w:color="auto"/>
            <w:left w:val="none" w:sz="0" w:space="0" w:color="auto"/>
            <w:bottom w:val="none" w:sz="0" w:space="0" w:color="auto"/>
            <w:right w:val="none" w:sz="0" w:space="0" w:color="auto"/>
          </w:divBdr>
        </w:div>
        <w:div w:id="1730031734">
          <w:marLeft w:val="640"/>
          <w:marRight w:val="0"/>
          <w:marTop w:val="0"/>
          <w:marBottom w:val="0"/>
          <w:divBdr>
            <w:top w:val="none" w:sz="0" w:space="0" w:color="auto"/>
            <w:left w:val="none" w:sz="0" w:space="0" w:color="auto"/>
            <w:bottom w:val="none" w:sz="0" w:space="0" w:color="auto"/>
            <w:right w:val="none" w:sz="0" w:space="0" w:color="auto"/>
          </w:divBdr>
        </w:div>
        <w:div w:id="584804775">
          <w:marLeft w:val="640"/>
          <w:marRight w:val="0"/>
          <w:marTop w:val="0"/>
          <w:marBottom w:val="0"/>
          <w:divBdr>
            <w:top w:val="none" w:sz="0" w:space="0" w:color="auto"/>
            <w:left w:val="none" w:sz="0" w:space="0" w:color="auto"/>
            <w:bottom w:val="none" w:sz="0" w:space="0" w:color="auto"/>
            <w:right w:val="none" w:sz="0" w:space="0" w:color="auto"/>
          </w:divBdr>
        </w:div>
        <w:div w:id="1548419630">
          <w:marLeft w:val="640"/>
          <w:marRight w:val="0"/>
          <w:marTop w:val="0"/>
          <w:marBottom w:val="0"/>
          <w:divBdr>
            <w:top w:val="none" w:sz="0" w:space="0" w:color="auto"/>
            <w:left w:val="none" w:sz="0" w:space="0" w:color="auto"/>
            <w:bottom w:val="none" w:sz="0" w:space="0" w:color="auto"/>
            <w:right w:val="none" w:sz="0" w:space="0" w:color="auto"/>
          </w:divBdr>
        </w:div>
        <w:div w:id="426344048">
          <w:marLeft w:val="640"/>
          <w:marRight w:val="0"/>
          <w:marTop w:val="0"/>
          <w:marBottom w:val="0"/>
          <w:divBdr>
            <w:top w:val="none" w:sz="0" w:space="0" w:color="auto"/>
            <w:left w:val="none" w:sz="0" w:space="0" w:color="auto"/>
            <w:bottom w:val="none" w:sz="0" w:space="0" w:color="auto"/>
            <w:right w:val="none" w:sz="0" w:space="0" w:color="auto"/>
          </w:divBdr>
        </w:div>
        <w:div w:id="851652287">
          <w:marLeft w:val="640"/>
          <w:marRight w:val="0"/>
          <w:marTop w:val="0"/>
          <w:marBottom w:val="0"/>
          <w:divBdr>
            <w:top w:val="none" w:sz="0" w:space="0" w:color="auto"/>
            <w:left w:val="none" w:sz="0" w:space="0" w:color="auto"/>
            <w:bottom w:val="none" w:sz="0" w:space="0" w:color="auto"/>
            <w:right w:val="none" w:sz="0" w:space="0" w:color="auto"/>
          </w:divBdr>
        </w:div>
        <w:div w:id="1558935223">
          <w:marLeft w:val="640"/>
          <w:marRight w:val="0"/>
          <w:marTop w:val="0"/>
          <w:marBottom w:val="0"/>
          <w:divBdr>
            <w:top w:val="none" w:sz="0" w:space="0" w:color="auto"/>
            <w:left w:val="none" w:sz="0" w:space="0" w:color="auto"/>
            <w:bottom w:val="none" w:sz="0" w:space="0" w:color="auto"/>
            <w:right w:val="none" w:sz="0" w:space="0" w:color="auto"/>
          </w:divBdr>
        </w:div>
        <w:div w:id="2027555667">
          <w:marLeft w:val="640"/>
          <w:marRight w:val="0"/>
          <w:marTop w:val="0"/>
          <w:marBottom w:val="0"/>
          <w:divBdr>
            <w:top w:val="none" w:sz="0" w:space="0" w:color="auto"/>
            <w:left w:val="none" w:sz="0" w:space="0" w:color="auto"/>
            <w:bottom w:val="none" w:sz="0" w:space="0" w:color="auto"/>
            <w:right w:val="none" w:sz="0" w:space="0" w:color="auto"/>
          </w:divBdr>
        </w:div>
      </w:divsChild>
    </w:div>
    <w:div w:id="1799101496">
      <w:bodyDiv w:val="1"/>
      <w:marLeft w:val="0"/>
      <w:marRight w:val="0"/>
      <w:marTop w:val="0"/>
      <w:marBottom w:val="0"/>
      <w:divBdr>
        <w:top w:val="none" w:sz="0" w:space="0" w:color="auto"/>
        <w:left w:val="none" w:sz="0" w:space="0" w:color="auto"/>
        <w:bottom w:val="none" w:sz="0" w:space="0" w:color="auto"/>
        <w:right w:val="none" w:sz="0" w:space="0" w:color="auto"/>
      </w:divBdr>
    </w:div>
    <w:div w:id="1805155745">
      <w:bodyDiv w:val="1"/>
      <w:marLeft w:val="0"/>
      <w:marRight w:val="0"/>
      <w:marTop w:val="0"/>
      <w:marBottom w:val="0"/>
      <w:divBdr>
        <w:top w:val="none" w:sz="0" w:space="0" w:color="auto"/>
        <w:left w:val="none" w:sz="0" w:space="0" w:color="auto"/>
        <w:bottom w:val="none" w:sz="0" w:space="0" w:color="auto"/>
        <w:right w:val="none" w:sz="0" w:space="0" w:color="auto"/>
      </w:divBdr>
    </w:div>
    <w:div w:id="1808886867">
      <w:bodyDiv w:val="1"/>
      <w:marLeft w:val="0"/>
      <w:marRight w:val="0"/>
      <w:marTop w:val="0"/>
      <w:marBottom w:val="0"/>
      <w:divBdr>
        <w:top w:val="none" w:sz="0" w:space="0" w:color="auto"/>
        <w:left w:val="none" w:sz="0" w:space="0" w:color="auto"/>
        <w:bottom w:val="none" w:sz="0" w:space="0" w:color="auto"/>
        <w:right w:val="none" w:sz="0" w:space="0" w:color="auto"/>
      </w:divBdr>
    </w:div>
    <w:div w:id="1809711130">
      <w:bodyDiv w:val="1"/>
      <w:marLeft w:val="0"/>
      <w:marRight w:val="0"/>
      <w:marTop w:val="0"/>
      <w:marBottom w:val="0"/>
      <w:divBdr>
        <w:top w:val="none" w:sz="0" w:space="0" w:color="auto"/>
        <w:left w:val="none" w:sz="0" w:space="0" w:color="auto"/>
        <w:bottom w:val="none" w:sz="0" w:space="0" w:color="auto"/>
        <w:right w:val="none" w:sz="0" w:space="0" w:color="auto"/>
      </w:divBdr>
    </w:div>
    <w:div w:id="1810246642">
      <w:bodyDiv w:val="1"/>
      <w:marLeft w:val="0"/>
      <w:marRight w:val="0"/>
      <w:marTop w:val="0"/>
      <w:marBottom w:val="0"/>
      <w:divBdr>
        <w:top w:val="none" w:sz="0" w:space="0" w:color="auto"/>
        <w:left w:val="none" w:sz="0" w:space="0" w:color="auto"/>
        <w:bottom w:val="none" w:sz="0" w:space="0" w:color="auto"/>
        <w:right w:val="none" w:sz="0" w:space="0" w:color="auto"/>
      </w:divBdr>
    </w:div>
    <w:div w:id="1811436218">
      <w:bodyDiv w:val="1"/>
      <w:marLeft w:val="0"/>
      <w:marRight w:val="0"/>
      <w:marTop w:val="0"/>
      <w:marBottom w:val="0"/>
      <w:divBdr>
        <w:top w:val="none" w:sz="0" w:space="0" w:color="auto"/>
        <w:left w:val="none" w:sz="0" w:space="0" w:color="auto"/>
        <w:bottom w:val="none" w:sz="0" w:space="0" w:color="auto"/>
        <w:right w:val="none" w:sz="0" w:space="0" w:color="auto"/>
      </w:divBdr>
    </w:div>
    <w:div w:id="1812795089">
      <w:bodyDiv w:val="1"/>
      <w:marLeft w:val="0"/>
      <w:marRight w:val="0"/>
      <w:marTop w:val="0"/>
      <w:marBottom w:val="0"/>
      <w:divBdr>
        <w:top w:val="none" w:sz="0" w:space="0" w:color="auto"/>
        <w:left w:val="none" w:sz="0" w:space="0" w:color="auto"/>
        <w:bottom w:val="none" w:sz="0" w:space="0" w:color="auto"/>
        <w:right w:val="none" w:sz="0" w:space="0" w:color="auto"/>
      </w:divBdr>
    </w:div>
    <w:div w:id="1813987843">
      <w:bodyDiv w:val="1"/>
      <w:marLeft w:val="0"/>
      <w:marRight w:val="0"/>
      <w:marTop w:val="0"/>
      <w:marBottom w:val="0"/>
      <w:divBdr>
        <w:top w:val="none" w:sz="0" w:space="0" w:color="auto"/>
        <w:left w:val="none" w:sz="0" w:space="0" w:color="auto"/>
        <w:bottom w:val="none" w:sz="0" w:space="0" w:color="auto"/>
        <w:right w:val="none" w:sz="0" w:space="0" w:color="auto"/>
      </w:divBdr>
    </w:div>
    <w:div w:id="1817451354">
      <w:bodyDiv w:val="1"/>
      <w:marLeft w:val="0"/>
      <w:marRight w:val="0"/>
      <w:marTop w:val="0"/>
      <w:marBottom w:val="0"/>
      <w:divBdr>
        <w:top w:val="none" w:sz="0" w:space="0" w:color="auto"/>
        <w:left w:val="none" w:sz="0" w:space="0" w:color="auto"/>
        <w:bottom w:val="none" w:sz="0" w:space="0" w:color="auto"/>
        <w:right w:val="none" w:sz="0" w:space="0" w:color="auto"/>
      </w:divBdr>
    </w:div>
    <w:div w:id="1818717082">
      <w:bodyDiv w:val="1"/>
      <w:marLeft w:val="0"/>
      <w:marRight w:val="0"/>
      <w:marTop w:val="0"/>
      <w:marBottom w:val="0"/>
      <w:divBdr>
        <w:top w:val="none" w:sz="0" w:space="0" w:color="auto"/>
        <w:left w:val="none" w:sz="0" w:space="0" w:color="auto"/>
        <w:bottom w:val="none" w:sz="0" w:space="0" w:color="auto"/>
        <w:right w:val="none" w:sz="0" w:space="0" w:color="auto"/>
      </w:divBdr>
    </w:div>
    <w:div w:id="1818954848">
      <w:bodyDiv w:val="1"/>
      <w:marLeft w:val="0"/>
      <w:marRight w:val="0"/>
      <w:marTop w:val="0"/>
      <w:marBottom w:val="0"/>
      <w:divBdr>
        <w:top w:val="none" w:sz="0" w:space="0" w:color="auto"/>
        <w:left w:val="none" w:sz="0" w:space="0" w:color="auto"/>
        <w:bottom w:val="none" w:sz="0" w:space="0" w:color="auto"/>
        <w:right w:val="none" w:sz="0" w:space="0" w:color="auto"/>
      </w:divBdr>
    </w:div>
    <w:div w:id="1822650419">
      <w:bodyDiv w:val="1"/>
      <w:marLeft w:val="0"/>
      <w:marRight w:val="0"/>
      <w:marTop w:val="0"/>
      <w:marBottom w:val="0"/>
      <w:divBdr>
        <w:top w:val="none" w:sz="0" w:space="0" w:color="auto"/>
        <w:left w:val="none" w:sz="0" w:space="0" w:color="auto"/>
        <w:bottom w:val="none" w:sz="0" w:space="0" w:color="auto"/>
        <w:right w:val="none" w:sz="0" w:space="0" w:color="auto"/>
      </w:divBdr>
    </w:div>
    <w:div w:id="1828669703">
      <w:bodyDiv w:val="1"/>
      <w:marLeft w:val="0"/>
      <w:marRight w:val="0"/>
      <w:marTop w:val="0"/>
      <w:marBottom w:val="0"/>
      <w:divBdr>
        <w:top w:val="none" w:sz="0" w:space="0" w:color="auto"/>
        <w:left w:val="none" w:sz="0" w:space="0" w:color="auto"/>
        <w:bottom w:val="none" w:sz="0" w:space="0" w:color="auto"/>
        <w:right w:val="none" w:sz="0" w:space="0" w:color="auto"/>
      </w:divBdr>
      <w:divsChild>
        <w:div w:id="361325181">
          <w:marLeft w:val="480"/>
          <w:marRight w:val="0"/>
          <w:marTop w:val="0"/>
          <w:marBottom w:val="0"/>
          <w:divBdr>
            <w:top w:val="none" w:sz="0" w:space="0" w:color="auto"/>
            <w:left w:val="none" w:sz="0" w:space="0" w:color="auto"/>
            <w:bottom w:val="none" w:sz="0" w:space="0" w:color="auto"/>
            <w:right w:val="none" w:sz="0" w:space="0" w:color="auto"/>
          </w:divBdr>
        </w:div>
        <w:div w:id="174468526">
          <w:marLeft w:val="480"/>
          <w:marRight w:val="0"/>
          <w:marTop w:val="0"/>
          <w:marBottom w:val="0"/>
          <w:divBdr>
            <w:top w:val="none" w:sz="0" w:space="0" w:color="auto"/>
            <w:left w:val="none" w:sz="0" w:space="0" w:color="auto"/>
            <w:bottom w:val="none" w:sz="0" w:space="0" w:color="auto"/>
            <w:right w:val="none" w:sz="0" w:space="0" w:color="auto"/>
          </w:divBdr>
        </w:div>
        <w:div w:id="2091342357">
          <w:marLeft w:val="480"/>
          <w:marRight w:val="0"/>
          <w:marTop w:val="0"/>
          <w:marBottom w:val="0"/>
          <w:divBdr>
            <w:top w:val="none" w:sz="0" w:space="0" w:color="auto"/>
            <w:left w:val="none" w:sz="0" w:space="0" w:color="auto"/>
            <w:bottom w:val="none" w:sz="0" w:space="0" w:color="auto"/>
            <w:right w:val="none" w:sz="0" w:space="0" w:color="auto"/>
          </w:divBdr>
        </w:div>
        <w:div w:id="207836360">
          <w:marLeft w:val="480"/>
          <w:marRight w:val="0"/>
          <w:marTop w:val="0"/>
          <w:marBottom w:val="0"/>
          <w:divBdr>
            <w:top w:val="none" w:sz="0" w:space="0" w:color="auto"/>
            <w:left w:val="none" w:sz="0" w:space="0" w:color="auto"/>
            <w:bottom w:val="none" w:sz="0" w:space="0" w:color="auto"/>
            <w:right w:val="none" w:sz="0" w:space="0" w:color="auto"/>
          </w:divBdr>
        </w:div>
        <w:div w:id="711928373">
          <w:marLeft w:val="480"/>
          <w:marRight w:val="0"/>
          <w:marTop w:val="0"/>
          <w:marBottom w:val="0"/>
          <w:divBdr>
            <w:top w:val="none" w:sz="0" w:space="0" w:color="auto"/>
            <w:left w:val="none" w:sz="0" w:space="0" w:color="auto"/>
            <w:bottom w:val="none" w:sz="0" w:space="0" w:color="auto"/>
            <w:right w:val="none" w:sz="0" w:space="0" w:color="auto"/>
          </w:divBdr>
        </w:div>
        <w:div w:id="1322855561">
          <w:marLeft w:val="480"/>
          <w:marRight w:val="0"/>
          <w:marTop w:val="0"/>
          <w:marBottom w:val="0"/>
          <w:divBdr>
            <w:top w:val="none" w:sz="0" w:space="0" w:color="auto"/>
            <w:left w:val="none" w:sz="0" w:space="0" w:color="auto"/>
            <w:bottom w:val="none" w:sz="0" w:space="0" w:color="auto"/>
            <w:right w:val="none" w:sz="0" w:space="0" w:color="auto"/>
          </w:divBdr>
        </w:div>
        <w:div w:id="350185516">
          <w:marLeft w:val="480"/>
          <w:marRight w:val="0"/>
          <w:marTop w:val="0"/>
          <w:marBottom w:val="0"/>
          <w:divBdr>
            <w:top w:val="none" w:sz="0" w:space="0" w:color="auto"/>
            <w:left w:val="none" w:sz="0" w:space="0" w:color="auto"/>
            <w:bottom w:val="none" w:sz="0" w:space="0" w:color="auto"/>
            <w:right w:val="none" w:sz="0" w:space="0" w:color="auto"/>
          </w:divBdr>
        </w:div>
        <w:div w:id="314604550">
          <w:marLeft w:val="480"/>
          <w:marRight w:val="0"/>
          <w:marTop w:val="0"/>
          <w:marBottom w:val="0"/>
          <w:divBdr>
            <w:top w:val="none" w:sz="0" w:space="0" w:color="auto"/>
            <w:left w:val="none" w:sz="0" w:space="0" w:color="auto"/>
            <w:bottom w:val="none" w:sz="0" w:space="0" w:color="auto"/>
            <w:right w:val="none" w:sz="0" w:space="0" w:color="auto"/>
          </w:divBdr>
        </w:div>
        <w:div w:id="428162039">
          <w:marLeft w:val="480"/>
          <w:marRight w:val="0"/>
          <w:marTop w:val="0"/>
          <w:marBottom w:val="0"/>
          <w:divBdr>
            <w:top w:val="none" w:sz="0" w:space="0" w:color="auto"/>
            <w:left w:val="none" w:sz="0" w:space="0" w:color="auto"/>
            <w:bottom w:val="none" w:sz="0" w:space="0" w:color="auto"/>
            <w:right w:val="none" w:sz="0" w:space="0" w:color="auto"/>
          </w:divBdr>
        </w:div>
        <w:div w:id="263540915">
          <w:marLeft w:val="480"/>
          <w:marRight w:val="0"/>
          <w:marTop w:val="0"/>
          <w:marBottom w:val="0"/>
          <w:divBdr>
            <w:top w:val="none" w:sz="0" w:space="0" w:color="auto"/>
            <w:left w:val="none" w:sz="0" w:space="0" w:color="auto"/>
            <w:bottom w:val="none" w:sz="0" w:space="0" w:color="auto"/>
            <w:right w:val="none" w:sz="0" w:space="0" w:color="auto"/>
          </w:divBdr>
        </w:div>
        <w:div w:id="2116630411">
          <w:marLeft w:val="480"/>
          <w:marRight w:val="0"/>
          <w:marTop w:val="0"/>
          <w:marBottom w:val="0"/>
          <w:divBdr>
            <w:top w:val="none" w:sz="0" w:space="0" w:color="auto"/>
            <w:left w:val="none" w:sz="0" w:space="0" w:color="auto"/>
            <w:bottom w:val="none" w:sz="0" w:space="0" w:color="auto"/>
            <w:right w:val="none" w:sz="0" w:space="0" w:color="auto"/>
          </w:divBdr>
        </w:div>
        <w:div w:id="1633435826">
          <w:marLeft w:val="480"/>
          <w:marRight w:val="0"/>
          <w:marTop w:val="0"/>
          <w:marBottom w:val="0"/>
          <w:divBdr>
            <w:top w:val="none" w:sz="0" w:space="0" w:color="auto"/>
            <w:left w:val="none" w:sz="0" w:space="0" w:color="auto"/>
            <w:bottom w:val="none" w:sz="0" w:space="0" w:color="auto"/>
            <w:right w:val="none" w:sz="0" w:space="0" w:color="auto"/>
          </w:divBdr>
        </w:div>
        <w:div w:id="128864414">
          <w:marLeft w:val="480"/>
          <w:marRight w:val="0"/>
          <w:marTop w:val="0"/>
          <w:marBottom w:val="0"/>
          <w:divBdr>
            <w:top w:val="none" w:sz="0" w:space="0" w:color="auto"/>
            <w:left w:val="none" w:sz="0" w:space="0" w:color="auto"/>
            <w:bottom w:val="none" w:sz="0" w:space="0" w:color="auto"/>
            <w:right w:val="none" w:sz="0" w:space="0" w:color="auto"/>
          </w:divBdr>
        </w:div>
        <w:div w:id="1545677998">
          <w:marLeft w:val="480"/>
          <w:marRight w:val="0"/>
          <w:marTop w:val="0"/>
          <w:marBottom w:val="0"/>
          <w:divBdr>
            <w:top w:val="none" w:sz="0" w:space="0" w:color="auto"/>
            <w:left w:val="none" w:sz="0" w:space="0" w:color="auto"/>
            <w:bottom w:val="none" w:sz="0" w:space="0" w:color="auto"/>
            <w:right w:val="none" w:sz="0" w:space="0" w:color="auto"/>
          </w:divBdr>
        </w:div>
        <w:div w:id="806780927">
          <w:marLeft w:val="480"/>
          <w:marRight w:val="0"/>
          <w:marTop w:val="0"/>
          <w:marBottom w:val="0"/>
          <w:divBdr>
            <w:top w:val="none" w:sz="0" w:space="0" w:color="auto"/>
            <w:left w:val="none" w:sz="0" w:space="0" w:color="auto"/>
            <w:bottom w:val="none" w:sz="0" w:space="0" w:color="auto"/>
            <w:right w:val="none" w:sz="0" w:space="0" w:color="auto"/>
          </w:divBdr>
        </w:div>
        <w:div w:id="332269404">
          <w:marLeft w:val="480"/>
          <w:marRight w:val="0"/>
          <w:marTop w:val="0"/>
          <w:marBottom w:val="0"/>
          <w:divBdr>
            <w:top w:val="none" w:sz="0" w:space="0" w:color="auto"/>
            <w:left w:val="none" w:sz="0" w:space="0" w:color="auto"/>
            <w:bottom w:val="none" w:sz="0" w:space="0" w:color="auto"/>
            <w:right w:val="none" w:sz="0" w:space="0" w:color="auto"/>
          </w:divBdr>
        </w:div>
        <w:div w:id="1775901862">
          <w:marLeft w:val="480"/>
          <w:marRight w:val="0"/>
          <w:marTop w:val="0"/>
          <w:marBottom w:val="0"/>
          <w:divBdr>
            <w:top w:val="none" w:sz="0" w:space="0" w:color="auto"/>
            <w:left w:val="none" w:sz="0" w:space="0" w:color="auto"/>
            <w:bottom w:val="none" w:sz="0" w:space="0" w:color="auto"/>
            <w:right w:val="none" w:sz="0" w:space="0" w:color="auto"/>
          </w:divBdr>
        </w:div>
        <w:div w:id="320812324">
          <w:marLeft w:val="480"/>
          <w:marRight w:val="0"/>
          <w:marTop w:val="0"/>
          <w:marBottom w:val="0"/>
          <w:divBdr>
            <w:top w:val="none" w:sz="0" w:space="0" w:color="auto"/>
            <w:left w:val="none" w:sz="0" w:space="0" w:color="auto"/>
            <w:bottom w:val="none" w:sz="0" w:space="0" w:color="auto"/>
            <w:right w:val="none" w:sz="0" w:space="0" w:color="auto"/>
          </w:divBdr>
        </w:div>
        <w:div w:id="945581006">
          <w:marLeft w:val="480"/>
          <w:marRight w:val="0"/>
          <w:marTop w:val="0"/>
          <w:marBottom w:val="0"/>
          <w:divBdr>
            <w:top w:val="none" w:sz="0" w:space="0" w:color="auto"/>
            <w:left w:val="none" w:sz="0" w:space="0" w:color="auto"/>
            <w:bottom w:val="none" w:sz="0" w:space="0" w:color="auto"/>
            <w:right w:val="none" w:sz="0" w:space="0" w:color="auto"/>
          </w:divBdr>
        </w:div>
        <w:div w:id="1631399953">
          <w:marLeft w:val="480"/>
          <w:marRight w:val="0"/>
          <w:marTop w:val="0"/>
          <w:marBottom w:val="0"/>
          <w:divBdr>
            <w:top w:val="none" w:sz="0" w:space="0" w:color="auto"/>
            <w:left w:val="none" w:sz="0" w:space="0" w:color="auto"/>
            <w:bottom w:val="none" w:sz="0" w:space="0" w:color="auto"/>
            <w:right w:val="none" w:sz="0" w:space="0" w:color="auto"/>
          </w:divBdr>
        </w:div>
        <w:div w:id="214246094">
          <w:marLeft w:val="480"/>
          <w:marRight w:val="0"/>
          <w:marTop w:val="0"/>
          <w:marBottom w:val="0"/>
          <w:divBdr>
            <w:top w:val="none" w:sz="0" w:space="0" w:color="auto"/>
            <w:left w:val="none" w:sz="0" w:space="0" w:color="auto"/>
            <w:bottom w:val="none" w:sz="0" w:space="0" w:color="auto"/>
            <w:right w:val="none" w:sz="0" w:space="0" w:color="auto"/>
          </w:divBdr>
        </w:div>
        <w:div w:id="1091513453">
          <w:marLeft w:val="480"/>
          <w:marRight w:val="0"/>
          <w:marTop w:val="0"/>
          <w:marBottom w:val="0"/>
          <w:divBdr>
            <w:top w:val="none" w:sz="0" w:space="0" w:color="auto"/>
            <w:left w:val="none" w:sz="0" w:space="0" w:color="auto"/>
            <w:bottom w:val="none" w:sz="0" w:space="0" w:color="auto"/>
            <w:right w:val="none" w:sz="0" w:space="0" w:color="auto"/>
          </w:divBdr>
        </w:div>
        <w:div w:id="1439329486">
          <w:marLeft w:val="480"/>
          <w:marRight w:val="0"/>
          <w:marTop w:val="0"/>
          <w:marBottom w:val="0"/>
          <w:divBdr>
            <w:top w:val="none" w:sz="0" w:space="0" w:color="auto"/>
            <w:left w:val="none" w:sz="0" w:space="0" w:color="auto"/>
            <w:bottom w:val="none" w:sz="0" w:space="0" w:color="auto"/>
            <w:right w:val="none" w:sz="0" w:space="0" w:color="auto"/>
          </w:divBdr>
        </w:div>
        <w:div w:id="1425999141">
          <w:marLeft w:val="480"/>
          <w:marRight w:val="0"/>
          <w:marTop w:val="0"/>
          <w:marBottom w:val="0"/>
          <w:divBdr>
            <w:top w:val="none" w:sz="0" w:space="0" w:color="auto"/>
            <w:left w:val="none" w:sz="0" w:space="0" w:color="auto"/>
            <w:bottom w:val="none" w:sz="0" w:space="0" w:color="auto"/>
            <w:right w:val="none" w:sz="0" w:space="0" w:color="auto"/>
          </w:divBdr>
        </w:div>
        <w:div w:id="2021462768">
          <w:marLeft w:val="480"/>
          <w:marRight w:val="0"/>
          <w:marTop w:val="0"/>
          <w:marBottom w:val="0"/>
          <w:divBdr>
            <w:top w:val="none" w:sz="0" w:space="0" w:color="auto"/>
            <w:left w:val="none" w:sz="0" w:space="0" w:color="auto"/>
            <w:bottom w:val="none" w:sz="0" w:space="0" w:color="auto"/>
            <w:right w:val="none" w:sz="0" w:space="0" w:color="auto"/>
          </w:divBdr>
        </w:div>
        <w:div w:id="453135566">
          <w:marLeft w:val="480"/>
          <w:marRight w:val="0"/>
          <w:marTop w:val="0"/>
          <w:marBottom w:val="0"/>
          <w:divBdr>
            <w:top w:val="none" w:sz="0" w:space="0" w:color="auto"/>
            <w:left w:val="none" w:sz="0" w:space="0" w:color="auto"/>
            <w:bottom w:val="none" w:sz="0" w:space="0" w:color="auto"/>
            <w:right w:val="none" w:sz="0" w:space="0" w:color="auto"/>
          </w:divBdr>
        </w:div>
        <w:div w:id="406003147">
          <w:marLeft w:val="480"/>
          <w:marRight w:val="0"/>
          <w:marTop w:val="0"/>
          <w:marBottom w:val="0"/>
          <w:divBdr>
            <w:top w:val="none" w:sz="0" w:space="0" w:color="auto"/>
            <w:left w:val="none" w:sz="0" w:space="0" w:color="auto"/>
            <w:bottom w:val="none" w:sz="0" w:space="0" w:color="auto"/>
            <w:right w:val="none" w:sz="0" w:space="0" w:color="auto"/>
          </w:divBdr>
        </w:div>
        <w:div w:id="10448675">
          <w:marLeft w:val="480"/>
          <w:marRight w:val="0"/>
          <w:marTop w:val="0"/>
          <w:marBottom w:val="0"/>
          <w:divBdr>
            <w:top w:val="none" w:sz="0" w:space="0" w:color="auto"/>
            <w:left w:val="none" w:sz="0" w:space="0" w:color="auto"/>
            <w:bottom w:val="none" w:sz="0" w:space="0" w:color="auto"/>
            <w:right w:val="none" w:sz="0" w:space="0" w:color="auto"/>
          </w:divBdr>
        </w:div>
        <w:div w:id="969895406">
          <w:marLeft w:val="480"/>
          <w:marRight w:val="0"/>
          <w:marTop w:val="0"/>
          <w:marBottom w:val="0"/>
          <w:divBdr>
            <w:top w:val="none" w:sz="0" w:space="0" w:color="auto"/>
            <w:left w:val="none" w:sz="0" w:space="0" w:color="auto"/>
            <w:bottom w:val="none" w:sz="0" w:space="0" w:color="auto"/>
            <w:right w:val="none" w:sz="0" w:space="0" w:color="auto"/>
          </w:divBdr>
        </w:div>
        <w:div w:id="1874879412">
          <w:marLeft w:val="480"/>
          <w:marRight w:val="0"/>
          <w:marTop w:val="0"/>
          <w:marBottom w:val="0"/>
          <w:divBdr>
            <w:top w:val="none" w:sz="0" w:space="0" w:color="auto"/>
            <w:left w:val="none" w:sz="0" w:space="0" w:color="auto"/>
            <w:bottom w:val="none" w:sz="0" w:space="0" w:color="auto"/>
            <w:right w:val="none" w:sz="0" w:space="0" w:color="auto"/>
          </w:divBdr>
        </w:div>
        <w:div w:id="523595687">
          <w:marLeft w:val="480"/>
          <w:marRight w:val="0"/>
          <w:marTop w:val="0"/>
          <w:marBottom w:val="0"/>
          <w:divBdr>
            <w:top w:val="none" w:sz="0" w:space="0" w:color="auto"/>
            <w:left w:val="none" w:sz="0" w:space="0" w:color="auto"/>
            <w:bottom w:val="none" w:sz="0" w:space="0" w:color="auto"/>
            <w:right w:val="none" w:sz="0" w:space="0" w:color="auto"/>
          </w:divBdr>
        </w:div>
        <w:div w:id="2036153277">
          <w:marLeft w:val="480"/>
          <w:marRight w:val="0"/>
          <w:marTop w:val="0"/>
          <w:marBottom w:val="0"/>
          <w:divBdr>
            <w:top w:val="none" w:sz="0" w:space="0" w:color="auto"/>
            <w:left w:val="none" w:sz="0" w:space="0" w:color="auto"/>
            <w:bottom w:val="none" w:sz="0" w:space="0" w:color="auto"/>
            <w:right w:val="none" w:sz="0" w:space="0" w:color="auto"/>
          </w:divBdr>
        </w:div>
        <w:div w:id="1529413788">
          <w:marLeft w:val="480"/>
          <w:marRight w:val="0"/>
          <w:marTop w:val="0"/>
          <w:marBottom w:val="0"/>
          <w:divBdr>
            <w:top w:val="none" w:sz="0" w:space="0" w:color="auto"/>
            <w:left w:val="none" w:sz="0" w:space="0" w:color="auto"/>
            <w:bottom w:val="none" w:sz="0" w:space="0" w:color="auto"/>
            <w:right w:val="none" w:sz="0" w:space="0" w:color="auto"/>
          </w:divBdr>
        </w:div>
        <w:div w:id="1978220062">
          <w:marLeft w:val="480"/>
          <w:marRight w:val="0"/>
          <w:marTop w:val="0"/>
          <w:marBottom w:val="0"/>
          <w:divBdr>
            <w:top w:val="none" w:sz="0" w:space="0" w:color="auto"/>
            <w:left w:val="none" w:sz="0" w:space="0" w:color="auto"/>
            <w:bottom w:val="none" w:sz="0" w:space="0" w:color="auto"/>
            <w:right w:val="none" w:sz="0" w:space="0" w:color="auto"/>
          </w:divBdr>
        </w:div>
        <w:div w:id="793643850">
          <w:marLeft w:val="480"/>
          <w:marRight w:val="0"/>
          <w:marTop w:val="0"/>
          <w:marBottom w:val="0"/>
          <w:divBdr>
            <w:top w:val="none" w:sz="0" w:space="0" w:color="auto"/>
            <w:left w:val="none" w:sz="0" w:space="0" w:color="auto"/>
            <w:bottom w:val="none" w:sz="0" w:space="0" w:color="auto"/>
            <w:right w:val="none" w:sz="0" w:space="0" w:color="auto"/>
          </w:divBdr>
        </w:div>
        <w:div w:id="309408395">
          <w:marLeft w:val="480"/>
          <w:marRight w:val="0"/>
          <w:marTop w:val="0"/>
          <w:marBottom w:val="0"/>
          <w:divBdr>
            <w:top w:val="none" w:sz="0" w:space="0" w:color="auto"/>
            <w:left w:val="none" w:sz="0" w:space="0" w:color="auto"/>
            <w:bottom w:val="none" w:sz="0" w:space="0" w:color="auto"/>
            <w:right w:val="none" w:sz="0" w:space="0" w:color="auto"/>
          </w:divBdr>
        </w:div>
        <w:div w:id="179393936">
          <w:marLeft w:val="480"/>
          <w:marRight w:val="0"/>
          <w:marTop w:val="0"/>
          <w:marBottom w:val="0"/>
          <w:divBdr>
            <w:top w:val="none" w:sz="0" w:space="0" w:color="auto"/>
            <w:left w:val="none" w:sz="0" w:space="0" w:color="auto"/>
            <w:bottom w:val="none" w:sz="0" w:space="0" w:color="auto"/>
            <w:right w:val="none" w:sz="0" w:space="0" w:color="auto"/>
          </w:divBdr>
        </w:div>
        <w:div w:id="116065078">
          <w:marLeft w:val="480"/>
          <w:marRight w:val="0"/>
          <w:marTop w:val="0"/>
          <w:marBottom w:val="0"/>
          <w:divBdr>
            <w:top w:val="none" w:sz="0" w:space="0" w:color="auto"/>
            <w:left w:val="none" w:sz="0" w:space="0" w:color="auto"/>
            <w:bottom w:val="none" w:sz="0" w:space="0" w:color="auto"/>
            <w:right w:val="none" w:sz="0" w:space="0" w:color="auto"/>
          </w:divBdr>
        </w:div>
        <w:div w:id="1039014612">
          <w:marLeft w:val="480"/>
          <w:marRight w:val="0"/>
          <w:marTop w:val="0"/>
          <w:marBottom w:val="0"/>
          <w:divBdr>
            <w:top w:val="none" w:sz="0" w:space="0" w:color="auto"/>
            <w:left w:val="none" w:sz="0" w:space="0" w:color="auto"/>
            <w:bottom w:val="none" w:sz="0" w:space="0" w:color="auto"/>
            <w:right w:val="none" w:sz="0" w:space="0" w:color="auto"/>
          </w:divBdr>
        </w:div>
        <w:div w:id="1206288105">
          <w:marLeft w:val="480"/>
          <w:marRight w:val="0"/>
          <w:marTop w:val="0"/>
          <w:marBottom w:val="0"/>
          <w:divBdr>
            <w:top w:val="none" w:sz="0" w:space="0" w:color="auto"/>
            <w:left w:val="none" w:sz="0" w:space="0" w:color="auto"/>
            <w:bottom w:val="none" w:sz="0" w:space="0" w:color="auto"/>
            <w:right w:val="none" w:sz="0" w:space="0" w:color="auto"/>
          </w:divBdr>
        </w:div>
        <w:div w:id="1755934456">
          <w:marLeft w:val="480"/>
          <w:marRight w:val="0"/>
          <w:marTop w:val="0"/>
          <w:marBottom w:val="0"/>
          <w:divBdr>
            <w:top w:val="none" w:sz="0" w:space="0" w:color="auto"/>
            <w:left w:val="none" w:sz="0" w:space="0" w:color="auto"/>
            <w:bottom w:val="none" w:sz="0" w:space="0" w:color="auto"/>
            <w:right w:val="none" w:sz="0" w:space="0" w:color="auto"/>
          </w:divBdr>
        </w:div>
        <w:div w:id="1275480911">
          <w:marLeft w:val="480"/>
          <w:marRight w:val="0"/>
          <w:marTop w:val="0"/>
          <w:marBottom w:val="0"/>
          <w:divBdr>
            <w:top w:val="none" w:sz="0" w:space="0" w:color="auto"/>
            <w:left w:val="none" w:sz="0" w:space="0" w:color="auto"/>
            <w:bottom w:val="none" w:sz="0" w:space="0" w:color="auto"/>
            <w:right w:val="none" w:sz="0" w:space="0" w:color="auto"/>
          </w:divBdr>
        </w:div>
        <w:div w:id="585959492">
          <w:marLeft w:val="480"/>
          <w:marRight w:val="0"/>
          <w:marTop w:val="0"/>
          <w:marBottom w:val="0"/>
          <w:divBdr>
            <w:top w:val="none" w:sz="0" w:space="0" w:color="auto"/>
            <w:left w:val="none" w:sz="0" w:space="0" w:color="auto"/>
            <w:bottom w:val="none" w:sz="0" w:space="0" w:color="auto"/>
            <w:right w:val="none" w:sz="0" w:space="0" w:color="auto"/>
          </w:divBdr>
        </w:div>
        <w:div w:id="775058943">
          <w:marLeft w:val="480"/>
          <w:marRight w:val="0"/>
          <w:marTop w:val="0"/>
          <w:marBottom w:val="0"/>
          <w:divBdr>
            <w:top w:val="none" w:sz="0" w:space="0" w:color="auto"/>
            <w:left w:val="none" w:sz="0" w:space="0" w:color="auto"/>
            <w:bottom w:val="none" w:sz="0" w:space="0" w:color="auto"/>
            <w:right w:val="none" w:sz="0" w:space="0" w:color="auto"/>
          </w:divBdr>
        </w:div>
        <w:div w:id="1602445418">
          <w:marLeft w:val="480"/>
          <w:marRight w:val="0"/>
          <w:marTop w:val="0"/>
          <w:marBottom w:val="0"/>
          <w:divBdr>
            <w:top w:val="none" w:sz="0" w:space="0" w:color="auto"/>
            <w:left w:val="none" w:sz="0" w:space="0" w:color="auto"/>
            <w:bottom w:val="none" w:sz="0" w:space="0" w:color="auto"/>
            <w:right w:val="none" w:sz="0" w:space="0" w:color="auto"/>
          </w:divBdr>
        </w:div>
        <w:div w:id="1454666219">
          <w:marLeft w:val="480"/>
          <w:marRight w:val="0"/>
          <w:marTop w:val="0"/>
          <w:marBottom w:val="0"/>
          <w:divBdr>
            <w:top w:val="none" w:sz="0" w:space="0" w:color="auto"/>
            <w:left w:val="none" w:sz="0" w:space="0" w:color="auto"/>
            <w:bottom w:val="none" w:sz="0" w:space="0" w:color="auto"/>
            <w:right w:val="none" w:sz="0" w:space="0" w:color="auto"/>
          </w:divBdr>
        </w:div>
        <w:div w:id="1564487841">
          <w:marLeft w:val="480"/>
          <w:marRight w:val="0"/>
          <w:marTop w:val="0"/>
          <w:marBottom w:val="0"/>
          <w:divBdr>
            <w:top w:val="none" w:sz="0" w:space="0" w:color="auto"/>
            <w:left w:val="none" w:sz="0" w:space="0" w:color="auto"/>
            <w:bottom w:val="none" w:sz="0" w:space="0" w:color="auto"/>
            <w:right w:val="none" w:sz="0" w:space="0" w:color="auto"/>
          </w:divBdr>
        </w:div>
        <w:div w:id="886114039">
          <w:marLeft w:val="480"/>
          <w:marRight w:val="0"/>
          <w:marTop w:val="0"/>
          <w:marBottom w:val="0"/>
          <w:divBdr>
            <w:top w:val="none" w:sz="0" w:space="0" w:color="auto"/>
            <w:left w:val="none" w:sz="0" w:space="0" w:color="auto"/>
            <w:bottom w:val="none" w:sz="0" w:space="0" w:color="auto"/>
            <w:right w:val="none" w:sz="0" w:space="0" w:color="auto"/>
          </w:divBdr>
        </w:div>
        <w:div w:id="689718498">
          <w:marLeft w:val="480"/>
          <w:marRight w:val="0"/>
          <w:marTop w:val="0"/>
          <w:marBottom w:val="0"/>
          <w:divBdr>
            <w:top w:val="none" w:sz="0" w:space="0" w:color="auto"/>
            <w:left w:val="none" w:sz="0" w:space="0" w:color="auto"/>
            <w:bottom w:val="none" w:sz="0" w:space="0" w:color="auto"/>
            <w:right w:val="none" w:sz="0" w:space="0" w:color="auto"/>
          </w:divBdr>
        </w:div>
        <w:div w:id="1039086266">
          <w:marLeft w:val="480"/>
          <w:marRight w:val="0"/>
          <w:marTop w:val="0"/>
          <w:marBottom w:val="0"/>
          <w:divBdr>
            <w:top w:val="none" w:sz="0" w:space="0" w:color="auto"/>
            <w:left w:val="none" w:sz="0" w:space="0" w:color="auto"/>
            <w:bottom w:val="none" w:sz="0" w:space="0" w:color="auto"/>
            <w:right w:val="none" w:sz="0" w:space="0" w:color="auto"/>
          </w:divBdr>
        </w:div>
        <w:div w:id="626552036">
          <w:marLeft w:val="480"/>
          <w:marRight w:val="0"/>
          <w:marTop w:val="0"/>
          <w:marBottom w:val="0"/>
          <w:divBdr>
            <w:top w:val="none" w:sz="0" w:space="0" w:color="auto"/>
            <w:left w:val="none" w:sz="0" w:space="0" w:color="auto"/>
            <w:bottom w:val="none" w:sz="0" w:space="0" w:color="auto"/>
            <w:right w:val="none" w:sz="0" w:space="0" w:color="auto"/>
          </w:divBdr>
        </w:div>
        <w:div w:id="340394915">
          <w:marLeft w:val="480"/>
          <w:marRight w:val="0"/>
          <w:marTop w:val="0"/>
          <w:marBottom w:val="0"/>
          <w:divBdr>
            <w:top w:val="none" w:sz="0" w:space="0" w:color="auto"/>
            <w:left w:val="none" w:sz="0" w:space="0" w:color="auto"/>
            <w:bottom w:val="none" w:sz="0" w:space="0" w:color="auto"/>
            <w:right w:val="none" w:sz="0" w:space="0" w:color="auto"/>
          </w:divBdr>
        </w:div>
        <w:div w:id="206648403">
          <w:marLeft w:val="480"/>
          <w:marRight w:val="0"/>
          <w:marTop w:val="0"/>
          <w:marBottom w:val="0"/>
          <w:divBdr>
            <w:top w:val="none" w:sz="0" w:space="0" w:color="auto"/>
            <w:left w:val="none" w:sz="0" w:space="0" w:color="auto"/>
            <w:bottom w:val="none" w:sz="0" w:space="0" w:color="auto"/>
            <w:right w:val="none" w:sz="0" w:space="0" w:color="auto"/>
          </w:divBdr>
        </w:div>
        <w:div w:id="1787238362">
          <w:marLeft w:val="480"/>
          <w:marRight w:val="0"/>
          <w:marTop w:val="0"/>
          <w:marBottom w:val="0"/>
          <w:divBdr>
            <w:top w:val="none" w:sz="0" w:space="0" w:color="auto"/>
            <w:left w:val="none" w:sz="0" w:space="0" w:color="auto"/>
            <w:bottom w:val="none" w:sz="0" w:space="0" w:color="auto"/>
            <w:right w:val="none" w:sz="0" w:space="0" w:color="auto"/>
          </w:divBdr>
        </w:div>
        <w:div w:id="645091895">
          <w:marLeft w:val="480"/>
          <w:marRight w:val="0"/>
          <w:marTop w:val="0"/>
          <w:marBottom w:val="0"/>
          <w:divBdr>
            <w:top w:val="none" w:sz="0" w:space="0" w:color="auto"/>
            <w:left w:val="none" w:sz="0" w:space="0" w:color="auto"/>
            <w:bottom w:val="none" w:sz="0" w:space="0" w:color="auto"/>
            <w:right w:val="none" w:sz="0" w:space="0" w:color="auto"/>
          </w:divBdr>
        </w:div>
        <w:div w:id="375399895">
          <w:marLeft w:val="480"/>
          <w:marRight w:val="0"/>
          <w:marTop w:val="0"/>
          <w:marBottom w:val="0"/>
          <w:divBdr>
            <w:top w:val="none" w:sz="0" w:space="0" w:color="auto"/>
            <w:left w:val="none" w:sz="0" w:space="0" w:color="auto"/>
            <w:bottom w:val="none" w:sz="0" w:space="0" w:color="auto"/>
            <w:right w:val="none" w:sz="0" w:space="0" w:color="auto"/>
          </w:divBdr>
        </w:div>
        <w:div w:id="1032073643">
          <w:marLeft w:val="480"/>
          <w:marRight w:val="0"/>
          <w:marTop w:val="0"/>
          <w:marBottom w:val="0"/>
          <w:divBdr>
            <w:top w:val="none" w:sz="0" w:space="0" w:color="auto"/>
            <w:left w:val="none" w:sz="0" w:space="0" w:color="auto"/>
            <w:bottom w:val="none" w:sz="0" w:space="0" w:color="auto"/>
            <w:right w:val="none" w:sz="0" w:space="0" w:color="auto"/>
          </w:divBdr>
        </w:div>
        <w:div w:id="2114207363">
          <w:marLeft w:val="480"/>
          <w:marRight w:val="0"/>
          <w:marTop w:val="0"/>
          <w:marBottom w:val="0"/>
          <w:divBdr>
            <w:top w:val="none" w:sz="0" w:space="0" w:color="auto"/>
            <w:left w:val="none" w:sz="0" w:space="0" w:color="auto"/>
            <w:bottom w:val="none" w:sz="0" w:space="0" w:color="auto"/>
            <w:right w:val="none" w:sz="0" w:space="0" w:color="auto"/>
          </w:divBdr>
        </w:div>
        <w:div w:id="806515237">
          <w:marLeft w:val="480"/>
          <w:marRight w:val="0"/>
          <w:marTop w:val="0"/>
          <w:marBottom w:val="0"/>
          <w:divBdr>
            <w:top w:val="none" w:sz="0" w:space="0" w:color="auto"/>
            <w:left w:val="none" w:sz="0" w:space="0" w:color="auto"/>
            <w:bottom w:val="none" w:sz="0" w:space="0" w:color="auto"/>
            <w:right w:val="none" w:sz="0" w:space="0" w:color="auto"/>
          </w:divBdr>
        </w:div>
        <w:div w:id="682167764">
          <w:marLeft w:val="480"/>
          <w:marRight w:val="0"/>
          <w:marTop w:val="0"/>
          <w:marBottom w:val="0"/>
          <w:divBdr>
            <w:top w:val="none" w:sz="0" w:space="0" w:color="auto"/>
            <w:left w:val="none" w:sz="0" w:space="0" w:color="auto"/>
            <w:bottom w:val="none" w:sz="0" w:space="0" w:color="auto"/>
            <w:right w:val="none" w:sz="0" w:space="0" w:color="auto"/>
          </w:divBdr>
        </w:div>
        <w:div w:id="149061423">
          <w:marLeft w:val="480"/>
          <w:marRight w:val="0"/>
          <w:marTop w:val="0"/>
          <w:marBottom w:val="0"/>
          <w:divBdr>
            <w:top w:val="none" w:sz="0" w:space="0" w:color="auto"/>
            <w:left w:val="none" w:sz="0" w:space="0" w:color="auto"/>
            <w:bottom w:val="none" w:sz="0" w:space="0" w:color="auto"/>
            <w:right w:val="none" w:sz="0" w:space="0" w:color="auto"/>
          </w:divBdr>
        </w:div>
      </w:divsChild>
    </w:div>
    <w:div w:id="1831284425">
      <w:bodyDiv w:val="1"/>
      <w:marLeft w:val="0"/>
      <w:marRight w:val="0"/>
      <w:marTop w:val="0"/>
      <w:marBottom w:val="0"/>
      <w:divBdr>
        <w:top w:val="none" w:sz="0" w:space="0" w:color="auto"/>
        <w:left w:val="none" w:sz="0" w:space="0" w:color="auto"/>
        <w:bottom w:val="none" w:sz="0" w:space="0" w:color="auto"/>
        <w:right w:val="none" w:sz="0" w:space="0" w:color="auto"/>
      </w:divBdr>
    </w:div>
    <w:div w:id="1833250824">
      <w:bodyDiv w:val="1"/>
      <w:marLeft w:val="0"/>
      <w:marRight w:val="0"/>
      <w:marTop w:val="0"/>
      <w:marBottom w:val="0"/>
      <w:divBdr>
        <w:top w:val="none" w:sz="0" w:space="0" w:color="auto"/>
        <w:left w:val="none" w:sz="0" w:space="0" w:color="auto"/>
        <w:bottom w:val="none" w:sz="0" w:space="0" w:color="auto"/>
        <w:right w:val="none" w:sz="0" w:space="0" w:color="auto"/>
      </w:divBdr>
    </w:div>
    <w:div w:id="1836412672">
      <w:bodyDiv w:val="1"/>
      <w:marLeft w:val="0"/>
      <w:marRight w:val="0"/>
      <w:marTop w:val="0"/>
      <w:marBottom w:val="0"/>
      <w:divBdr>
        <w:top w:val="none" w:sz="0" w:space="0" w:color="auto"/>
        <w:left w:val="none" w:sz="0" w:space="0" w:color="auto"/>
        <w:bottom w:val="none" w:sz="0" w:space="0" w:color="auto"/>
        <w:right w:val="none" w:sz="0" w:space="0" w:color="auto"/>
      </w:divBdr>
    </w:div>
    <w:div w:id="1838107120">
      <w:bodyDiv w:val="1"/>
      <w:marLeft w:val="0"/>
      <w:marRight w:val="0"/>
      <w:marTop w:val="0"/>
      <w:marBottom w:val="0"/>
      <w:divBdr>
        <w:top w:val="none" w:sz="0" w:space="0" w:color="auto"/>
        <w:left w:val="none" w:sz="0" w:space="0" w:color="auto"/>
        <w:bottom w:val="none" w:sz="0" w:space="0" w:color="auto"/>
        <w:right w:val="none" w:sz="0" w:space="0" w:color="auto"/>
      </w:divBdr>
    </w:div>
    <w:div w:id="1841504387">
      <w:bodyDiv w:val="1"/>
      <w:marLeft w:val="0"/>
      <w:marRight w:val="0"/>
      <w:marTop w:val="0"/>
      <w:marBottom w:val="0"/>
      <w:divBdr>
        <w:top w:val="none" w:sz="0" w:space="0" w:color="auto"/>
        <w:left w:val="none" w:sz="0" w:space="0" w:color="auto"/>
        <w:bottom w:val="none" w:sz="0" w:space="0" w:color="auto"/>
        <w:right w:val="none" w:sz="0" w:space="0" w:color="auto"/>
      </w:divBdr>
    </w:div>
    <w:div w:id="1841701139">
      <w:bodyDiv w:val="1"/>
      <w:marLeft w:val="0"/>
      <w:marRight w:val="0"/>
      <w:marTop w:val="0"/>
      <w:marBottom w:val="0"/>
      <w:divBdr>
        <w:top w:val="none" w:sz="0" w:space="0" w:color="auto"/>
        <w:left w:val="none" w:sz="0" w:space="0" w:color="auto"/>
        <w:bottom w:val="none" w:sz="0" w:space="0" w:color="auto"/>
        <w:right w:val="none" w:sz="0" w:space="0" w:color="auto"/>
      </w:divBdr>
      <w:divsChild>
        <w:div w:id="395007906">
          <w:marLeft w:val="640"/>
          <w:marRight w:val="0"/>
          <w:marTop w:val="0"/>
          <w:marBottom w:val="0"/>
          <w:divBdr>
            <w:top w:val="none" w:sz="0" w:space="0" w:color="auto"/>
            <w:left w:val="none" w:sz="0" w:space="0" w:color="auto"/>
            <w:bottom w:val="none" w:sz="0" w:space="0" w:color="auto"/>
            <w:right w:val="none" w:sz="0" w:space="0" w:color="auto"/>
          </w:divBdr>
        </w:div>
        <w:div w:id="2041085264">
          <w:marLeft w:val="640"/>
          <w:marRight w:val="0"/>
          <w:marTop w:val="0"/>
          <w:marBottom w:val="0"/>
          <w:divBdr>
            <w:top w:val="none" w:sz="0" w:space="0" w:color="auto"/>
            <w:left w:val="none" w:sz="0" w:space="0" w:color="auto"/>
            <w:bottom w:val="none" w:sz="0" w:space="0" w:color="auto"/>
            <w:right w:val="none" w:sz="0" w:space="0" w:color="auto"/>
          </w:divBdr>
        </w:div>
        <w:div w:id="437066402">
          <w:marLeft w:val="640"/>
          <w:marRight w:val="0"/>
          <w:marTop w:val="0"/>
          <w:marBottom w:val="0"/>
          <w:divBdr>
            <w:top w:val="none" w:sz="0" w:space="0" w:color="auto"/>
            <w:left w:val="none" w:sz="0" w:space="0" w:color="auto"/>
            <w:bottom w:val="none" w:sz="0" w:space="0" w:color="auto"/>
            <w:right w:val="none" w:sz="0" w:space="0" w:color="auto"/>
          </w:divBdr>
        </w:div>
        <w:div w:id="1343632400">
          <w:marLeft w:val="640"/>
          <w:marRight w:val="0"/>
          <w:marTop w:val="0"/>
          <w:marBottom w:val="0"/>
          <w:divBdr>
            <w:top w:val="none" w:sz="0" w:space="0" w:color="auto"/>
            <w:left w:val="none" w:sz="0" w:space="0" w:color="auto"/>
            <w:bottom w:val="none" w:sz="0" w:space="0" w:color="auto"/>
            <w:right w:val="none" w:sz="0" w:space="0" w:color="auto"/>
          </w:divBdr>
        </w:div>
        <w:div w:id="1396124552">
          <w:marLeft w:val="640"/>
          <w:marRight w:val="0"/>
          <w:marTop w:val="0"/>
          <w:marBottom w:val="0"/>
          <w:divBdr>
            <w:top w:val="none" w:sz="0" w:space="0" w:color="auto"/>
            <w:left w:val="none" w:sz="0" w:space="0" w:color="auto"/>
            <w:bottom w:val="none" w:sz="0" w:space="0" w:color="auto"/>
            <w:right w:val="none" w:sz="0" w:space="0" w:color="auto"/>
          </w:divBdr>
        </w:div>
        <w:div w:id="349720525">
          <w:marLeft w:val="640"/>
          <w:marRight w:val="0"/>
          <w:marTop w:val="0"/>
          <w:marBottom w:val="0"/>
          <w:divBdr>
            <w:top w:val="none" w:sz="0" w:space="0" w:color="auto"/>
            <w:left w:val="none" w:sz="0" w:space="0" w:color="auto"/>
            <w:bottom w:val="none" w:sz="0" w:space="0" w:color="auto"/>
            <w:right w:val="none" w:sz="0" w:space="0" w:color="auto"/>
          </w:divBdr>
        </w:div>
        <w:div w:id="2112388051">
          <w:marLeft w:val="640"/>
          <w:marRight w:val="0"/>
          <w:marTop w:val="0"/>
          <w:marBottom w:val="0"/>
          <w:divBdr>
            <w:top w:val="none" w:sz="0" w:space="0" w:color="auto"/>
            <w:left w:val="none" w:sz="0" w:space="0" w:color="auto"/>
            <w:bottom w:val="none" w:sz="0" w:space="0" w:color="auto"/>
            <w:right w:val="none" w:sz="0" w:space="0" w:color="auto"/>
          </w:divBdr>
        </w:div>
        <w:div w:id="2057003114">
          <w:marLeft w:val="640"/>
          <w:marRight w:val="0"/>
          <w:marTop w:val="0"/>
          <w:marBottom w:val="0"/>
          <w:divBdr>
            <w:top w:val="none" w:sz="0" w:space="0" w:color="auto"/>
            <w:left w:val="none" w:sz="0" w:space="0" w:color="auto"/>
            <w:bottom w:val="none" w:sz="0" w:space="0" w:color="auto"/>
            <w:right w:val="none" w:sz="0" w:space="0" w:color="auto"/>
          </w:divBdr>
        </w:div>
        <w:div w:id="1608003885">
          <w:marLeft w:val="640"/>
          <w:marRight w:val="0"/>
          <w:marTop w:val="0"/>
          <w:marBottom w:val="0"/>
          <w:divBdr>
            <w:top w:val="none" w:sz="0" w:space="0" w:color="auto"/>
            <w:left w:val="none" w:sz="0" w:space="0" w:color="auto"/>
            <w:bottom w:val="none" w:sz="0" w:space="0" w:color="auto"/>
            <w:right w:val="none" w:sz="0" w:space="0" w:color="auto"/>
          </w:divBdr>
        </w:div>
        <w:div w:id="506866054">
          <w:marLeft w:val="640"/>
          <w:marRight w:val="0"/>
          <w:marTop w:val="0"/>
          <w:marBottom w:val="0"/>
          <w:divBdr>
            <w:top w:val="none" w:sz="0" w:space="0" w:color="auto"/>
            <w:left w:val="none" w:sz="0" w:space="0" w:color="auto"/>
            <w:bottom w:val="none" w:sz="0" w:space="0" w:color="auto"/>
            <w:right w:val="none" w:sz="0" w:space="0" w:color="auto"/>
          </w:divBdr>
        </w:div>
        <w:div w:id="52238444">
          <w:marLeft w:val="640"/>
          <w:marRight w:val="0"/>
          <w:marTop w:val="0"/>
          <w:marBottom w:val="0"/>
          <w:divBdr>
            <w:top w:val="none" w:sz="0" w:space="0" w:color="auto"/>
            <w:left w:val="none" w:sz="0" w:space="0" w:color="auto"/>
            <w:bottom w:val="none" w:sz="0" w:space="0" w:color="auto"/>
            <w:right w:val="none" w:sz="0" w:space="0" w:color="auto"/>
          </w:divBdr>
        </w:div>
        <w:div w:id="24987774">
          <w:marLeft w:val="640"/>
          <w:marRight w:val="0"/>
          <w:marTop w:val="0"/>
          <w:marBottom w:val="0"/>
          <w:divBdr>
            <w:top w:val="none" w:sz="0" w:space="0" w:color="auto"/>
            <w:left w:val="none" w:sz="0" w:space="0" w:color="auto"/>
            <w:bottom w:val="none" w:sz="0" w:space="0" w:color="auto"/>
            <w:right w:val="none" w:sz="0" w:space="0" w:color="auto"/>
          </w:divBdr>
        </w:div>
        <w:div w:id="849179089">
          <w:marLeft w:val="640"/>
          <w:marRight w:val="0"/>
          <w:marTop w:val="0"/>
          <w:marBottom w:val="0"/>
          <w:divBdr>
            <w:top w:val="none" w:sz="0" w:space="0" w:color="auto"/>
            <w:left w:val="none" w:sz="0" w:space="0" w:color="auto"/>
            <w:bottom w:val="none" w:sz="0" w:space="0" w:color="auto"/>
            <w:right w:val="none" w:sz="0" w:space="0" w:color="auto"/>
          </w:divBdr>
        </w:div>
        <w:div w:id="266814328">
          <w:marLeft w:val="640"/>
          <w:marRight w:val="0"/>
          <w:marTop w:val="0"/>
          <w:marBottom w:val="0"/>
          <w:divBdr>
            <w:top w:val="none" w:sz="0" w:space="0" w:color="auto"/>
            <w:left w:val="none" w:sz="0" w:space="0" w:color="auto"/>
            <w:bottom w:val="none" w:sz="0" w:space="0" w:color="auto"/>
            <w:right w:val="none" w:sz="0" w:space="0" w:color="auto"/>
          </w:divBdr>
        </w:div>
        <w:div w:id="1867937201">
          <w:marLeft w:val="640"/>
          <w:marRight w:val="0"/>
          <w:marTop w:val="0"/>
          <w:marBottom w:val="0"/>
          <w:divBdr>
            <w:top w:val="none" w:sz="0" w:space="0" w:color="auto"/>
            <w:left w:val="none" w:sz="0" w:space="0" w:color="auto"/>
            <w:bottom w:val="none" w:sz="0" w:space="0" w:color="auto"/>
            <w:right w:val="none" w:sz="0" w:space="0" w:color="auto"/>
          </w:divBdr>
        </w:div>
        <w:div w:id="733509569">
          <w:marLeft w:val="640"/>
          <w:marRight w:val="0"/>
          <w:marTop w:val="0"/>
          <w:marBottom w:val="0"/>
          <w:divBdr>
            <w:top w:val="none" w:sz="0" w:space="0" w:color="auto"/>
            <w:left w:val="none" w:sz="0" w:space="0" w:color="auto"/>
            <w:bottom w:val="none" w:sz="0" w:space="0" w:color="auto"/>
            <w:right w:val="none" w:sz="0" w:space="0" w:color="auto"/>
          </w:divBdr>
        </w:div>
        <w:div w:id="1108812802">
          <w:marLeft w:val="640"/>
          <w:marRight w:val="0"/>
          <w:marTop w:val="0"/>
          <w:marBottom w:val="0"/>
          <w:divBdr>
            <w:top w:val="none" w:sz="0" w:space="0" w:color="auto"/>
            <w:left w:val="none" w:sz="0" w:space="0" w:color="auto"/>
            <w:bottom w:val="none" w:sz="0" w:space="0" w:color="auto"/>
            <w:right w:val="none" w:sz="0" w:space="0" w:color="auto"/>
          </w:divBdr>
        </w:div>
        <w:div w:id="1751581260">
          <w:marLeft w:val="640"/>
          <w:marRight w:val="0"/>
          <w:marTop w:val="0"/>
          <w:marBottom w:val="0"/>
          <w:divBdr>
            <w:top w:val="none" w:sz="0" w:space="0" w:color="auto"/>
            <w:left w:val="none" w:sz="0" w:space="0" w:color="auto"/>
            <w:bottom w:val="none" w:sz="0" w:space="0" w:color="auto"/>
            <w:right w:val="none" w:sz="0" w:space="0" w:color="auto"/>
          </w:divBdr>
        </w:div>
        <w:div w:id="643506974">
          <w:marLeft w:val="640"/>
          <w:marRight w:val="0"/>
          <w:marTop w:val="0"/>
          <w:marBottom w:val="0"/>
          <w:divBdr>
            <w:top w:val="none" w:sz="0" w:space="0" w:color="auto"/>
            <w:left w:val="none" w:sz="0" w:space="0" w:color="auto"/>
            <w:bottom w:val="none" w:sz="0" w:space="0" w:color="auto"/>
            <w:right w:val="none" w:sz="0" w:space="0" w:color="auto"/>
          </w:divBdr>
        </w:div>
        <w:div w:id="1014956742">
          <w:marLeft w:val="640"/>
          <w:marRight w:val="0"/>
          <w:marTop w:val="0"/>
          <w:marBottom w:val="0"/>
          <w:divBdr>
            <w:top w:val="none" w:sz="0" w:space="0" w:color="auto"/>
            <w:left w:val="none" w:sz="0" w:space="0" w:color="auto"/>
            <w:bottom w:val="none" w:sz="0" w:space="0" w:color="auto"/>
            <w:right w:val="none" w:sz="0" w:space="0" w:color="auto"/>
          </w:divBdr>
        </w:div>
        <w:div w:id="1708992117">
          <w:marLeft w:val="640"/>
          <w:marRight w:val="0"/>
          <w:marTop w:val="0"/>
          <w:marBottom w:val="0"/>
          <w:divBdr>
            <w:top w:val="none" w:sz="0" w:space="0" w:color="auto"/>
            <w:left w:val="none" w:sz="0" w:space="0" w:color="auto"/>
            <w:bottom w:val="none" w:sz="0" w:space="0" w:color="auto"/>
            <w:right w:val="none" w:sz="0" w:space="0" w:color="auto"/>
          </w:divBdr>
        </w:div>
        <w:div w:id="1755467206">
          <w:marLeft w:val="640"/>
          <w:marRight w:val="0"/>
          <w:marTop w:val="0"/>
          <w:marBottom w:val="0"/>
          <w:divBdr>
            <w:top w:val="none" w:sz="0" w:space="0" w:color="auto"/>
            <w:left w:val="none" w:sz="0" w:space="0" w:color="auto"/>
            <w:bottom w:val="none" w:sz="0" w:space="0" w:color="auto"/>
            <w:right w:val="none" w:sz="0" w:space="0" w:color="auto"/>
          </w:divBdr>
        </w:div>
        <w:div w:id="1425571088">
          <w:marLeft w:val="640"/>
          <w:marRight w:val="0"/>
          <w:marTop w:val="0"/>
          <w:marBottom w:val="0"/>
          <w:divBdr>
            <w:top w:val="none" w:sz="0" w:space="0" w:color="auto"/>
            <w:left w:val="none" w:sz="0" w:space="0" w:color="auto"/>
            <w:bottom w:val="none" w:sz="0" w:space="0" w:color="auto"/>
            <w:right w:val="none" w:sz="0" w:space="0" w:color="auto"/>
          </w:divBdr>
        </w:div>
        <w:div w:id="33506478">
          <w:marLeft w:val="640"/>
          <w:marRight w:val="0"/>
          <w:marTop w:val="0"/>
          <w:marBottom w:val="0"/>
          <w:divBdr>
            <w:top w:val="none" w:sz="0" w:space="0" w:color="auto"/>
            <w:left w:val="none" w:sz="0" w:space="0" w:color="auto"/>
            <w:bottom w:val="none" w:sz="0" w:space="0" w:color="auto"/>
            <w:right w:val="none" w:sz="0" w:space="0" w:color="auto"/>
          </w:divBdr>
        </w:div>
        <w:div w:id="1841121680">
          <w:marLeft w:val="640"/>
          <w:marRight w:val="0"/>
          <w:marTop w:val="0"/>
          <w:marBottom w:val="0"/>
          <w:divBdr>
            <w:top w:val="none" w:sz="0" w:space="0" w:color="auto"/>
            <w:left w:val="none" w:sz="0" w:space="0" w:color="auto"/>
            <w:bottom w:val="none" w:sz="0" w:space="0" w:color="auto"/>
            <w:right w:val="none" w:sz="0" w:space="0" w:color="auto"/>
          </w:divBdr>
        </w:div>
        <w:div w:id="1101024591">
          <w:marLeft w:val="640"/>
          <w:marRight w:val="0"/>
          <w:marTop w:val="0"/>
          <w:marBottom w:val="0"/>
          <w:divBdr>
            <w:top w:val="none" w:sz="0" w:space="0" w:color="auto"/>
            <w:left w:val="none" w:sz="0" w:space="0" w:color="auto"/>
            <w:bottom w:val="none" w:sz="0" w:space="0" w:color="auto"/>
            <w:right w:val="none" w:sz="0" w:space="0" w:color="auto"/>
          </w:divBdr>
        </w:div>
        <w:div w:id="1879706954">
          <w:marLeft w:val="640"/>
          <w:marRight w:val="0"/>
          <w:marTop w:val="0"/>
          <w:marBottom w:val="0"/>
          <w:divBdr>
            <w:top w:val="none" w:sz="0" w:space="0" w:color="auto"/>
            <w:left w:val="none" w:sz="0" w:space="0" w:color="auto"/>
            <w:bottom w:val="none" w:sz="0" w:space="0" w:color="auto"/>
            <w:right w:val="none" w:sz="0" w:space="0" w:color="auto"/>
          </w:divBdr>
        </w:div>
        <w:div w:id="1709380701">
          <w:marLeft w:val="640"/>
          <w:marRight w:val="0"/>
          <w:marTop w:val="0"/>
          <w:marBottom w:val="0"/>
          <w:divBdr>
            <w:top w:val="none" w:sz="0" w:space="0" w:color="auto"/>
            <w:left w:val="none" w:sz="0" w:space="0" w:color="auto"/>
            <w:bottom w:val="none" w:sz="0" w:space="0" w:color="auto"/>
            <w:right w:val="none" w:sz="0" w:space="0" w:color="auto"/>
          </w:divBdr>
        </w:div>
        <w:div w:id="1030647388">
          <w:marLeft w:val="640"/>
          <w:marRight w:val="0"/>
          <w:marTop w:val="0"/>
          <w:marBottom w:val="0"/>
          <w:divBdr>
            <w:top w:val="none" w:sz="0" w:space="0" w:color="auto"/>
            <w:left w:val="none" w:sz="0" w:space="0" w:color="auto"/>
            <w:bottom w:val="none" w:sz="0" w:space="0" w:color="auto"/>
            <w:right w:val="none" w:sz="0" w:space="0" w:color="auto"/>
          </w:divBdr>
        </w:div>
        <w:div w:id="1719089242">
          <w:marLeft w:val="640"/>
          <w:marRight w:val="0"/>
          <w:marTop w:val="0"/>
          <w:marBottom w:val="0"/>
          <w:divBdr>
            <w:top w:val="none" w:sz="0" w:space="0" w:color="auto"/>
            <w:left w:val="none" w:sz="0" w:space="0" w:color="auto"/>
            <w:bottom w:val="none" w:sz="0" w:space="0" w:color="auto"/>
            <w:right w:val="none" w:sz="0" w:space="0" w:color="auto"/>
          </w:divBdr>
        </w:div>
        <w:div w:id="1678387190">
          <w:marLeft w:val="640"/>
          <w:marRight w:val="0"/>
          <w:marTop w:val="0"/>
          <w:marBottom w:val="0"/>
          <w:divBdr>
            <w:top w:val="none" w:sz="0" w:space="0" w:color="auto"/>
            <w:left w:val="none" w:sz="0" w:space="0" w:color="auto"/>
            <w:bottom w:val="none" w:sz="0" w:space="0" w:color="auto"/>
            <w:right w:val="none" w:sz="0" w:space="0" w:color="auto"/>
          </w:divBdr>
        </w:div>
        <w:div w:id="252402380">
          <w:marLeft w:val="640"/>
          <w:marRight w:val="0"/>
          <w:marTop w:val="0"/>
          <w:marBottom w:val="0"/>
          <w:divBdr>
            <w:top w:val="none" w:sz="0" w:space="0" w:color="auto"/>
            <w:left w:val="none" w:sz="0" w:space="0" w:color="auto"/>
            <w:bottom w:val="none" w:sz="0" w:space="0" w:color="auto"/>
            <w:right w:val="none" w:sz="0" w:space="0" w:color="auto"/>
          </w:divBdr>
        </w:div>
        <w:div w:id="1619678807">
          <w:marLeft w:val="640"/>
          <w:marRight w:val="0"/>
          <w:marTop w:val="0"/>
          <w:marBottom w:val="0"/>
          <w:divBdr>
            <w:top w:val="none" w:sz="0" w:space="0" w:color="auto"/>
            <w:left w:val="none" w:sz="0" w:space="0" w:color="auto"/>
            <w:bottom w:val="none" w:sz="0" w:space="0" w:color="auto"/>
            <w:right w:val="none" w:sz="0" w:space="0" w:color="auto"/>
          </w:divBdr>
        </w:div>
        <w:div w:id="1931740439">
          <w:marLeft w:val="640"/>
          <w:marRight w:val="0"/>
          <w:marTop w:val="0"/>
          <w:marBottom w:val="0"/>
          <w:divBdr>
            <w:top w:val="none" w:sz="0" w:space="0" w:color="auto"/>
            <w:left w:val="none" w:sz="0" w:space="0" w:color="auto"/>
            <w:bottom w:val="none" w:sz="0" w:space="0" w:color="auto"/>
            <w:right w:val="none" w:sz="0" w:space="0" w:color="auto"/>
          </w:divBdr>
        </w:div>
        <w:div w:id="1583829518">
          <w:marLeft w:val="640"/>
          <w:marRight w:val="0"/>
          <w:marTop w:val="0"/>
          <w:marBottom w:val="0"/>
          <w:divBdr>
            <w:top w:val="none" w:sz="0" w:space="0" w:color="auto"/>
            <w:left w:val="none" w:sz="0" w:space="0" w:color="auto"/>
            <w:bottom w:val="none" w:sz="0" w:space="0" w:color="auto"/>
            <w:right w:val="none" w:sz="0" w:space="0" w:color="auto"/>
          </w:divBdr>
        </w:div>
        <w:div w:id="179635620">
          <w:marLeft w:val="640"/>
          <w:marRight w:val="0"/>
          <w:marTop w:val="0"/>
          <w:marBottom w:val="0"/>
          <w:divBdr>
            <w:top w:val="none" w:sz="0" w:space="0" w:color="auto"/>
            <w:left w:val="none" w:sz="0" w:space="0" w:color="auto"/>
            <w:bottom w:val="none" w:sz="0" w:space="0" w:color="auto"/>
            <w:right w:val="none" w:sz="0" w:space="0" w:color="auto"/>
          </w:divBdr>
        </w:div>
        <w:div w:id="1994944554">
          <w:marLeft w:val="640"/>
          <w:marRight w:val="0"/>
          <w:marTop w:val="0"/>
          <w:marBottom w:val="0"/>
          <w:divBdr>
            <w:top w:val="none" w:sz="0" w:space="0" w:color="auto"/>
            <w:left w:val="none" w:sz="0" w:space="0" w:color="auto"/>
            <w:bottom w:val="none" w:sz="0" w:space="0" w:color="auto"/>
            <w:right w:val="none" w:sz="0" w:space="0" w:color="auto"/>
          </w:divBdr>
        </w:div>
        <w:div w:id="678895705">
          <w:marLeft w:val="640"/>
          <w:marRight w:val="0"/>
          <w:marTop w:val="0"/>
          <w:marBottom w:val="0"/>
          <w:divBdr>
            <w:top w:val="none" w:sz="0" w:space="0" w:color="auto"/>
            <w:left w:val="none" w:sz="0" w:space="0" w:color="auto"/>
            <w:bottom w:val="none" w:sz="0" w:space="0" w:color="auto"/>
            <w:right w:val="none" w:sz="0" w:space="0" w:color="auto"/>
          </w:divBdr>
        </w:div>
        <w:div w:id="217204134">
          <w:marLeft w:val="640"/>
          <w:marRight w:val="0"/>
          <w:marTop w:val="0"/>
          <w:marBottom w:val="0"/>
          <w:divBdr>
            <w:top w:val="none" w:sz="0" w:space="0" w:color="auto"/>
            <w:left w:val="none" w:sz="0" w:space="0" w:color="auto"/>
            <w:bottom w:val="none" w:sz="0" w:space="0" w:color="auto"/>
            <w:right w:val="none" w:sz="0" w:space="0" w:color="auto"/>
          </w:divBdr>
        </w:div>
        <w:div w:id="521211306">
          <w:marLeft w:val="640"/>
          <w:marRight w:val="0"/>
          <w:marTop w:val="0"/>
          <w:marBottom w:val="0"/>
          <w:divBdr>
            <w:top w:val="none" w:sz="0" w:space="0" w:color="auto"/>
            <w:left w:val="none" w:sz="0" w:space="0" w:color="auto"/>
            <w:bottom w:val="none" w:sz="0" w:space="0" w:color="auto"/>
            <w:right w:val="none" w:sz="0" w:space="0" w:color="auto"/>
          </w:divBdr>
        </w:div>
        <w:div w:id="1225528963">
          <w:marLeft w:val="640"/>
          <w:marRight w:val="0"/>
          <w:marTop w:val="0"/>
          <w:marBottom w:val="0"/>
          <w:divBdr>
            <w:top w:val="none" w:sz="0" w:space="0" w:color="auto"/>
            <w:left w:val="none" w:sz="0" w:space="0" w:color="auto"/>
            <w:bottom w:val="none" w:sz="0" w:space="0" w:color="auto"/>
            <w:right w:val="none" w:sz="0" w:space="0" w:color="auto"/>
          </w:divBdr>
        </w:div>
        <w:div w:id="875629469">
          <w:marLeft w:val="640"/>
          <w:marRight w:val="0"/>
          <w:marTop w:val="0"/>
          <w:marBottom w:val="0"/>
          <w:divBdr>
            <w:top w:val="none" w:sz="0" w:space="0" w:color="auto"/>
            <w:left w:val="none" w:sz="0" w:space="0" w:color="auto"/>
            <w:bottom w:val="none" w:sz="0" w:space="0" w:color="auto"/>
            <w:right w:val="none" w:sz="0" w:space="0" w:color="auto"/>
          </w:divBdr>
        </w:div>
        <w:div w:id="382800765">
          <w:marLeft w:val="640"/>
          <w:marRight w:val="0"/>
          <w:marTop w:val="0"/>
          <w:marBottom w:val="0"/>
          <w:divBdr>
            <w:top w:val="none" w:sz="0" w:space="0" w:color="auto"/>
            <w:left w:val="none" w:sz="0" w:space="0" w:color="auto"/>
            <w:bottom w:val="none" w:sz="0" w:space="0" w:color="auto"/>
            <w:right w:val="none" w:sz="0" w:space="0" w:color="auto"/>
          </w:divBdr>
        </w:div>
        <w:div w:id="1067726524">
          <w:marLeft w:val="640"/>
          <w:marRight w:val="0"/>
          <w:marTop w:val="0"/>
          <w:marBottom w:val="0"/>
          <w:divBdr>
            <w:top w:val="none" w:sz="0" w:space="0" w:color="auto"/>
            <w:left w:val="none" w:sz="0" w:space="0" w:color="auto"/>
            <w:bottom w:val="none" w:sz="0" w:space="0" w:color="auto"/>
            <w:right w:val="none" w:sz="0" w:space="0" w:color="auto"/>
          </w:divBdr>
        </w:div>
        <w:div w:id="1837381158">
          <w:marLeft w:val="640"/>
          <w:marRight w:val="0"/>
          <w:marTop w:val="0"/>
          <w:marBottom w:val="0"/>
          <w:divBdr>
            <w:top w:val="none" w:sz="0" w:space="0" w:color="auto"/>
            <w:left w:val="none" w:sz="0" w:space="0" w:color="auto"/>
            <w:bottom w:val="none" w:sz="0" w:space="0" w:color="auto"/>
            <w:right w:val="none" w:sz="0" w:space="0" w:color="auto"/>
          </w:divBdr>
        </w:div>
        <w:div w:id="1834951373">
          <w:marLeft w:val="640"/>
          <w:marRight w:val="0"/>
          <w:marTop w:val="0"/>
          <w:marBottom w:val="0"/>
          <w:divBdr>
            <w:top w:val="none" w:sz="0" w:space="0" w:color="auto"/>
            <w:left w:val="none" w:sz="0" w:space="0" w:color="auto"/>
            <w:bottom w:val="none" w:sz="0" w:space="0" w:color="auto"/>
            <w:right w:val="none" w:sz="0" w:space="0" w:color="auto"/>
          </w:divBdr>
        </w:div>
        <w:div w:id="481624672">
          <w:marLeft w:val="640"/>
          <w:marRight w:val="0"/>
          <w:marTop w:val="0"/>
          <w:marBottom w:val="0"/>
          <w:divBdr>
            <w:top w:val="none" w:sz="0" w:space="0" w:color="auto"/>
            <w:left w:val="none" w:sz="0" w:space="0" w:color="auto"/>
            <w:bottom w:val="none" w:sz="0" w:space="0" w:color="auto"/>
            <w:right w:val="none" w:sz="0" w:space="0" w:color="auto"/>
          </w:divBdr>
        </w:div>
        <w:div w:id="476384340">
          <w:marLeft w:val="640"/>
          <w:marRight w:val="0"/>
          <w:marTop w:val="0"/>
          <w:marBottom w:val="0"/>
          <w:divBdr>
            <w:top w:val="none" w:sz="0" w:space="0" w:color="auto"/>
            <w:left w:val="none" w:sz="0" w:space="0" w:color="auto"/>
            <w:bottom w:val="none" w:sz="0" w:space="0" w:color="auto"/>
            <w:right w:val="none" w:sz="0" w:space="0" w:color="auto"/>
          </w:divBdr>
        </w:div>
        <w:div w:id="1809931562">
          <w:marLeft w:val="640"/>
          <w:marRight w:val="0"/>
          <w:marTop w:val="0"/>
          <w:marBottom w:val="0"/>
          <w:divBdr>
            <w:top w:val="none" w:sz="0" w:space="0" w:color="auto"/>
            <w:left w:val="none" w:sz="0" w:space="0" w:color="auto"/>
            <w:bottom w:val="none" w:sz="0" w:space="0" w:color="auto"/>
            <w:right w:val="none" w:sz="0" w:space="0" w:color="auto"/>
          </w:divBdr>
        </w:div>
        <w:div w:id="967400163">
          <w:marLeft w:val="640"/>
          <w:marRight w:val="0"/>
          <w:marTop w:val="0"/>
          <w:marBottom w:val="0"/>
          <w:divBdr>
            <w:top w:val="none" w:sz="0" w:space="0" w:color="auto"/>
            <w:left w:val="none" w:sz="0" w:space="0" w:color="auto"/>
            <w:bottom w:val="none" w:sz="0" w:space="0" w:color="auto"/>
            <w:right w:val="none" w:sz="0" w:space="0" w:color="auto"/>
          </w:divBdr>
        </w:div>
        <w:div w:id="1677002415">
          <w:marLeft w:val="640"/>
          <w:marRight w:val="0"/>
          <w:marTop w:val="0"/>
          <w:marBottom w:val="0"/>
          <w:divBdr>
            <w:top w:val="none" w:sz="0" w:space="0" w:color="auto"/>
            <w:left w:val="none" w:sz="0" w:space="0" w:color="auto"/>
            <w:bottom w:val="none" w:sz="0" w:space="0" w:color="auto"/>
            <w:right w:val="none" w:sz="0" w:space="0" w:color="auto"/>
          </w:divBdr>
        </w:div>
        <w:div w:id="1815829805">
          <w:marLeft w:val="640"/>
          <w:marRight w:val="0"/>
          <w:marTop w:val="0"/>
          <w:marBottom w:val="0"/>
          <w:divBdr>
            <w:top w:val="none" w:sz="0" w:space="0" w:color="auto"/>
            <w:left w:val="none" w:sz="0" w:space="0" w:color="auto"/>
            <w:bottom w:val="none" w:sz="0" w:space="0" w:color="auto"/>
            <w:right w:val="none" w:sz="0" w:space="0" w:color="auto"/>
          </w:divBdr>
        </w:div>
        <w:div w:id="830214089">
          <w:marLeft w:val="640"/>
          <w:marRight w:val="0"/>
          <w:marTop w:val="0"/>
          <w:marBottom w:val="0"/>
          <w:divBdr>
            <w:top w:val="none" w:sz="0" w:space="0" w:color="auto"/>
            <w:left w:val="none" w:sz="0" w:space="0" w:color="auto"/>
            <w:bottom w:val="none" w:sz="0" w:space="0" w:color="auto"/>
            <w:right w:val="none" w:sz="0" w:space="0" w:color="auto"/>
          </w:divBdr>
        </w:div>
        <w:div w:id="420371309">
          <w:marLeft w:val="640"/>
          <w:marRight w:val="0"/>
          <w:marTop w:val="0"/>
          <w:marBottom w:val="0"/>
          <w:divBdr>
            <w:top w:val="none" w:sz="0" w:space="0" w:color="auto"/>
            <w:left w:val="none" w:sz="0" w:space="0" w:color="auto"/>
            <w:bottom w:val="none" w:sz="0" w:space="0" w:color="auto"/>
            <w:right w:val="none" w:sz="0" w:space="0" w:color="auto"/>
          </w:divBdr>
        </w:div>
        <w:div w:id="19861240">
          <w:marLeft w:val="640"/>
          <w:marRight w:val="0"/>
          <w:marTop w:val="0"/>
          <w:marBottom w:val="0"/>
          <w:divBdr>
            <w:top w:val="none" w:sz="0" w:space="0" w:color="auto"/>
            <w:left w:val="none" w:sz="0" w:space="0" w:color="auto"/>
            <w:bottom w:val="none" w:sz="0" w:space="0" w:color="auto"/>
            <w:right w:val="none" w:sz="0" w:space="0" w:color="auto"/>
          </w:divBdr>
        </w:div>
        <w:div w:id="1377124722">
          <w:marLeft w:val="640"/>
          <w:marRight w:val="0"/>
          <w:marTop w:val="0"/>
          <w:marBottom w:val="0"/>
          <w:divBdr>
            <w:top w:val="none" w:sz="0" w:space="0" w:color="auto"/>
            <w:left w:val="none" w:sz="0" w:space="0" w:color="auto"/>
            <w:bottom w:val="none" w:sz="0" w:space="0" w:color="auto"/>
            <w:right w:val="none" w:sz="0" w:space="0" w:color="auto"/>
          </w:divBdr>
        </w:div>
        <w:div w:id="1462384480">
          <w:marLeft w:val="640"/>
          <w:marRight w:val="0"/>
          <w:marTop w:val="0"/>
          <w:marBottom w:val="0"/>
          <w:divBdr>
            <w:top w:val="none" w:sz="0" w:space="0" w:color="auto"/>
            <w:left w:val="none" w:sz="0" w:space="0" w:color="auto"/>
            <w:bottom w:val="none" w:sz="0" w:space="0" w:color="auto"/>
            <w:right w:val="none" w:sz="0" w:space="0" w:color="auto"/>
          </w:divBdr>
        </w:div>
        <w:div w:id="1809349880">
          <w:marLeft w:val="640"/>
          <w:marRight w:val="0"/>
          <w:marTop w:val="0"/>
          <w:marBottom w:val="0"/>
          <w:divBdr>
            <w:top w:val="none" w:sz="0" w:space="0" w:color="auto"/>
            <w:left w:val="none" w:sz="0" w:space="0" w:color="auto"/>
            <w:bottom w:val="none" w:sz="0" w:space="0" w:color="auto"/>
            <w:right w:val="none" w:sz="0" w:space="0" w:color="auto"/>
          </w:divBdr>
        </w:div>
        <w:div w:id="1494101837">
          <w:marLeft w:val="640"/>
          <w:marRight w:val="0"/>
          <w:marTop w:val="0"/>
          <w:marBottom w:val="0"/>
          <w:divBdr>
            <w:top w:val="none" w:sz="0" w:space="0" w:color="auto"/>
            <w:left w:val="none" w:sz="0" w:space="0" w:color="auto"/>
            <w:bottom w:val="none" w:sz="0" w:space="0" w:color="auto"/>
            <w:right w:val="none" w:sz="0" w:space="0" w:color="auto"/>
          </w:divBdr>
        </w:div>
        <w:div w:id="1104348325">
          <w:marLeft w:val="640"/>
          <w:marRight w:val="0"/>
          <w:marTop w:val="0"/>
          <w:marBottom w:val="0"/>
          <w:divBdr>
            <w:top w:val="none" w:sz="0" w:space="0" w:color="auto"/>
            <w:left w:val="none" w:sz="0" w:space="0" w:color="auto"/>
            <w:bottom w:val="none" w:sz="0" w:space="0" w:color="auto"/>
            <w:right w:val="none" w:sz="0" w:space="0" w:color="auto"/>
          </w:divBdr>
        </w:div>
        <w:div w:id="998532774">
          <w:marLeft w:val="640"/>
          <w:marRight w:val="0"/>
          <w:marTop w:val="0"/>
          <w:marBottom w:val="0"/>
          <w:divBdr>
            <w:top w:val="none" w:sz="0" w:space="0" w:color="auto"/>
            <w:left w:val="none" w:sz="0" w:space="0" w:color="auto"/>
            <w:bottom w:val="none" w:sz="0" w:space="0" w:color="auto"/>
            <w:right w:val="none" w:sz="0" w:space="0" w:color="auto"/>
          </w:divBdr>
        </w:div>
        <w:div w:id="634991913">
          <w:marLeft w:val="640"/>
          <w:marRight w:val="0"/>
          <w:marTop w:val="0"/>
          <w:marBottom w:val="0"/>
          <w:divBdr>
            <w:top w:val="none" w:sz="0" w:space="0" w:color="auto"/>
            <w:left w:val="none" w:sz="0" w:space="0" w:color="auto"/>
            <w:bottom w:val="none" w:sz="0" w:space="0" w:color="auto"/>
            <w:right w:val="none" w:sz="0" w:space="0" w:color="auto"/>
          </w:divBdr>
        </w:div>
        <w:div w:id="1967614172">
          <w:marLeft w:val="640"/>
          <w:marRight w:val="0"/>
          <w:marTop w:val="0"/>
          <w:marBottom w:val="0"/>
          <w:divBdr>
            <w:top w:val="none" w:sz="0" w:space="0" w:color="auto"/>
            <w:left w:val="none" w:sz="0" w:space="0" w:color="auto"/>
            <w:bottom w:val="none" w:sz="0" w:space="0" w:color="auto"/>
            <w:right w:val="none" w:sz="0" w:space="0" w:color="auto"/>
          </w:divBdr>
        </w:div>
        <w:div w:id="1648823297">
          <w:marLeft w:val="640"/>
          <w:marRight w:val="0"/>
          <w:marTop w:val="0"/>
          <w:marBottom w:val="0"/>
          <w:divBdr>
            <w:top w:val="none" w:sz="0" w:space="0" w:color="auto"/>
            <w:left w:val="none" w:sz="0" w:space="0" w:color="auto"/>
            <w:bottom w:val="none" w:sz="0" w:space="0" w:color="auto"/>
            <w:right w:val="none" w:sz="0" w:space="0" w:color="auto"/>
          </w:divBdr>
        </w:div>
        <w:div w:id="2126002006">
          <w:marLeft w:val="640"/>
          <w:marRight w:val="0"/>
          <w:marTop w:val="0"/>
          <w:marBottom w:val="0"/>
          <w:divBdr>
            <w:top w:val="none" w:sz="0" w:space="0" w:color="auto"/>
            <w:left w:val="none" w:sz="0" w:space="0" w:color="auto"/>
            <w:bottom w:val="none" w:sz="0" w:space="0" w:color="auto"/>
            <w:right w:val="none" w:sz="0" w:space="0" w:color="auto"/>
          </w:divBdr>
        </w:div>
      </w:divsChild>
    </w:div>
    <w:div w:id="1842430771">
      <w:bodyDiv w:val="1"/>
      <w:marLeft w:val="0"/>
      <w:marRight w:val="0"/>
      <w:marTop w:val="0"/>
      <w:marBottom w:val="0"/>
      <w:divBdr>
        <w:top w:val="none" w:sz="0" w:space="0" w:color="auto"/>
        <w:left w:val="none" w:sz="0" w:space="0" w:color="auto"/>
        <w:bottom w:val="none" w:sz="0" w:space="0" w:color="auto"/>
        <w:right w:val="none" w:sz="0" w:space="0" w:color="auto"/>
      </w:divBdr>
    </w:div>
    <w:div w:id="1843399817">
      <w:bodyDiv w:val="1"/>
      <w:marLeft w:val="0"/>
      <w:marRight w:val="0"/>
      <w:marTop w:val="0"/>
      <w:marBottom w:val="0"/>
      <w:divBdr>
        <w:top w:val="none" w:sz="0" w:space="0" w:color="auto"/>
        <w:left w:val="none" w:sz="0" w:space="0" w:color="auto"/>
        <w:bottom w:val="none" w:sz="0" w:space="0" w:color="auto"/>
        <w:right w:val="none" w:sz="0" w:space="0" w:color="auto"/>
      </w:divBdr>
      <w:divsChild>
        <w:div w:id="20085269">
          <w:marLeft w:val="640"/>
          <w:marRight w:val="0"/>
          <w:marTop w:val="0"/>
          <w:marBottom w:val="0"/>
          <w:divBdr>
            <w:top w:val="none" w:sz="0" w:space="0" w:color="auto"/>
            <w:left w:val="none" w:sz="0" w:space="0" w:color="auto"/>
            <w:bottom w:val="none" w:sz="0" w:space="0" w:color="auto"/>
            <w:right w:val="none" w:sz="0" w:space="0" w:color="auto"/>
          </w:divBdr>
        </w:div>
        <w:div w:id="664938284">
          <w:marLeft w:val="640"/>
          <w:marRight w:val="0"/>
          <w:marTop w:val="0"/>
          <w:marBottom w:val="0"/>
          <w:divBdr>
            <w:top w:val="none" w:sz="0" w:space="0" w:color="auto"/>
            <w:left w:val="none" w:sz="0" w:space="0" w:color="auto"/>
            <w:bottom w:val="none" w:sz="0" w:space="0" w:color="auto"/>
            <w:right w:val="none" w:sz="0" w:space="0" w:color="auto"/>
          </w:divBdr>
        </w:div>
        <w:div w:id="1328053027">
          <w:marLeft w:val="640"/>
          <w:marRight w:val="0"/>
          <w:marTop w:val="0"/>
          <w:marBottom w:val="0"/>
          <w:divBdr>
            <w:top w:val="none" w:sz="0" w:space="0" w:color="auto"/>
            <w:left w:val="none" w:sz="0" w:space="0" w:color="auto"/>
            <w:bottom w:val="none" w:sz="0" w:space="0" w:color="auto"/>
            <w:right w:val="none" w:sz="0" w:space="0" w:color="auto"/>
          </w:divBdr>
        </w:div>
        <w:div w:id="603614803">
          <w:marLeft w:val="640"/>
          <w:marRight w:val="0"/>
          <w:marTop w:val="0"/>
          <w:marBottom w:val="0"/>
          <w:divBdr>
            <w:top w:val="none" w:sz="0" w:space="0" w:color="auto"/>
            <w:left w:val="none" w:sz="0" w:space="0" w:color="auto"/>
            <w:bottom w:val="none" w:sz="0" w:space="0" w:color="auto"/>
            <w:right w:val="none" w:sz="0" w:space="0" w:color="auto"/>
          </w:divBdr>
        </w:div>
        <w:div w:id="193930966">
          <w:marLeft w:val="640"/>
          <w:marRight w:val="0"/>
          <w:marTop w:val="0"/>
          <w:marBottom w:val="0"/>
          <w:divBdr>
            <w:top w:val="none" w:sz="0" w:space="0" w:color="auto"/>
            <w:left w:val="none" w:sz="0" w:space="0" w:color="auto"/>
            <w:bottom w:val="none" w:sz="0" w:space="0" w:color="auto"/>
            <w:right w:val="none" w:sz="0" w:space="0" w:color="auto"/>
          </w:divBdr>
        </w:div>
        <w:div w:id="1891183840">
          <w:marLeft w:val="640"/>
          <w:marRight w:val="0"/>
          <w:marTop w:val="0"/>
          <w:marBottom w:val="0"/>
          <w:divBdr>
            <w:top w:val="none" w:sz="0" w:space="0" w:color="auto"/>
            <w:left w:val="none" w:sz="0" w:space="0" w:color="auto"/>
            <w:bottom w:val="none" w:sz="0" w:space="0" w:color="auto"/>
            <w:right w:val="none" w:sz="0" w:space="0" w:color="auto"/>
          </w:divBdr>
        </w:div>
        <w:div w:id="695228617">
          <w:marLeft w:val="640"/>
          <w:marRight w:val="0"/>
          <w:marTop w:val="0"/>
          <w:marBottom w:val="0"/>
          <w:divBdr>
            <w:top w:val="none" w:sz="0" w:space="0" w:color="auto"/>
            <w:left w:val="none" w:sz="0" w:space="0" w:color="auto"/>
            <w:bottom w:val="none" w:sz="0" w:space="0" w:color="auto"/>
            <w:right w:val="none" w:sz="0" w:space="0" w:color="auto"/>
          </w:divBdr>
        </w:div>
        <w:div w:id="909580810">
          <w:marLeft w:val="640"/>
          <w:marRight w:val="0"/>
          <w:marTop w:val="0"/>
          <w:marBottom w:val="0"/>
          <w:divBdr>
            <w:top w:val="none" w:sz="0" w:space="0" w:color="auto"/>
            <w:left w:val="none" w:sz="0" w:space="0" w:color="auto"/>
            <w:bottom w:val="none" w:sz="0" w:space="0" w:color="auto"/>
            <w:right w:val="none" w:sz="0" w:space="0" w:color="auto"/>
          </w:divBdr>
        </w:div>
        <w:div w:id="56320035">
          <w:marLeft w:val="640"/>
          <w:marRight w:val="0"/>
          <w:marTop w:val="0"/>
          <w:marBottom w:val="0"/>
          <w:divBdr>
            <w:top w:val="none" w:sz="0" w:space="0" w:color="auto"/>
            <w:left w:val="none" w:sz="0" w:space="0" w:color="auto"/>
            <w:bottom w:val="none" w:sz="0" w:space="0" w:color="auto"/>
            <w:right w:val="none" w:sz="0" w:space="0" w:color="auto"/>
          </w:divBdr>
        </w:div>
        <w:div w:id="1318849988">
          <w:marLeft w:val="640"/>
          <w:marRight w:val="0"/>
          <w:marTop w:val="0"/>
          <w:marBottom w:val="0"/>
          <w:divBdr>
            <w:top w:val="none" w:sz="0" w:space="0" w:color="auto"/>
            <w:left w:val="none" w:sz="0" w:space="0" w:color="auto"/>
            <w:bottom w:val="none" w:sz="0" w:space="0" w:color="auto"/>
            <w:right w:val="none" w:sz="0" w:space="0" w:color="auto"/>
          </w:divBdr>
        </w:div>
        <w:div w:id="538468421">
          <w:marLeft w:val="640"/>
          <w:marRight w:val="0"/>
          <w:marTop w:val="0"/>
          <w:marBottom w:val="0"/>
          <w:divBdr>
            <w:top w:val="none" w:sz="0" w:space="0" w:color="auto"/>
            <w:left w:val="none" w:sz="0" w:space="0" w:color="auto"/>
            <w:bottom w:val="none" w:sz="0" w:space="0" w:color="auto"/>
            <w:right w:val="none" w:sz="0" w:space="0" w:color="auto"/>
          </w:divBdr>
        </w:div>
        <w:div w:id="1575578705">
          <w:marLeft w:val="640"/>
          <w:marRight w:val="0"/>
          <w:marTop w:val="0"/>
          <w:marBottom w:val="0"/>
          <w:divBdr>
            <w:top w:val="none" w:sz="0" w:space="0" w:color="auto"/>
            <w:left w:val="none" w:sz="0" w:space="0" w:color="auto"/>
            <w:bottom w:val="none" w:sz="0" w:space="0" w:color="auto"/>
            <w:right w:val="none" w:sz="0" w:space="0" w:color="auto"/>
          </w:divBdr>
        </w:div>
        <w:div w:id="229341696">
          <w:marLeft w:val="640"/>
          <w:marRight w:val="0"/>
          <w:marTop w:val="0"/>
          <w:marBottom w:val="0"/>
          <w:divBdr>
            <w:top w:val="none" w:sz="0" w:space="0" w:color="auto"/>
            <w:left w:val="none" w:sz="0" w:space="0" w:color="auto"/>
            <w:bottom w:val="none" w:sz="0" w:space="0" w:color="auto"/>
            <w:right w:val="none" w:sz="0" w:space="0" w:color="auto"/>
          </w:divBdr>
        </w:div>
        <w:div w:id="2013559280">
          <w:marLeft w:val="640"/>
          <w:marRight w:val="0"/>
          <w:marTop w:val="0"/>
          <w:marBottom w:val="0"/>
          <w:divBdr>
            <w:top w:val="none" w:sz="0" w:space="0" w:color="auto"/>
            <w:left w:val="none" w:sz="0" w:space="0" w:color="auto"/>
            <w:bottom w:val="none" w:sz="0" w:space="0" w:color="auto"/>
            <w:right w:val="none" w:sz="0" w:space="0" w:color="auto"/>
          </w:divBdr>
        </w:div>
        <w:div w:id="491409608">
          <w:marLeft w:val="640"/>
          <w:marRight w:val="0"/>
          <w:marTop w:val="0"/>
          <w:marBottom w:val="0"/>
          <w:divBdr>
            <w:top w:val="none" w:sz="0" w:space="0" w:color="auto"/>
            <w:left w:val="none" w:sz="0" w:space="0" w:color="auto"/>
            <w:bottom w:val="none" w:sz="0" w:space="0" w:color="auto"/>
            <w:right w:val="none" w:sz="0" w:space="0" w:color="auto"/>
          </w:divBdr>
        </w:div>
        <w:div w:id="526136223">
          <w:marLeft w:val="640"/>
          <w:marRight w:val="0"/>
          <w:marTop w:val="0"/>
          <w:marBottom w:val="0"/>
          <w:divBdr>
            <w:top w:val="none" w:sz="0" w:space="0" w:color="auto"/>
            <w:left w:val="none" w:sz="0" w:space="0" w:color="auto"/>
            <w:bottom w:val="none" w:sz="0" w:space="0" w:color="auto"/>
            <w:right w:val="none" w:sz="0" w:space="0" w:color="auto"/>
          </w:divBdr>
        </w:div>
        <w:div w:id="1798983997">
          <w:marLeft w:val="640"/>
          <w:marRight w:val="0"/>
          <w:marTop w:val="0"/>
          <w:marBottom w:val="0"/>
          <w:divBdr>
            <w:top w:val="none" w:sz="0" w:space="0" w:color="auto"/>
            <w:left w:val="none" w:sz="0" w:space="0" w:color="auto"/>
            <w:bottom w:val="none" w:sz="0" w:space="0" w:color="auto"/>
            <w:right w:val="none" w:sz="0" w:space="0" w:color="auto"/>
          </w:divBdr>
        </w:div>
        <w:div w:id="561714057">
          <w:marLeft w:val="640"/>
          <w:marRight w:val="0"/>
          <w:marTop w:val="0"/>
          <w:marBottom w:val="0"/>
          <w:divBdr>
            <w:top w:val="none" w:sz="0" w:space="0" w:color="auto"/>
            <w:left w:val="none" w:sz="0" w:space="0" w:color="auto"/>
            <w:bottom w:val="none" w:sz="0" w:space="0" w:color="auto"/>
            <w:right w:val="none" w:sz="0" w:space="0" w:color="auto"/>
          </w:divBdr>
        </w:div>
        <w:div w:id="1891379313">
          <w:marLeft w:val="640"/>
          <w:marRight w:val="0"/>
          <w:marTop w:val="0"/>
          <w:marBottom w:val="0"/>
          <w:divBdr>
            <w:top w:val="none" w:sz="0" w:space="0" w:color="auto"/>
            <w:left w:val="none" w:sz="0" w:space="0" w:color="auto"/>
            <w:bottom w:val="none" w:sz="0" w:space="0" w:color="auto"/>
            <w:right w:val="none" w:sz="0" w:space="0" w:color="auto"/>
          </w:divBdr>
        </w:div>
        <w:div w:id="2126805928">
          <w:marLeft w:val="640"/>
          <w:marRight w:val="0"/>
          <w:marTop w:val="0"/>
          <w:marBottom w:val="0"/>
          <w:divBdr>
            <w:top w:val="none" w:sz="0" w:space="0" w:color="auto"/>
            <w:left w:val="none" w:sz="0" w:space="0" w:color="auto"/>
            <w:bottom w:val="none" w:sz="0" w:space="0" w:color="auto"/>
            <w:right w:val="none" w:sz="0" w:space="0" w:color="auto"/>
          </w:divBdr>
        </w:div>
        <w:div w:id="2073189873">
          <w:marLeft w:val="640"/>
          <w:marRight w:val="0"/>
          <w:marTop w:val="0"/>
          <w:marBottom w:val="0"/>
          <w:divBdr>
            <w:top w:val="none" w:sz="0" w:space="0" w:color="auto"/>
            <w:left w:val="none" w:sz="0" w:space="0" w:color="auto"/>
            <w:bottom w:val="none" w:sz="0" w:space="0" w:color="auto"/>
            <w:right w:val="none" w:sz="0" w:space="0" w:color="auto"/>
          </w:divBdr>
        </w:div>
        <w:div w:id="127674057">
          <w:marLeft w:val="640"/>
          <w:marRight w:val="0"/>
          <w:marTop w:val="0"/>
          <w:marBottom w:val="0"/>
          <w:divBdr>
            <w:top w:val="none" w:sz="0" w:space="0" w:color="auto"/>
            <w:left w:val="none" w:sz="0" w:space="0" w:color="auto"/>
            <w:bottom w:val="none" w:sz="0" w:space="0" w:color="auto"/>
            <w:right w:val="none" w:sz="0" w:space="0" w:color="auto"/>
          </w:divBdr>
        </w:div>
        <w:div w:id="2018724011">
          <w:marLeft w:val="640"/>
          <w:marRight w:val="0"/>
          <w:marTop w:val="0"/>
          <w:marBottom w:val="0"/>
          <w:divBdr>
            <w:top w:val="none" w:sz="0" w:space="0" w:color="auto"/>
            <w:left w:val="none" w:sz="0" w:space="0" w:color="auto"/>
            <w:bottom w:val="none" w:sz="0" w:space="0" w:color="auto"/>
            <w:right w:val="none" w:sz="0" w:space="0" w:color="auto"/>
          </w:divBdr>
        </w:div>
        <w:div w:id="1769546387">
          <w:marLeft w:val="640"/>
          <w:marRight w:val="0"/>
          <w:marTop w:val="0"/>
          <w:marBottom w:val="0"/>
          <w:divBdr>
            <w:top w:val="none" w:sz="0" w:space="0" w:color="auto"/>
            <w:left w:val="none" w:sz="0" w:space="0" w:color="auto"/>
            <w:bottom w:val="none" w:sz="0" w:space="0" w:color="auto"/>
            <w:right w:val="none" w:sz="0" w:space="0" w:color="auto"/>
          </w:divBdr>
        </w:div>
        <w:div w:id="54742488">
          <w:marLeft w:val="640"/>
          <w:marRight w:val="0"/>
          <w:marTop w:val="0"/>
          <w:marBottom w:val="0"/>
          <w:divBdr>
            <w:top w:val="none" w:sz="0" w:space="0" w:color="auto"/>
            <w:left w:val="none" w:sz="0" w:space="0" w:color="auto"/>
            <w:bottom w:val="none" w:sz="0" w:space="0" w:color="auto"/>
            <w:right w:val="none" w:sz="0" w:space="0" w:color="auto"/>
          </w:divBdr>
        </w:div>
        <w:div w:id="1707485797">
          <w:marLeft w:val="640"/>
          <w:marRight w:val="0"/>
          <w:marTop w:val="0"/>
          <w:marBottom w:val="0"/>
          <w:divBdr>
            <w:top w:val="none" w:sz="0" w:space="0" w:color="auto"/>
            <w:left w:val="none" w:sz="0" w:space="0" w:color="auto"/>
            <w:bottom w:val="none" w:sz="0" w:space="0" w:color="auto"/>
            <w:right w:val="none" w:sz="0" w:space="0" w:color="auto"/>
          </w:divBdr>
        </w:div>
        <w:div w:id="1729495811">
          <w:marLeft w:val="640"/>
          <w:marRight w:val="0"/>
          <w:marTop w:val="0"/>
          <w:marBottom w:val="0"/>
          <w:divBdr>
            <w:top w:val="none" w:sz="0" w:space="0" w:color="auto"/>
            <w:left w:val="none" w:sz="0" w:space="0" w:color="auto"/>
            <w:bottom w:val="none" w:sz="0" w:space="0" w:color="auto"/>
            <w:right w:val="none" w:sz="0" w:space="0" w:color="auto"/>
          </w:divBdr>
        </w:div>
        <w:div w:id="473259076">
          <w:marLeft w:val="640"/>
          <w:marRight w:val="0"/>
          <w:marTop w:val="0"/>
          <w:marBottom w:val="0"/>
          <w:divBdr>
            <w:top w:val="none" w:sz="0" w:space="0" w:color="auto"/>
            <w:left w:val="none" w:sz="0" w:space="0" w:color="auto"/>
            <w:bottom w:val="none" w:sz="0" w:space="0" w:color="auto"/>
            <w:right w:val="none" w:sz="0" w:space="0" w:color="auto"/>
          </w:divBdr>
        </w:div>
        <w:div w:id="916864848">
          <w:marLeft w:val="640"/>
          <w:marRight w:val="0"/>
          <w:marTop w:val="0"/>
          <w:marBottom w:val="0"/>
          <w:divBdr>
            <w:top w:val="none" w:sz="0" w:space="0" w:color="auto"/>
            <w:left w:val="none" w:sz="0" w:space="0" w:color="auto"/>
            <w:bottom w:val="none" w:sz="0" w:space="0" w:color="auto"/>
            <w:right w:val="none" w:sz="0" w:space="0" w:color="auto"/>
          </w:divBdr>
        </w:div>
        <w:div w:id="150869968">
          <w:marLeft w:val="640"/>
          <w:marRight w:val="0"/>
          <w:marTop w:val="0"/>
          <w:marBottom w:val="0"/>
          <w:divBdr>
            <w:top w:val="none" w:sz="0" w:space="0" w:color="auto"/>
            <w:left w:val="none" w:sz="0" w:space="0" w:color="auto"/>
            <w:bottom w:val="none" w:sz="0" w:space="0" w:color="auto"/>
            <w:right w:val="none" w:sz="0" w:space="0" w:color="auto"/>
          </w:divBdr>
        </w:div>
        <w:div w:id="370612317">
          <w:marLeft w:val="640"/>
          <w:marRight w:val="0"/>
          <w:marTop w:val="0"/>
          <w:marBottom w:val="0"/>
          <w:divBdr>
            <w:top w:val="none" w:sz="0" w:space="0" w:color="auto"/>
            <w:left w:val="none" w:sz="0" w:space="0" w:color="auto"/>
            <w:bottom w:val="none" w:sz="0" w:space="0" w:color="auto"/>
            <w:right w:val="none" w:sz="0" w:space="0" w:color="auto"/>
          </w:divBdr>
        </w:div>
        <w:div w:id="616837950">
          <w:marLeft w:val="640"/>
          <w:marRight w:val="0"/>
          <w:marTop w:val="0"/>
          <w:marBottom w:val="0"/>
          <w:divBdr>
            <w:top w:val="none" w:sz="0" w:space="0" w:color="auto"/>
            <w:left w:val="none" w:sz="0" w:space="0" w:color="auto"/>
            <w:bottom w:val="none" w:sz="0" w:space="0" w:color="auto"/>
            <w:right w:val="none" w:sz="0" w:space="0" w:color="auto"/>
          </w:divBdr>
        </w:div>
        <w:div w:id="1764063548">
          <w:marLeft w:val="640"/>
          <w:marRight w:val="0"/>
          <w:marTop w:val="0"/>
          <w:marBottom w:val="0"/>
          <w:divBdr>
            <w:top w:val="none" w:sz="0" w:space="0" w:color="auto"/>
            <w:left w:val="none" w:sz="0" w:space="0" w:color="auto"/>
            <w:bottom w:val="none" w:sz="0" w:space="0" w:color="auto"/>
            <w:right w:val="none" w:sz="0" w:space="0" w:color="auto"/>
          </w:divBdr>
        </w:div>
        <w:div w:id="218638415">
          <w:marLeft w:val="640"/>
          <w:marRight w:val="0"/>
          <w:marTop w:val="0"/>
          <w:marBottom w:val="0"/>
          <w:divBdr>
            <w:top w:val="none" w:sz="0" w:space="0" w:color="auto"/>
            <w:left w:val="none" w:sz="0" w:space="0" w:color="auto"/>
            <w:bottom w:val="none" w:sz="0" w:space="0" w:color="auto"/>
            <w:right w:val="none" w:sz="0" w:space="0" w:color="auto"/>
          </w:divBdr>
        </w:div>
        <w:div w:id="1782409230">
          <w:marLeft w:val="640"/>
          <w:marRight w:val="0"/>
          <w:marTop w:val="0"/>
          <w:marBottom w:val="0"/>
          <w:divBdr>
            <w:top w:val="none" w:sz="0" w:space="0" w:color="auto"/>
            <w:left w:val="none" w:sz="0" w:space="0" w:color="auto"/>
            <w:bottom w:val="none" w:sz="0" w:space="0" w:color="auto"/>
            <w:right w:val="none" w:sz="0" w:space="0" w:color="auto"/>
          </w:divBdr>
        </w:div>
        <w:div w:id="364798387">
          <w:marLeft w:val="640"/>
          <w:marRight w:val="0"/>
          <w:marTop w:val="0"/>
          <w:marBottom w:val="0"/>
          <w:divBdr>
            <w:top w:val="none" w:sz="0" w:space="0" w:color="auto"/>
            <w:left w:val="none" w:sz="0" w:space="0" w:color="auto"/>
            <w:bottom w:val="none" w:sz="0" w:space="0" w:color="auto"/>
            <w:right w:val="none" w:sz="0" w:space="0" w:color="auto"/>
          </w:divBdr>
        </w:div>
        <w:div w:id="935599216">
          <w:marLeft w:val="640"/>
          <w:marRight w:val="0"/>
          <w:marTop w:val="0"/>
          <w:marBottom w:val="0"/>
          <w:divBdr>
            <w:top w:val="none" w:sz="0" w:space="0" w:color="auto"/>
            <w:left w:val="none" w:sz="0" w:space="0" w:color="auto"/>
            <w:bottom w:val="none" w:sz="0" w:space="0" w:color="auto"/>
            <w:right w:val="none" w:sz="0" w:space="0" w:color="auto"/>
          </w:divBdr>
        </w:div>
        <w:div w:id="387724437">
          <w:marLeft w:val="640"/>
          <w:marRight w:val="0"/>
          <w:marTop w:val="0"/>
          <w:marBottom w:val="0"/>
          <w:divBdr>
            <w:top w:val="none" w:sz="0" w:space="0" w:color="auto"/>
            <w:left w:val="none" w:sz="0" w:space="0" w:color="auto"/>
            <w:bottom w:val="none" w:sz="0" w:space="0" w:color="auto"/>
            <w:right w:val="none" w:sz="0" w:space="0" w:color="auto"/>
          </w:divBdr>
        </w:div>
        <w:div w:id="1542595688">
          <w:marLeft w:val="640"/>
          <w:marRight w:val="0"/>
          <w:marTop w:val="0"/>
          <w:marBottom w:val="0"/>
          <w:divBdr>
            <w:top w:val="none" w:sz="0" w:space="0" w:color="auto"/>
            <w:left w:val="none" w:sz="0" w:space="0" w:color="auto"/>
            <w:bottom w:val="none" w:sz="0" w:space="0" w:color="auto"/>
            <w:right w:val="none" w:sz="0" w:space="0" w:color="auto"/>
          </w:divBdr>
        </w:div>
        <w:div w:id="1093697469">
          <w:marLeft w:val="640"/>
          <w:marRight w:val="0"/>
          <w:marTop w:val="0"/>
          <w:marBottom w:val="0"/>
          <w:divBdr>
            <w:top w:val="none" w:sz="0" w:space="0" w:color="auto"/>
            <w:left w:val="none" w:sz="0" w:space="0" w:color="auto"/>
            <w:bottom w:val="none" w:sz="0" w:space="0" w:color="auto"/>
            <w:right w:val="none" w:sz="0" w:space="0" w:color="auto"/>
          </w:divBdr>
        </w:div>
        <w:div w:id="660279894">
          <w:marLeft w:val="640"/>
          <w:marRight w:val="0"/>
          <w:marTop w:val="0"/>
          <w:marBottom w:val="0"/>
          <w:divBdr>
            <w:top w:val="none" w:sz="0" w:space="0" w:color="auto"/>
            <w:left w:val="none" w:sz="0" w:space="0" w:color="auto"/>
            <w:bottom w:val="none" w:sz="0" w:space="0" w:color="auto"/>
            <w:right w:val="none" w:sz="0" w:space="0" w:color="auto"/>
          </w:divBdr>
        </w:div>
        <w:div w:id="1989362634">
          <w:marLeft w:val="640"/>
          <w:marRight w:val="0"/>
          <w:marTop w:val="0"/>
          <w:marBottom w:val="0"/>
          <w:divBdr>
            <w:top w:val="none" w:sz="0" w:space="0" w:color="auto"/>
            <w:left w:val="none" w:sz="0" w:space="0" w:color="auto"/>
            <w:bottom w:val="none" w:sz="0" w:space="0" w:color="auto"/>
            <w:right w:val="none" w:sz="0" w:space="0" w:color="auto"/>
          </w:divBdr>
        </w:div>
        <w:div w:id="816217355">
          <w:marLeft w:val="640"/>
          <w:marRight w:val="0"/>
          <w:marTop w:val="0"/>
          <w:marBottom w:val="0"/>
          <w:divBdr>
            <w:top w:val="none" w:sz="0" w:space="0" w:color="auto"/>
            <w:left w:val="none" w:sz="0" w:space="0" w:color="auto"/>
            <w:bottom w:val="none" w:sz="0" w:space="0" w:color="auto"/>
            <w:right w:val="none" w:sz="0" w:space="0" w:color="auto"/>
          </w:divBdr>
        </w:div>
        <w:div w:id="1105030583">
          <w:marLeft w:val="640"/>
          <w:marRight w:val="0"/>
          <w:marTop w:val="0"/>
          <w:marBottom w:val="0"/>
          <w:divBdr>
            <w:top w:val="none" w:sz="0" w:space="0" w:color="auto"/>
            <w:left w:val="none" w:sz="0" w:space="0" w:color="auto"/>
            <w:bottom w:val="none" w:sz="0" w:space="0" w:color="auto"/>
            <w:right w:val="none" w:sz="0" w:space="0" w:color="auto"/>
          </w:divBdr>
        </w:div>
        <w:div w:id="975531358">
          <w:marLeft w:val="640"/>
          <w:marRight w:val="0"/>
          <w:marTop w:val="0"/>
          <w:marBottom w:val="0"/>
          <w:divBdr>
            <w:top w:val="none" w:sz="0" w:space="0" w:color="auto"/>
            <w:left w:val="none" w:sz="0" w:space="0" w:color="auto"/>
            <w:bottom w:val="none" w:sz="0" w:space="0" w:color="auto"/>
            <w:right w:val="none" w:sz="0" w:space="0" w:color="auto"/>
          </w:divBdr>
        </w:div>
        <w:div w:id="1571886841">
          <w:marLeft w:val="640"/>
          <w:marRight w:val="0"/>
          <w:marTop w:val="0"/>
          <w:marBottom w:val="0"/>
          <w:divBdr>
            <w:top w:val="none" w:sz="0" w:space="0" w:color="auto"/>
            <w:left w:val="none" w:sz="0" w:space="0" w:color="auto"/>
            <w:bottom w:val="none" w:sz="0" w:space="0" w:color="auto"/>
            <w:right w:val="none" w:sz="0" w:space="0" w:color="auto"/>
          </w:divBdr>
        </w:div>
        <w:div w:id="1779256063">
          <w:marLeft w:val="640"/>
          <w:marRight w:val="0"/>
          <w:marTop w:val="0"/>
          <w:marBottom w:val="0"/>
          <w:divBdr>
            <w:top w:val="none" w:sz="0" w:space="0" w:color="auto"/>
            <w:left w:val="none" w:sz="0" w:space="0" w:color="auto"/>
            <w:bottom w:val="none" w:sz="0" w:space="0" w:color="auto"/>
            <w:right w:val="none" w:sz="0" w:space="0" w:color="auto"/>
          </w:divBdr>
        </w:div>
        <w:div w:id="648367748">
          <w:marLeft w:val="640"/>
          <w:marRight w:val="0"/>
          <w:marTop w:val="0"/>
          <w:marBottom w:val="0"/>
          <w:divBdr>
            <w:top w:val="none" w:sz="0" w:space="0" w:color="auto"/>
            <w:left w:val="none" w:sz="0" w:space="0" w:color="auto"/>
            <w:bottom w:val="none" w:sz="0" w:space="0" w:color="auto"/>
            <w:right w:val="none" w:sz="0" w:space="0" w:color="auto"/>
          </w:divBdr>
        </w:div>
        <w:div w:id="1038775742">
          <w:marLeft w:val="640"/>
          <w:marRight w:val="0"/>
          <w:marTop w:val="0"/>
          <w:marBottom w:val="0"/>
          <w:divBdr>
            <w:top w:val="none" w:sz="0" w:space="0" w:color="auto"/>
            <w:left w:val="none" w:sz="0" w:space="0" w:color="auto"/>
            <w:bottom w:val="none" w:sz="0" w:space="0" w:color="auto"/>
            <w:right w:val="none" w:sz="0" w:space="0" w:color="auto"/>
          </w:divBdr>
        </w:div>
        <w:div w:id="798382375">
          <w:marLeft w:val="640"/>
          <w:marRight w:val="0"/>
          <w:marTop w:val="0"/>
          <w:marBottom w:val="0"/>
          <w:divBdr>
            <w:top w:val="none" w:sz="0" w:space="0" w:color="auto"/>
            <w:left w:val="none" w:sz="0" w:space="0" w:color="auto"/>
            <w:bottom w:val="none" w:sz="0" w:space="0" w:color="auto"/>
            <w:right w:val="none" w:sz="0" w:space="0" w:color="auto"/>
          </w:divBdr>
        </w:div>
        <w:div w:id="1192693059">
          <w:marLeft w:val="640"/>
          <w:marRight w:val="0"/>
          <w:marTop w:val="0"/>
          <w:marBottom w:val="0"/>
          <w:divBdr>
            <w:top w:val="none" w:sz="0" w:space="0" w:color="auto"/>
            <w:left w:val="none" w:sz="0" w:space="0" w:color="auto"/>
            <w:bottom w:val="none" w:sz="0" w:space="0" w:color="auto"/>
            <w:right w:val="none" w:sz="0" w:space="0" w:color="auto"/>
          </w:divBdr>
        </w:div>
        <w:div w:id="1372807088">
          <w:marLeft w:val="640"/>
          <w:marRight w:val="0"/>
          <w:marTop w:val="0"/>
          <w:marBottom w:val="0"/>
          <w:divBdr>
            <w:top w:val="none" w:sz="0" w:space="0" w:color="auto"/>
            <w:left w:val="none" w:sz="0" w:space="0" w:color="auto"/>
            <w:bottom w:val="none" w:sz="0" w:space="0" w:color="auto"/>
            <w:right w:val="none" w:sz="0" w:space="0" w:color="auto"/>
          </w:divBdr>
        </w:div>
        <w:div w:id="2082170806">
          <w:marLeft w:val="640"/>
          <w:marRight w:val="0"/>
          <w:marTop w:val="0"/>
          <w:marBottom w:val="0"/>
          <w:divBdr>
            <w:top w:val="none" w:sz="0" w:space="0" w:color="auto"/>
            <w:left w:val="none" w:sz="0" w:space="0" w:color="auto"/>
            <w:bottom w:val="none" w:sz="0" w:space="0" w:color="auto"/>
            <w:right w:val="none" w:sz="0" w:space="0" w:color="auto"/>
          </w:divBdr>
        </w:div>
        <w:div w:id="1464277250">
          <w:marLeft w:val="640"/>
          <w:marRight w:val="0"/>
          <w:marTop w:val="0"/>
          <w:marBottom w:val="0"/>
          <w:divBdr>
            <w:top w:val="none" w:sz="0" w:space="0" w:color="auto"/>
            <w:left w:val="none" w:sz="0" w:space="0" w:color="auto"/>
            <w:bottom w:val="none" w:sz="0" w:space="0" w:color="auto"/>
            <w:right w:val="none" w:sz="0" w:space="0" w:color="auto"/>
          </w:divBdr>
        </w:div>
        <w:div w:id="1958482411">
          <w:marLeft w:val="640"/>
          <w:marRight w:val="0"/>
          <w:marTop w:val="0"/>
          <w:marBottom w:val="0"/>
          <w:divBdr>
            <w:top w:val="none" w:sz="0" w:space="0" w:color="auto"/>
            <w:left w:val="none" w:sz="0" w:space="0" w:color="auto"/>
            <w:bottom w:val="none" w:sz="0" w:space="0" w:color="auto"/>
            <w:right w:val="none" w:sz="0" w:space="0" w:color="auto"/>
          </w:divBdr>
        </w:div>
        <w:div w:id="1624119481">
          <w:marLeft w:val="640"/>
          <w:marRight w:val="0"/>
          <w:marTop w:val="0"/>
          <w:marBottom w:val="0"/>
          <w:divBdr>
            <w:top w:val="none" w:sz="0" w:space="0" w:color="auto"/>
            <w:left w:val="none" w:sz="0" w:space="0" w:color="auto"/>
            <w:bottom w:val="none" w:sz="0" w:space="0" w:color="auto"/>
            <w:right w:val="none" w:sz="0" w:space="0" w:color="auto"/>
          </w:divBdr>
        </w:div>
        <w:div w:id="293873812">
          <w:marLeft w:val="640"/>
          <w:marRight w:val="0"/>
          <w:marTop w:val="0"/>
          <w:marBottom w:val="0"/>
          <w:divBdr>
            <w:top w:val="none" w:sz="0" w:space="0" w:color="auto"/>
            <w:left w:val="none" w:sz="0" w:space="0" w:color="auto"/>
            <w:bottom w:val="none" w:sz="0" w:space="0" w:color="auto"/>
            <w:right w:val="none" w:sz="0" w:space="0" w:color="auto"/>
          </w:divBdr>
        </w:div>
        <w:div w:id="1399287854">
          <w:marLeft w:val="640"/>
          <w:marRight w:val="0"/>
          <w:marTop w:val="0"/>
          <w:marBottom w:val="0"/>
          <w:divBdr>
            <w:top w:val="none" w:sz="0" w:space="0" w:color="auto"/>
            <w:left w:val="none" w:sz="0" w:space="0" w:color="auto"/>
            <w:bottom w:val="none" w:sz="0" w:space="0" w:color="auto"/>
            <w:right w:val="none" w:sz="0" w:space="0" w:color="auto"/>
          </w:divBdr>
        </w:div>
        <w:div w:id="1240485412">
          <w:marLeft w:val="640"/>
          <w:marRight w:val="0"/>
          <w:marTop w:val="0"/>
          <w:marBottom w:val="0"/>
          <w:divBdr>
            <w:top w:val="none" w:sz="0" w:space="0" w:color="auto"/>
            <w:left w:val="none" w:sz="0" w:space="0" w:color="auto"/>
            <w:bottom w:val="none" w:sz="0" w:space="0" w:color="auto"/>
            <w:right w:val="none" w:sz="0" w:space="0" w:color="auto"/>
          </w:divBdr>
        </w:div>
        <w:div w:id="1765689711">
          <w:marLeft w:val="640"/>
          <w:marRight w:val="0"/>
          <w:marTop w:val="0"/>
          <w:marBottom w:val="0"/>
          <w:divBdr>
            <w:top w:val="none" w:sz="0" w:space="0" w:color="auto"/>
            <w:left w:val="none" w:sz="0" w:space="0" w:color="auto"/>
            <w:bottom w:val="none" w:sz="0" w:space="0" w:color="auto"/>
            <w:right w:val="none" w:sz="0" w:space="0" w:color="auto"/>
          </w:divBdr>
        </w:div>
        <w:div w:id="1026516808">
          <w:marLeft w:val="640"/>
          <w:marRight w:val="0"/>
          <w:marTop w:val="0"/>
          <w:marBottom w:val="0"/>
          <w:divBdr>
            <w:top w:val="none" w:sz="0" w:space="0" w:color="auto"/>
            <w:left w:val="none" w:sz="0" w:space="0" w:color="auto"/>
            <w:bottom w:val="none" w:sz="0" w:space="0" w:color="auto"/>
            <w:right w:val="none" w:sz="0" w:space="0" w:color="auto"/>
          </w:divBdr>
        </w:div>
        <w:div w:id="1666591950">
          <w:marLeft w:val="640"/>
          <w:marRight w:val="0"/>
          <w:marTop w:val="0"/>
          <w:marBottom w:val="0"/>
          <w:divBdr>
            <w:top w:val="none" w:sz="0" w:space="0" w:color="auto"/>
            <w:left w:val="none" w:sz="0" w:space="0" w:color="auto"/>
            <w:bottom w:val="none" w:sz="0" w:space="0" w:color="auto"/>
            <w:right w:val="none" w:sz="0" w:space="0" w:color="auto"/>
          </w:divBdr>
        </w:div>
      </w:divsChild>
    </w:div>
    <w:div w:id="1845780317">
      <w:bodyDiv w:val="1"/>
      <w:marLeft w:val="0"/>
      <w:marRight w:val="0"/>
      <w:marTop w:val="0"/>
      <w:marBottom w:val="0"/>
      <w:divBdr>
        <w:top w:val="none" w:sz="0" w:space="0" w:color="auto"/>
        <w:left w:val="none" w:sz="0" w:space="0" w:color="auto"/>
        <w:bottom w:val="none" w:sz="0" w:space="0" w:color="auto"/>
        <w:right w:val="none" w:sz="0" w:space="0" w:color="auto"/>
      </w:divBdr>
    </w:div>
    <w:div w:id="1846239240">
      <w:bodyDiv w:val="1"/>
      <w:marLeft w:val="0"/>
      <w:marRight w:val="0"/>
      <w:marTop w:val="0"/>
      <w:marBottom w:val="0"/>
      <w:divBdr>
        <w:top w:val="none" w:sz="0" w:space="0" w:color="auto"/>
        <w:left w:val="none" w:sz="0" w:space="0" w:color="auto"/>
        <w:bottom w:val="none" w:sz="0" w:space="0" w:color="auto"/>
        <w:right w:val="none" w:sz="0" w:space="0" w:color="auto"/>
      </w:divBdr>
    </w:div>
    <w:div w:id="1851682226">
      <w:bodyDiv w:val="1"/>
      <w:marLeft w:val="0"/>
      <w:marRight w:val="0"/>
      <w:marTop w:val="0"/>
      <w:marBottom w:val="0"/>
      <w:divBdr>
        <w:top w:val="none" w:sz="0" w:space="0" w:color="auto"/>
        <w:left w:val="none" w:sz="0" w:space="0" w:color="auto"/>
        <w:bottom w:val="none" w:sz="0" w:space="0" w:color="auto"/>
        <w:right w:val="none" w:sz="0" w:space="0" w:color="auto"/>
      </w:divBdr>
    </w:div>
    <w:div w:id="1851945381">
      <w:bodyDiv w:val="1"/>
      <w:marLeft w:val="0"/>
      <w:marRight w:val="0"/>
      <w:marTop w:val="0"/>
      <w:marBottom w:val="0"/>
      <w:divBdr>
        <w:top w:val="none" w:sz="0" w:space="0" w:color="auto"/>
        <w:left w:val="none" w:sz="0" w:space="0" w:color="auto"/>
        <w:bottom w:val="none" w:sz="0" w:space="0" w:color="auto"/>
        <w:right w:val="none" w:sz="0" w:space="0" w:color="auto"/>
      </w:divBdr>
    </w:div>
    <w:div w:id="1854369453">
      <w:bodyDiv w:val="1"/>
      <w:marLeft w:val="0"/>
      <w:marRight w:val="0"/>
      <w:marTop w:val="0"/>
      <w:marBottom w:val="0"/>
      <w:divBdr>
        <w:top w:val="none" w:sz="0" w:space="0" w:color="auto"/>
        <w:left w:val="none" w:sz="0" w:space="0" w:color="auto"/>
        <w:bottom w:val="none" w:sz="0" w:space="0" w:color="auto"/>
        <w:right w:val="none" w:sz="0" w:space="0" w:color="auto"/>
      </w:divBdr>
    </w:div>
    <w:div w:id="1856385252">
      <w:bodyDiv w:val="1"/>
      <w:marLeft w:val="0"/>
      <w:marRight w:val="0"/>
      <w:marTop w:val="0"/>
      <w:marBottom w:val="0"/>
      <w:divBdr>
        <w:top w:val="none" w:sz="0" w:space="0" w:color="auto"/>
        <w:left w:val="none" w:sz="0" w:space="0" w:color="auto"/>
        <w:bottom w:val="none" w:sz="0" w:space="0" w:color="auto"/>
        <w:right w:val="none" w:sz="0" w:space="0" w:color="auto"/>
      </w:divBdr>
      <w:divsChild>
        <w:div w:id="738602202">
          <w:marLeft w:val="640"/>
          <w:marRight w:val="0"/>
          <w:marTop w:val="0"/>
          <w:marBottom w:val="0"/>
          <w:divBdr>
            <w:top w:val="none" w:sz="0" w:space="0" w:color="auto"/>
            <w:left w:val="none" w:sz="0" w:space="0" w:color="auto"/>
            <w:bottom w:val="none" w:sz="0" w:space="0" w:color="auto"/>
            <w:right w:val="none" w:sz="0" w:space="0" w:color="auto"/>
          </w:divBdr>
        </w:div>
        <w:div w:id="1069695008">
          <w:marLeft w:val="640"/>
          <w:marRight w:val="0"/>
          <w:marTop w:val="0"/>
          <w:marBottom w:val="0"/>
          <w:divBdr>
            <w:top w:val="none" w:sz="0" w:space="0" w:color="auto"/>
            <w:left w:val="none" w:sz="0" w:space="0" w:color="auto"/>
            <w:bottom w:val="none" w:sz="0" w:space="0" w:color="auto"/>
            <w:right w:val="none" w:sz="0" w:space="0" w:color="auto"/>
          </w:divBdr>
        </w:div>
        <w:div w:id="764960435">
          <w:marLeft w:val="640"/>
          <w:marRight w:val="0"/>
          <w:marTop w:val="0"/>
          <w:marBottom w:val="0"/>
          <w:divBdr>
            <w:top w:val="none" w:sz="0" w:space="0" w:color="auto"/>
            <w:left w:val="none" w:sz="0" w:space="0" w:color="auto"/>
            <w:bottom w:val="none" w:sz="0" w:space="0" w:color="auto"/>
            <w:right w:val="none" w:sz="0" w:space="0" w:color="auto"/>
          </w:divBdr>
        </w:div>
        <w:div w:id="517742178">
          <w:marLeft w:val="640"/>
          <w:marRight w:val="0"/>
          <w:marTop w:val="0"/>
          <w:marBottom w:val="0"/>
          <w:divBdr>
            <w:top w:val="none" w:sz="0" w:space="0" w:color="auto"/>
            <w:left w:val="none" w:sz="0" w:space="0" w:color="auto"/>
            <w:bottom w:val="none" w:sz="0" w:space="0" w:color="auto"/>
            <w:right w:val="none" w:sz="0" w:space="0" w:color="auto"/>
          </w:divBdr>
        </w:div>
        <w:div w:id="772869392">
          <w:marLeft w:val="640"/>
          <w:marRight w:val="0"/>
          <w:marTop w:val="0"/>
          <w:marBottom w:val="0"/>
          <w:divBdr>
            <w:top w:val="none" w:sz="0" w:space="0" w:color="auto"/>
            <w:left w:val="none" w:sz="0" w:space="0" w:color="auto"/>
            <w:bottom w:val="none" w:sz="0" w:space="0" w:color="auto"/>
            <w:right w:val="none" w:sz="0" w:space="0" w:color="auto"/>
          </w:divBdr>
        </w:div>
        <w:div w:id="693772514">
          <w:marLeft w:val="640"/>
          <w:marRight w:val="0"/>
          <w:marTop w:val="0"/>
          <w:marBottom w:val="0"/>
          <w:divBdr>
            <w:top w:val="none" w:sz="0" w:space="0" w:color="auto"/>
            <w:left w:val="none" w:sz="0" w:space="0" w:color="auto"/>
            <w:bottom w:val="none" w:sz="0" w:space="0" w:color="auto"/>
            <w:right w:val="none" w:sz="0" w:space="0" w:color="auto"/>
          </w:divBdr>
        </w:div>
        <w:div w:id="434398544">
          <w:marLeft w:val="640"/>
          <w:marRight w:val="0"/>
          <w:marTop w:val="0"/>
          <w:marBottom w:val="0"/>
          <w:divBdr>
            <w:top w:val="none" w:sz="0" w:space="0" w:color="auto"/>
            <w:left w:val="none" w:sz="0" w:space="0" w:color="auto"/>
            <w:bottom w:val="none" w:sz="0" w:space="0" w:color="auto"/>
            <w:right w:val="none" w:sz="0" w:space="0" w:color="auto"/>
          </w:divBdr>
        </w:div>
        <w:div w:id="1181745336">
          <w:marLeft w:val="640"/>
          <w:marRight w:val="0"/>
          <w:marTop w:val="0"/>
          <w:marBottom w:val="0"/>
          <w:divBdr>
            <w:top w:val="none" w:sz="0" w:space="0" w:color="auto"/>
            <w:left w:val="none" w:sz="0" w:space="0" w:color="auto"/>
            <w:bottom w:val="none" w:sz="0" w:space="0" w:color="auto"/>
            <w:right w:val="none" w:sz="0" w:space="0" w:color="auto"/>
          </w:divBdr>
        </w:div>
        <w:div w:id="484207957">
          <w:marLeft w:val="640"/>
          <w:marRight w:val="0"/>
          <w:marTop w:val="0"/>
          <w:marBottom w:val="0"/>
          <w:divBdr>
            <w:top w:val="none" w:sz="0" w:space="0" w:color="auto"/>
            <w:left w:val="none" w:sz="0" w:space="0" w:color="auto"/>
            <w:bottom w:val="none" w:sz="0" w:space="0" w:color="auto"/>
            <w:right w:val="none" w:sz="0" w:space="0" w:color="auto"/>
          </w:divBdr>
        </w:div>
        <w:div w:id="1954244525">
          <w:marLeft w:val="640"/>
          <w:marRight w:val="0"/>
          <w:marTop w:val="0"/>
          <w:marBottom w:val="0"/>
          <w:divBdr>
            <w:top w:val="none" w:sz="0" w:space="0" w:color="auto"/>
            <w:left w:val="none" w:sz="0" w:space="0" w:color="auto"/>
            <w:bottom w:val="none" w:sz="0" w:space="0" w:color="auto"/>
            <w:right w:val="none" w:sz="0" w:space="0" w:color="auto"/>
          </w:divBdr>
        </w:div>
        <w:div w:id="191505834">
          <w:marLeft w:val="640"/>
          <w:marRight w:val="0"/>
          <w:marTop w:val="0"/>
          <w:marBottom w:val="0"/>
          <w:divBdr>
            <w:top w:val="none" w:sz="0" w:space="0" w:color="auto"/>
            <w:left w:val="none" w:sz="0" w:space="0" w:color="auto"/>
            <w:bottom w:val="none" w:sz="0" w:space="0" w:color="auto"/>
            <w:right w:val="none" w:sz="0" w:space="0" w:color="auto"/>
          </w:divBdr>
        </w:div>
        <w:div w:id="204804257">
          <w:marLeft w:val="640"/>
          <w:marRight w:val="0"/>
          <w:marTop w:val="0"/>
          <w:marBottom w:val="0"/>
          <w:divBdr>
            <w:top w:val="none" w:sz="0" w:space="0" w:color="auto"/>
            <w:left w:val="none" w:sz="0" w:space="0" w:color="auto"/>
            <w:bottom w:val="none" w:sz="0" w:space="0" w:color="auto"/>
            <w:right w:val="none" w:sz="0" w:space="0" w:color="auto"/>
          </w:divBdr>
        </w:div>
        <w:div w:id="269708682">
          <w:marLeft w:val="640"/>
          <w:marRight w:val="0"/>
          <w:marTop w:val="0"/>
          <w:marBottom w:val="0"/>
          <w:divBdr>
            <w:top w:val="none" w:sz="0" w:space="0" w:color="auto"/>
            <w:left w:val="none" w:sz="0" w:space="0" w:color="auto"/>
            <w:bottom w:val="none" w:sz="0" w:space="0" w:color="auto"/>
            <w:right w:val="none" w:sz="0" w:space="0" w:color="auto"/>
          </w:divBdr>
        </w:div>
        <w:div w:id="1718818971">
          <w:marLeft w:val="640"/>
          <w:marRight w:val="0"/>
          <w:marTop w:val="0"/>
          <w:marBottom w:val="0"/>
          <w:divBdr>
            <w:top w:val="none" w:sz="0" w:space="0" w:color="auto"/>
            <w:left w:val="none" w:sz="0" w:space="0" w:color="auto"/>
            <w:bottom w:val="none" w:sz="0" w:space="0" w:color="auto"/>
            <w:right w:val="none" w:sz="0" w:space="0" w:color="auto"/>
          </w:divBdr>
        </w:div>
        <w:div w:id="2047682861">
          <w:marLeft w:val="640"/>
          <w:marRight w:val="0"/>
          <w:marTop w:val="0"/>
          <w:marBottom w:val="0"/>
          <w:divBdr>
            <w:top w:val="none" w:sz="0" w:space="0" w:color="auto"/>
            <w:left w:val="none" w:sz="0" w:space="0" w:color="auto"/>
            <w:bottom w:val="none" w:sz="0" w:space="0" w:color="auto"/>
            <w:right w:val="none" w:sz="0" w:space="0" w:color="auto"/>
          </w:divBdr>
        </w:div>
        <w:div w:id="1066337352">
          <w:marLeft w:val="640"/>
          <w:marRight w:val="0"/>
          <w:marTop w:val="0"/>
          <w:marBottom w:val="0"/>
          <w:divBdr>
            <w:top w:val="none" w:sz="0" w:space="0" w:color="auto"/>
            <w:left w:val="none" w:sz="0" w:space="0" w:color="auto"/>
            <w:bottom w:val="none" w:sz="0" w:space="0" w:color="auto"/>
            <w:right w:val="none" w:sz="0" w:space="0" w:color="auto"/>
          </w:divBdr>
        </w:div>
        <w:div w:id="1271276768">
          <w:marLeft w:val="640"/>
          <w:marRight w:val="0"/>
          <w:marTop w:val="0"/>
          <w:marBottom w:val="0"/>
          <w:divBdr>
            <w:top w:val="none" w:sz="0" w:space="0" w:color="auto"/>
            <w:left w:val="none" w:sz="0" w:space="0" w:color="auto"/>
            <w:bottom w:val="none" w:sz="0" w:space="0" w:color="auto"/>
            <w:right w:val="none" w:sz="0" w:space="0" w:color="auto"/>
          </w:divBdr>
        </w:div>
        <w:div w:id="708144780">
          <w:marLeft w:val="640"/>
          <w:marRight w:val="0"/>
          <w:marTop w:val="0"/>
          <w:marBottom w:val="0"/>
          <w:divBdr>
            <w:top w:val="none" w:sz="0" w:space="0" w:color="auto"/>
            <w:left w:val="none" w:sz="0" w:space="0" w:color="auto"/>
            <w:bottom w:val="none" w:sz="0" w:space="0" w:color="auto"/>
            <w:right w:val="none" w:sz="0" w:space="0" w:color="auto"/>
          </w:divBdr>
        </w:div>
        <w:div w:id="118495470">
          <w:marLeft w:val="640"/>
          <w:marRight w:val="0"/>
          <w:marTop w:val="0"/>
          <w:marBottom w:val="0"/>
          <w:divBdr>
            <w:top w:val="none" w:sz="0" w:space="0" w:color="auto"/>
            <w:left w:val="none" w:sz="0" w:space="0" w:color="auto"/>
            <w:bottom w:val="none" w:sz="0" w:space="0" w:color="auto"/>
            <w:right w:val="none" w:sz="0" w:space="0" w:color="auto"/>
          </w:divBdr>
        </w:div>
        <w:div w:id="2096321002">
          <w:marLeft w:val="640"/>
          <w:marRight w:val="0"/>
          <w:marTop w:val="0"/>
          <w:marBottom w:val="0"/>
          <w:divBdr>
            <w:top w:val="none" w:sz="0" w:space="0" w:color="auto"/>
            <w:left w:val="none" w:sz="0" w:space="0" w:color="auto"/>
            <w:bottom w:val="none" w:sz="0" w:space="0" w:color="auto"/>
            <w:right w:val="none" w:sz="0" w:space="0" w:color="auto"/>
          </w:divBdr>
        </w:div>
        <w:div w:id="662005224">
          <w:marLeft w:val="640"/>
          <w:marRight w:val="0"/>
          <w:marTop w:val="0"/>
          <w:marBottom w:val="0"/>
          <w:divBdr>
            <w:top w:val="none" w:sz="0" w:space="0" w:color="auto"/>
            <w:left w:val="none" w:sz="0" w:space="0" w:color="auto"/>
            <w:bottom w:val="none" w:sz="0" w:space="0" w:color="auto"/>
            <w:right w:val="none" w:sz="0" w:space="0" w:color="auto"/>
          </w:divBdr>
        </w:div>
        <w:div w:id="462888287">
          <w:marLeft w:val="640"/>
          <w:marRight w:val="0"/>
          <w:marTop w:val="0"/>
          <w:marBottom w:val="0"/>
          <w:divBdr>
            <w:top w:val="none" w:sz="0" w:space="0" w:color="auto"/>
            <w:left w:val="none" w:sz="0" w:space="0" w:color="auto"/>
            <w:bottom w:val="none" w:sz="0" w:space="0" w:color="auto"/>
            <w:right w:val="none" w:sz="0" w:space="0" w:color="auto"/>
          </w:divBdr>
        </w:div>
        <w:div w:id="1596592248">
          <w:marLeft w:val="640"/>
          <w:marRight w:val="0"/>
          <w:marTop w:val="0"/>
          <w:marBottom w:val="0"/>
          <w:divBdr>
            <w:top w:val="none" w:sz="0" w:space="0" w:color="auto"/>
            <w:left w:val="none" w:sz="0" w:space="0" w:color="auto"/>
            <w:bottom w:val="none" w:sz="0" w:space="0" w:color="auto"/>
            <w:right w:val="none" w:sz="0" w:space="0" w:color="auto"/>
          </w:divBdr>
        </w:div>
        <w:div w:id="1726757741">
          <w:marLeft w:val="640"/>
          <w:marRight w:val="0"/>
          <w:marTop w:val="0"/>
          <w:marBottom w:val="0"/>
          <w:divBdr>
            <w:top w:val="none" w:sz="0" w:space="0" w:color="auto"/>
            <w:left w:val="none" w:sz="0" w:space="0" w:color="auto"/>
            <w:bottom w:val="none" w:sz="0" w:space="0" w:color="auto"/>
            <w:right w:val="none" w:sz="0" w:space="0" w:color="auto"/>
          </w:divBdr>
        </w:div>
        <w:div w:id="1410885508">
          <w:marLeft w:val="640"/>
          <w:marRight w:val="0"/>
          <w:marTop w:val="0"/>
          <w:marBottom w:val="0"/>
          <w:divBdr>
            <w:top w:val="none" w:sz="0" w:space="0" w:color="auto"/>
            <w:left w:val="none" w:sz="0" w:space="0" w:color="auto"/>
            <w:bottom w:val="none" w:sz="0" w:space="0" w:color="auto"/>
            <w:right w:val="none" w:sz="0" w:space="0" w:color="auto"/>
          </w:divBdr>
        </w:div>
        <w:div w:id="1764834123">
          <w:marLeft w:val="640"/>
          <w:marRight w:val="0"/>
          <w:marTop w:val="0"/>
          <w:marBottom w:val="0"/>
          <w:divBdr>
            <w:top w:val="none" w:sz="0" w:space="0" w:color="auto"/>
            <w:left w:val="none" w:sz="0" w:space="0" w:color="auto"/>
            <w:bottom w:val="none" w:sz="0" w:space="0" w:color="auto"/>
            <w:right w:val="none" w:sz="0" w:space="0" w:color="auto"/>
          </w:divBdr>
        </w:div>
        <w:div w:id="932930327">
          <w:marLeft w:val="640"/>
          <w:marRight w:val="0"/>
          <w:marTop w:val="0"/>
          <w:marBottom w:val="0"/>
          <w:divBdr>
            <w:top w:val="none" w:sz="0" w:space="0" w:color="auto"/>
            <w:left w:val="none" w:sz="0" w:space="0" w:color="auto"/>
            <w:bottom w:val="none" w:sz="0" w:space="0" w:color="auto"/>
            <w:right w:val="none" w:sz="0" w:space="0" w:color="auto"/>
          </w:divBdr>
        </w:div>
        <w:div w:id="294874148">
          <w:marLeft w:val="640"/>
          <w:marRight w:val="0"/>
          <w:marTop w:val="0"/>
          <w:marBottom w:val="0"/>
          <w:divBdr>
            <w:top w:val="none" w:sz="0" w:space="0" w:color="auto"/>
            <w:left w:val="none" w:sz="0" w:space="0" w:color="auto"/>
            <w:bottom w:val="none" w:sz="0" w:space="0" w:color="auto"/>
            <w:right w:val="none" w:sz="0" w:space="0" w:color="auto"/>
          </w:divBdr>
        </w:div>
        <w:div w:id="1003624227">
          <w:marLeft w:val="640"/>
          <w:marRight w:val="0"/>
          <w:marTop w:val="0"/>
          <w:marBottom w:val="0"/>
          <w:divBdr>
            <w:top w:val="none" w:sz="0" w:space="0" w:color="auto"/>
            <w:left w:val="none" w:sz="0" w:space="0" w:color="auto"/>
            <w:bottom w:val="none" w:sz="0" w:space="0" w:color="auto"/>
            <w:right w:val="none" w:sz="0" w:space="0" w:color="auto"/>
          </w:divBdr>
        </w:div>
        <w:div w:id="744379687">
          <w:marLeft w:val="640"/>
          <w:marRight w:val="0"/>
          <w:marTop w:val="0"/>
          <w:marBottom w:val="0"/>
          <w:divBdr>
            <w:top w:val="none" w:sz="0" w:space="0" w:color="auto"/>
            <w:left w:val="none" w:sz="0" w:space="0" w:color="auto"/>
            <w:bottom w:val="none" w:sz="0" w:space="0" w:color="auto"/>
            <w:right w:val="none" w:sz="0" w:space="0" w:color="auto"/>
          </w:divBdr>
        </w:div>
        <w:div w:id="1786341993">
          <w:marLeft w:val="640"/>
          <w:marRight w:val="0"/>
          <w:marTop w:val="0"/>
          <w:marBottom w:val="0"/>
          <w:divBdr>
            <w:top w:val="none" w:sz="0" w:space="0" w:color="auto"/>
            <w:left w:val="none" w:sz="0" w:space="0" w:color="auto"/>
            <w:bottom w:val="none" w:sz="0" w:space="0" w:color="auto"/>
            <w:right w:val="none" w:sz="0" w:space="0" w:color="auto"/>
          </w:divBdr>
        </w:div>
        <w:div w:id="1682929849">
          <w:marLeft w:val="640"/>
          <w:marRight w:val="0"/>
          <w:marTop w:val="0"/>
          <w:marBottom w:val="0"/>
          <w:divBdr>
            <w:top w:val="none" w:sz="0" w:space="0" w:color="auto"/>
            <w:left w:val="none" w:sz="0" w:space="0" w:color="auto"/>
            <w:bottom w:val="none" w:sz="0" w:space="0" w:color="auto"/>
            <w:right w:val="none" w:sz="0" w:space="0" w:color="auto"/>
          </w:divBdr>
        </w:div>
        <w:div w:id="1969312491">
          <w:marLeft w:val="640"/>
          <w:marRight w:val="0"/>
          <w:marTop w:val="0"/>
          <w:marBottom w:val="0"/>
          <w:divBdr>
            <w:top w:val="none" w:sz="0" w:space="0" w:color="auto"/>
            <w:left w:val="none" w:sz="0" w:space="0" w:color="auto"/>
            <w:bottom w:val="none" w:sz="0" w:space="0" w:color="auto"/>
            <w:right w:val="none" w:sz="0" w:space="0" w:color="auto"/>
          </w:divBdr>
        </w:div>
        <w:div w:id="789930977">
          <w:marLeft w:val="640"/>
          <w:marRight w:val="0"/>
          <w:marTop w:val="0"/>
          <w:marBottom w:val="0"/>
          <w:divBdr>
            <w:top w:val="none" w:sz="0" w:space="0" w:color="auto"/>
            <w:left w:val="none" w:sz="0" w:space="0" w:color="auto"/>
            <w:bottom w:val="none" w:sz="0" w:space="0" w:color="auto"/>
            <w:right w:val="none" w:sz="0" w:space="0" w:color="auto"/>
          </w:divBdr>
        </w:div>
        <w:div w:id="1433822424">
          <w:marLeft w:val="640"/>
          <w:marRight w:val="0"/>
          <w:marTop w:val="0"/>
          <w:marBottom w:val="0"/>
          <w:divBdr>
            <w:top w:val="none" w:sz="0" w:space="0" w:color="auto"/>
            <w:left w:val="none" w:sz="0" w:space="0" w:color="auto"/>
            <w:bottom w:val="none" w:sz="0" w:space="0" w:color="auto"/>
            <w:right w:val="none" w:sz="0" w:space="0" w:color="auto"/>
          </w:divBdr>
        </w:div>
        <w:div w:id="1289430204">
          <w:marLeft w:val="640"/>
          <w:marRight w:val="0"/>
          <w:marTop w:val="0"/>
          <w:marBottom w:val="0"/>
          <w:divBdr>
            <w:top w:val="none" w:sz="0" w:space="0" w:color="auto"/>
            <w:left w:val="none" w:sz="0" w:space="0" w:color="auto"/>
            <w:bottom w:val="none" w:sz="0" w:space="0" w:color="auto"/>
            <w:right w:val="none" w:sz="0" w:space="0" w:color="auto"/>
          </w:divBdr>
        </w:div>
        <w:div w:id="1382367308">
          <w:marLeft w:val="640"/>
          <w:marRight w:val="0"/>
          <w:marTop w:val="0"/>
          <w:marBottom w:val="0"/>
          <w:divBdr>
            <w:top w:val="none" w:sz="0" w:space="0" w:color="auto"/>
            <w:left w:val="none" w:sz="0" w:space="0" w:color="auto"/>
            <w:bottom w:val="none" w:sz="0" w:space="0" w:color="auto"/>
            <w:right w:val="none" w:sz="0" w:space="0" w:color="auto"/>
          </w:divBdr>
        </w:div>
        <w:div w:id="922304050">
          <w:marLeft w:val="640"/>
          <w:marRight w:val="0"/>
          <w:marTop w:val="0"/>
          <w:marBottom w:val="0"/>
          <w:divBdr>
            <w:top w:val="none" w:sz="0" w:space="0" w:color="auto"/>
            <w:left w:val="none" w:sz="0" w:space="0" w:color="auto"/>
            <w:bottom w:val="none" w:sz="0" w:space="0" w:color="auto"/>
            <w:right w:val="none" w:sz="0" w:space="0" w:color="auto"/>
          </w:divBdr>
        </w:div>
        <w:div w:id="202713861">
          <w:marLeft w:val="640"/>
          <w:marRight w:val="0"/>
          <w:marTop w:val="0"/>
          <w:marBottom w:val="0"/>
          <w:divBdr>
            <w:top w:val="none" w:sz="0" w:space="0" w:color="auto"/>
            <w:left w:val="none" w:sz="0" w:space="0" w:color="auto"/>
            <w:bottom w:val="none" w:sz="0" w:space="0" w:color="auto"/>
            <w:right w:val="none" w:sz="0" w:space="0" w:color="auto"/>
          </w:divBdr>
        </w:div>
        <w:div w:id="2136437335">
          <w:marLeft w:val="640"/>
          <w:marRight w:val="0"/>
          <w:marTop w:val="0"/>
          <w:marBottom w:val="0"/>
          <w:divBdr>
            <w:top w:val="none" w:sz="0" w:space="0" w:color="auto"/>
            <w:left w:val="none" w:sz="0" w:space="0" w:color="auto"/>
            <w:bottom w:val="none" w:sz="0" w:space="0" w:color="auto"/>
            <w:right w:val="none" w:sz="0" w:space="0" w:color="auto"/>
          </w:divBdr>
        </w:div>
        <w:div w:id="614672314">
          <w:marLeft w:val="640"/>
          <w:marRight w:val="0"/>
          <w:marTop w:val="0"/>
          <w:marBottom w:val="0"/>
          <w:divBdr>
            <w:top w:val="none" w:sz="0" w:space="0" w:color="auto"/>
            <w:left w:val="none" w:sz="0" w:space="0" w:color="auto"/>
            <w:bottom w:val="none" w:sz="0" w:space="0" w:color="auto"/>
            <w:right w:val="none" w:sz="0" w:space="0" w:color="auto"/>
          </w:divBdr>
        </w:div>
        <w:div w:id="259143729">
          <w:marLeft w:val="640"/>
          <w:marRight w:val="0"/>
          <w:marTop w:val="0"/>
          <w:marBottom w:val="0"/>
          <w:divBdr>
            <w:top w:val="none" w:sz="0" w:space="0" w:color="auto"/>
            <w:left w:val="none" w:sz="0" w:space="0" w:color="auto"/>
            <w:bottom w:val="none" w:sz="0" w:space="0" w:color="auto"/>
            <w:right w:val="none" w:sz="0" w:space="0" w:color="auto"/>
          </w:divBdr>
        </w:div>
        <w:div w:id="1114708865">
          <w:marLeft w:val="640"/>
          <w:marRight w:val="0"/>
          <w:marTop w:val="0"/>
          <w:marBottom w:val="0"/>
          <w:divBdr>
            <w:top w:val="none" w:sz="0" w:space="0" w:color="auto"/>
            <w:left w:val="none" w:sz="0" w:space="0" w:color="auto"/>
            <w:bottom w:val="none" w:sz="0" w:space="0" w:color="auto"/>
            <w:right w:val="none" w:sz="0" w:space="0" w:color="auto"/>
          </w:divBdr>
        </w:div>
        <w:div w:id="1057390062">
          <w:marLeft w:val="640"/>
          <w:marRight w:val="0"/>
          <w:marTop w:val="0"/>
          <w:marBottom w:val="0"/>
          <w:divBdr>
            <w:top w:val="none" w:sz="0" w:space="0" w:color="auto"/>
            <w:left w:val="none" w:sz="0" w:space="0" w:color="auto"/>
            <w:bottom w:val="none" w:sz="0" w:space="0" w:color="auto"/>
            <w:right w:val="none" w:sz="0" w:space="0" w:color="auto"/>
          </w:divBdr>
        </w:div>
        <w:div w:id="943613911">
          <w:marLeft w:val="640"/>
          <w:marRight w:val="0"/>
          <w:marTop w:val="0"/>
          <w:marBottom w:val="0"/>
          <w:divBdr>
            <w:top w:val="none" w:sz="0" w:space="0" w:color="auto"/>
            <w:left w:val="none" w:sz="0" w:space="0" w:color="auto"/>
            <w:bottom w:val="none" w:sz="0" w:space="0" w:color="auto"/>
            <w:right w:val="none" w:sz="0" w:space="0" w:color="auto"/>
          </w:divBdr>
        </w:div>
        <w:div w:id="1127701206">
          <w:marLeft w:val="640"/>
          <w:marRight w:val="0"/>
          <w:marTop w:val="0"/>
          <w:marBottom w:val="0"/>
          <w:divBdr>
            <w:top w:val="none" w:sz="0" w:space="0" w:color="auto"/>
            <w:left w:val="none" w:sz="0" w:space="0" w:color="auto"/>
            <w:bottom w:val="none" w:sz="0" w:space="0" w:color="auto"/>
            <w:right w:val="none" w:sz="0" w:space="0" w:color="auto"/>
          </w:divBdr>
        </w:div>
        <w:div w:id="1685596663">
          <w:marLeft w:val="640"/>
          <w:marRight w:val="0"/>
          <w:marTop w:val="0"/>
          <w:marBottom w:val="0"/>
          <w:divBdr>
            <w:top w:val="none" w:sz="0" w:space="0" w:color="auto"/>
            <w:left w:val="none" w:sz="0" w:space="0" w:color="auto"/>
            <w:bottom w:val="none" w:sz="0" w:space="0" w:color="auto"/>
            <w:right w:val="none" w:sz="0" w:space="0" w:color="auto"/>
          </w:divBdr>
        </w:div>
        <w:div w:id="235820125">
          <w:marLeft w:val="640"/>
          <w:marRight w:val="0"/>
          <w:marTop w:val="0"/>
          <w:marBottom w:val="0"/>
          <w:divBdr>
            <w:top w:val="none" w:sz="0" w:space="0" w:color="auto"/>
            <w:left w:val="none" w:sz="0" w:space="0" w:color="auto"/>
            <w:bottom w:val="none" w:sz="0" w:space="0" w:color="auto"/>
            <w:right w:val="none" w:sz="0" w:space="0" w:color="auto"/>
          </w:divBdr>
        </w:div>
        <w:div w:id="191069673">
          <w:marLeft w:val="640"/>
          <w:marRight w:val="0"/>
          <w:marTop w:val="0"/>
          <w:marBottom w:val="0"/>
          <w:divBdr>
            <w:top w:val="none" w:sz="0" w:space="0" w:color="auto"/>
            <w:left w:val="none" w:sz="0" w:space="0" w:color="auto"/>
            <w:bottom w:val="none" w:sz="0" w:space="0" w:color="auto"/>
            <w:right w:val="none" w:sz="0" w:space="0" w:color="auto"/>
          </w:divBdr>
        </w:div>
        <w:div w:id="299502794">
          <w:marLeft w:val="640"/>
          <w:marRight w:val="0"/>
          <w:marTop w:val="0"/>
          <w:marBottom w:val="0"/>
          <w:divBdr>
            <w:top w:val="none" w:sz="0" w:space="0" w:color="auto"/>
            <w:left w:val="none" w:sz="0" w:space="0" w:color="auto"/>
            <w:bottom w:val="none" w:sz="0" w:space="0" w:color="auto"/>
            <w:right w:val="none" w:sz="0" w:space="0" w:color="auto"/>
          </w:divBdr>
        </w:div>
        <w:div w:id="454981004">
          <w:marLeft w:val="640"/>
          <w:marRight w:val="0"/>
          <w:marTop w:val="0"/>
          <w:marBottom w:val="0"/>
          <w:divBdr>
            <w:top w:val="none" w:sz="0" w:space="0" w:color="auto"/>
            <w:left w:val="none" w:sz="0" w:space="0" w:color="auto"/>
            <w:bottom w:val="none" w:sz="0" w:space="0" w:color="auto"/>
            <w:right w:val="none" w:sz="0" w:space="0" w:color="auto"/>
          </w:divBdr>
        </w:div>
        <w:div w:id="503479331">
          <w:marLeft w:val="640"/>
          <w:marRight w:val="0"/>
          <w:marTop w:val="0"/>
          <w:marBottom w:val="0"/>
          <w:divBdr>
            <w:top w:val="none" w:sz="0" w:space="0" w:color="auto"/>
            <w:left w:val="none" w:sz="0" w:space="0" w:color="auto"/>
            <w:bottom w:val="none" w:sz="0" w:space="0" w:color="auto"/>
            <w:right w:val="none" w:sz="0" w:space="0" w:color="auto"/>
          </w:divBdr>
        </w:div>
        <w:div w:id="1880194817">
          <w:marLeft w:val="640"/>
          <w:marRight w:val="0"/>
          <w:marTop w:val="0"/>
          <w:marBottom w:val="0"/>
          <w:divBdr>
            <w:top w:val="none" w:sz="0" w:space="0" w:color="auto"/>
            <w:left w:val="none" w:sz="0" w:space="0" w:color="auto"/>
            <w:bottom w:val="none" w:sz="0" w:space="0" w:color="auto"/>
            <w:right w:val="none" w:sz="0" w:space="0" w:color="auto"/>
          </w:divBdr>
        </w:div>
        <w:div w:id="1684089427">
          <w:marLeft w:val="640"/>
          <w:marRight w:val="0"/>
          <w:marTop w:val="0"/>
          <w:marBottom w:val="0"/>
          <w:divBdr>
            <w:top w:val="none" w:sz="0" w:space="0" w:color="auto"/>
            <w:left w:val="none" w:sz="0" w:space="0" w:color="auto"/>
            <w:bottom w:val="none" w:sz="0" w:space="0" w:color="auto"/>
            <w:right w:val="none" w:sz="0" w:space="0" w:color="auto"/>
          </w:divBdr>
        </w:div>
        <w:div w:id="1228299964">
          <w:marLeft w:val="640"/>
          <w:marRight w:val="0"/>
          <w:marTop w:val="0"/>
          <w:marBottom w:val="0"/>
          <w:divBdr>
            <w:top w:val="none" w:sz="0" w:space="0" w:color="auto"/>
            <w:left w:val="none" w:sz="0" w:space="0" w:color="auto"/>
            <w:bottom w:val="none" w:sz="0" w:space="0" w:color="auto"/>
            <w:right w:val="none" w:sz="0" w:space="0" w:color="auto"/>
          </w:divBdr>
        </w:div>
        <w:div w:id="1800683893">
          <w:marLeft w:val="640"/>
          <w:marRight w:val="0"/>
          <w:marTop w:val="0"/>
          <w:marBottom w:val="0"/>
          <w:divBdr>
            <w:top w:val="none" w:sz="0" w:space="0" w:color="auto"/>
            <w:left w:val="none" w:sz="0" w:space="0" w:color="auto"/>
            <w:bottom w:val="none" w:sz="0" w:space="0" w:color="auto"/>
            <w:right w:val="none" w:sz="0" w:space="0" w:color="auto"/>
          </w:divBdr>
        </w:div>
        <w:div w:id="843514784">
          <w:marLeft w:val="640"/>
          <w:marRight w:val="0"/>
          <w:marTop w:val="0"/>
          <w:marBottom w:val="0"/>
          <w:divBdr>
            <w:top w:val="none" w:sz="0" w:space="0" w:color="auto"/>
            <w:left w:val="none" w:sz="0" w:space="0" w:color="auto"/>
            <w:bottom w:val="none" w:sz="0" w:space="0" w:color="auto"/>
            <w:right w:val="none" w:sz="0" w:space="0" w:color="auto"/>
          </w:divBdr>
        </w:div>
        <w:div w:id="368452977">
          <w:marLeft w:val="640"/>
          <w:marRight w:val="0"/>
          <w:marTop w:val="0"/>
          <w:marBottom w:val="0"/>
          <w:divBdr>
            <w:top w:val="none" w:sz="0" w:space="0" w:color="auto"/>
            <w:left w:val="none" w:sz="0" w:space="0" w:color="auto"/>
            <w:bottom w:val="none" w:sz="0" w:space="0" w:color="auto"/>
            <w:right w:val="none" w:sz="0" w:space="0" w:color="auto"/>
          </w:divBdr>
        </w:div>
        <w:div w:id="2102068585">
          <w:marLeft w:val="640"/>
          <w:marRight w:val="0"/>
          <w:marTop w:val="0"/>
          <w:marBottom w:val="0"/>
          <w:divBdr>
            <w:top w:val="none" w:sz="0" w:space="0" w:color="auto"/>
            <w:left w:val="none" w:sz="0" w:space="0" w:color="auto"/>
            <w:bottom w:val="none" w:sz="0" w:space="0" w:color="auto"/>
            <w:right w:val="none" w:sz="0" w:space="0" w:color="auto"/>
          </w:divBdr>
        </w:div>
        <w:div w:id="201402864">
          <w:marLeft w:val="640"/>
          <w:marRight w:val="0"/>
          <w:marTop w:val="0"/>
          <w:marBottom w:val="0"/>
          <w:divBdr>
            <w:top w:val="none" w:sz="0" w:space="0" w:color="auto"/>
            <w:left w:val="none" w:sz="0" w:space="0" w:color="auto"/>
            <w:bottom w:val="none" w:sz="0" w:space="0" w:color="auto"/>
            <w:right w:val="none" w:sz="0" w:space="0" w:color="auto"/>
          </w:divBdr>
        </w:div>
        <w:div w:id="2037534609">
          <w:marLeft w:val="640"/>
          <w:marRight w:val="0"/>
          <w:marTop w:val="0"/>
          <w:marBottom w:val="0"/>
          <w:divBdr>
            <w:top w:val="none" w:sz="0" w:space="0" w:color="auto"/>
            <w:left w:val="none" w:sz="0" w:space="0" w:color="auto"/>
            <w:bottom w:val="none" w:sz="0" w:space="0" w:color="auto"/>
            <w:right w:val="none" w:sz="0" w:space="0" w:color="auto"/>
          </w:divBdr>
        </w:div>
        <w:div w:id="5711877">
          <w:marLeft w:val="640"/>
          <w:marRight w:val="0"/>
          <w:marTop w:val="0"/>
          <w:marBottom w:val="0"/>
          <w:divBdr>
            <w:top w:val="none" w:sz="0" w:space="0" w:color="auto"/>
            <w:left w:val="none" w:sz="0" w:space="0" w:color="auto"/>
            <w:bottom w:val="none" w:sz="0" w:space="0" w:color="auto"/>
            <w:right w:val="none" w:sz="0" w:space="0" w:color="auto"/>
          </w:divBdr>
        </w:div>
        <w:div w:id="1770344249">
          <w:marLeft w:val="640"/>
          <w:marRight w:val="0"/>
          <w:marTop w:val="0"/>
          <w:marBottom w:val="0"/>
          <w:divBdr>
            <w:top w:val="none" w:sz="0" w:space="0" w:color="auto"/>
            <w:left w:val="none" w:sz="0" w:space="0" w:color="auto"/>
            <w:bottom w:val="none" w:sz="0" w:space="0" w:color="auto"/>
            <w:right w:val="none" w:sz="0" w:space="0" w:color="auto"/>
          </w:divBdr>
        </w:div>
      </w:divsChild>
    </w:div>
    <w:div w:id="1859733501">
      <w:bodyDiv w:val="1"/>
      <w:marLeft w:val="0"/>
      <w:marRight w:val="0"/>
      <w:marTop w:val="0"/>
      <w:marBottom w:val="0"/>
      <w:divBdr>
        <w:top w:val="none" w:sz="0" w:space="0" w:color="auto"/>
        <w:left w:val="none" w:sz="0" w:space="0" w:color="auto"/>
        <w:bottom w:val="none" w:sz="0" w:space="0" w:color="auto"/>
        <w:right w:val="none" w:sz="0" w:space="0" w:color="auto"/>
      </w:divBdr>
    </w:div>
    <w:div w:id="1862353105">
      <w:bodyDiv w:val="1"/>
      <w:marLeft w:val="0"/>
      <w:marRight w:val="0"/>
      <w:marTop w:val="0"/>
      <w:marBottom w:val="0"/>
      <w:divBdr>
        <w:top w:val="none" w:sz="0" w:space="0" w:color="auto"/>
        <w:left w:val="none" w:sz="0" w:space="0" w:color="auto"/>
        <w:bottom w:val="none" w:sz="0" w:space="0" w:color="auto"/>
        <w:right w:val="none" w:sz="0" w:space="0" w:color="auto"/>
      </w:divBdr>
    </w:div>
    <w:div w:id="1862745450">
      <w:bodyDiv w:val="1"/>
      <w:marLeft w:val="0"/>
      <w:marRight w:val="0"/>
      <w:marTop w:val="0"/>
      <w:marBottom w:val="0"/>
      <w:divBdr>
        <w:top w:val="none" w:sz="0" w:space="0" w:color="auto"/>
        <w:left w:val="none" w:sz="0" w:space="0" w:color="auto"/>
        <w:bottom w:val="none" w:sz="0" w:space="0" w:color="auto"/>
        <w:right w:val="none" w:sz="0" w:space="0" w:color="auto"/>
      </w:divBdr>
    </w:div>
    <w:div w:id="1863788192">
      <w:bodyDiv w:val="1"/>
      <w:marLeft w:val="0"/>
      <w:marRight w:val="0"/>
      <w:marTop w:val="0"/>
      <w:marBottom w:val="0"/>
      <w:divBdr>
        <w:top w:val="none" w:sz="0" w:space="0" w:color="auto"/>
        <w:left w:val="none" w:sz="0" w:space="0" w:color="auto"/>
        <w:bottom w:val="none" w:sz="0" w:space="0" w:color="auto"/>
        <w:right w:val="none" w:sz="0" w:space="0" w:color="auto"/>
      </w:divBdr>
    </w:div>
    <w:div w:id="1866484140">
      <w:bodyDiv w:val="1"/>
      <w:marLeft w:val="0"/>
      <w:marRight w:val="0"/>
      <w:marTop w:val="0"/>
      <w:marBottom w:val="0"/>
      <w:divBdr>
        <w:top w:val="none" w:sz="0" w:space="0" w:color="auto"/>
        <w:left w:val="none" w:sz="0" w:space="0" w:color="auto"/>
        <w:bottom w:val="none" w:sz="0" w:space="0" w:color="auto"/>
        <w:right w:val="none" w:sz="0" w:space="0" w:color="auto"/>
      </w:divBdr>
    </w:div>
    <w:div w:id="1866870014">
      <w:bodyDiv w:val="1"/>
      <w:marLeft w:val="0"/>
      <w:marRight w:val="0"/>
      <w:marTop w:val="0"/>
      <w:marBottom w:val="0"/>
      <w:divBdr>
        <w:top w:val="none" w:sz="0" w:space="0" w:color="auto"/>
        <w:left w:val="none" w:sz="0" w:space="0" w:color="auto"/>
        <w:bottom w:val="none" w:sz="0" w:space="0" w:color="auto"/>
        <w:right w:val="none" w:sz="0" w:space="0" w:color="auto"/>
      </w:divBdr>
      <w:divsChild>
        <w:div w:id="1943099097">
          <w:marLeft w:val="640"/>
          <w:marRight w:val="0"/>
          <w:marTop w:val="0"/>
          <w:marBottom w:val="0"/>
          <w:divBdr>
            <w:top w:val="none" w:sz="0" w:space="0" w:color="auto"/>
            <w:left w:val="none" w:sz="0" w:space="0" w:color="auto"/>
            <w:bottom w:val="none" w:sz="0" w:space="0" w:color="auto"/>
            <w:right w:val="none" w:sz="0" w:space="0" w:color="auto"/>
          </w:divBdr>
        </w:div>
        <w:div w:id="1696996747">
          <w:marLeft w:val="640"/>
          <w:marRight w:val="0"/>
          <w:marTop w:val="0"/>
          <w:marBottom w:val="0"/>
          <w:divBdr>
            <w:top w:val="none" w:sz="0" w:space="0" w:color="auto"/>
            <w:left w:val="none" w:sz="0" w:space="0" w:color="auto"/>
            <w:bottom w:val="none" w:sz="0" w:space="0" w:color="auto"/>
            <w:right w:val="none" w:sz="0" w:space="0" w:color="auto"/>
          </w:divBdr>
        </w:div>
        <w:div w:id="1916816419">
          <w:marLeft w:val="640"/>
          <w:marRight w:val="0"/>
          <w:marTop w:val="0"/>
          <w:marBottom w:val="0"/>
          <w:divBdr>
            <w:top w:val="none" w:sz="0" w:space="0" w:color="auto"/>
            <w:left w:val="none" w:sz="0" w:space="0" w:color="auto"/>
            <w:bottom w:val="none" w:sz="0" w:space="0" w:color="auto"/>
            <w:right w:val="none" w:sz="0" w:space="0" w:color="auto"/>
          </w:divBdr>
        </w:div>
        <w:div w:id="159779385">
          <w:marLeft w:val="640"/>
          <w:marRight w:val="0"/>
          <w:marTop w:val="0"/>
          <w:marBottom w:val="0"/>
          <w:divBdr>
            <w:top w:val="none" w:sz="0" w:space="0" w:color="auto"/>
            <w:left w:val="none" w:sz="0" w:space="0" w:color="auto"/>
            <w:bottom w:val="none" w:sz="0" w:space="0" w:color="auto"/>
            <w:right w:val="none" w:sz="0" w:space="0" w:color="auto"/>
          </w:divBdr>
        </w:div>
        <w:div w:id="1243490864">
          <w:marLeft w:val="640"/>
          <w:marRight w:val="0"/>
          <w:marTop w:val="0"/>
          <w:marBottom w:val="0"/>
          <w:divBdr>
            <w:top w:val="none" w:sz="0" w:space="0" w:color="auto"/>
            <w:left w:val="none" w:sz="0" w:space="0" w:color="auto"/>
            <w:bottom w:val="none" w:sz="0" w:space="0" w:color="auto"/>
            <w:right w:val="none" w:sz="0" w:space="0" w:color="auto"/>
          </w:divBdr>
        </w:div>
        <w:div w:id="424151395">
          <w:marLeft w:val="640"/>
          <w:marRight w:val="0"/>
          <w:marTop w:val="0"/>
          <w:marBottom w:val="0"/>
          <w:divBdr>
            <w:top w:val="none" w:sz="0" w:space="0" w:color="auto"/>
            <w:left w:val="none" w:sz="0" w:space="0" w:color="auto"/>
            <w:bottom w:val="none" w:sz="0" w:space="0" w:color="auto"/>
            <w:right w:val="none" w:sz="0" w:space="0" w:color="auto"/>
          </w:divBdr>
        </w:div>
        <w:div w:id="909313124">
          <w:marLeft w:val="640"/>
          <w:marRight w:val="0"/>
          <w:marTop w:val="0"/>
          <w:marBottom w:val="0"/>
          <w:divBdr>
            <w:top w:val="none" w:sz="0" w:space="0" w:color="auto"/>
            <w:left w:val="none" w:sz="0" w:space="0" w:color="auto"/>
            <w:bottom w:val="none" w:sz="0" w:space="0" w:color="auto"/>
            <w:right w:val="none" w:sz="0" w:space="0" w:color="auto"/>
          </w:divBdr>
        </w:div>
        <w:div w:id="2013292444">
          <w:marLeft w:val="640"/>
          <w:marRight w:val="0"/>
          <w:marTop w:val="0"/>
          <w:marBottom w:val="0"/>
          <w:divBdr>
            <w:top w:val="none" w:sz="0" w:space="0" w:color="auto"/>
            <w:left w:val="none" w:sz="0" w:space="0" w:color="auto"/>
            <w:bottom w:val="none" w:sz="0" w:space="0" w:color="auto"/>
            <w:right w:val="none" w:sz="0" w:space="0" w:color="auto"/>
          </w:divBdr>
        </w:div>
        <w:div w:id="1987783511">
          <w:marLeft w:val="640"/>
          <w:marRight w:val="0"/>
          <w:marTop w:val="0"/>
          <w:marBottom w:val="0"/>
          <w:divBdr>
            <w:top w:val="none" w:sz="0" w:space="0" w:color="auto"/>
            <w:left w:val="none" w:sz="0" w:space="0" w:color="auto"/>
            <w:bottom w:val="none" w:sz="0" w:space="0" w:color="auto"/>
            <w:right w:val="none" w:sz="0" w:space="0" w:color="auto"/>
          </w:divBdr>
        </w:div>
        <w:div w:id="1074662179">
          <w:marLeft w:val="640"/>
          <w:marRight w:val="0"/>
          <w:marTop w:val="0"/>
          <w:marBottom w:val="0"/>
          <w:divBdr>
            <w:top w:val="none" w:sz="0" w:space="0" w:color="auto"/>
            <w:left w:val="none" w:sz="0" w:space="0" w:color="auto"/>
            <w:bottom w:val="none" w:sz="0" w:space="0" w:color="auto"/>
            <w:right w:val="none" w:sz="0" w:space="0" w:color="auto"/>
          </w:divBdr>
        </w:div>
        <w:div w:id="1132555923">
          <w:marLeft w:val="640"/>
          <w:marRight w:val="0"/>
          <w:marTop w:val="0"/>
          <w:marBottom w:val="0"/>
          <w:divBdr>
            <w:top w:val="none" w:sz="0" w:space="0" w:color="auto"/>
            <w:left w:val="none" w:sz="0" w:space="0" w:color="auto"/>
            <w:bottom w:val="none" w:sz="0" w:space="0" w:color="auto"/>
            <w:right w:val="none" w:sz="0" w:space="0" w:color="auto"/>
          </w:divBdr>
        </w:div>
        <w:div w:id="842016855">
          <w:marLeft w:val="640"/>
          <w:marRight w:val="0"/>
          <w:marTop w:val="0"/>
          <w:marBottom w:val="0"/>
          <w:divBdr>
            <w:top w:val="none" w:sz="0" w:space="0" w:color="auto"/>
            <w:left w:val="none" w:sz="0" w:space="0" w:color="auto"/>
            <w:bottom w:val="none" w:sz="0" w:space="0" w:color="auto"/>
            <w:right w:val="none" w:sz="0" w:space="0" w:color="auto"/>
          </w:divBdr>
        </w:div>
        <w:div w:id="435907572">
          <w:marLeft w:val="640"/>
          <w:marRight w:val="0"/>
          <w:marTop w:val="0"/>
          <w:marBottom w:val="0"/>
          <w:divBdr>
            <w:top w:val="none" w:sz="0" w:space="0" w:color="auto"/>
            <w:left w:val="none" w:sz="0" w:space="0" w:color="auto"/>
            <w:bottom w:val="none" w:sz="0" w:space="0" w:color="auto"/>
            <w:right w:val="none" w:sz="0" w:space="0" w:color="auto"/>
          </w:divBdr>
        </w:div>
        <w:div w:id="397753878">
          <w:marLeft w:val="640"/>
          <w:marRight w:val="0"/>
          <w:marTop w:val="0"/>
          <w:marBottom w:val="0"/>
          <w:divBdr>
            <w:top w:val="none" w:sz="0" w:space="0" w:color="auto"/>
            <w:left w:val="none" w:sz="0" w:space="0" w:color="auto"/>
            <w:bottom w:val="none" w:sz="0" w:space="0" w:color="auto"/>
            <w:right w:val="none" w:sz="0" w:space="0" w:color="auto"/>
          </w:divBdr>
        </w:div>
        <w:div w:id="1610048622">
          <w:marLeft w:val="640"/>
          <w:marRight w:val="0"/>
          <w:marTop w:val="0"/>
          <w:marBottom w:val="0"/>
          <w:divBdr>
            <w:top w:val="none" w:sz="0" w:space="0" w:color="auto"/>
            <w:left w:val="none" w:sz="0" w:space="0" w:color="auto"/>
            <w:bottom w:val="none" w:sz="0" w:space="0" w:color="auto"/>
            <w:right w:val="none" w:sz="0" w:space="0" w:color="auto"/>
          </w:divBdr>
        </w:div>
        <w:div w:id="1712655890">
          <w:marLeft w:val="640"/>
          <w:marRight w:val="0"/>
          <w:marTop w:val="0"/>
          <w:marBottom w:val="0"/>
          <w:divBdr>
            <w:top w:val="none" w:sz="0" w:space="0" w:color="auto"/>
            <w:left w:val="none" w:sz="0" w:space="0" w:color="auto"/>
            <w:bottom w:val="none" w:sz="0" w:space="0" w:color="auto"/>
            <w:right w:val="none" w:sz="0" w:space="0" w:color="auto"/>
          </w:divBdr>
        </w:div>
        <w:div w:id="1247375855">
          <w:marLeft w:val="640"/>
          <w:marRight w:val="0"/>
          <w:marTop w:val="0"/>
          <w:marBottom w:val="0"/>
          <w:divBdr>
            <w:top w:val="none" w:sz="0" w:space="0" w:color="auto"/>
            <w:left w:val="none" w:sz="0" w:space="0" w:color="auto"/>
            <w:bottom w:val="none" w:sz="0" w:space="0" w:color="auto"/>
            <w:right w:val="none" w:sz="0" w:space="0" w:color="auto"/>
          </w:divBdr>
        </w:div>
        <w:div w:id="359937016">
          <w:marLeft w:val="640"/>
          <w:marRight w:val="0"/>
          <w:marTop w:val="0"/>
          <w:marBottom w:val="0"/>
          <w:divBdr>
            <w:top w:val="none" w:sz="0" w:space="0" w:color="auto"/>
            <w:left w:val="none" w:sz="0" w:space="0" w:color="auto"/>
            <w:bottom w:val="none" w:sz="0" w:space="0" w:color="auto"/>
            <w:right w:val="none" w:sz="0" w:space="0" w:color="auto"/>
          </w:divBdr>
        </w:div>
        <w:div w:id="1358772789">
          <w:marLeft w:val="640"/>
          <w:marRight w:val="0"/>
          <w:marTop w:val="0"/>
          <w:marBottom w:val="0"/>
          <w:divBdr>
            <w:top w:val="none" w:sz="0" w:space="0" w:color="auto"/>
            <w:left w:val="none" w:sz="0" w:space="0" w:color="auto"/>
            <w:bottom w:val="none" w:sz="0" w:space="0" w:color="auto"/>
            <w:right w:val="none" w:sz="0" w:space="0" w:color="auto"/>
          </w:divBdr>
        </w:div>
        <w:div w:id="719473589">
          <w:marLeft w:val="640"/>
          <w:marRight w:val="0"/>
          <w:marTop w:val="0"/>
          <w:marBottom w:val="0"/>
          <w:divBdr>
            <w:top w:val="none" w:sz="0" w:space="0" w:color="auto"/>
            <w:left w:val="none" w:sz="0" w:space="0" w:color="auto"/>
            <w:bottom w:val="none" w:sz="0" w:space="0" w:color="auto"/>
            <w:right w:val="none" w:sz="0" w:space="0" w:color="auto"/>
          </w:divBdr>
        </w:div>
        <w:div w:id="242374253">
          <w:marLeft w:val="640"/>
          <w:marRight w:val="0"/>
          <w:marTop w:val="0"/>
          <w:marBottom w:val="0"/>
          <w:divBdr>
            <w:top w:val="none" w:sz="0" w:space="0" w:color="auto"/>
            <w:left w:val="none" w:sz="0" w:space="0" w:color="auto"/>
            <w:bottom w:val="none" w:sz="0" w:space="0" w:color="auto"/>
            <w:right w:val="none" w:sz="0" w:space="0" w:color="auto"/>
          </w:divBdr>
        </w:div>
        <w:div w:id="692878848">
          <w:marLeft w:val="640"/>
          <w:marRight w:val="0"/>
          <w:marTop w:val="0"/>
          <w:marBottom w:val="0"/>
          <w:divBdr>
            <w:top w:val="none" w:sz="0" w:space="0" w:color="auto"/>
            <w:left w:val="none" w:sz="0" w:space="0" w:color="auto"/>
            <w:bottom w:val="none" w:sz="0" w:space="0" w:color="auto"/>
            <w:right w:val="none" w:sz="0" w:space="0" w:color="auto"/>
          </w:divBdr>
        </w:div>
        <w:div w:id="70470739">
          <w:marLeft w:val="640"/>
          <w:marRight w:val="0"/>
          <w:marTop w:val="0"/>
          <w:marBottom w:val="0"/>
          <w:divBdr>
            <w:top w:val="none" w:sz="0" w:space="0" w:color="auto"/>
            <w:left w:val="none" w:sz="0" w:space="0" w:color="auto"/>
            <w:bottom w:val="none" w:sz="0" w:space="0" w:color="auto"/>
            <w:right w:val="none" w:sz="0" w:space="0" w:color="auto"/>
          </w:divBdr>
        </w:div>
        <w:div w:id="412702528">
          <w:marLeft w:val="640"/>
          <w:marRight w:val="0"/>
          <w:marTop w:val="0"/>
          <w:marBottom w:val="0"/>
          <w:divBdr>
            <w:top w:val="none" w:sz="0" w:space="0" w:color="auto"/>
            <w:left w:val="none" w:sz="0" w:space="0" w:color="auto"/>
            <w:bottom w:val="none" w:sz="0" w:space="0" w:color="auto"/>
            <w:right w:val="none" w:sz="0" w:space="0" w:color="auto"/>
          </w:divBdr>
        </w:div>
        <w:div w:id="1436362886">
          <w:marLeft w:val="640"/>
          <w:marRight w:val="0"/>
          <w:marTop w:val="0"/>
          <w:marBottom w:val="0"/>
          <w:divBdr>
            <w:top w:val="none" w:sz="0" w:space="0" w:color="auto"/>
            <w:left w:val="none" w:sz="0" w:space="0" w:color="auto"/>
            <w:bottom w:val="none" w:sz="0" w:space="0" w:color="auto"/>
            <w:right w:val="none" w:sz="0" w:space="0" w:color="auto"/>
          </w:divBdr>
        </w:div>
        <w:div w:id="861284025">
          <w:marLeft w:val="640"/>
          <w:marRight w:val="0"/>
          <w:marTop w:val="0"/>
          <w:marBottom w:val="0"/>
          <w:divBdr>
            <w:top w:val="none" w:sz="0" w:space="0" w:color="auto"/>
            <w:left w:val="none" w:sz="0" w:space="0" w:color="auto"/>
            <w:bottom w:val="none" w:sz="0" w:space="0" w:color="auto"/>
            <w:right w:val="none" w:sz="0" w:space="0" w:color="auto"/>
          </w:divBdr>
        </w:div>
        <w:div w:id="239213696">
          <w:marLeft w:val="640"/>
          <w:marRight w:val="0"/>
          <w:marTop w:val="0"/>
          <w:marBottom w:val="0"/>
          <w:divBdr>
            <w:top w:val="none" w:sz="0" w:space="0" w:color="auto"/>
            <w:left w:val="none" w:sz="0" w:space="0" w:color="auto"/>
            <w:bottom w:val="none" w:sz="0" w:space="0" w:color="auto"/>
            <w:right w:val="none" w:sz="0" w:space="0" w:color="auto"/>
          </w:divBdr>
        </w:div>
        <w:div w:id="1809711272">
          <w:marLeft w:val="640"/>
          <w:marRight w:val="0"/>
          <w:marTop w:val="0"/>
          <w:marBottom w:val="0"/>
          <w:divBdr>
            <w:top w:val="none" w:sz="0" w:space="0" w:color="auto"/>
            <w:left w:val="none" w:sz="0" w:space="0" w:color="auto"/>
            <w:bottom w:val="none" w:sz="0" w:space="0" w:color="auto"/>
            <w:right w:val="none" w:sz="0" w:space="0" w:color="auto"/>
          </w:divBdr>
        </w:div>
        <w:div w:id="895748407">
          <w:marLeft w:val="640"/>
          <w:marRight w:val="0"/>
          <w:marTop w:val="0"/>
          <w:marBottom w:val="0"/>
          <w:divBdr>
            <w:top w:val="none" w:sz="0" w:space="0" w:color="auto"/>
            <w:left w:val="none" w:sz="0" w:space="0" w:color="auto"/>
            <w:bottom w:val="none" w:sz="0" w:space="0" w:color="auto"/>
            <w:right w:val="none" w:sz="0" w:space="0" w:color="auto"/>
          </w:divBdr>
        </w:div>
        <w:div w:id="538126579">
          <w:marLeft w:val="640"/>
          <w:marRight w:val="0"/>
          <w:marTop w:val="0"/>
          <w:marBottom w:val="0"/>
          <w:divBdr>
            <w:top w:val="none" w:sz="0" w:space="0" w:color="auto"/>
            <w:left w:val="none" w:sz="0" w:space="0" w:color="auto"/>
            <w:bottom w:val="none" w:sz="0" w:space="0" w:color="auto"/>
            <w:right w:val="none" w:sz="0" w:space="0" w:color="auto"/>
          </w:divBdr>
        </w:div>
        <w:div w:id="1951274567">
          <w:marLeft w:val="640"/>
          <w:marRight w:val="0"/>
          <w:marTop w:val="0"/>
          <w:marBottom w:val="0"/>
          <w:divBdr>
            <w:top w:val="none" w:sz="0" w:space="0" w:color="auto"/>
            <w:left w:val="none" w:sz="0" w:space="0" w:color="auto"/>
            <w:bottom w:val="none" w:sz="0" w:space="0" w:color="auto"/>
            <w:right w:val="none" w:sz="0" w:space="0" w:color="auto"/>
          </w:divBdr>
        </w:div>
        <w:div w:id="836775195">
          <w:marLeft w:val="640"/>
          <w:marRight w:val="0"/>
          <w:marTop w:val="0"/>
          <w:marBottom w:val="0"/>
          <w:divBdr>
            <w:top w:val="none" w:sz="0" w:space="0" w:color="auto"/>
            <w:left w:val="none" w:sz="0" w:space="0" w:color="auto"/>
            <w:bottom w:val="none" w:sz="0" w:space="0" w:color="auto"/>
            <w:right w:val="none" w:sz="0" w:space="0" w:color="auto"/>
          </w:divBdr>
        </w:div>
        <w:div w:id="1908613698">
          <w:marLeft w:val="640"/>
          <w:marRight w:val="0"/>
          <w:marTop w:val="0"/>
          <w:marBottom w:val="0"/>
          <w:divBdr>
            <w:top w:val="none" w:sz="0" w:space="0" w:color="auto"/>
            <w:left w:val="none" w:sz="0" w:space="0" w:color="auto"/>
            <w:bottom w:val="none" w:sz="0" w:space="0" w:color="auto"/>
            <w:right w:val="none" w:sz="0" w:space="0" w:color="auto"/>
          </w:divBdr>
        </w:div>
        <w:div w:id="1036082343">
          <w:marLeft w:val="640"/>
          <w:marRight w:val="0"/>
          <w:marTop w:val="0"/>
          <w:marBottom w:val="0"/>
          <w:divBdr>
            <w:top w:val="none" w:sz="0" w:space="0" w:color="auto"/>
            <w:left w:val="none" w:sz="0" w:space="0" w:color="auto"/>
            <w:bottom w:val="none" w:sz="0" w:space="0" w:color="auto"/>
            <w:right w:val="none" w:sz="0" w:space="0" w:color="auto"/>
          </w:divBdr>
        </w:div>
        <w:div w:id="558712892">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434061706">
          <w:marLeft w:val="640"/>
          <w:marRight w:val="0"/>
          <w:marTop w:val="0"/>
          <w:marBottom w:val="0"/>
          <w:divBdr>
            <w:top w:val="none" w:sz="0" w:space="0" w:color="auto"/>
            <w:left w:val="none" w:sz="0" w:space="0" w:color="auto"/>
            <w:bottom w:val="none" w:sz="0" w:space="0" w:color="auto"/>
            <w:right w:val="none" w:sz="0" w:space="0" w:color="auto"/>
          </w:divBdr>
        </w:div>
        <w:div w:id="1634797131">
          <w:marLeft w:val="640"/>
          <w:marRight w:val="0"/>
          <w:marTop w:val="0"/>
          <w:marBottom w:val="0"/>
          <w:divBdr>
            <w:top w:val="none" w:sz="0" w:space="0" w:color="auto"/>
            <w:left w:val="none" w:sz="0" w:space="0" w:color="auto"/>
            <w:bottom w:val="none" w:sz="0" w:space="0" w:color="auto"/>
            <w:right w:val="none" w:sz="0" w:space="0" w:color="auto"/>
          </w:divBdr>
        </w:div>
        <w:div w:id="1692028093">
          <w:marLeft w:val="640"/>
          <w:marRight w:val="0"/>
          <w:marTop w:val="0"/>
          <w:marBottom w:val="0"/>
          <w:divBdr>
            <w:top w:val="none" w:sz="0" w:space="0" w:color="auto"/>
            <w:left w:val="none" w:sz="0" w:space="0" w:color="auto"/>
            <w:bottom w:val="none" w:sz="0" w:space="0" w:color="auto"/>
            <w:right w:val="none" w:sz="0" w:space="0" w:color="auto"/>
          </w:divBdr>
        </w:div>
        <w:div w:id="203489919">
          <w:marLeft w:val="640"/>
          <w:marRight w:val="0"/>
          <w:marTop w:val="0"/>
          <w:marBottom w:val="0"/>
          <w:divBdr>
            <w:top w:val="none" w:sz="0" w:space="0" w:color="auto"/>
            <w:left w:val="none" w:sz="0" w:space="0" w:color="auto"/>
            <w:bottom w:val="none" w:sz="0" w:space="0" w:color="auto"/>
            <w:right w:val="none" w:sz="0" w:space="0" w:color="auto"/>
          </w:divBdr>
        </w:div>
        <w:div w:id="1290820259">
          <w:marLeft w:val="640"/>
          <w:marRight w:val="0"/>
          <w:marTop w:val="0"/>
          <w:marBottom w:val="0"/>
          <w:divBdr>
            <w:top w:val="none" w:sz="0" w:space="0" w:color="auto"/>
            <w:left w:val="none" w:sz="0" w:space="0" w:color="auto"/>
            <w:bottom w:val="none" w:sz="0" w:space="0" w:color="auto"/>
            <w:right w:val="none" w:sz="0" w:space="0" w:color="auto"/>
          </w:divBdr>
        </w:div>
        <w:div w:id="981273389">
          <w:marLeft w:val="640"/>
          <w:marRight w:val="0"/>
          <w:marTop w:val="0"/>
          <w:marBottom w:val="0"/>
          <w:divBdr>
            <w:top w:val="none" w:sz="0" w:space="0" w:color="auto"/>
            <w:left w:val="none" w:sz="0" w:space="0" w:color="auto"/>
            <w:bottom w:val="none" w:sz="0" w:space="0" w:color="auto"/>
            <w:right w:val="none" w:sz="0" w:space="0" w:color="auto"/>
          </w:divBdr>
        </w:div>
        <w:div w:id="1028944870">
          <w:marLeft w:val="640"/>
          <w:marRight w:val="0"/>
          <w:marTop w:val="0"/>
          <w:marBottom w:val="0"/>
          <w:divBdr>
            <w:top w:val="none" w:sz="0" w:space="0" w:color="auto"/>
            <w:left w:val="none" w:sz="0" w:space="0" w:color="auto"/>
            <w:bottom w:val="none" w:sz="0" w:space="0" w:color="auto"/>
            <w:right w:val="none" w:sz="0" w:space="0" w:color="auto"/>
          </w:divBdr>
        </w:div>
        <w:div w:id="1500537001">
          <w:marLeft w:val="640"/>
          <w:marRight w:val="0"/>
          <w:marTop w:val="0"/>
          <w:marBottom w:val="0"/>
          <w:divBdr>
            <w:top w:val="none" w:sz="0" w:space="0" w:color="auto"/>
            <w:left w:val="none" w:sz="0" w:space="0" w:color="auto"/>
            <w:bottom w:val="none" w:sz="0" w:space="0" w:color="auto"/>
            <w:right w:val="none" w:sz="0" w:space="0" w:color="auto"/>
          </w:divBdr>
        </w:div>
        <w:div w:id="1419129608">
          <w:marLeft w:val="640"/>
          <w:marRight w:val="0"/>
          <w:marTop w:val="0"/>
          <w:marBottom w:val="0"/>
          <w:divBdr>
            <w:top w:val="none" w:sz="0" w:space="0" w:color="auto"/>
            <w:left w:val="none" w:sz="0" w:space="0" w:color="auto"/>
            <w:bottom w:val="none" w:sz="0" w:space="0" w:color="auto"/>
            <w:right w:val="none" w:sz="0" w:space="0" w:color="auto"/>
          </w:divBdr>
        </w:div>
        <w:div w:id="1313607642">
          <w:marLeft w:val="640"/>
          <w:marRight w:val="0"/>
          <w:marTop w:val="0"/>
          <w:marBottom w:val="0"/>
          <w:divBdr>
            <w:top w:val="none" w:sz="0" w:space="0" w:color="auto"/>
            <w:left w:val="none" w:sz="0" w:space="0" w:color="auto"/>
            <w:bottom w:val="none" w:sz="0" w:space="0" w:color="auto"/>
            <w:right w:val="none" w:sz="0" w:space="0" w:color="auto"/>
          </w:divBdr>
        </w:div>
        <w:div w:id="411391884">
          <w:marLeft w:val="640"/>
          <w:marRight w:val="0"/>
          <w:marTop w:val="0"/>
          <w:marBottom w:val="0"/>
          <w:divBdr>
            <w:top w:val="none" w:sz="0" w:space="0" w:color="auto"/>
            <w:left w:val="none" w:sz="0" w:space="0" w:color="auto"/>
            <w:bottom w:val="none" w:sz="0" w:space="0" w:color="auto"/>
            <w:right w:val="none" w:sz="0" w:space="0" w:color="auto"/>
          </w:divBdr>
        </w:div>
        <w:div w:id="903442876">
          <w:marLeft w:val="640"/>
          <w:marRight w:val="0"/>
          <w:marTop w:val="0"/>
          <w:marBottom w:val="0"/>
          <w:divBdr>
            <w:top w:val="none" w:sz="0" w:space="0" w:color="auto"/>
            <w:left w:val="none" w:sz="0" w:space="0" w:color="auto"/>
            <w:bottom w:val="none" w:sz="0" w:space="0" w:color="auto"/>
            <w:right w:val="none" w:sz="0" w:space="0" w:color="auto"/>
          </w:divBdr>
        </w:div>
        <w:div w:id="1461150642">
          <w:marLeft w:val="640"/>
          <w:marRight w:val="0"/>
          <w:marTop w:val="0"/>
          <w:marBottom w:val="0"/>
          <w:divBdr>
            <w:top w:val="none" w:sz="0" w:space="0" w:color="auto"/>
            <w:left w:val="none" w:sz="0" w:space="0" w:color="auto"/>
            <w:bottom w:val="none" w:sz="0" w:space="0" w:color="auto"/>
            <w:right w:val="none" w:sz="0" w:space="0" w:color="auto"/>
          </w:divBdr>
        </w:div>
        <w:div w:id="1002125774">
          <w:marLeft w:val="640"/>
          <w:marRight w:val="0"/>
          <w:marTop w:val="0"/>
          <w:marBottom w:val="0"/>
          <w:divBdr>
            <w:top w:val="none" w:sz="0" w:space="0" w:color="auto"/>
            <w:left w:val="none" w:sz="0" w:space="0" w:color="auto"/>
            <w:bottom w:val="none" w:sz="0" w:space="0" w:color="auto"/>
            <w:right w:val="none" w:sz="0" w:space="0" w:color="auto"/>
          </w:divBdr>
        </w:div>
        <w:div w:id="475613970">
          <w:marLeft w:val="640"/>
          <w:marRight w:val="0"/>
          <w:marTop w:val="0"/>
          <w:marBottom w:val="0"/>
          <w:divBdr>
            <w:top w:val="none" w:sz="0" w:space="0" w:color="auto"/>
            <w:left w:val="none" w:sz="0" w:space="0" w:color="auto"/>
            <w:bottom w:val="none" w:sz="0" w:space="0" w:color="auto"/>
            <w:right w:val="none" w:sz="0" w:space="0" w:color="auto"/>
          </w:divBdr>
        </w:div>
        <w:div w:id="215163790">
          <w:marLeft w:val="640"/>
          <w:marRight w:val="0"/>
          <w:marTop w:val="0"/>
          <w:marBottom w:val="0"/>
          <w:divBdr>
            <w:top w:val="none" w:sz="0" w:space="0" w:color="auto"/>
            <w:left w:val="none" w:sz="0" w:space="0" w:color="auto"/>
            <w:bottom w:val="none" w:sz="0" w:space="0" w:color="auto"/>
            <w:right w:val="none" w:sz="0" w:space="0" w:color="auto"/>
          </w:divBdr>
        </w:div>
        <w:div w:id="465437995">
          <w:marLeft w:val="640"/>
          <w:marRight w:val="0"/>
          <w:marTop w:val="0"/>
          <w:marBottom w:val="0"/>
          <w:divBdr>
            <w:top w:val="none" w:sz="0" w:space="0" w:color="auto"/>
            <w:left w:val="none" w:sz="0" w:space="0" w:color="auto"/>
            <w:bottom w:val="none" w:sz="0" w:space="0" w:color="auto"/>
            <w:right w:val="none" w:sz="0" w:space="0" w:color="auto"/>
          </w:divBdr>
        </w:div>
        <w:div w:id="1019700161">
          <w:marLeft w:val="640"/>
          <w:marRight w:val="0"/>
          <w:marTop w:val="0"/>
          <w:marBottom w:val="0"/>
          <w:divBdr>
            <w:top w:val="none" w:sz="0" w:space="0" w:color="auto"/>
            <w:left w:val="none" w:sz="0" w:space="0" w:color="auto"/>
            <w:bottom w:val="none" w:sz="0" w:space="0" w:color="auto"/>
            <w:right w:val="none" w:sz="0" w:space="0" w:color="auto"/>
          </w:divBdr>
        </w:div>
        <w:div w:id="249974311">
          <w:marLeft w:val="640"/>
          <w:marRight w:val="0"/>
          <w:marTop w:val="0"/>
          <w:marBottom w:val="0"/>
          <w:divBdr>
            <w:top w:val="none" w:sz="0" w:space="0" w:color="auto"/>
            <w:left w:val="none" w:sz="0" w:space="0" w:color="auto"/>
            <w:bottom w:val="none" w:sz="0" w:space="0" w:color="auto"/>
            <w:right w:val="none" w:sz="0" w:space="0" w:color="auto"/>
          </w:divBdr>
        </w:div>
        <w:div w:id="993294949">
          <w:marLeft w:val="640"/>
          <w:marRight w:val="0"/>
          <w:marTop w:val="0"/>
          <w:marBottom w:val="0"/>
          <w:divBdr>
            <w:top w:val="none" w:sz="0" w:space="0" w:color="auto"/>
            <w:left w:val="none" w:sz="0" w:space="0" w:color="auto"/>
            <w:bottom w:val="none" w:sz="0" w:space="0" w:color="auto"/>
            <w:right w:val="none" w:sz="0" w:space="0" w:color="auto"/>
          </w:divBdr>
        </w:div>
        <w:div w:id="536969125">
          <w:marLeft w:val="640"/>
          <w:marRight w:val="0"/>
          <w:marTop w:val="0"/>
          <w:marBottom w:val="0"/>
          <w:divBdr>
            <w:top w:val="none" w:sz="0" w:space="0" w:color="auto"/>
            <w:left w:val="none" w:sz="0" w:space="0" w:color="auto"/>
            <w:bottom w:val="none" w:sz="0" w:space="0" w:color="auto"/>
            <w:right w:val="none" w:sz="0" w:space="0" w:color="auto"/>
          </w:divBdr>
        </w:div>
        <w:div w:id="64685952">
          <w:marLeft w:val="640"/>
          <w:marRight w:val="0"/>
          <w:marTop w:val="0"/>
          <w:marBottom w:val="0"/>
          <w:divBdr>
            <w:top w:val="none" w:sz="0" w:space="0" w:color="auto"/>
            <w:left w:val="none" w:sz="0" w:space="0" w:color="auto"/>
            <w:bottom w:val="none" w:sz="0" w:space="0" w:color="auto"/>
            <w:right w:val="none" w:sz="0" w:space="0" w:color="auto"/>
          </w:divBdr>
        </w:div>
        <w:div w:id="1235507830">
          <w:marLeft w:val="640"/>
          <w:marRight w:val="0"/>
          <w:marTop w:val="0"/>
          <w:marBottom w:val="0"/>
          <w:divBdr>
            <w:top w:val="none" w:sz="0" w:space="0" w:color="auto"/>
            <w:left w:val="none" w:sz="0" w:space="0" w:color="auto"/>
            <w:bottom w:val="none" w:sz="0" w:space="0" w:color="auto"/>
            <w:right w:val="none" w:sz="0" w:space="0" w:color="auto"/>
          </w:divBdr>
        </w:div>
        <w:div w:id="57410568">
          <w:marLeft w:val="640"/>
          <w:marRight w:val="0"/>
          <w:marTop w:val="0"/>
          <w:marBottom w:val="0"/>
          <w:divBdr>
            <w:top w:val="none" w:sz="0" w:space="0" w:color="auto"/>
            <w:left w:val="none" w:sz="0" w:space="0" w:color="auto"/>
            <w:bottom w:val="none" w:sz="0" w:space="0" w:color="auto"/>
            <w:right w:val="none" w:sz="0" w:space="0" w:color="auto"/>
          </w:divBdr>
        </w:div>
        <w:div w:id="969896463">
          <w:marLeft w:val="640"/>
          <w:marRight w:val="0"/>
          <w:marTop w:val="0"/>
          <w:marBottom w:val="0"/>
          <w:divBdr>
            <w:top w:val="none" w:sz="0" w:space="0" w:color="auto"/>
            <w:left w:val="none" w:sz="0" w:space="0" w:color="auto"/>
            <w:bottom w:val="none" w:sz="0" w:space="0" w:color="auto"/>
            <w:right w:val="none" w:sz="0" w:space="0" w:color="auto"/>
          </w:divBdr>
        </w:div>
        <w:div w:id="1707752841">
          <w:marLeft w:val="640"/>
          <w:marRight w:val="0"/>
          <w:marTop w:val="0"/>
          <w:marBottom w:val="0"/>
          <w:divBdr>
            <w:top w:val="none" w:sz="0" w:space="0" w:color="auto"/>
            <w:left w:val="none" w:sz="0" w:space="0" w:color="auto"/>
            <w:bottom w:val="none" w:sz="0" w:space="0" w:color="auto"/>
            <w:right w:val="none" w:sz="0" w:space="0" w:color="auto"/>
          </w:divBdr>
        </w:div>
        <w:div w:id="996344115">
          <w:marLeft w:val="640"/>
          <w:marRight w:val="0"/>
          <w:marTop w:val="0"/>
          <w:marBottom w:val="0"/>
          <w:divBdr>
            <w:top w:val="none" w:sz="0" w:space="0" w:color="auto"/>
            <w:left w:val="none" w:sz="0" w:space="0" w:color="auto"/>
            <w:bottom w:val="none" w:sz="0" w:space="0" w:color="auto"/>
            <w:right w:val="none" w:sz="0" w:space="0" w:color="auto"/>
          </w:divBdr>
        </w:div>
        <w:div w:id="484055395">
          <w:marLeft w:val="640"/>
          <w:marRight w:val="0"/>
          <w:marTop w:val="0"/>
          <w:marBottom w:val="0"/>
          <w:divBdr>
            <w:top w:val="none" w:sz="0" w:space="0" w:color="auto"/>
            <w:left w:val="none" w:sz="0" w:space="0" w:color="auto"/>
            <w:bottom w:val="none" w:sz="0" w:space="0" w:color="auto"/>
            <w:right w:val="none" w:sz="0" w:space="0" w:color="auto"/>
          </w:divBdr>
        </w:div>
      </w:divsChild>
    </w:div>
    <w:div w:id="1867474955">
      <w:bodyDiv w:val="1"/>
      <w:marLeft w:val="0"/>
      <w:marRight w:val="0"/>
      <w:marTop w:val="0"/>
      <w:marBottom w:val="0"/>
      <w:divBdr>
        <w:top w:val="none" w:sz="0" w:space="0" w:color="auto"/>
        <w:left w:val="none" w:sz="0" w:space="0" w:color="auto"/>
        <w:bottom w:val="none" w:sz="0" w:space="0" w:color="auto"/>
        <w:right w:val="none" w:sz="0" w:space="0" w:color="auto"/>
      </w:divBdr>
    </w:div>
    <w:div w:id="1870338652">
      <w:bodyDiv w:val="1"/>
      <w:marLeft w:val="0"/>
      <w:marRight w:val="0"/>
      <w:marTop w:val="0"/>
      <w:marBottom w:val="0"/>
      <w:divBdr>
        <w:top w:val="none" w:sz="0" w:space="0" w:color="auto"/>
        <w:left w:val="none" w:sz="0" w:space="0" w:color="auto"/>
        <w:bottom w:val="none" w:sz="0" w:space="0" w:color="auto"/>
        <w:right w:val="none" w:sz="0" w:space="0" w:color="auto"/>
      </w:divBdr>
    </w:div>
    <w:div w:id="1874805567">
      <w:bodyDiv w:val="1"/>
      <w:marLeft w:val="0"/>
      <w:marRight w:val="0"/>
      <w:marTop w:val="0"/>
      <w:marBottom w:val="0"/>
      <w:divBdr>
        <w:top w:val="none" w:sz="0" w:space="0" w:color="auto"/>
        <w:left w:val="none" w:sz="0" w:space="0" w:color="auto"/>
        <w:bottom w:val="none" w:sz="0" w:space="0" w:color="auto"/>
        <w:right w:val="none" w:sz="0" w:space="0" w:color="auto"/>
      </w:divBdr>
    </w:div>
    <w:div w:id="1878347543">
      <w:bodyDiv w:val="1"/>
      <w:marLeft w:val="0"/>
      <w:marRight w:val="0"/>
      <w:marTop w:val="0"/>
      <w:marBottom w:val="0"/>
      <w:divBdr>
        <w:top w:val="none" w:sz="0" w:space="0" w:color="auto"/>
        <w:left w:val="none" w:sz="0" w:space="0" w:color="auto"/>
        <w:bottom w:val="none" w:sz="0" w:space="0" w:color="auto"/>
        <w:right w:val="none" w:sz="0" w:space="0" w:color="auto"/>
      </w:divBdr>
    </w:div>
    <w:div w:id="1880360548">
      <w:bodyDiv w:val="1"/>
      <w:marLeft w:val="0"/>
      <w:marRight w:val="0"/>
      <w:marTop w:val="0"/>
      <w:marBottom w:val="0"/>
      <w:divBdr>
        <w:top w:val="none" w:sz="0" w:space="0" w:color="auto"/>
        <w:left w:val="none" w:sz="0" w:space="0" w:color="auto"/>
        <w:bottom w:val="none" w:sz="0" w:space="0" w:color="auto"/>
        <w:right w:val="none" w:sz="0" w:space="0" w:color="auto"/>
      </w:divBdr>
    </w:div>
    <w:div w:id="1883781246">
      <w:bodyDiv w:val="1"/>
      <w:marLeft w:val="0"/>
      <w:marRight w:val="0"/>
      <w:marTop w:val="0"/>
      <w:marBottom w:val="0"/>
      <w:divBdr>
        <w:top w:val="none" w:sz="0" w:space="0" w:color="auto"/>
        <w:left w:val="none" w:sz="0" w:space="0" w:color="auto"/>
        <w:bottom w:val="none" w:sz="0" w:space="0" w:color="auto"/>
        <w:right w:val="none" w:sz="0" w:space="0" w:color="auto"/>
      </w:divBdr>
    </w:div>
    <w:div w:id="1884904446">
      <w:bodyDiv w:val="1"/>
      <w:marLeft w:val="0"/>
      <w:marRight w:val="0"/>
      <w:marTop w:val="0"/>
      <w:marBottom w:val="0"/>
      <w:divBdr>
        <w:top w:val="none" w:sz="0" w:space="0" w:color="auto"/>
        <w:left w:val="none" w:sz="0" w:space="0" w:color="auto"/>
        <w:bottom w:val="none" w:sz="0" w:space="0" w:color="auto"/>
        <w:right w:val="none" w:sz="0" w:space="0" w:color="auto"/>
      </w:divBdr>
    </w:div>
    <w:div w:id="1886403381">
      <w:bodyDiv w:val="1"/>
      <w:marLeft w:val="0"/>
      <w:marRight w:val="0"/>
      <w:marTop w:val="0"/>
      <w:marBottom w:val="0"/>
      <w:divBdr>
        <w:top w:val="none" w:sz="0" w:space="0" w:color="auto"/>
        <w:left w:val="none" w:sz="0" w:space="0" w:color="auto"/>
        <w:bottom w:val="none" w:sz="0" w:space="0" w:color="auto"/>
        <w:right w:val="none" w:sz="0" w:space="0" w:color="auto"/>
      </w:divBdr>
    </w:div>
    <w:div w:id="1886795945">
      <w:bodyDiv w:val="1"/>
      <w:marLeft w:val="0"/>
      <w:marRight w:val="0"/>
      <w:marTop w:val="0"/>
      <w:marBottom w:val="0"/>
      <w:divBdr>
        <w:top w:val="none" w:sz="0" w:space="0" w:color="auto"/>
        <w:left w:val="none" w:sz="0" w:space="0" w:color="auto"/>
        <w:bottom w:val="none" w:sz="0" w:space="0" w:color="auto"/>
        <w:right w:val="none" w:sz="0" w:space="0" w:color="auto"/>
      </w:divBdr>
    </w:div>
    <w:div w:id="1887453028">
      <w:bodyDiv w:val="1"/>
      <w:marLeft w:val="0"/>
      <w:marRight w:val="0"/>
      <w:marTop w:val="0"/>
      <w:marBottom w:val="0"/>
      <w:divBdr>
        <w:top w:val="none" w:sz="0" w:space="0" w:color="auto"/>
        <w:left w:val="none" w:sz="0" w:space="0" w:color="auto"/>
        <w:bottom w:val="none" w:sz="0" w:space="0" w:color="auto"/>
        <w:right w:val="none" w:sz="0" w:space="0" w:color="auto"/>
      </w:divBdr>
    </w:div>
    <w:div w:id="1888253055">
      <w:bodyDiv w:val="1"/>
      <w:marLeft w:val="0"/>
      <w:marRight w:val="0"/>
      <w:marTop w:val="0"/>
      <w:marBottom w:val="0"/>
      <w:divBdr>
        <w:top w:val="none" w:sz="0" w:space="0" w:color="auto"/>
        <w:left w:val="none" w:sz="0" w:space="0" w:color="auto"/>
        <w:bottom w:val="none" w:sz="0" w:space="0" w:color="auto"/>
        <w:right w:val="none" w:sz="0" w:space="0" w:color="auto"/>
      </w:divBdr>
    </w:div>
    <w:div w:id="1890073171">
      <w:bodyDiv w:val="1"/>
      <w:marLeft w:val="0"/>
      <w:marRight w:val="0"/>
      <w:marTop w:val="0"/>
      <w:marBottom w:val="0"/>
      <w:divBdr>
        <w:top w:val="none" w:sz="0" w:space="0" w:color="auto"/>
        <w:left w:val="none" w:sz="0" w:space="0" w:color="auto"/>
        <w:bottom w:val="none" w:sz="0" w:space="0" w:color="auto"/>
        <w:right w:val="none" w:sz="0" w:space="0" w:color="auto"/>
      </w:divBdr>
    </w:div>
    <w:div w:id="1892183652">
      <w:bodyDiv w:val="1"/>
      <w:marLeft w:val="0"/>
      <w:marRight w:val="0"/>
      <w:marTop w:val="0"/>
      <w:marBottom w:val="0"/>
      <w:divBdr>
        <w:top w:val="none" w:sz="0" w:space="0" w:color="auto"/>
        <w:left w:val="none" w:sz="0" w:space="0" w:color="auto"/>
        <w:bottom w:val="none" w:sz="0" w:space="0" w:color="auto"/>
        <w:right w:val="none" w:sz="0" w:space="0" w:color="auto"/>
      </w:divBdr>
    </w:div>
    <w:div w:id="1895114747">
      <w:bodyDiv w:val="1"/>
      <w:marLeft w:val="0"/>
      <w:marRight w:val="0"/>
      <w:marTop w:val="0"/>
      <w:marBottom w:val="0"/>
      <w:divBdr>
        <w:top w:val="none" w:sz="0" w:space="0" w:color="auto"/>
        <w:left w:val="none" w:sz="0" w:space="0" w:color="auto"/>
        <w:bottom w:val="none" w:sz="0" w:space="0" w:color="auto"/>
        <w:right w:val="none" w:sz="0" w:space="0" w:color="auto"/>
      </w:divBdr>
    </w:div>
    <w:div w:id="1896701860">
      <w:bodyDiv w:val="1"/>
      <w:marLeft w:val="0"/>
      <w:marRight w:val="0"/>
      <w:marTop w:val="0"/>
      <w:marBottom w:val="0"/>
      <w:divBdr>
        <w:top w:val="none" w:sz="0" w:space="0" w:color="auto"/>
        <w:left w:val="none" w:sz="0" w:space="0" w:color="auto"/>
        <w:bottom w:val="none" w:sz="0" w:space="0" w:color="auto"/>
        <w:right w:val="none" w:sz="0" w:space="0" w:color="auto"/>
      </w:divBdr>
    </w:div>
    <w:div w:id="1898467793">
      <w:bodyDiv w:val="1"/>
      <w:marLeft w:val="0"/>
      <w:marRight w:val="0"/>
      <w:marTop w:val="0"/>
      <w:marBottom w:val="0"/>
      <w:divBdr>
        <w:top w:val="none" w:sz="0" w:space="0" w:color="auto"/>
        <w:left w:val="none" w:sz="0" w:space="0" w:color="auto"/>
        <w:bottom w:val="none" w:sz="0" w:space="0" w:color="auto"/>
        <w:right w:val="none" w:sz="0" w:space="0" w:color="auto"/>
      </w:divBdr>
    </w:div>
    <w:div w:id="1901477008">
      <w:bodyDiv w:val="1"/>
      <w:marLeft w:val="0"/>
      <w:marRight w:val="0"/>
      <w:marTop w:val="0"/>
      <w:marBottom w:val="0"/>
      <w:divBdr>
        <w:top w:val="none" w:sz="0" w:space="0" w:color="auto"/>
        <w:left w:val="none" w:sz="0" w:space="0" w:color="auto"/>
        <w:bottom w:val="none" w:sz="0" w:space="0" w:color="auto"/>
        <w:right w:val="none" w:sz="0" w:space="0" w:color="auto"/>
      </w:divBdr>
    </w:div>
    <w:div w:id="1909459899">
      <w:bodyDiv w:val="1"/>
      <w:marLeft w:val="0"/>
      <w:marRight w:val="0"/>
      <w:marTop w:val="0"/>
      <w:marBottom w:val="0"/>
      <w:divBdr>
        <w:top w:val="none" w:sz="0" w:space="0" w:color="auto"/>
        <w:left w:val="none" w:sz="0" w:space="0" w:color="auto"/>
        <w:bottom w:val="none" w:sz="0" w:space="0" w:color="auto"/>
        <w:right w:val="none" w:sz="0" w:space="0" w:color="auto"/>
      </w:divBdr>
    </w:div>
    <w:div w:id="1909654951">
      <w:bodyDiv w:val="1"/>
      <w:marLeft w:val="0"/>
      <w:marRight w:val="0"/>
      <w:marTop w:val="0"/>
      <w:marBottom w:val="0"/>
      <w:divBdr>
        <w:top w:val="none" w:sz="0" w:space="0" w:color="auto"/>
        <w:left w:val="none" w:sz="0" w:space="0" w:color="auto"/>
        <w:bottom w:val="none" w:sz="0" w:space="0" w:color="auto"/>
        <w:right w:val="none" w:sz="0" w:space="0" w:color="auto"/>
      </w:divBdr>
    </w:div>
    <w:div w:id="1911764667">
      <w:bodyDiv w:val="1"/>
      <w:marLeft w:val="0"/>
      <w:marRight w:val="0"/>
      <w:marTop w:val="0"/>
      <w:marBottom w:val="0"/>
      <w:divBdr>
        <w:top w:val="none" w:sz="0" w:space="0" w:color="auto"/>
        <w:left w:val="none" w:sz="0" w:space="0" w:color="auto"/>
        <w:bottom w:val="none" w:sz="0" w:space="0" w:color="auto"/>
        <w:right w:val="none" w:sz="0" w:space="0" w:color="auto"/>
      </w:divBdr>
      <w:divsChild>
        <w:div w:id="1110666549">
          <w:marLeft w:val="640"/>
          <w:marRight w:val="0"/>
          <w:marTop w:val="0"/>
          <w:marBottom w:val="0"/>
          <w:divBdr>
            <w:top w:val="none" w:sz="0" w:space="0" w:color="auto"/>
            <w:left w:val="none" w:sz="0" w:space="0" w:color="auto"/>
            <w:bottom w:val="none" w:sz="0" w:space="0" w:color="auto"/>
            <w:right w:val="none" w:sz="0" w:space="0" w:color="auto"/>
          </w:divBdr>
        </w:div>
        <w:div w:id="639382043">
          <w:marLeft w:val="640"/>
          <w:marRight w:val="0"/>
          <w:marTop w:val="0"/>
          <w:marBottom w:val="0"/>
          <w:divBdr>
            <w:top w:val="none" w:sz="0" w:space="0" w:color="auto"/>
            <w:left w:val="none" w:sz="0" w:space="0" w:color="auto"/>
            <w:bottom w:val="none" w:sz="0" w:space="0" w:color="auto"/>
            <w:right w:val="none" w:sz="0" w:space="0" w:color="auto"/>
          </w:divBdr>
        </w:div>
        <w:div w:id="1455563724">
          <w:marLeft w:val="640"/>
          <w:marRight w:val="0"/>
          <w:marTop w:val="0"/>
          <w:marBottom w:val="0"/>
          <w:divBdr>
            <w:top w:val="none" w:sz="0" w:space="0" w:color="auto"/>
            <w:left w:val="none" w:sz="0" w:space="0" w:color="auto"/>
            <w:bottom w:val="none" w:sz="0" w:space="0" w:color="auto"/>
            <w:right w:val="none" w:sz="0" w:space="0" w:color="auto"/>
          </w:divBdr>
        </w:div>
        <w:div w:id="1328558858">
          <w:marLeft w:val="640"/>
          <w:marRight w:val="0"/>
          <w:marTop w:val="0"/>
          <w:marBottom w:val="0"/>
          <w:divBdr>
            <w:top w:val="none" w:sz="0" w:space="0" w:color="auto"/>
            <w:left w:val="none" w:sz="0" w:space="0" w:color="auto"/>
            <w:bottom w:val="none" w:sz="0" w:space="0" w:color="auto"/>
            <w:right w:val="none" w:sz="0" w:space="0" w:color="auto"/>
          </w:divBdr>
        </w:div>
        <w:div w:id="267397560">
          <w:marLeft w:val="640"/>
          <w:marRight w:val="0"/>
          <w:marTop w:val="0"/>
          <w:marBottom w:val="0"/>
          <w:divBdr>
            <w:top w:val="none" w:sz="0" w:space="0" w:color="auto"/>
            <w:left w:val="none" w:sz="0" w:space="0" w:color="auto"/>
            <w:bottom w:val="none" w:sz="0" w:space="0" w:color="auto"/>
            <w:right w:val="none" w:sz="0" w:space="0" w:color="auto"/>
          </w:divBdr>
        </w:div>
        <w:div w:id="505747323">
          <w:marLeft w:val="640"/>
          <w:marRight w:val="0"/>
          <w:marTop w:val="0"/>
          <w:marBottom w:val="0"/>
          <w:divBdr>
            <w:top w:val="none" w:sz="0" w:space="0" w:color="auto"/>
            <w:left w:val="none" w:sz="0" w:space="0" w:color="auto"/>
            <w:bottom w:val="none" w:sz="0" w:space="0" w:color="auto"/>
            <w:right w:val="none" w:sz="0" w:space="0" w:color="auto"/>
          </w:divBdr>
        </w:div>
        <w:div w:id="1771700439">
          <w:marLeft w:val="640"/>
          <w:marRight w:val="0"/>
          <w:marTop w:val="0"/>
          <w:marBottom w:val="0"/>
          <w:divBdr>
            <w:top w:val="none" w:sz="0" w:space="0" w:color="auto"/>
            <w:left w:val="none" w:sz="0" w:space="0" w:color="auto"/>
            <w:bottom w:val="none" w:sz="0" w:space="0" w:color="auto"/>
            <w:right w:val="none" w:sz="0" w:space="0" w:color="auto"/>
          </w:divBdr>
        </w:div>
        <w:div w:id="1157107507">
          <w:marLeft w:val="640"/>
          <w:marRight w:val="0"/>
          <w:marTop w:val="0"/>
          <w:marBottom w:val="0"/>
          <w:divBdr>
            <w:top w:val="none" w:sz="0" w:space="0" w:color="auto"/>
            <w:left w:val="none" w:sz="0" w:space="0" w:color="auto"/>
            <w:bottom w:val="none" w:sz="0" w:space="0" w:color="auto"/>
            <w:right w:val="none" w:sz="0" w:space="0" w:color="auto"/>
          </w:divBdr>
        </w:div>
        <w:div w:id="726682334">
          <w:marLeft w:val="640"/>
          <w:marRight w:val="0"/>
          <w:marTop w:val="0"/>
          <w:marBottom w:val="0"/>
          <w:divBdr>
            <w:top w:val="none" w:sz="0" w:space="0" w:color="auto"/>
            <w:left w:val="none" w:sz="0" w:space="0" w:color="auto"/>
            <w:bottom w:val="none" w:sz="0" w:space="0" w:color="auto"/>
            <w:right w:val="none" w:sz="0" w:space="0" w:color="auto"/>
          </w:divBdr>
        </w:div>
        <w:div w:id="1150749864">
          <w:marLeft w:val="640"/>
          <w:marRight w:val="0"/>
          <w:marTop w:val="0"/>
          <w:marBottom w:val="0"/>
          <w:divBdr>
            <w:top w:val="none" w:sz="0" w:space="0" w:color="auto"/>
            <w:left w:val="none" w:sz="0" w:space="0" w:color="auto"/>
            <w:bottom w:val="none" w:sz="0" w:space="0" w:color="auto"/>
            <w:right w:val="none" w:sz="0" w:space="0" w:color="auto"/>
          </w:divBdr>
        </w:div>
        <w:div w:id="497772709">
          <w:marLeft w:val="640"/>
          <w:marRight w:val="0"/>
          <w:marTop w:val="0"/>
          <w:marBottom w:val="0"/>
          <w:divBdr>
            <w:top w:val="none" w:sz="0" w:space="0" w:color="auto"/>
            <w:left w:val="none" w:sz="0" w:space="0" w:color="auto"/>
            <w:bottom w:val="none" w:sz="0" w:space="0" w:color="auto"/>
            <w:right w:val="none" w:sz="0" w:space="0" w:color="auto"/>
          </w:divBdr>
        </w:div>
        <w:div w:id="844325297">
          <w:marLeft w:val="640"/>
          <w:marRight w:val="0"/>
          <w:marTop w:val="0"/>
          <w:marBottom w:val="0"/>
          <w:divBdr>
            <w:top w:val="none" w:sz="0" w:space="0" w:color="auto"/>
            <w:left w:val="none" w:sz="0" w:space="0" w:color="auto"/>
            <w:bottom w:val="none" w:sz="0" w:space="0" w:color="auto"/>
            <w:right w:val="none" w:sz="0" w:space="0" w:color="auto"/>
          </w:divBdr>
        </w:div>
        <w:div w:id="1712152596">
          <w:marLeft w:val="640"/>
          <w:marRight w:val="0"/>
          <w:marTop w:val="0"/>
          <w:marBottom w:val="0"/>
          <w:divBdr>
            <w:top w:val="none" w:sz="0" w:space="0" w:color="auto"/>
            <w:left w:val="none" w:sz="0" w:space="0" w:color="auto"/>
            <w:bottom w:val="none" w:sz="0" w:space="0" w:color="auto"/>
            <w:right w:val="none" w:sz="0" w:space="0" w:color="auto"/>
          </w:divBdr>
        </w:div>
        <w:div w:id="292712055">
          <w:marLeft w:val="640"/>
          <w:marRight w:val="0"/>
          <w:marTop w:val="0"/>
          <w:marBottom w:val="0"/>
          <w:divBdr>
            <w:top w:val="none" w:sz="0" w:space="0" w:color="auto"/>
            <w:left w:val="none" w:sz="0" w:space="0" w:color="auto"/>
            <w:bottom w:val="none" w:sz="0" w:space="0" w:color="auto"/>
            <w:right w:val="none" w:sz="0" w:space="0" w:color="auto"/>
          </w:divBdr>
        </w:div>
        <w:div w:id="1702900674">
          <w:marLeft w:val="640"/>
          <w:marRight w:val="0"/>
          <w:marTop w:val="0"/>
          <w:marBottom w:val="0"/>
          <w:divBdr>
            <w:top w:val="none" w:sz="0" w:space="0" w:color="auto"/>
            <w:left w:val="none" w:sz="0" w:space="0" w:color="auto"/>
            <w:bottom w:val="none" w:sz="0" w:space="0" w:color="auto"/>
            <w:right w:val="none" w:sz="0" w:space="0" w:color="auto"/>
          </w:divBdr>
        </w:div>
        <w:div w:id="712925165">
          <w:marLeft w:val="640"/>
          <w:marRight w:val="0"/>
          <w:marTop w:val="0"/>
          <w:marBottom w:val="0"/>
          <w:divBdr>
            <w:top w:val="none" w:sz="0" w:space="0" w:color="auto"/>
            <w:left w:val="none" w:sz="0" w:space="0" w:color="auto"/>
            <w:bottom w:val="none" w:sz="0" w:space="0" w:color="auto"/>
            <w:right w:val="none" w:sz="0" w:space="0" w:color="auto"/>
          </w:divBdr>
        </w:div>
        <w:div w:id="463888450">
          <w:marLeft w:val="640"/>
          <w:marRight w:val="0"/>
          <w:marTop w:val="0"/>
          <w:marBottom w:val="0"/>
          <w:divBdr>
            <w:top w:val="none" w:sz="0" w:space="0" w:color="auto"/>
            <w:left w:val="none" w:sz="0" w:space="0" w:color="auto"/>
            <w:bottom w:val="none" w:sz="0" w:space="0" w:color="auto"/>
            <w:right w:val="none" w:sz="0" w:space="0" w:color="auto"/>
          </w:divBdr>
        </w:div>
        <w:div w:id="1631979903">
          <w:marLeft w:val="640"/>
          <w:marRight w:val="0"/>
          <w:marTop w:val="0"/>
          <w:marBottom w:val="0"/>
          <w:divBdr>
            <w:top w:val="none" w:sz="0" w:space="0" w:color="auto"/>
            <w:left w:val="none" w:sz="0" w:space="0" w:color="auto"/>
            <w:bottom w:val="none" w:sz="0" w:space="0" w:color="auto"/>
            <w:right w:val="none" w:sz="0" w:space="0" w:color="auto"/>
          </w:divBdr>
        </w:div>
        <w:div w:id="1715931656">
          <w:marLeft w:val="640"/>
          <w:marRight w:val="0"/>
          <w:marTop w:val="0"/>
          <w:marBottom w:val="0"/>
          <w:divBdr>
            <w:top w:val="none" w:sz="0" w:space="0" w:color="auto"/>
            <w:left w:val="none" w:sz="0" w:space="0" w:color="auto"/>
            <w:bottom w:val="none" w:sz="0" w:space="0" w:color="auto"/>
            <w:right w:val="none" w:sz="0" w:space="0" w:color="auto"/>
          </w:divBdr>
        </w:div>
        <w:div w:id="1715303897">
          <w:marLeft w:val="640"/>
          <w:marRight w:val="0"/>
          <w:marTop w:val="0"/>
          <w:marBottom w:val="0"/>
          <w:divBdr>
            <w:top w:val="none" w:sz="0" w:space="0" w:color="auto"/>
            <w:left w:val="none" w:sz="0" w:space="0" w:color="auto"/>
            <w:bottom w:val="none" w:sz="0" w:space="0" w:color="auto"/>
            <w:right w:val="none" w:sz="0" w:space="0" w:color="auto"/>
          </w:divBdr>
        </w:div>
        <w:div w:id="993098440">
          <w:marLeft w:val="640"/>
          <w:marRight w:val="0"/>
          <w:marTop w:val="0"/>
          <w:marBottom w:val="0"/>
          <w:divBdr>
            <w:top w:val="none" w:sz="0" w:space="0" w:color="auto"/>
            <w:left w:val="none" w:sz="0" w:space="0" w:color="auto"/>
            <w:bottom w:val="none" w:sz="0" w:space="0" w:color="auto"/>
            <w:right w:val="none" w:sz="0" w:space="0" w:color="auto"/>
          </w:divBdr>
        </w:div>
        <w:div w:id="1891530364">
          <w:marLeft w:val="640"/>
          <w:marRight w:val="0"/>
          <w:marTop w:val="0"/>
          <w:marBottom w:val="0"/>
          <w:divBdr>
            <w:top w:val="none" w:sz="0" w:space="0" w:color="auto"/>
            <w:left w:val="none" w:sz="0" w:space="0" w:color="auto"/>
            <w:bottom w:val="none" w:sz="0" w:space="0" w:color="auto"/>
            <w:right w:val="none" w:sz="0" w:space="0" w:color="auto"/>
          </w:divBdr>
        </w:div>
        <w:div w:id="579947379">
          <w:marLeft w:val="640"/>
          <w:marRight w:val="0"/>
          <w:marTop w:val="0"/>
          <w:marBottom w:val="0"/>
          <w:divBdr>
            <w:top w:val="none" w:sz="0" w:space="0" w:color="auto"/>
            <w:left w:val="none" w:sz="0" w:space="0" w:color="auto"/>
            <w:bottom w:val="none" w:sz="0" w:space="0" w:color="auto"/>
            <w:right w:val="none" w:sz="0" w:space="0" w:color="auto"/>
          </w:divBdr>
        </w:div>
        <w:div w:id="141241257">
          <w:marLeft w:val="640"/>
          <w:marRight w:val="0"/>
          <w:marTop w:val="0"/>
          <w:marBottom w:val="0"/>
          <w:divBdr>
            <w:top w:val="none" w:sz="0" w:space="0" w:color="auto"/>
            <w:left w:val="none" w:sz="0" w:space="0" w:color="auto"/>
            <w:bottom w:val="none" w:sz="0" w:space="0" w:color="auto"/>
            <w:right w:val="none" w:sz="0" w:space="0" w:color="auto"/>
          </w:divBdr>
        </w:div>
        <w:div w:id="323315721">
          <w:marLeft w:val="640"/>
          <w:marRight w:val="0"/>
          <w:marTop w:val="0"/>
          <w:marBottom w:val="0"/>
          <w:divBdr>
            <w:top w:val="none" w:sz="0" w:space="0" w:color="auto"/>
            <w:left w:val="none" w:sz="0" w:space="0" w:color="auto"/>
            <w:bottom w:val="none" w:sz="0" w:space="0" w:color="auto"/>
            <w:right w:val="none" w:sz="0" w:space="0" w:color="auto"/>
          </w:divBdr>
        </w:div>
        <w:div w:id="920407804">
          <w:marLeft w:val="640"/>
          <w:marRight w:val="0"/>
          <w:marTop w:val="0"/>
          <w:marBottom w:val="0"/>
          <w:divBdr>
            <w:top w:val="none" w:sz="0" w:space="0" w:color="auto"/>
            <w:left w:val="none" w:sz="0" w:space="0" w:color="auto"/>
            <w:bottom w:val="none" w:sz="0" w:space="0" w:color="auto"/>
            <w:right w:val="none" w:sz="0" w:space="0" w:color="auto"/>
          </w:divBdr>
        </w:div>
        <w:div w:id="1094135434">
          <w:marLeft w:val="640"/>
          <w:marRight w:val="0"/>
          <w:marTop w:val="0"/>
          <w:marBottom w:val="0"/>
          <w:divBdr>
            <w:top w:val="none" w:sz="0" w:space="0" w:color="auto"/>
            <w:left w:val="none" w:sz="0" w:space="0" w:color="auto"/>
            <w:bottom w:val="none" w:sz="0" w:space="0" w:color="auto"/>
            <w:right w:val="none" w:sz="0" w:space="0" w:color="auto"/>
          </w:divBdr>
        </w:div>
        <w:div w:id="2121293662">
          <w:marLeft w:val="640"/>
          <w:marRight w:val="0"/>
          <w:marTop w:val="0"/>
          <w:marBottom w:val="0"/>
          <w:divBdr>
            <w:top w:val="none" w:sz="0" w:space="0" w:color="auto"/>
            <w:left w:val="none" w:sz="0" w:space="0" w:color="auto"/>
            <w:bottom w:val="none" w:sz="0" w:space="0" w:color="auto"/>
            <w:right w:val="none" w:sz="0" w:space="0" w:color="auto"/>
          </w:divBdr>
        </w:div>
        <w:div w:id="1191146142">
          <w:marLeft w:val="640"/>
          <w:marRight w:val="0"/>
          <w:marTop w:val="0"/>
          <w:marBottom w:val="0"/>
          <w:divBdr>
            <w:top w:val="none" w:sz="0" w:space="0" w:color="auto"/>
            <w:left w:val="none" w:sz="0" w:space="0" w:color="auto"/>
            <w:bottom w:val="none" w:sz="0" w:space="0" w:color="auto"/>
            <w:right w:val="none" w:sz="0" w:space="0" w:color="auto"/>
          </w:divBdr>
        </w:div>
        <w:div w:id="899170996">
          <w:marLeft w:val="640"/>
          <w:marRight w:val="0"/>
          <w:marTop w:val="0"/>
          <w:marBottom w:val="0"/>
          <w:divBdr>
            <w:top w:val="none" w:sz="0" w:space="0" w:color="auto"/>
            <w:left w:val="none" w:sz="0" w:space="0" w:color="auto"/>
            <w:bottom w:val="none" w:sz="0" w:space="0" w:color="auto"/>
            <w:right w:val="none" w:sz="0" w:space="0" w:color="auto"/>
          </w:divBdr>
        </w:div>
        <w:div w:id="96023911">
          <w:marLeft w:val="640"/>
          <w:marRight w:val="0"/>
          <w:marTop w:val="0"/>
          <w:marBottom w:val="0"/>
          <w:divBdr>
            <w:top w:val="none" w:sz="0" w:space="0" w:color="auto"/>
            <w:left w:val="none" w:sz="0" w:space="0" w:color="auto"/>
            <w:bottom w:val="none" w:sz="0" w:space="0" w:color="auto"/>
            <w:right w:val="none" w:sz="0" w:space="0" w:color="auto"/>
          </w:divBdr>
        </w:div>
        <w:div w:id="901259486">
          <w:marLeft w:val="640"/>
          <w:marRight w:val="0"/>
          <w:marTop w:val="0"/>
          <w:marBottom w:val="0"/>
          <w:divBdr>
            <w:top w:val="none" w:sz="0" w:space="0" w:color="auto"/>
            <w:left w:val="none" w:sz="0" w:space="0" w:color="auto"/>
            <w:bottom w:val="none" w:sz="0" w:space="0" w:color="auto"/>
            <w:right w:val="none" w:sz="0" w:space="0" w:color="auto"/>
          </w:divBdr>
        </w:div>
        <w:div w:id="1873035767">
          <w:marLeft w:val="640"/>
          <w:marRight w:val="0"/>
          <w:marTop w:val="0"/>
          <w:marBottom w:val="0"/>
          <w:divBdr>
            <w:top w:val="none" w:sz="0" w:space="0" w:color="auto"/>
            <w:left w:val="none" w:sz="0" w:space="0" w:color="auto"/>
            <w:bottom w:val="none" w:sz="0" w:space="0" w:color="auto"/>
            <w:right w:val="none" w:sz="0" w:space="0" w:color="auto"/>
          </w:divBdr>
        </w:div>
        <w:div w:id="945045077">
          <w:marLeft w:val="640"/>
          <w:marRight w:val="0"/>
          <w:marTop w:val="0"/>
          <w:marBottom w:val="0"/>
          <w:divBdr>
            <w:top w:val="none" w:sz="0" w:space="0" w:color="auto"/>
            <w:left w:val="none" w:sz="0" w:space="0" w:color="auto"/>
            <w:bottom w:val="none" w:sz="0" w:space="0" w:color="auto"/>
            <w:right w:val="none" w:sz="0" w:space="0" w:color="auto"/>
          </w:divBdr>
        </w:div>
        <w:div w:id="1748767214">
          <w:marLeft w:val="640"/>
          <w:marRight w:val="0"/>
          <w:marTop w:val="0"/>
          <w:marBottom w:val="0"/>
          <w:divBdr>
            <w:top w:val="none" w:sz="0" w:space="0" w:color="auto"/>
            <w:left w:val="none" w:sz="0" w:space="0" w:color="auto"/>
            <w:bottom w:val="none" w:sz="0" w:space="0" w:color="auto"/>
            <w:right w:val="none" w:sz="0" w:space="0" w:color="auto"/>
          </w:divBdr>
        </w:div>
        <w:div w:id="1424959235">
          <w:marLeft w:val="640"/>
          <w:marRight w:val="0"/>
          <w:marTop w:val="0"/>
          <w:marBottom w:val="0"/>
          <w:divBdr>
            <w:top w:val="none" w:sz="0" w:space="0" w:color="auto"/>
            <w:left w:val="none" w:sz="0" w:space="0" w:color="auto"/>
            <w:bottom w:val="none" w:sz="0" w:space="0" w:color="auto"/>
            <w:right w:val="none" w:sz="0" w:space="0" w:color="auto"/>
          </w:divBdr>
        </w:div>
        <w:div w:id="1035042428">
          <w:marLeft w:val="640"/>
          <w:marRight w:val="0"/>
          <w:marTop w:val="0"/>
          <w:marBottom w:val="0"/>
          <w:divBdr>
            <w:top w:val="none" w:sz="0" w:space="0" w:color="auto"/>
            <w:left w:val="none" w:sz="0" w:space="0" w:color="auto"/>
            <w:bottom w:val="none" w:sz="0" w:space="0" w:color="auto"/>
            <w:right w:val="none" w:sz="0" w:space="0" w:color="auto"/>
          </w:divBdr>
        </w:div>
        <w:div w:id="466319524">
          <w:marLeft w:val="640"/>
          <w:marRight w:val="0"/>
          <w:marTop w:val="0"/>
          <w:marBottom w:val="0"/>
          <w:divBdr>
            <w:top w:val="none" w:sz="0" w:space="0" w:color="auto"/>
            <w:left w:val="none" w:sz="0" w:space="0" w:color="auto"/>
            <w:bottom w:val="none" w:sz="0" w:space="0" w:color="auto"/>
            <w:right w:val="none" w:sz="0" w:space="0" w:color="auto"/>
          </w:divBdr>
        </w:div>
        <w:div w:id="1468543804">
          <w:marLeft w:val="640"/>
          <w:marRight w:val="0"/>
          <w:marTop w:val="0"/>
          <w:marBottom w:val="0"/>
          <w:divBdr>
            <w:top w:val="none" w:sz="0" w:space="0" w:color="auto"/>
            <w:left w:val="none" w:sz="0" w:space="0" w:color="auto"/>
            <w:bottom w:val="none" w:sz="0" w:space="0" w:color="auto"/>
            <w:right w:val="none" w:sz="0" w:space="0" w:color="auto"/>
          </w:divBdr>
        </w:div>
        <w:div w:id="763650115">
          <w:marLeft w:val="640"/>
          <w:marRight w:val="0"/>
          <w:marTop w:val="0"/>
          <w:marBottom w:val="0"/>
          <w:divBdr>
            <w:top w:val="none" w:sz="0" w:space="0" w:color="auto"/>
            <w:left w:val="none" w:sz="0" w:space="0" w:color="auto"/>
            <w:bottom w:val="none" w:sz="0" w:space="0" w:color="auto"/>
            <w:right w:val="none" w:sz="0" w:space="0" w:color="auto"/>
          </w:divBdr>
        </w:div>
        <w:div w:id="2140683345">
          <w:marLeft w:val="640"/>
          <w:marRight w:val="0"/>
          <w:marTop w:val="0"/>
          <w:marBottom w:val="0"/>
          <w:divBdr>
            <w:top w:val="none" w:sz="0" w:space="0" w:color="auto"/>
            <w:left w:val="none" w:sz="0" w:space="0" w:color="auto"/>
            <w:bottom w:val="none" w:sz="0" w:space="0" w:color="auto"/>
            <w:right w:val="none" w:sz="0" w:space="0" w:color="auto"/>
          </w:divBdr>
        </w:div>
        <w:div w:id="425686243">
          <w:marLeft w:val="640"/>
          <w:marRight w:val="0"/>
          <w:marTop w:val="0"/>
          <w:marBottom w:val="0"/>
          <w:divBdr>
            <w:top w:val="none" w:sz="0" w:space="0" w:color="auto"/>
            <w:left w:val="none" w:sz="0" w:space="0" w:color="auto"/>
            <w:bottom w:val="none" w:sz="0" w:space="0" w:color="auto"/>
            <w:right w:val="none" w:sz="0" w:space="0" w:color="auto"/>
          </w:divBdr>
        </w:div>
        <w:div w:id="1466191631">
          <w:marLeft w:val="640"/>
          <w:marRight w:val="0"/>
          <w:marTop w:val="0"/>
          <w:marBottom w:val="0"/>
          <w:divBdr>
            <w:top w:val="none" w:sz="0" w:space="0" w:color="auto"/>
            <w:left w:val="none" w:sz="0" w:space="0" w:color="auto"/>
            <w:bottom w:val="none" w:sz="0" w:space="0" w:color="auto"/>
            <w:right w:val="none" w:sz="0" w:space="0" w:color="auto"/>
          </w:divBdr>
        </w:div>
        <w:div w:id="39017607">
          <w:marLeft w:val="640"/>
          <w:marRight w:val="0"/>
          <w:marTop w:val="0"/>
          <w:marBottom w:val="0"/>
          <w:divBdr>
            <w:top w:val="none" w:sz="0" w:space="0" w:color="auto"/>
            <w:left w:val="none" w:sz="0" w:space="0" w:color="auto"/>
            <w:bottom w:val="none" w:sz="0" w:space="0" w:color="auto"/>
            <w:right w:val="none" w:sz="0" w:space="0" w:color="auto"/>
          </w:divBdr>
        </w:div>
        <w:div w:id="1115949596">
          <w:marLeft w:val="640"/>
          <w:marRight w:val="0"/>
          <w:marTop w:val="0"/>
          <w:marBottom w:val="0"/>
          <w:divBdr>
            <w:top w:val="none" w:sz="0" w:space="0" w:color="auto"/>
            <w:left w:val="none" w:sz="0" w:space="0" w:color="auto"/>
            <w:bottom w:val="none" w:sz="0" w:space="0" w:color="auto"/>
            <w:right w:val="none" w:sz="0" w:space="0" w:color="auto"/>
          </w:divBdr>
        </w:div>
        <w:div w:id="1473986571">
          <w:marLeft w:val="640"/>
          <w:marRight w:val="0"/>
          <w:marTop w:val="0"/>
          <w:marBottom w:val="0"/>
          <w:divBdr>
            <w:top w:val="none" w:sz="0" w:space="0" w:color="auto"/>
            <w:left w:val="none" w:sz="0" w:space="0" w:color="auto"/>
            <w:bottom w:val="none" w:sz="0" w:space="0" w:color="auto"/>
            <w:right w:val="none" w:sz="0" w:space="0" w:color="auto"/>
          </w:divBdr>
        </w:div>
        <w:div w:id="3291325">
          <w:marLeft w:val="640"/>
          <w:marRight w:val="0"/>
          <w:marTop w:val="0"/>
          <w:marBottom w:val="0"/>
          <w:divBdr>
            <w:top w:val="none" w:sz="0" w:space="0" w:color="auto"/>
            <w:left w:val="none" w:sz="0" w:space="0" w:color="auto"/>
            <w:bottom w:val="none" w:sz="0" w:space="0" w:color="auto"/>
            <w:right w:val="none" w:sz="0" w:space="0" w:color="auto"/>
          </w:divBdr>
        </w:div>
        <w:div w:id="1305694963">
          <w:marLeft w:val="640"/>
          <w:marRight w:val="0"/>
          <w:marTop w:val="0"/>
          <w:marBottom w:val="0"/>
          <w:divBdr>
            <w:top w:val="none" w:sz="0" w:space="0" w:color="auto"/>
            <w:left w:val="none" w:sz="0" w:space="0" w:color="auto"/>
            <w:bottom w:val="none" w:sz="0" w:space="0" w:color="auto"/>
            <w:right w:val="none" w:sz="0" w:space="0" w:color="auto"/>
          </w:divBdr>
        </w:div>
        <w:div w:id="1218932234">
          <w:marLeft w:val="640"/>
          <w:marRight w:val="0"/>
          <w:marTop w:val="0"/>
          <w:marBottom w:val="0"/>
          <w:divBdr>
            <w:top w:val="none" w:sz="0" w:space="0" w:color="auto"/>
            <w:left w:val="none" w:sz="0" w:space="0" w:color="auto"/>
            <w:bottom w:val="none" w:sz="0" w:space="0" w:color="auto"/>
            <w:right w:val="none" w:sz="0" w:space="0" w:color="auto"/>
          </w:divBdr>
        </w:div>
        <w:div w:id="250815836">
          <w:marLeft w:val="640"/>
          <w:marRight w:val="0"/>
          <w:marTop w:val="0"/>
          <w:marBottom w:val="0"/>
          <w:divBdr>
            <w:top w:val="none" w:sz="0" w:space="0" w:color="auto"/>
            <w:left w:val="none" w:sz="0" w:space="0" w:color="auto"/>
            <w:bottom w:val="none" w:sz="0" w:space="0" w:color="auto"/>
            <w:right w:val="none" w:sz="0" w:space="0" w:color="auto"/>
          </w:divBdr>
        </w:div>
        <w:div w:id="1114666307">
          <w:marLeft w:val="640"/>
          <w:marRight w:val="0"/>
          <w:marTop w:val="0"/>
          <w:marBottom w:val="0"/>
          <w:divBdr>
            <w:top w:val="none" w:sz="0" w:space="0" w:color="auto"/>
            <w:left w:val="none" w:sz="0" w:space="0" w:color="auto"/>
            <w:bottom w:val="none" w:sz="0" w:space="0" w:color="auto"/>
            <w:right w:val="none" w:sz="0" w:space="0" w:color="auto"/>
          </w:divBdr>
        </w:div>
        <w:div w:id="936642198">
          <w:marLeft w:val="640"/>
          <w:marRight w:val="0"/>
          <w:marTop w:val="0"/>
          <w:marBottom w:val="0"/>
          <w:divBdr>
            <w:top w:val="none" w:sz="0" w:space="0" w:color="auto"/>
            <w:left w:val="none" w:sz="0" w:space="0" w:color="auto"/>
            <w:bottom w:val="none" w:sz="0" w:space="0" w:color="auto"/>
            <w:right w:val="none" w:sz="0" w:space="0" w:color="auto"/>
          </w:divBdr>
        </w:div>
        <w:div w:id="931623245">
          <w:marLeft w:val="640"/>
          <w:marRight w:val="0"/>
          <w:marTop w:val="0"/>
          <w:marBottom w:val="0"/>
          <w:divBdr>
            <w:top w:val="none" w:sz="0" w:space="0" w:color="auto"/>
            <w:left w:val="none" w:sz="0" w:space="0" w:color="auto"/>
            <w:bottom w:val="none" w:sz="0" w:space="0" w:color="auto"/>
            <w:right w:val="none" w:sz="0" w:space="0" w:color="auto"/>
          </w:divBdr>
        </w:div>
        <w:div w:id="807356411">
          <w:marLeft w:val="640"/>
          <w:marRight w:val="0"/>
          <w:marTop w:val="0"/>
          <w:marBottom w:val="0"/>
          <w:divBdr>
            <w:top w:val="none" w:sz="0" w:space="0" w:color="auto"/>
            <w:left w:val="none" w:sz="0" w:space="0" w:color="auto"/>
            <w:bottom w:val="none" w:sz="0" w:space="0" w:color="auto"/>
            <w:right w:val="none" w:sz="0" w:space="0" w:color="auto"/>
          </w:divBdr>
        </w:div>
        <w:div w:id="364909566">
          <w:marLeft w:val="640"/>
          <w:marRight w:val="0"/>
          <w:marTop w:val="0"/>
          <w:marBottom w:val="0"/>
          <w:divBdr>
            <w:top w:val="none" w:sz="0" w:space="0" w:color="auto"/>
            <w:left w:val="none" w:sz="0" w:space="0" w:color="auto"/>
            <w:bottom w:val="none" w:sz="0" w:space="0" w:color="auto"/>
            <w:right w:val="none" w:sz="0" w:space="0" w:color="auto"/>
          </w:divBdr>
        </w:div>
        <w:div w:id="115413199">
          <w:marLeft w:val="640"/>
          <w:marRight w:val="0"/>
          <w:marTop w:val="0"/>
          <w:marBottom w:val="0"/>
          <w:divBdr>
            <w:top w:val="none" w:sz="0" w:space="0" w:color="auto"/>
            <w:left w:val="none" w:sz="0" w:space="0" w:color="auto"/>
            <w:bottom w:val="none" w:sz="0" w:space="0" w:color="auto"/>
            <w:right w:val="none" w:sz="0" w:space="0" w:color="auto"/>
          </w:divBdr>
        </w:div>
        <w:div w:id="1840345309">
          <w:marLeft w:val="640"/>
          <w:marRight w:val="0"/>
          <w:marTop w:val="0"/>
          <w:marBottom w:val="0"/>
          <w:divBdr>
            <w:top w:val="none" w:sz="0" w:space="0" w:color="auto"/>
            <w:left w:val="none" w:sz="0" w:space="0" w:color="auto"/>
            <w:bottom w:val="none" w:sz="0" w:space="0" w:color="auto"/>
            <w:right w:val="none" w:sz="0" w:space="0" w:color="auto"/>
          </w:divBdr>
        </w:div>
        <w:div w:id="1968123541">
          <w:marLeft w:val="640"/>
          <w:marRight w:val="0"/>
          <w:marTop w:val="0"/>
          <w:marBottom w:val="0"/>
          <w:divBdr>
            <w:top w:val="none" w:sz="0" w:space="0" w:color="auto"/>
            <w:left w:val="none" w:sz="0" w:space="0" w:color="auto"/>
            <w:bottom w:val="none" w:sz="0" w:space="0" w:color="auto"/>
            <w:right w:val="none" w:sz="0" w:space="0" w:color="auto"/>
          </w:divBdr>
        </w:div>
        <w:div w:id="620956331">
          <w:marLeft w:val="640"/>
          <w:marRight w:val="0"/>
          <w:marTop w:val="0"/>
          <w:marBottom w:val="0"/>
          <w:divBdr>
            <w:top w:val="none" w:sz="0" w:space="0" w:color="auto"/>
            <w:left w:val="none" w:sz="0" w:space="0" w:color="auto"/>
            <w:bottom w:val="none" w:sz="0" w:space="0" w:color="auto"/>
            <w:right w:val="none" w:sz="0" w:space="0" w:color="auto"/>
          </w:divBdr>
        </w:div>
        <w:div w:id="1281299318">
          <w:marLeft w:val="640"/>
          <w:marRight w:val="0"/>
          <w:marTop w:val="0"/>
          <w:marBottom w:val="0"/>
          <w:divBdr>
            <w:top w:val="none" w:sz="0" w:space="0" w:color="auto"/>
            <w:left w:val="none" w:sz="0" w:space="0" w:color="auto"/>
            <w:bottom w:val="none" w:sz="0" w:space="0" w:color="auto"/>
            <w:right w:val="none" w:sz="0" w:space="0" w:color="auto"/>
          </w:divBdr>
        </w:div>
        <w:div w:id="617100148">
          <w:marLeft w:val="640"/>
          <w:marRight w:val="0"/>
          <w:marTop w:val="0"/>
          <w:marBottom w:val="0"/>
          <w:divBdr>
            <w:top w:val="none" w:sz="0" w:space="0" w:color="auto"/>
            <w:left w:val="none" w:sz="0" w:space="0" w:color="auto"/>
            <w:bottom w:val="none" w:sz="0" w:space="0" w:color="auto"/>
            <w:right w:val="none" w:sz="0" w:space="0" w:color="auto"/>
          </w:divBdr>
        </w:div>
        <w:div w:id="1897163670">
          <w:marLeft w:val="640"/>
          <w:marRight w:val="0"/>
          <w:marTop w:val="0"/>
          <w:marBottom w:val="0"/>
          <w:divBdr>
            <w:top w:val="none" w:sz="0" w:space="0" w:color="auto"/>
            <w:left w:val="none" w:sz="0" w:space="0" w:color="auto"/>
            <w:bottom w:val="none" w:sz="0" w:space="0" w:color="auto"/>
            <w:right w:val="none" w:sz="0" w:space="0" w:color="auto"/>
          </w:divBdr>
        </w:div>
        <w:div w:id="24260976">
          <w:marLeft w:val="640"/>
          <w:marRight w:val="0"/>
          <w:marTop w:val="0"/>
          <w:marBottom w:val="0"/>
          <w:divBdr>
            <w:top w:val="none" w:sz="0" w:space="0" w:color="auto"/>
            <w:left w:val="none" w:sz="0" w:space="0" w:color="auto"/>
            <w:bottom w:val="none" w:sz="0" w:space="0" w:color="auto"/>
            <w:right w:val="none" w:sz="0" w:space="0" w:color="auto"/>
          </w:divBdr>
        </w:div>
        <w:div w:id="838354577">
          <w:marLeft w:val="640"/>
          <w:marRight w:val="0"/>
          <w:marTop w:val="0"/>
          <w:marBottom w:val="0"/>
          <w:divBdr>
            <w:top w:val="none" w:sz="0" w:space="0" w:color="auto"/>
            <w:left w:val="none" w:sz="0" w:space="0" w:color="auto"/>
            <w:bottom w:val="none" w:sz="0" w:space="0" w:color="auto"/>
            <w:right w:val="none" w:sz="0" w:space="0" w:color="auto"/>
          </w:divBdr>
        </w:div>
        <w:div w:id="966200988">
          <w:marLeft w:val="640"/>
          <w:marRight w:val="0"/>
          <w:marTop w:val="0"/>
          <w:marBottom w:val="0"/>
          <w:divBdr>
            <w:top w:val="none" w:sz="0" w:space="0" w:color="auto"/>
            <w:left w:val="none" w:sz="0" w:space="0" w:color="auto"/>
            <w:bottom w:val="none" w:sz="0" w:space="0" w:color="auto"/>
            <w:right w:val="none" w:sz="0" w:space="0" w:color="auto"/>
          </w:divBdr>
        </w:div>
      </w:divsChild>
    </w:div>
    <w:div w:id="1917931992">
      <w:bodyDiv w:val="1"/>
      <w:marLeft w:val="0"/>
      <w:marRight w:val="0"/>
      <w:marTop w:val="0"/>
      <w:marBottom w:val="0"/>
      <w:divBdr>
        <w:top w:val="none" w:sz="0" w:space="0" w:color="auto"/>
        <w:left w:val="none" w:sz="0" w:space="0" w:color="auto"/>
        <w:bottom w:val="none" w:sz="0" w:space="0" w:color="auto"/>
        <w:right w:val="none" w:sz="0" w:space="0" w:color="auto"/>
      </w:divBdr>
    </w:div>
    <w:div w:id="1920554567">
      <w:bodyDiv w:val="1"/>
      <w:marLeft w:val="0"/>
      <w:marRight w:val="0"/>
      <w:marTop w:val="0"/>
      <w:marBottom w:val="0"/>
      <w:divBdr>
        <w:top w:val="none" w:sz="0" w:space="0" w:color="auto"/>
        <w:left w:val="none" w:sz="0" w:space="0" w:color="auto"/>
        <w:bottom w:val="none" w:sz="0" w:space="0" w:color="auto"/>
        <w:right w:val="none" w:sz="0" w:space="0" w:color="auto"/>
      </w:divBdr>
    </w:div>
    <w:div w:id="1924097095">
      <w:bodyDiv w:val="1"/>
      <w:marLeft w:val="0"/>
      <w:marRight w:val="0"/>
      <w:marTop w:val="0"/>
      <w:marBottom w:val="0"/>
      <w:divBdr>
        <w:top w:val="none" w:sz="0" w:space="0" w:color="auto"/>
        <w:left w:val="none" w:sz="0" w:space="0" w:color="auto"/>
        <w:bottom w:val="none" w:sz="0" w:space="0" w:color="auto"/>
        <w:right w:val="none" w:sz="0" w:space="0" w:color="auto"/>
      </w:divBdr>
    </w:div>
    <w:div w:id="1924337078">
      <w:bodyDiv w:val="1"/>
      <w:marLeft w:val="0"/>
      <w:marRight w:val="0"/>
      <w:marTop w:val="0"/>
      <w:marBottom w:val="0"/>
      <w:divBdr>
        <w:top w:val="none" w:sz="0" w:space="0" w:color="auto"/>
        <w:left w:val="none" w:sz="0" w:space="0" w:color="auto"/>
        <w:bottom w:val="none" w:sz="0" w:space="0" w:color="auto"/>
        <w:right w:val="none" w:sz="0" w:space="0" w:color="auto"/>
      </w:divBdr>
    </w:div>
    <w:div w:id="1928228101">
      <w:bodyDiv w:val="1"/>
      <w:marLeft w:val="0"/>
      <w:marRight w:val="0"/>
      <w:marTop w:val="0"/>
      <w:marBottom w:val="0"/>
      <w:divBdr>
        <w:top w:val="none" w:sz="0" w:space="0" w:color="auto"/>
        <w:left w:val="none" w:sz="0" w:space="0" w:color="auto"/>
        <w:bottom w:val="none" w:sz="0" w:space="0" w:color="auto"/>
        <w:right w:val="none" w:sz="0" w:space="0" w:color="auto"/>
      </w:divBdr>
    </w:div>
    <w:div w:id="1928883224">
      <w:bodyDiv w:val="1"/>
      <w:marLeft w:val="0"/>
      <w:marRight w:val="0"/>
      <w:marTop w:val="0"/>
      <w:marBottom w:val="0"/>
      <w:divBdr>
        <w:top w:val="none" w:sz="0" w:space="0" w:color="auto"/>
        <w:left w:val="none" w:sz="0" w:space="0" w:color="auto"/>
        <w:bottom w:val="none" w:sz="0" w:space="0" w:color="auto"/>
        <w:right w:val="none" w:sz="0" w:space="0" w:color="auto"/>
      </w:divBdr>
    </w:div>
    <w:div w:id="1930114079">
      <w:bodyDiv w:val="1"/>
      <w:marLeft w:val="0"/>
      <w:marRight w:val="0"/>
      <w:marTop w:val="0"/>
      <w:marBottom w:val="0"/>
      <w:divBdr>
        <w:top w:val="none" w:sz="0" w:space="0" w:color="auto"/>
        <w:left w:val="none" w:sz="0" w:space="0" w:color="auto"/>
        <w:bottom w:val="none" w:sz="0" w:space="0" w:color="auto"/>
        <w:right w:val="none" w:sz="0" w:space="0" w:color="auto"/>
      </w:divBdr>
    </w:div>
    <w:div w:id="1931155250">
      <w:bodyDiv w:val="1"/>
      <w:marLeft w:val="0"/>
      <w:marRight w:val="0"/>
      <w:marTop w:val="0"/>
      <w:marBottom w:val="0"/>
      <w:divBdr>
        <w:top w:val="none" w:sz="0" w:space="0" w:color="auto"/>
        <w:left w:val="none" w:sz="0" w:space="0" w:color="auto"/>
        <w:bottom w:val="none" w:sz="0" w:space="0" w:color="auto"/>
        <w:right w:val="none" w:sz="0" w:space="0" w:color="auto"/>
      </w:divBdr>
    </w:div>
    <w:div w:id="1931543063">
      <w:bodyDiv w:val="1"/>
      <w:marLeft w:val="0"/>
      <w:marRight w:val="0"/>
      <w:marTop w:val="0"/>
      <w:marBottom w:val="0"/>
      <w:divBdr>
        <w:top w:val="none" w:sz="0" w:space="0" w:color="auto"/>
        <w:left w:val="none" w:sz="0" w:space="0" w:color="auto"/>
        <w:bottom w:val="none" w:sz="0" w:space="0" w:color="auto"/>
        <w:right w:val="none" w:sz="0" w:space="0" w:color="auto"/>
      </w:divBdr>
      <w:divsChild>
        <w:div w:id="1500079448">
          <w:marLeft w:val="640"/>
          <w:marRight w:val="0"/>
          <w:marTop w:val="0"/>
          <w:marBottom w:val="0"/>
          <w:divBdr>
            <w:top w:val="none" w:sz="0" w:space="0" w:color="auto"/>
            <w:left w:val="none" w:sz="0" w:space="0" w:color="auto"/>
            <w:bottom w:val="none" w:sz="0" w:space="0" w:color="auto"/>
            <w:right w:val="none" w:sz="0" w:space="0" w:color="auto"/>
          </w:divBdr>
        </w:div>
        <w:div w:id="250355734">
          <w:marLeft w:val="640"/>
          <w:marRight w:val="0"/>
          <w:marTop w:val="0"/>
          <w:marBottom w:val="0"/>
          <w:divBdr>
            <w:top w:val="none" w:sz="0" w:space="0" w:color="auto"/>
            <w:left w:val="none" w:sz="0" w:space="0" w:color="auto"/>
            <w:bottom w:val="none" w:sz="0" w:space="0" w:color="auto"/>
            <w:right w:val="none" w:sz="0" w:space="0" w:color="auto"/>
          </w:divBdr>
        </w:div>
        <w:div w:id="1859000068">
          <w:marLeft w:val="640"/>
          <w:marRight w:val="0"/>
          <w:marTop w:val="0"/>
          <w:marBottom w:val="0"/>
          <w:divBdr>
            <w:top w:val="none" w:sz="0" w:space="0" w:color="auto"/>
            <w:left w:val="none" w:sz="0" w:space="0" w:color="auto"/>
            <w:bottom w:val="none" w:sz="0" w:space="0" w:color="auto"/>
            <w:right w:val="none" w:sz="0" w:space="0" w:color="auto"/>
          </w:divBdr>
        </w:div>
        <w:div w:id="278341994">
          <w:marLeft w:val="640"/>
          <w:marRight w:val="0"/>
          <w:marTop w:val="0"/>
          <w:marBottom w:val="0"/>
          <w:divBdr>
            <w:top w:val="none" w:sz="0" w:space="0" w:color="auto"/>
            <w:left w:val="none" w:sz="0" w:space="0" w:color="auto"/>
            <w:bottom w:val="none" w:sz="0" w:space="0" w:color="auto"/>
            <w:right w:val="none" w:sz="0" w:space="0" w:color="auto"/>
          </w:divBdr>
        </w:div>
        <w:div w:id="1305116654">
          <w:marLeft w:val="640"/>
          <w:marRight w:val="0"/>
          <w:marTop w:val="0"/>
          <w:marBottom w:val="0"/>
          <w:divBdr>
            <w:top w:val="none" w:sz="0" w:space="0" w:color="auto"/>
            <w:left w:val="none" w:sz="0" w:space="0" w:color="auto"/>
            <w:bottom w:val="none" w:sz="0" w:space="0" w:color="auto"/>
            <w:right w:val="none" w:sz="0" w:space="0" w:color="auto"/>
          </w:divBdr>
        </w:div>
        <w:div w:id="87242611">
          <w:marLeft w:val="640"/>
          <w:marRight w:val="0"/>
          <w:marTop w:val="0"/>
          <w:marBottom w:val="0"/>
          <w:divBdr>
            <w:top w:val="none" w:sz="0" w:space="0" w:color="auto"/>
            <w:left w:val="none" w:sz="0" w:space="0" w:color="auto"/>
            <w:bottom w:val="none" w:sz="0" w:space="0" w:color="auto"/>
            <w:right w:val="none" w:sz="0" w:space="0" w:color="auto"/>
          </w:divBdr>
        </w:div>
        <w:div w:id="1150632703">
          <w:marLeft w:val="640"/>
          <w:marRight w:val="0"/>
          <w:marTop w:val="0"/>
          <w:marBottom w:val="0"/>
          <w:divBdr>
            <w:top w:val="none" w:sz="0" w:space="0" w:color="auto"/>
            <w:left w:val="none" w:sz="0" w:space="0" w:color="auto"/>
            <w:bottom w:val="none" w:sz="0" w:space="0" w:color="auto"/>
            <w:right w:val="none" w:sz="0" w:space="0" w:color="auto"/>
          </w:divBdr>
        </w:div>
        <w:div w:id="1048796775">
          <w:marLeft w:val="640"/>
          <w:marRight w:val="0"/>
          <w:marTop w:val="0"/>
          <w:marBottom w:val="0"/>
          <w:divBdr>
            <w:top w:val="none" w:sz="0" w:space="0" w:color="auto"/>
            <w:left w:val="none" w:sz="0" w:space="0" w:color="auto"/>
            <w:bottom w:val="none" w:sz="0" w:space="0" w:color="auto"/>
            <w:right w:val="none" w:sz="0" w:space="0" w:color="auto"/>
          </w:divBdr>
        </w:div>
        <w:div w:id="1148471006">
          <w:marLeft w:val="640"/>
          <w:marRight w:val="0"/>
          <w:marTop w:val="0"/>
          <w:marBottom w:val="0"/>
          <w:divBdr>
            <w:top w:val="none" w:sz="0" w:space="0" w:color="auto"/>
            <w:left w:val="none" w:sz="0" w:space="0" w:color="auto"/>
            <w:bottom w:val="none" w:sz="0" w:space="0" w:color="auto"/>
            <w:right w:val="none" w:sz="0" w:space="0" w:color="auto"/>
          </w:divBdr>
        </w:div>
        <w:div w:id="1027218848">
          <w:marLeft w:val="640"/>
          <w:marRight w:val="0"/>
          <w:marTop w:val="0"/>
          <w:marBottom w:val="0"/>
          <w:divBdr>
            <w:top w:val="none" w:sz="0" w:space="0" w:color="auto"/>
            <w:left w:val="none" w:sz="0" w:space="0" w:color="auto"/>
            <w:bottom w:val="none" w:sz="0" w:space="0" w:color="auto"/>
            <w:right w:val="none" w:sz="0" w:space="0" w:color="auto"/>
          </w:divBdr>
        </w:div>
        <w:div w:id="627123788">
          <w:marLeft w:val="640"/>
          <w:marRight w:val="0"/>
          <w:marTop w:val="0"/>
          <w:marBottom w:val="0"/>
          <w:divBdr>
            <w:top w:val="none" w:sz="0" w:space="0" w:color="auto"/>
            <w:left w:val="none" w:sz="0" w:space="0" w:color="auto"/>
            <w:bottom w:val="none" w:sz="0" w:space="0" w:color="auto"/>
            <w:right w:val="none" w:sz="0" w:space="0" w:color="auto"/>
          </w:divBdr>
        </w:div>
        <w:div w:id="1117063455">
          <w:marLeft w:val="640"/>
          <w:marRight w:val="0"/>
          <w:marTop w:val="0"/>
          <w:marBottom w:val="0"/>
          <w:divBdr>
            <w:top w:val="none" w:sz="0" w:space="0" w:color="auto"/>
            <w:left w:val="none" w:sz="0" w:space="0" w:color="auto"/>
            <w:bottom w:val="none" w:sz="0" w:space="0" w:color="auto"/>
            <w:right w:val="none" w:sz="0" w:space="0" w:color="auto"/>
          </w:divBdr>
        </w:div>
        <w:div w:id="1991206085">
          <w:marLeft w:val="640"/>
          <w:marRight w:val="0"/>
          <w:marTop w:val="0"/>
          <w:marBottom w:val="0"/>
          <w:divBdr>
            <w:top w:val="none" w:sz="0" w:space="0" w:color="auto"/>
            <w:left w:val="none" w:sz="0" w:space="0" w:color="auto"/>
            <w:bottom w:val="none" w:sz="0" w:space="0" w:color="auto"/>
            <w:right w:val="none" w:sz="0" w:space="0" w:color="auto"/>
          </w:divBdr>
        </w:div>
        <w:div w:id="24140542">
          <w:marLeft w:val="640"/>
          <w:marRight w:val="0"/>
          <w:marTop w:val="0"/>
          <w:marBottom w:val="0"/>
          <w:divBdr>
            <w:top w:val="none" w:sz="0" w:space="0" w:color="auto"/>
            <w:left w:val="none" w:sz="0" w:space="0" w:color="auto"/>
            <w:bottom w:val="none" w:sz="0" w:space="0" w:color="auto"/>
            <w:right w:val="none" w:sz="0" w:space="0" w:color="auto"/>
          </w:divBdr>
        </w:div>
        <w:div w:id="1864904836">
          <w:marLeft w:val="640"/>
          <w:marRight w:val="0"/>
          <w:marTop w:val="0"/>
          <w:marBottom w:val="0"/>
          <w:divBdr>
            <w:top w:val="none" w:sz="0" w:space="0" w:color="auto"/>
            <w:left w:val="none" w:sz="0" w:space="0" w:color="auto"/>
            <w:bottom w:val="none" w:sz="0" w:space="0" w:color="auto"/>
            <w:right w:val="none" w:sz="0" w:space="0" w:color="auto"/>
          </w:divBdr>
        </w:div>
        <w:div w:id="1349212203">
          <w:marLeft w:val="640"/>
          <w:marRight w:val="0"/>
          <w:marTop w:val="0"/>
          <w:marBottom w:val="0"/>
          <w:divBdr>
            <w:top w:val="none" w:sz="0" w:space="0" w:color="auto"/>
            <w:left w:val="none" w:sz="0" w:space="0" w:color="auto"/>
            <w:bottom w:val="none" w:sz="0" w:space="0" w:color="auto"/>
            <w:right w:val="none" w:sz="0" w:space="0" w:color="auto"/>
          </w:divBdr>
        </w:div>
        <w:div w:id="136990977">
          <w:marLeft w:val="640"/>
          <w:marRight w:val="0"/>
          <w:marTop w:val="0"/>
          <w:marBottom w:val="0"/>
          <w:divBdr>
            <w:top w:val="none" w:sz="0" w:space="0" w:color="auto"/>
            <w:left w:val="none" w:sz="0" w:space="0" w:color="auto"/>
            <w:bottom w:val="none" w:sz="0" w:space="0" w:color="auto"/>
            <w:right w:val="none" w:sz="0" w:space="0" w:color="auto"/>
          </w:divBdr>
        </w:div>
        <w:div w:id="586772068">
          <w:marLeft w:val="640"/>
          <w:marRight w:val="0"/>
          <w:marTop w:val="0"/>
          <w:marBottom w:val="0"/>
          <w:divBdr>
            <w:top w:val="none" w:sz="0" w:space="0" w:color="auto"/>
            <w:left w:val="none" w:sz="0" w:space="0" w:color="auto"/>
            <w:bottom w:val="none" w:sz="0" w:space="0" w:color="auto"/>
            <w:right w:val="none" w:sz="0" w:space="0" w:color="auto"/>
          </w:divBdr>
        </w:div>
        <w:div w:id="362021097">
          <w:marLeft w:val="640"/>
          <w:marRight w:val="0"/>
          <w:marTop w:val="0"/>
          <w:marBottom w:val="0"/>
          <w:divBdr>
            <w:top w:val="none" w:sz="0" w:space="0" w:color="auto"/>
            <w:left w:val="none" w:sz="0" w:space="0" w:color="auto"/>
            <w:bottom w:val="none" w:sz="0" w:space="0" w:color="auto"/>
            <w:right w:val="none" w:sz="0" w:space="0" w:color="auto"/>
          </w:divBdr>
        </w:div>
        <w:div w:id="1895433086">
          <w:marLeft w:val="640"/>
          <w:marRight w:val="0"/>
          <w:marTop w:val="0"/>
          <w:marBottom w:val="0"/>
          <w:divBdr>
            <w:top w:val="none" w:sz="0" w:space="0" w:color="auto"/>
            <w:left w:val="none" w:sz="0" w:space="0" w:color="auto"/>
            <w:bottom w:val="none" w:sz="0" w:space="0" w:color="auto"/>
            <w:right w:val="none" w:sz="0" w:space="0" w:color="auto"/>
          </w:divBdr>
        </w:div>
        <w:div w:id="1974670883">
          <w:marLeft w:val="640"/>
          <w:marRight w:val="0"/>
          <w:marTop w:val="0"/>
          <w:marBottom w:val="0"/>
          <w:divBdr>
            <w:top w:val="none" w:sz="0" w:space="0" w:color="auto"/>
            <w:left w:val="none" w:sz="0" w:space="0" w:color="auto"/>
            <w:bottom w:val="none" w:sz="0" w:space="0" w:color="auto"/>
            <w:right w:val="none" w:sz="0" w:space="0" w:color="auto"/>
          </w:divBdr>
        </w:div>
        <w:div w:id="1460492893">
          <w:marLeft w:val="640"/>
          <w:marRight w:val="0"/>
          <w:marTop w:val="0"/>
          <w:marBottom w:val="0"/>
          <w:divBdr>
            <w:top w:val="none" w:sz="0" w:space="0" w:color="auto"/>
            <w:left w:val="none" w:sz="0" w:space="0" w:color="auto"/>
            <w:bottom w:val="none" w:sz="0" w:space="0" w:color="auto"/>
            <w:right w:val="none" w:sz="0" w:space="0" w:color="auto"/>
          </w:divBdr>
        </w:div>
        <w:div w:id="1174344995">
          <w:marLeft w:val="640"/>
          <w:marRight w:val="0"/>
          <w:marTop w:val="0"/>
          <w:marBottom w:val="0"/>
          <w:divBdr>
            <w:top w:val="none" w:sz="0" w:space="0" w:color="auto"/>
            <w:left w:val="none" w:sz="0" w:space="0" w:color="auto"/>
            <w:bottom w:val="none" w:sz="0" w:space="0" w:color="auto"/>
            <w:right w:val="none" w:sz="0" w:space="0" w:color="auto"/>
          </w:divBdr>
        </w:div>
        <w:div w:id="1824156656">
          <w:marLeft w:val="640"/>
          <w:marRight w:val="0"/>
          <w:marTop w:val="0"/>
          <w:marBottom w:val="0"/>
          <w:divBdr>
            <w:top w:val="none" w:sz="0" w:space="0" w:color="auto"/>
            <w:left w:val="none" w:sz="0" w:space="0" w:color="auto"/>
            <w:bottom w:val="none" w:sz="0" w:space="0" w:color="auto"/>
            <w:right w:val="none" w:sz="0" w:space="0" w:color="auto"/>
          </w:divBdr>
        </w:div>
        <w:div w:id="1861972119">
          <w:marLeft w:val="640"/>
          <w:marRight w:val="0"/>
          <w:marTop w:val="0"/>
          <w:marBottom w:val="0"/>
          <w:divBdr>
            <w:top w:val="none" w:sz="0" w:space="0" w:color="auto"/>
            <w:left w:val="none" w:sz="0" w:space="0" w:color="auto"/>
            <w:bottom w:val="none" w:sz="0" w:space="0" w:color="auto"/>
            <w:right w:val="none" w:sz="0" w:space="0" w:color="auto"/>
          </w:divBdr>
        </w:div>
        <w:div w:id="1973168775">
          <w:marLeft w:val="640"/>
          <w:marRight w:val="0"/>
          <w:marTop w:val="0"/>
          <w:marBottom w:val="0"/>
          <w:divBdr>
            <w:top w:val="none" w:sz="0" w:space="0" w:color="auto"/>
            <w:left w:val="none" w:sz="0" w:space="0" w:color="auto"/>
            <w:bottom w:val="none" w:sz="0" w:space="0" w:color="auto"/>
            <w:right w:val="none" w:sz="0" w:space="0" w:color="auto"/>
          </w:divBdr>
        </w:div>
        <w:div w:id="520050090">
          <w:marLeft w:val="640"/>
          <w:marRight w:val="0"/>
          <w:marTop w:val="0"/>
          <w:marBottom w:val="0"/>
          <w:divBdr>
            <w:top w:val="none" w:sz="0" w:space="0" w:color="auto"/>
            <w:left w:val="none" w:sz="0" w:space="0" w:color="auto"/>
            <w:bottom w:val="none" w:sz="0" w:space="0" w:color="auto"/>
            <w:right w:val="none" w:sz="0" w:space="0" w:color="auto"/>
          </w:divBdr>
        </w:div>
        <w:div w:id="106044104">
          <w:marLeft w:val="640"/>
          <w:marRight w:val="0"/>
          <w:marTop w:val="0"/>
          <w:marBottom w:val="0"/>
          <w:divBdr>
            <w:top w:val="none" w:sz="0" w:space="0" w:color="auto"/>
            <w:left w:val="none" w:sz="0" w:space="0" w:color="auto"/>
            <w:bottom w:val="none" w:sz="0" w:space="0" w:color="auto"/>
            <w:right w:val="none" w:sz="0" w:space="0" w:color="auto"/>
          </w:divBdr>
        </w:div>
        <w:div w:id="1743408124">
          <w:marLeft w:val="640"/>
          <w:marRight w:val="0"/>
          <w:marTop w:val="0"/>
          <w:marBottom w:val="0"/>
          <w:divBdr>
            <w:top w:val="none" w:sz="0" w:space="0" w:color="auto"/>
            <w:left w:val="none" w:sz="0" w:space="0" w:color="auto"/>
            <w:bottom w:val="none" w:sz="0" w:space="0" w:color="auto"/>
            <w:right w:val="none" w:sz="0" w:space="0" w:color="auto"/>
          </w:divBdr>
        </w:div>
        <w:div w:id="430930201">
          <w:marLeft w:val="640"/>
          <w:marRight w:val="0"/>
          <w:marTop w:val="0"/>
          <w:marBottom w:val="0"/>
          <w:divBdr>
            <w:top w:val="none" w:sz="0" w:space="0" w:color="auto"/>
            <w:left w:val="none" w:sz="0" w:space="0" w:color="auto"/>
            <w:bottom w:val="none" w:sz="0" w:space="0" w:color="auto"/>
            <w:right w:val="none" w:sz="0" w:space="0" w:color="auto"/>
          </w:divBdr>
        </w:div>
        <w:div w:id="1722712015">
          <w:marLeft w:val="640"/>
          <w:marRight w:val="0"/>
          <w:marTop w:val="0"/>
          <w:marBottom w:val="0"/>
          <w:divBdr>
            <w:top w:val="none" w:sz="0" w:space="0" w:color="auto"/>
            <w:left w:val="none" w:sz="0" w:space="0" w:color="auto"/>
            <w:bottom w:val="none" w:sz="0" w:space="0" w:color="auto"/>
            <w:right w:val="none" w:sz="0" w:space="0" w:color="auto"/>
          </w:divBdr>
        </w:div>
        <w:div w:id="1304845291">
          <w:marLeft w:val="640"/>
          <w:marRight w:val="0"/>
          <w:marTop w:val="0"/>
          <w:marBottom w:val="0"/>
          <w:divBdr>
            <w:top w:val="none" w:sz="0" w:space="0" w:color="auto"/>
            <w:left w:val="none" w:sz="0" w:space="0" w:color="auto"/>
            <w:bottom w:val="none" w:sz="0" w:space="0" w:color="auto"/>
            <w:right w:val="none" w:sz="0" w:space="0" w:color="auto"/>
          </w:divBdr>
        </w:div>
        <w:div w:id="2052799766">
          <w:marLeft w:val="640"/>
          <w:marRight w:val="0"/>
          <w:marTop w:val="0"/>
          <w:marBottom w:val="0"/>
          <w:divBdr>
            <w:top w:val="none" w:sz="0" w:space="0" w:color="auto"/>
            <w:left w:val="none" w:sz="0" w:space="0" w:color="auto"/>
            <w:bottom w:val="none" w:sz="0" w:space="0" w:color="auto"/>
            <w:right w:val="none" w:sz="0" w:space="0" w:color="auto"/>
          </w:divBdr>
        </w:div>
        <w:div w:id="388965598">
          <w:marLeft w:val="640"/>
          <w:marRight w:val="0"/>
          <w:marTop w:val="0"/>
          <w:marBottom w:val="0"/>
          <w:divBdr>
            <w:top w:val="none" w:sz="0" w:space="0" w:color="auto"/>
            <w:left w:val="none" w:sz="0" w:space="0" w:color="auto"/>
            <w:bottom w:val="none" w:sz="0" w:space="0" w:color="auto"/>
            <w:right w:val="none" w:sz="0" w:space="0" w:color="auto"/>
          </w:divBdr>
        </w:div>
        <w:div w:id="2028170525">
          <w:marLeft w:val="640"/>
          <w:marRight w:val="0"/>
          <w:marTop w:val="0"/>
          <w:marBottom w:val="0"/>
          <w:divBdr>
            <w:top w:val="none" w:sz="0" w:space="0" w:color="auto"/>
            <w:left w:val="none" w:sz="0" w:space="0" w:color="auto"/>
            <w:bottom w:val="none" w:sz="0" w:space="0" w:color="auto"/>
            <w:right w:val="none" w:sz="0" w:space="0" w:color="auto"/>
          </w:divBdr>
        </w:div>
        <w:div w:id="262421816">
          <w:marLeft w:val="640"/>
          <w:marRight w:val="0"/>
          <w:marTop w:val="0"/>
          <w:marBottom w:val="0"/>
          <w:divBdr>
            <w:top w:val="none" w:sz="0" w:space="0" w:color="auto"/>
            <w:left w:val="none" w:sz="0" w:space="0" w:color="auto"/>
            <w:bottom w:val="none" w:sz="0" w:space="0" w:color="auto"/>
            <w:right w:val="none" w:sz="0" w:space="0" w:color="auto"/>
          </w:divBdr>
        </w:div>
        <w:div w:id="770049264">
          <w:marLeft w:val="640"/>
          <w:marRight w:val="0"/>
          <w:marTop w:val="0"/>
          <w:marBottom w:val="0"/>
          <w:divBdr>
            <w:top w:val="none" w:sz="0" w:space="0" w:color="auto"/>
            <w:left w:val="none" w:sz="0" w:space="0" w:color="auto"/>
            <w:bottom w:val="none" w:sz="0" w:space="0" w:color="auto"/>
            <w:right w:val="none" w:sz="0" w:space="0" w:color="auto"/>
          </w:divBdr>
        </w:div>
        <w:div w:id="1718435946">
          <w:marLeft w:val="640"/>
          <w:marRight w:val="0"/>
          <w:marTop w:val="0"/>
          <w:marBottom w:val="0"/>
          <w:divBdr>
            <w:top w:val="none" w:sz="0" w:space="0" w:color="auto"/>
            <w:left w:val="none" w:sz="0" w:space="0" w:color="auto"/>
            <w:bottom w:val="none" w:sz="0" w:space="0" w:color="auto"/>
            <w:right w:val="none" w:sz="0" w:space="0" w:color="auto"/>
          </w:divBdr>
        </w:div>
        <w:div w:id="733433634">
          <w:marLeft w:val="640"/>
          <w:marRight w:val="0"/>
          <w:marTop w:val="0"/>
          <w:marBottom w:val="0"/>
          <w:divBdr>
            <w:top w:val="none" w:sz="0" w:space="0" w:color="auto"/>
            <w:left w:val="none" w:sz="0" w:space="0" w:color="auto"/>
            <w:bottom w:val="none" w:sz="0" w:space="0" w:color="auto"/>
            <w:right w:val="none" w:sz="0" w:space="0" w:color="auto"/>
          </w:divBdr>
        </w:div>
        <w:div w:id="1883861542">
          <w:marLeft w:val="640"/>
          <w:marRight w:val="0"/>
          <w:marTop w:val="0"/>
          <w:marBottom w:val="0"/>
          <w:divBdr>
            <w:top w:val="none" w:sz="0" w:space="0" w:color="auto"/>
            <w:left w:val="none" w:sz="0" w:space="0" w:color="auto"/>
            <w:bottom w:val="none" w:sz="0" w:space="0" w:color="auto"/>
            <w:right w:val="none" w:sz="0" w:space="0" w:color="auto"/>
          </w:divBdr>
        </w:div>
        <w:div w:id="1090345494">
          <w:marLeft w:val="640"/>
          <w:marRight w:val="0"/>
          <w:marTop w:val="0"/>
          <w:marBottom w:val="0"/>
          <w:divBdr>
            <w:top w:val="none" w:sz="0" w:space="0" w:color="auto"/>
            <w:left w:val="none" w:sz="0" w:space="0" w:color="auto"/>
            <w:bottom w:val="none" w:sz="0" w:space="0" w:color="auto"/>
            <w:right w:val="none" w:sz="0" w:space="0" w:color="auto"/>
          </w:divBdr>
        </w:div>
        <w:div w:id="375663221">
          <w:marLeft w:val="640"/>
          <w:marRight w:val="0"/>
          <w:marTop w:val="0"/>
          <w:marBottom w:val="0"/>
          <w:divBdr>
            <w:top w:val="none" w:sz="0" w:space="0" w:color="auto"/>
            <w:left w:val="none" w:sz="0" w:space="0" w:color="auto"/>
            <w:bottom w:val="none" w:sz="0" w:space="0" w:color="auto"/>
            <w:right w:val="none" w:sz="0" w:space="0" w:color="auto"/>
          </w:divBdr>
        </w:div>
        <w:div w:id="1858424651">
          <w:marLeft w:val="640"/>
          <w:marRight w:val="0"/>
          <w:marTop w:val="0"/>
          <w:marBottom w:val="0"/>
          <w:divBdr>
            <w:top w:val="none" w:sz="0" w:space="0" w:color="auto"/>
            <w:left w:val="none" w:sz="0" w:space="0" w:color="auto"/>
            <w:bottom w:val="none" w:sz="0" w:space="0" w:color="auto"/>
            <w:right w:val="none" w:sz="0" w:space="0" w:color="auto"/>
          </w:divBdr>
        </w:div>
        <w:div w:id="70473894">
          <w:marLeft w:val="640"/>
          <w:marRight w:val="0"/>
          <w:marTop w:val="0"/>
          <w:marBottom w:val="0"/>
          <w:divBdr>
            <w:top w:val="none" w:sz="0" w:space="0" w:color="auto"/>
            <w:left w:val="none" w:sz="0" w:space="0" w:color="auto"/>
            <w:bottom w:val="none" w:sz="0" w:space="0" w:color="auto"/>
            <w:right w:val="none" w:sz="0" w:space="0" w:color="auto"/>
          </w:divBdr>
        </w:div>
        <w:div w:id="1985814222">
          <w:marLeft w:val="640"/>
          <w:marRight w:val="0"/>
          <w:marTop w:val="0"/>
          <w:marBottom w:val="0"/>
          <w:divBdr>
            <w:top w:val="none" w:sz="0" w:space="0" w:color="auto"/>
            <w:left w:val="none" w:sz="0" w:space="0" w:color="auto"/>
            <w:bottom w:val="none" w:sz="0" w:space="0" w:color="auto"/>
            <w:right w:val="none" w:sz="0" w:space="0" w:color="auto"/>
          </w:divBdr>
        </w:div>
        <w:div w:id="1556156669">
          <w:marLeft w:val="640"/>
          <w:marRight w:val="0"/>
          <w:marTop w:val="0"/>
          <w:marBottom w:val="0"/>
          <w:divBdr>
            <w:top w:val="none" w:sz="0" w:space="0" w:color="auto"/>
            <w:left w:val="none" w:sz="0" w:space="0" w:color="auto"/>
            <w:bottom w:val="none" w:sz="0" w:space="0" w:color="auto"/>
            <w:right w:val="none" w:sz="0" w:space="0" w:color="auto"/>
          </w:divBdr>
        </w:div>
        <w:div w:id="1437821720">
          <w:marLeft w:val="640"/>
          <w:marRight w:val="0"/>
          <w:marTop w:val="0"/>
          <w:marBottom w:val="0"/>
          <w:divBdr>
            <w:top w:val="none" w:sz="0" w:space="0" w:color="auto"/>
            <w:left w:val="none" w:sz="0" w:space="0" w:color="auto"/>
            <w:bottom w:val="none" w:sz="0" w:space="0" w:color="auto"/>
            <w:right w:val="none" w:sz="0" w:space="0" w:color="auto"/>
          </w:divBdr>
        </w:div>
        <w:div w:id="565383318">
          <w:marLeft w:val="640"/>
          <w:marRight w:val="0"/>
          <w:marTop w:val="0"/>
          <w:marBottom w:val="0"/>
          <w:divBdr>
            <w:top w:val="none" w:sz="0" w:space="0" w:color="auto"/>
            <w:left w:val="none" w:sz="0" w:space="0" w:color="auto"/>
            <w:bottom w:val="none" w:sz="0" w:space="0" w:color="auto"/>
            <w:right w:val="none" w:sz="0" w:space="0" w:color="auto"/>
          </w:divBdr>
        </w:div>
        <w:div w:id="1170415564">
          <w:marLeft w:val="640"/>
          <w:marRight w:val="0"/>
          <w:marTop w:val="0"/>
          <w:marBottom w:val="0"/>
          <w:divBdr>
            <w:top w:val="none" w:sz="0" w:space="0" w:color="auto"/>
            <w:left w:val="none" w:sz="0" w:space="0" w:color="auto"/>
            <w:bottom w:val="none" w:sz="0" w:space="0" w:color="auto"/>
            <w:right w:val="none" w:sz="0" w:space="0" w:color="auto"/>
          </w:divBdr>
        </w:div>
        <w:div w:id="1743675252">
          <w:marLeft w:val="640"/>
          <w:marRight w:val="0"/>
          <w:marTop w:val="0"/>
          <w:marBottom w:val="0"/>
          <w:divBdr>
            <w:top w:val="none" w:sz="0" w:space="0" w:color="auto"/>
            <w:left w:val="none" w:sz="0" w:space="0" w:color="auto"/>
            <w:bottom w:val="none" w:sz="0" w:space="0" w:color="auto"/>
            <w:right w:val="none" w:sz="0" w:space="0" w:color="auto"/>
          </w:divBdr>
        </w:div>
        <w:div w:id="34158512">
          <w:marLeft w:val="640"/>
          <w:marRight w:val="0"/>
          <w:marTop w:val="0"/>
          <w:marBottom w:val="0"/>
          <w:divBdr>
            <w:top w:val="none" w:sz="0" w:space="0" w:color="auto"/>
            <w:left w:val="none" w:sz="0" w:space="0" w:color="auto"/>
            <w:bottom w:val="none" w:sz="0" w:space="0" w:color="auto"/>
            <w:right w:val="none" w:sz="0" w:space="0" w:color="auto"/>
          </w:divBdr>
        </w:div>
        <w:div w:id="2073843641">
          <w:marLeft w:val="640"/>
          <w:marRight w:val="0"/>
          <w:marTop w:val="0"/>
          <w:marBottom w:val="0"/>
          <w:divBdr>
            <w:top w:val="none" w:sz="0" w:space="0" w:color="auto"/>
            <w:left w:val="none" w:sz="0" w:space="0" w:color="auto"/>
            <w:bottom w:val="none" w:sz="0" w:space="0" w:color="auto"/>
            <w:right w:val="none" w:sz="0" w:space="0" w:color="auto"/>
          </w:divBdr>
        </w:div>
        <w:div w:id="2089112997">
          <w:marLeft w:val="640"/>
          <w:marRight w:val="0"/>
          <w:marTop w:val="0"/>
          <w:marBottom w:val="0"/>
          <w:divBdr>
            <w:top w:val="none" w:sz="0" w:space="0" w:color="auto"/>
            <w:left w:val="none" w:sz="0" w:space="0" w:color="auto"/>
            <w:bottom w:val="none" w:sz="0" w:space="0" w:color="auto"/>
            <w:right w:val="none" w:sz="0" w:space="0" w:color="auto"/>
          </w:divBdr>
        </w:div>
        <w:div w:id="884488677">
          <w:marLeft w:val="640"/>
          <w:marRight w:val="0"/>
          <w:marTop w:val="0"/>
          <w:marBottom w:val="0"/>
          <w:divBdr>
            <w:top w:val="none" w:sz="0" w:space="0" w:color="auto"/>
            <w:left w:val="none" w:sz="0" w:space="0" w:color="auto"/>
            <w:bottom w:val="none" w:sz="0" w:space="0" w:color="auto"/>
            <w:right w:val="none" w:sz="0" w:space="0" w:color="auto"/>
          </w:divBdr>
        </w:div>
        <w:div w:id="549803615">
          <w:marLeft w:val="640"/>
          <w:marRight w:val="0"/>
          <w:marTop w:val="0"/>
          <w:marBottom w:val="0"/>
          <w:divBdr>
            <w:top w:val="none" w:sz="0" w:space="0" w:color="auto"/>
            <w:left w:val="none" w:sz="0" w:space="0" w:color="auto"/>
            <w:bottom w:val="none" w:sz="0" w:space="0" w:color="auto"/>
            <w:right w:val="none" w:sz="0" w:space="0" w:color="auto"/>
          </w:divBdr>
        </w:div>
        <w:div w:id="187723136">
          <w:marLeft w:val="640"/>
          <w:marRight w:val="0"/>
          <w:marTop w:val="0"/>
          <w:marBottom w:val="0"/>
          <w:divBdr>
            <w:top w:val="none" w:sz="0" w:space="0" w:color="auto"/>
            <w:left w:val="none" w:sz="0" w:space="0" w:color="auto"/>
            <w:bottom w:val="none" w:sz="0" w:space="0" w:color="auto"/>
            <w:right w:val="none" w:sz="0" w:space="0" w:color="auto"/>
          </w:divBdr>
        </w:div>
        <w:div w:id="1863279744">
          <w:marLeft w:val="640"/>
          <w:marRight w:val="0"/>
          <w:marTop w:val="0"/>
          <w:marBottom w:val="0"/>
          <w:divBdr>
            <w:top w:val="none" w:sz="0" w:space="0" w:color="auto"/>
            <w:left w:val="none" w:sz="0" w:space="0" w:color="auto"/>
            <w:bottom w:val="none" w:sz="0" w:space="0" w:color="auto"/>
            <w:right w:val="none" w:sz="0" w:space="0" w:color="auto"/>
          </w:divBdr>
        </w:div>
        <w:div w:id="657727707">
          <w:marLeft w:val="640"/>
          <w:marRight w:val="0"/>
          <w:marTop w:val="0"/>
          <w:marBottom w:val="0"/>
          <w:divBdr>
            <w:top w:val="none" w:sz="0" w:space="0" w:color="auto"/>
            <w:left w:val="none" w:sz="0" w:space="0" w:color="auto"/>
            <w:bottom w:val="none" w:sz="0" w:space="0" w:color="auto"/>
            <w:right w:val="none" w:sz="0" w:space="0" w:color="auto"/>
          </w:divBdr>
        </w:div>
        <w:div w:id="26493877">
          <w:marLeft w:val="640"/>
          <w:marRight w:val="0"/>
          <w:marTop w:val="0"/>
          <w:marBottom w:val="0"/>
          <w:divBdr>
            <w:top w:val="none" w:sz="0" w:space="0" w:color="auto"/>
            <w:left w:val="none" w:sz="0" w:space="0" w:color="auto"/>
            <w:bottom w:val="none" w:sz="0" w:space="0" w:color="auto"/>
            <w:right w:val="none" w:sz="0" w:space="0" w:color="auto"/>
          </w:divBdr>
        </w:div>
        <w:div w:id="285084904">
          <w:marLeft w:val="640"/>
          <w:marRight w:val="0"/>
          <w:marTop w:val="0"/>
          <w:marBottom w:val="0"/>
          <w:divBdr>
            <w:top w:val="none" w:sz="0" w:space="0" w:color="auto"/>
            <w:left w:val="none" w:sz="0" w:space="0" w:color="auto"/>
            <w:bottom w:val="none" w:sz="0" w:space="0" w:color="auto"/>
            <w:right w:val="none" w:sz="0" w:space="0" w:color="auto"/>
          </w:divBdr>
        </w:div>
        <w:div w:id="431442285">
          <w:marLeft w:val="640"/>
          <w:marRight w:val="0"/>
          <w:marTop w:val="0"/>
          <w:marBottom w:val="0"/>
          <w:divBdr>
            <w:top w:val="none" w:sz="0" w:space="0" w:color="auto"/>
            <w:left w:val="none" w:sz="0" w:space="0" w:color="auto"/>
            <w:bottom w:val="none" w:sz="0" w:space="0" w:color="auto"/>
            <w:right w:val="none" w:sz="0" w:space="0" w:color="auto"/>
          </w:divBdr>
        </w:div>
        <w:div w:id="1898932922">
          <w:marLeft w:val="640"/>
          <w:marRight w:val="0"/>
          <w:marTop w:val="0"/>
          <w:marBottom w:val="0"/>
          <w:divBdr>
            <w:top w:val="none" w:sz="0" w:space="0" w:color="auto"/>
            <w:left w:val="none" w:sz="0" w:space="0" w:color="auto"/>
            <w:bottom w:val="none" w:sz="0" w:space="0" w:color="auto"/>
            <w:right w:val="none" w:sz="0" w:space="0" w:color="auto"/>
          </w:divBdr>
        </w:div>
        <w:div w:id="2122190354">
          <w:marLeft w:val="640"/>
          <w:marRight w:val="0"/>
          <w:marTop w:val="0"/>
          <w:marBottom w:val="0"/>
          <w:divBdr>
            <w:top w:val="none" w:sz="0" w:space="0" w:color="auto"/>
            <w:left w:val="none" w:sz="0" w:space="0" w:color="auto"/>
            <w:bottom w:val="none" w:sz="0" w:space="0" w:color="auto"/>
            <w:right w:val="none" w:sz="0" w:space="0" w:color="auto"/>
          </w:divBdr>
        </w:div>
        <w:div w:id="1172531494">
          <w:marLeft w:val="640"/>
          <w:marRight w:val="0"/>
          <w:marTop w:val="0"/>
          <w:marBottom w:val="0"/>
          <w:divBdr>
            <w:top w:val="none" w:sz="0" w:space="0" w:color="auto"/>
            <w:left w:val="none" w:sz="0" w:space="0" w:color="auto"/>
            <w:bottom w:val="none" w:sz="0" w:space="0" w:color="auto"/>
            <w:right w:val="none" w:sz="0" w:space="0" w:color="auto"/>
          </w:divBdr>
        </w:div>
      </w:divsChild>
    </w:div>
    <w:div w:id="1932273891">
      <w:bodyDiv w:val="1"/>
      <w:marLeft w:val="0"/>
      <w:marRight w:val="0"/>
      <w:marTop w:val="0"/>
      <w:marBottom w:val="0"/>
      <w:divBdr>
        <w:top w:val="none" w:sz="0" w:space="0" w:color="auto"/>
        <w:left w:val="none" w:sz="0" w:space="0" w:color="auto"/>
        <w:bottom w:val="none" w:sz="0" w:space="0" w:color="auto"/>
        <w:right w:val="none" w:sz="0" w:space="0" w:color="auto"/>
      </w:divBdr>
    </w:div>
    <w:div w:id="1933509943">
      <w:bodyDiv w:val="1"/>
      <w:marLeft w:val="0"/>
      <w:marRight w:val="0"/>
      <w:marTop w:val="0"/>
      <w:marBottom w:val="0"/>
      <w:divBdr>
        <w:top w:val="none" w:sz="0" w:space="0" w:color="auto"/>
        <w:left w:val="none" w:sz="0" w:space="0" w:color="auto"/>
        <w:bottom w:val="none" w:sz="0" w:space="0" w:color="auto"/>
        <w:right w:val="none" w:sz="0" w:space="0" w:color="auto"/>
      </w:divBdr>
    </w:div>
    <w:div w:id="1939287358">
      <w:bodyDiv w:val="1"/>
      <w:marLeft w:val="0"/>
      <w:marRight w:val="0"/>
      <w:marTop w:val="0"/>
      <w:marBottom w:val="0"/>
      <w:divBdr>
        <w:top w:val="none" w:sz="0" w:space="0" w:color="auto"/>
        <w:left w:val="none" w:sz="0" w:space="0" w:color="auto"/>
        <w:bottom w:val="none" w:sz="0" w:space="0" w:color="auto"/>
        <w:right w:val="none" w:sz="0" w:space="0" w:color="auto"/>
      </w:divBdr>
    </w:div>
    <w:div w:id="1943950930">
      <w:bodyDiv w:val="1"/>
      <w:marLeft w:val="0"/>
      <w:marRight w:val="0"/>
      <w:marTop w:val="0"/>
      <w:marBottom w:val="0"/>
      <w:divBdr>
        <w:top w:val="none" w:sz="0" w:space="0" w:color="auto"/>
        <w:left w:val="none" w:sz="0" w:space="0" w:color="auto"/>
        <w:bottom w:val="none" w:sz="0" w:space="0" w:color="auto"/>
        <w:right w:val="none" w:sz="0" w:space="0" w:color="auto"/>
      </w:divBdr>
    </w:div>
    <w:div w:id="1943955491">
      <w:bodyDiv w:val="1"/>
      <w:marLeft w:val="0"/>
      <w:marRight w:val="0"/>
      <w:marTop w:val="0"/>
      <w:marBottom w:val="0"/>
      <w:divBdr>
        <w:top w:val="none" w:sz="0" w:space="0" w:color="auto"/>
        <w:left w:val="none" w:sz="0" w:space="0" w:color="auto"/>
        <w:bottom w:val="none" w:sz="0" w:space="0" w:color="auto"/>
        <w:right w:val="none" w:sz="0" w:space="0" w:color="auto"/>
      </w:divBdr>
    </w:div>
    <w:div w:id="1948998940">
      <w:bodyDiv w:val="1"/>
      <w:marLeft w:val="0"/>
      <w:marRight w:val="0"/>
      <w:marTop w:val="0"/>
      <w:marBottom w:val="0"/>
      <w:divBdr>
        <w:top w:val="none" w:sz="0" w:space="0" w:color="auto"/>
        <w:left w:val="none" w:sz="0" w:space="0" w:color="auto"/>
        <w:bottom w:val="none" w:sz="0" w:space="0" w:color="auto"/>
        <w:right w:val="none" w:sz="0" w:space="0" w:color="auto"/>
      </w:divBdr>
    </w:div>
    <w:div w:id="1949655950">
      <w:bodyDiv w:val="1"/>
      <w:marLeft w:val="0"/>
      <w:marRight w:val="0"/>
      <w:marTop w:val="0"/>
      <w:marBottom w:val="0"/>
      <w:divBdr>
        <w:top w:val="none" w:sz="0" w:space="0" w:color="auto"/>
        <w:left w:val="none" w:sz="0" w:space="0" w:color="auto"/>
        <w:bottom w:val="none" w:sz="0" w:space="0" w:color="auto"/>
        <w:right w:val="none" w:sz="0" w:space="0" w:color="auto"/>
      </w:divBdr>
    </w:div>
    <w:div w:id="1950504932">
      <w:bodyDiv w:val="1"/>
      <w:marLeft w:val="0"/>
      <w:marRight w:val="0"/>
      <w:marTop w:val="0"/>
      <w:marBottom w:val="0"/>
      <w:divBdr>
        <w:top w:val="none" w:sz="0" w:space="0" w:color="auto"/>
        <w:left w:val="none" w:sz="0" w:space="0" w:color="auto"/>
        <w:bottom w:val="none" w:sz="0" w:space="0" w:color="auto"/>
        <w:right w:val="none" w:sz="0" w:space="0" w:color="auto"/>
      </w:divBdr>
    </w:div>
    <w:div w:id="1952392676">
      <w:bodyDiv w:val="1"/>
      <w:marLeft w:val="0"/>
      <w:marRight w:val="0"/>
      <w:marTop w:val="0"/>
      <w:marBottom w:val="0"/>
      <w:divBdr>
        <w:top w:val="none" w:sz="0" w:space="0" w:color="auto"/>
        <w:left w:val="none" w:sz="0" w:space="0" w:color="auto"/>
        <w:bottom w:val="none" w:sz="0" w:space="0" w:color="auto"/>
        <w:right w:val="none" w:sz="0" w:space="0" w:color="auto"/>
      </w:divBdr>
    </w:div>
    <w:div w:id="1953778119">
      <w:bodyDiv w:val="1"/>
      <w:marLeft w:val="0"/>
      <w:marRight w:val="0"/>
      <w:marTop w:val="0"/>
      <w:marBottom w:val="0"/>
      <w:divBdr>
        <w:top w:val="none" w:sz="0" w:space="0" w:color="auto"/>
        <w:left w:val="none" w:sz="0" w:space="0" w:color="auto"/>
        <w:bottom w:val="none" w:sz="0" w:space="0" w:color="auto"/>
        <w:right w:val="none" w:sz="0" w:space="0" w:color="auto"/>
      </w:divBdr>
    </w:div>
    <w:div w:id="1954749999">
      <w:bodyDiv w:val="1"/>
      <w:marLeft w:val="0"/>
      <w:marRight w:val="0"/>
      <w:marTop w:val="0"/>
      <w:marBottom w:val="0"/>
      <w:divBdr>
        <w:top w:val="none" w:sz="0" w:space="0" w:color="auto"/>
        <w:left w:val="none" w:sz="0" w:space="0" w:color="auto"/>
        <w:bottom w:val="none" w:sz="0" w:space="0" w:color="auto"/>
        <w:right w:val="none" w:sz="0" w:space="0" w:color="auto"/>
      </w:divBdr>
    </w:div>
    <w:div w:id="1957517879">
      <w:bodyDiv w:val="1"/>
      <w:marLeft w:val="0"/>
      <w:marRight w:val="0"/>
      <w:marTop w:val="0"/>
      <w:marBottom w:val="0"/>
      <w:divBdr>
        <w:top w:val="none" w:sz="0" w:space="0" w:color="auto"/>
        <w:left w:val="none" w:sz="0" w:space="0" w:color="auto"/>
        <w:bottom w:val="none" w:sz="0" w:space="0" w:color="auto"/>
        <w:right w:val="none" w:sz="0" w:space="0" w:color="auto"/>
      </w:divBdr>
    </w:div>
    <w:div w:id="1957517968">
      <w:bodyDiv w:val="1"/>
      <w:marLeft w:val="0"/>
      <w:marRight w:val="0"/>
      <w:marTop w:val="0"/>
      <w:marBottom w:val="0"/>
      <w:divBdr>
        <w:top w:val="none" w:sz="0" w:space="0" w:color="auto"/>
        <w:left w:val="none" w:sz="0" w:space="0" w:color="auto"/>
        <w:bottom w:val="none" w:sz="0" w:space="0" w:color="auto"/>
        <w:right w:val="none" w:sz="0" w:space="0" w:color="auto"/>
      </w:divBdr>
    </w:div>
    <w:div w:id="1973511320">
      <w:bodyDiv w:val="1"/>
      <w:marLeft w:val="0"/>
      <w:marRight w:val="0"/>
      <w:marTop w:val="0"/>
      <w:marBottom w:val="0"/>
      <w:divBdr>
        <w:top w:val="none" w:sz="0" w:space="0" w:color="auto"/>
        <w:left w:val="none" w:sz="0" w:space="0" w:color="auto"/>
        <w:bottom w:val="none" w:sz="0" w:space="0" w:color="auto"/>
        <w:right w:val="none" w:sz="0" w:space="0" w:color="auto"/>
      </w:divBdr>
    </w:div>
    <w:div w:id="1975286107">
      <w:bodyDiv w:val="1"/>
      <w:marLeft w:val="0"/>
      <w:marRight w:val="0"/>
      <w:marTop w:val="0"/>
      <w:marBottom w:val="0"/>
      <w:divBdr>
        <w:top w:val="none" w:sz="0" w:space="0" w:color="auto"/>
        <w:left w:val="none" w:sz="0" w:space="0" w:color="auto"/>
        <w:bottom w:val="none" w:sz="0" w:space="0" w:color="auto"/>
        <w:right w:val="none" w:sz="0" w:space="0" w:color="auto"/>
      </w:divBdr>
    </w:div>
    <w:div w:id="1975865658">
      <w:bodyDiv w:val="1"/>
      <w:marLeft w:val="0"/>
      <w:marRight w:val="0"/>
      <w:marTop w:val="0"/>
      <w:marBottom w:val="0"/>
      <w:divBdr>
        <w:top w:val="none" w:sz="0" w:space="0" w:color="auto"/>
        <w:left w:val="none" w:sz="0" w:space="0" w:color="auto"/>
        <w:bottom w:val="none" w:sz="0" w:space="0" w:color="auto"/>
        <w:right w:val="none" w:sz="0" w:space="0" w:color="auto"/>
      </w:divBdr>
    </w:div>
    <w:div w:id="1976720099">
      <w:bodyDiv w:val="1"/>
      <w:marLeft w:val="0"/>
      <w:marRight w:val="0"/>
      <w:marTop w:val="0"/>
      <w:marBottom w:val="0"/>
      <w:divBdr>
        <w:top w:val="none" w:sz="0" w:space="0" w:color="auto"/>
        <w:left w:val="none" w:sz="0" w:space="0" w:color="auto"/>
        <w:bottom w:val="none" w:sz="0" w:space="0" w:color="auto"/>
        <w:right w:val="none" w:sz="0" w:space="0" w:color="auto"/>
      </w:divBdr>
    </w:div>
    <w:div w:id="1979604237">
      <w:bodyDiv w:val="1"/>
      <w:marLeft w:val="0"/>
      <w:marRight w:val="0"/>
      <w:marTop w:val="0"/>
      <w:marBottom w:val="0"/>
      <w:divBdr>
        <w:top w:val="none" w:sz="0" w:space="0" w:color="auto"/>
        <w:left w:val="none" w:sz="0" w:space="0" w:color="auto"/>
        <w:bottom w:val="none" w:sz="0" w:space="0" w:color="auto"/>
        <w:right w:val="none" w:sz="0" w:space="0" w:color="auto"/>
      </w:divBdr>
    </w:div>
    <w:div w:id="1979800681">
      <w:bodyDiv w:val="1"/>
      <w:marLeft w:val="0"/>
      <w:marRight w:val="0"/>
      <w:marTop w:val="0"/>
      <w:marBottom w:val="0"/>
      <w:divBdr>
        <w:top w:val="none" w:sz="0" w:space="0" w:color="auto"/>
        <w:left w:val="none" w:sz="0" w:space="0" w:color="auto"/>
        <w:bottom w:val="none" w:sz="0" w:space="0" w:color="auto"/>
        <w:right w:val="none" w:sz="0" w:space="0" w:color="auto"/>
      </w:divBdr>
    </w:div>
    <w:div w:id="1981227057">
      <w:bodyDiv w:val="1"/>
      <w:marLeft w:val="0"/>
      <w:marRight w:val="0"/>
      <w:marTop w:val="0"/>
      <w:marBottom w:val="0"/>
      <w:divBdr>
        <w:top w:val="none" w:sz="0" w:space="0" w:color="auto"/>
        <w:left w:val="none" w:sz="0" w:space="0" w:color="auto"/>
        <w:bottom w:val="none" w:sz="0" w:space="0" w:color="auto"/>
        <w:right w:val="none" w:sz="0" w:space="0" w:color="auto"/>
      </w:divBdr>
    </w:div>
    <w:div w:id="1981418603">
      <w:bodyDiv w:val="1"/>
      <w:marLeft w:val="0"/>
      <w:marRight w:val="0"/>
      <w:marTop w:val="0"/>
      <w:marBottom w:val="0"/>
      <w:divBdr>
        <w:top w:val="none" w:sz="0" w:space="0" w:color="auto"/>
        <w:left w:val="none" w:sz="0" w:space="0" w:color="auto"/>
        <w:bottom w:val="none" w:sz="0" w:space="0" w:color="auto"/>
        <w:right w:val="none" w:sz="0" w:space="0" w:color="auto"/>
      </w:divBdr>
    </w:div>
    <w:div w:id="1981618639">
      <w:bodyDiv w:val="1"/>
      <w:marLeft w:val="0"/>
      <w:marRight w:val="0"/>
      <w:marTop w:val="0"/>
      <w:marBottom w:val="0"/>
      <w:divBdr>
        <w:top w:val="none" w:sz="0" w:space="0" w:color="auto"/>
        <w:left w:val="none" w:sz="0" w:space="0" w:color="auto"/>
        <w:bottom w:val="none" w:sz="0" w:space="0" w:color="auto"/>
        <w:right w:val="none" w:sz="0" w:space="0" w:color="auto"/>
      </w:divBdr>
    </w:div>
    <w:div w:id="1981960045">
      <w:bodyDiv w:val="1"/>
      <w:marLeft w:val="0"/>
      <w:marRight w:val="0"/>
      <w:marTop w:val="0"/>
      <w:marBottom w:val="0"/>
      <w:divBdr>
        <w:top w:val="none" w:sz="0" w:space="0" w:color="auto"/>
        <w:left w:val="none" w:sz="0" w:space="0" w:color="auto"/>
        <w:bottom w:val="none" w:sz="0" w:space="0" w:color="auto"/>
        <w:right w:val="none" w:sz="0" w:space="0" w:color="auto"/>
      </w:divBdr>
      <w:divsChild>
        <w:div w:id="1349336118">
          <w:marLeft w:val="640"/>
          <w:marRight w:val="0"/>
          <w:marTop w:val="0"/>
          <w:marBottom w:val="0"/>
          <w:divBdr>
            <w:top w:val="none" w:sz="0" w:space="0" w:color="auto"/>
            <w:left w:val="none" w:sz="0" w:space="0" w:color="auto"/>
            <w:bottom w:val="none" w:sz="0" w:space="0" w:color="auto"/>
            <w:right w:val="none" w:sz="0" w:space="0" w:color="auto"/>
          </w:divBdr>
        </w:div>
        <w:div w:id="1948655670">
          <w:marLeft w:val="640"/>
          <w:marRight w:val="0"/>
          <w:marTop w:val="0"/>
          <w:marBottom w:val="0"/>
          <w:divBdr>
            <w:top w:val="none" w:sz="0" w:space="0" w:color="auto"/>
            <w:left w:val="none" w:sz="0" w:space="0" w:color="auto"/>
            <w:bottom w:val="none" w:sz="0" w:space="0" w:color="auto"/>
            <w:right w:val="none" w:sz="0" w:space="0" w:color="auto"/>
          </w:divBdr>
        </w:div>
        <w:div w:id="1282423375">
          <w:marLeft w:val="640"/>
          <w:marRight w:val="0"/>
          <w:marTop w:val="0"/>
          <w:marBottom w:val="0"/>
          <w:divBdr>
            <w:top w:val="none" w:sz="0" w:space="0" w:color="auto"/>
            <w:left w:val="none" w:sz="0" w:space="0" w:color="auto"/>
            <w:bottom w:val="none" w:sz="0" w:space="0" w:color="auto"/>
            <w:right w:val="none" w:sz="0" w:space="0" w:color="auto"/>
          </w:divBdr>
        </w:div>
        <w:div w:id="24452604">
          <w:marLeft w:val="640"/>
          <w:marRight w:val="0"/>
          <w:marTop w:val="0"/>
          <w:marBottom w:val="0"/>
          <w:divBdr>
            <w:top w:val="none" w:sz="0" w:space="0" w:color="auto"/>
            <w:left w:val="none" w:sz="0" w:space="0" w:color="auto"/>
            <w:bottom w:val="none" w:sz="0" w:space="0" w:color="auto"/>
            <w:right w:val="none" w:sz="0" w:space="0" w:color="auto"/>
          </w:divBdr>
        </w:div>
        <w:div w:id="1865509917">
          <w:marLeft w:val="640"/>
          <w:marRight w:val="0"/>
          <w:marTop w:val="0"/>
          <w:marBottom w:val="0"/>
          <w:divBdr>
            <w:top w:val="none" w:sz="0" w:space="0" w:color="auto"/>
            <w:left w:val="none" w:sz="0" w:space="0" w:color="auto"/>
            <w:bottom w:val="none" w:sz="0" w:space="0" w:color="auto"/>
            <w:right w:val="none" w:sz="0" w:space="0" w:color="auto"/>
          </w:divBdr>
        </w:div>
        <w:div w:id="863635249">
          <w:marLeft w:val="640"/>
          <w:marRight w:val="0"/>
          <w:marTop w:val="0"/>
          <w:marBottom w:val="0"/>
          <w:divBdr>
            <w:top w:val="none" w:sz="0" w:space="0" w:color="auto"/>
            <w:left w:val="none" w:sz="0" w:space="0" w:color="auto"/>
            <w:bottom w:val="none" w:sz="0" w:space="0" w:color="auto"/>
            <w:right w:val="none" w:sz="0" w:space="0" w:color="auto"/>
          </w:divBdr>
        </w:div>
        <w:div w:id="2095395394">
          <w:marLeft w:val="640"/>
          <w:marRight w:val="0"/>
          <w:marTop w:val="0"/>
          <w:marBottom w:val="0"/>
          <w:divBdr>
            <w:top w:val="none" w:sz="0" w:space="0" w:color="auto"/>
            <w:left w:val="none" w:sz="0" w:space="0" w:color="auto"/>
            <w:bottom w:val="none" w:sz="0" w:space="0" w:color="auto"/>
            <w:right w:val="none" w:sz="0" w:space="0" w:color="auto"/>
          </w:divBdr>
        </w:div>
        <w:div w:id="525214766">
          <w:marLeft w:val="640"/>
          <w:marRight w:val="0"/>
          <w:marTop w:val="0"/>
          <w:marBottom w:val="0"/>
          <w:divBdr>
            <w:top w:val="none" w:sz="0" w:space="0" w:color="auto"/>
            <w:left w:val="none" w:sz="0" w:space="0" w:color="auto"/>
            <w:bottom w:val="none" w:sz="0" w:space="0" w:color="auto"/>
            <w:right w:val="none" w:sz="0" w:space="0" w:color="auto"/>
          </w:divBdr>
        </w:div>
        <w:div w:id="418186323">
          <w:marLeft w:val="640"/>
          <w:marRight w:val="0"/>
          <w:marTop w:val="0"/>
          <w:marBottom w:val="0"/>
          <w:divBdr>
            <w:top w:val="none" w:sz="0" w:space="0" w:color="auto"/>
            <w:left w:val="none" w:sz="0" w:space="0" w:color="auto"/>
            <w:bottom w:val="none" w:sz="0" w:space="0" w:color="auto"/>
            <w:right w:val="none" w:sz="0" w:space="0" w:color="auto"/>
          </w:divBdr>
        </w:div>
        <w:div w:id="1532106985">
          <w:marLeft w:val="640"/>
          <w:marRight w:val="0"/>
          <w:marTop w:val="0"/>
          <w:marBottom w:val="0"/>
          <w:divBdr>
            <w:top w:val="none" w:sz="0" w:space="0" w:color="auto"/>
            <w:left w:val="none" w:sz="0" w:space="0" w:color="auto"/>
            <w:bottom w:val="none" w:sz="0" w:space="0" w:color="auto"/>
            <w:right w:val="none" w:sz="0" w:space="0" w:color="auto"/>
          </w:divBdr>
        </w:div>
        <w:div w:id="995182178">
          <w:marLeft w:val="640"/>
          <w:marRight w:val="0"/>
          <w:marTop w:val="0"/>
          <w:marBottom w:val="0"/>
          <w:divBdr>
            <w:top w:val="none" w:sz="0" w:space="0" w:color="auto"/>
            <w:left w:val="none" w:sz="0" w:space="0" w:color="auto"/>
            <w:bottom w:val="none" w:sz="0" w:space="0" w:color="auto"/>
            <w:right w:val="none" w:sz="0" w:space="0" w:color="auto"/>
          </w:divBdr>
        </w:div>
        <w:div w:id="1190727453">
          <w:marLeft w:val="640"/>
          <w:marRight w:val="0"/>
          <w:marTop w:val="0"/>
          <w:marBottom w:val="0"/>
          <w:divBdr>
            <w:top w:val="none" w:sz="0" w:space="0" w:color="auto"/>
            <w:left w:val="none" w:sz="0" w:space="0" w:color="auto"/>
            <w:bottom w:val="none" w:sz="0" w:space="0" w:color="auto"/>
            <w:right w:val="none" w:sz="0" w:space="0" w:color="auto"/>
          </w:divBdr>
        </w:div>
        <w:div w:id="1207720635">
          <w:marLeft w:val="640"/>
          <w:marRight w:val="0"/>
          <w:marTop w:val="0"/>
          <w:marBottom w:val="0"/>
          <w:divBdr>
            <w:top w:val="none" w:sz="0" w:space="0" w:color="auto"/>
            <w:left w:val="none" w:sz="0" w:space="0" w:color="auto"/>
            <w:bottom w:val="none" w:sz="0" w:space="0" w:color="auto"/>
            <w:right w:val="none" w:sz="0" w:space="0" w:color="auto"/>
          </w:divBdr>
        </w:div>
        <w:div w:id="1456362633">
          <w:marLeft w:val="640"/>
          <w:marRight w:val="0"/>
          <w:marTop w:val="0"/>
          <w:marBottom w:val="0"/>
          <w:divBdr>
            <w:top w:val="none" w:sz="0" w:space="0" w:color="auto"/>
            <w:left w:val="none" w:sz="0" w:space="0" w:color="auto"/>
            <w:bottom w:val="none" w:sz="0" w:space="0" w:color="auto"/>
            <w:right w:val="none" w:sz="0" w:space="0" w:color="auto"/>
          </w:divBdr>
        </w:div>
        <w:div w:id="844637626">
          <w:marLeft w:val="640"/>
          <w:marRight w:val="0"/>
          <w:marTop w:val="0"/>
          <w:marBottom w:val="0"/>
          <w:divBdr>
            <w:top w:val="none" w:sz="0" w:space="0" w:color="auto"/>
            <w:left w:val="none" w:sz="0" w:space="0" w:color="auto"/>
            <w:bottom w:val="none" w:sz="0" w:space="0" w:color="auto"/>
            <w:right w:val="none" w:sz="0" w:space="0" w:color="auto"/>
          </w:divBdr>
        </w:div>
        <w:div w:id="1474330287">
          <w:marLeft w:val="640"/>
          <w:marRight w:val="0"/>
          <w:marTop w:val="0"/>
          <w:marBottom w:val="0"/>
          <w:divBdr>
            <w:top w:val="none" w:sz="0" w:space="0" w:color="auto"/>
            <w:left w:val="none" w:sz="0" w:space="0" w:color="auto"/>
            <w:bottom w:val="none" w:sz="0" w:space="0" w:color="auto"/>
            <w:right w:val="none" w:sz="0" w:space="0" w:color="auto"/>
          </w:divBdr>
        </w:div>
        <w:div w:id="789709482">
          <w:marLeft w:val="640"/>
          <w:marRight w:val="0"/>
          <w:marTop w:val="0"/>
          <w:marBottom w:val="0"/>
          <w:divBdr>
            <w:top w:val="none" w:sz="0" w:space="0" w:color="auto"/>
            <w:left w:val="none" w:sz="0" w:space="0" w:color="auto"/>
            <w:bottom w:val="none" w:sz="0" w:space="0" w:color="auto"/>
            <w:right w:val="none" w:sz="0" w:space="0" w:color="auto"/>
          </w:divBdr>
        </w:div>
        <w:div w:id="981471743">
          <w:marLeft w:val="640"/>
          <w:marRight w:val="0"/>
          <w:marTop w:val="0"/>
          <w:marBottom w:val="0"/>
          <w:divBdr>
            <w:top w:val="none" w:sz="0" w:space="0" w:color="auto"/>
            <w:left w:val="none" w:sz="0" w:space="0" w:color="auto"/>
            <w:bottom w:val="none" w:sz="0" w:space="0" w:color="auto"/>
            <w:right w:val="none" w:sz="0" w:space="0" w:color="auto"/>
          </w:divBdr>
        </w:div>
        <w:div w:id="2117672361">
          <w:marLeft w:val="640"/>
          <w:marRight w:val="0"/>
          <w:marTop w:val="0"/>
          <w:marBottom w:val="0"/>
          <w:divBdr>
            <w:top w:val="none" w:sz="0" w:space="0" w:color="auto"/>
            <w:left w:val="none" w:sz="0" w:space="0" w:color="auto"/>
            <w:bottom w:val="none" w:sz="0" w:space="0" w:color="auto"/>
            <w:right w:val="none" w:sz="0" w:space="0" w:color="auto"/>
          </w:divBdr>
        </w:div>
        <w:div w:id="1689330937">
          <w:marLeft w:val="640"/>
          <w:marRight w:val="0"/>
          <w:marTop w:val="0"/>
          <w:marBottom w:val="0"/>
          <w:divBdr>
            <w:top w:val="none" w:sz="0" w:space="0" w:color="auto"/>
            <w:left w:val="none" w:sz="0" w:space="0" w:color="auto"/>
            <w:bottom w:val="none" w:sz="0" w:space="0" w:color="auto"/>
            <w:right w:val="none" w:sz="0" w:space="0" w:color="auto"/>
          </w:divBdr>
        </w:div>
        <w:div w:id="1800606204">
          <w:marLeft w:val="640"/>
          <w:marRight w:val="0"/>
          <w:marTop w:val="0"/>
          <w:marBottom w:val="0"/>
          <w:divBdr>
            <w:top w:val="none" w:sz="0" w:space="0" w:color="auto"/>
            <w:left w:val="none" w:sz="0" w:space="0" w:color="auto"/>
            <w:bottom w:val="none" w:sz="0" w:space="0" w:color="auto"/>
            <w:right w:val="none" w:sz="0" w:space="0" w:color="auto"/>
          </w:divBdr>
        </w:div>
        <w:div w:id="1885674197">
          <w:marLeft w:val="640"/>
          <w:marRight w:val="0"/>
          <w:marTop w:val="0"/>
          <w:marBottom w:val="0"/>
          <w:divBdr>
            <w:top w:val="none" w:sz="0" w:space="0" w:color="auto"/>
            <w:left w:val="none" w:sz="0" w:space="0" w:color="auto"/>
            <w:bottom w:val="none" w:sz="0" w:space="0" w:color="auto"/>
            <w:right w:val="none" w:sz="0" w:space="0" w:color="auto"/>
          </w:divBdr>
        </w:div>
        <w:div w:id="1644384688">
          <w:marLeft w:val="640"/>
          <w:marRight w:val="0"/>
          <w:marTop w:val="0"/>
          <w:marBottom w:val="0"/>
          <w:divBdr>
            <w:top w:val="none" w:sz="0" w:space="0" w:color="auto"/>
            <w:left w:val="none" w:sz="0" w:space="0" w:color="auto"/>
            <w:bottom w:val="none" w:sz="0" w:space="0" w:color="auto"/>
            <w:right w:val="none" w:sz="0" w:space="0" w:color="auto"/>
          </w:divBdr>
        </w:div>
        <w:div w:id="1571310400">
          <w:marLeft w:val="640"/>
          <w:marRight w:val="0"/>
          <w:marTop w:val="0"/>
          <w:marBottom w:val="0"/>
          <w:divBdr>
            <w:top w:val="none" w:sz="0" w:space="0" w:color="auto"/>
            <w:left w:val="none" w:sz="0" w:space="0" w:color="auto"/>
            <w:bottom w:val="none" w:sz="0" w:space="0" w:color="auto"/>
            <w:right w:val="none" w:sz="0" w:space="0" w:color="auto"/>
          </w:divBdr>
        </w:div>
        <w:div w:id="77336394">
          <w:marLeft w:val="640"/>
          <w:marRight w:val="0"/>
          <w:marTop w:val="0"/>
          <w:marBottom w:val="0"/>
          <w:divBdr>
            <w:top w:val="none" w:sz="0" w:space="0" w:color="auto"/>
            <w:left w:val="none" w:sz="0" w:space="0" w:color="auto"/>
            <w:bottom w:val="none" w:sz="0" w:space="0" w:color="auto"/>
            <w:right w:val="none" w:sz="0" w:space="0" w:color="auto"/>
          </w:divBdr>
        </w:div>
        <w:div w:id="360791439">
          <w:marLeft w:val="640"/>
          <w:marRight w:val="0"/>
          <w:marTop w:val="0"/>
          <w:marBottom w:val="0"/>
          <w:divBdr>
            <w:top w:val="none" w:sz="0" w:space="0" w:color="auto"/>
            <w:left w:val="none" w:sz="0" w:space="0" w:color="auto"/>
            <w:bottom w:val="none" w:sz="0" w:space="0" w:color="auto"/>
            <w:right w:val="none" w:sz="0" w:space="0" w:color="auto"/>
          </w:divBdr>
        </w:div>
        <w:div w:id="861893306">
          <w:marLeft w:val="640"/>
          <w:marRight w:val="0"/>
          <w:marTop w:val="0"/>
          <w:marBottom w:val="0"/>
          <w:divBdr>
            <w:top w:val="none" w:sz="0" w:space="0" w:color="auto"/>
            <w:left w:val="none" w:sz="0" w:space="0" w:color="auto"/>
            <w:bottom w:val="none" w:sz="0" w:space="0" w:color="auto"/>
            <w:right w:val="none" w:sz="0" w:space="0" w:color="auto"/>
          </w:divBdr>
        </w:div>
        <w:div w:id="1933469136">
          <w:marLeft w:val="640"/>
          <w:marRight w:val="0"/>
          <w:marTop w:val="0"/>
          <w:marBottom w:val="0"/>
          <w:divBdr>
            <w:top w:val="none" w:sz="0" w:space="0" w:color="auto"/>
            <w:left w:val="none" w:sz="0" w:space="0" w:color="auto"/>
            <w:bottom w:val="none" w:sz="0" w:space="0" w:color="auto"/>
            <w:right w:val="none" w:sz="0" w:space="0" w:color="auto"/>
          </w:divBdr>
        </w:div>
        <w:div w:id="1934318254">
          <w:marLeft w:val="640"/>
          <w:marRight w:val="0"/>
          <w:marTop w:val="0"/>
          <w:marBottom w:val="0"/>
          <w:divBdr>
            <w:top w:val="none" w:sz="0" w:space="0" w:color="auto"/>
            <w:left w:val="none" w:sz="0" w:space="0" w:color="auto"/>
            <w:bottom w:val="none" w:sz="0" w:space="0" w:color="auto"/>
            <w:right w:val="none" w:sz="0" w:space="0" w:color="auto"/>
          </w:divBdr>
        </w:div>
        <w:div w:id="1706296628">
          <w:marLeft w:val="640"/>
          <w:marRight w:val="0"/>
          <w:marTop w:val="0"/>
          <w:marBottom w:val="0"/>
          <w:divBdr>
            <w:top w:val="none" w:sz="0" w:space="0" w:color="auto"/>
            <w:left w:val="none" w:sz="0" w:space="0" w:color="auto"/>
            <w:bottom w:val="none" w:sz="0" w:space="0" w:color="auto"/>
            <w:right w:val="none" w:sz="0" w:space="0" w:color="auto"/>
          </w:divBdr>
        </w:div>
        <w:div w:id="556669766">
          <w:marLeft w:val="640"/>
          <w:marRight w:val="0"/>
          <w:marTop w:val="0"/>
          <w:marBottom w:val="0"/>
          <w:divBdr>
            <w:top w:val="none" w:sz="0" w:space="0" w:color="auto"/>
            <w:left w:val="none" w:sz="0" w:space="0" w:color="auto"/>
            <w:bottom w:val="none" w:sz="0" w:space="0" w:color="auto"/>
            <w:right w:val="none" w:sz="0" w:space="0" w:color="auto"/>
          </w:divBdr>
        </w:div>
        <w:div w:id="1420755510">
          <w:marLeft w:val="640"/>
          <w:marRight w:val="0"/>
          <w:marTop w:val="0"/>
          <w:marBottom w:val="0"/>
          <w:divBdr>
            <w:top w:val="none" w:sz="0" w:space="0" w:color="auto"/>
            <w:left w:val="none" w:sz="0" w:space="0" w:color="auto"/>
            <w:bottom w:val="none" w:sz="0" w:space="0" w:color="auto"/>
            <w:right w:val="none" w:sz="0" w:space="0" w:color="auto"/>
          </w:divBdr>
        </w:div>
        <w:div w:id="1650208418">
          <w:marLeft w:val="640"/>
          <w:marRight w:val="0"/>
          <w:marTop w:val="0"/>
          <w:marBottom w:val="0"/>
          <w:divBdr>
            <w:top w:val="none" w:sz="0" w:space="0" w:color="auto"/>
            <w:left w:val="none" w:sz="0" w:space="0" w:color="auto"/>
            <w:bottom w:val="none" w:sz="0" w:space="0" w:color="auto"/>
            <w:right w:val="none" w:sz="0" w:space="0" w:color="auto"/>
          </w:divBdr>
        </w:div>
        <w:div w:id="142161729">
          <w:marLeft w:val="640"/>
          <w:marRight w:val="0"/>
          <w:marTop w:val="0"/>
          <w:marBottom w:val="0"/>
          <w:divBdr>
            <w:top w:val="none" w:sz="0" w:space="0" w:color="auto"/>
            <w:left w:val="none" w:sz="0" w:space="0" w:color="auto"/>
            <w:bottom w:val="none" w:sz="0" w:space="0" w:color="auto"/>
            <w:right w:val="none" w:sz="0" w:space="0" w:color="auto"/>
          </w:divBdr>
        </w:div>
        <w:div w:id="1466967998">
          <w:marLeft w:val="640"/>
          <w:marRight w:val="0"/>
          <w:marTop w:val="0"/>
          <w:marBottom w:val="0"/>
          <w:divBdr>
            <w:top w:val="none" w:sz="0" w:space="0" w:color="auto"/>
            <w:left w:val="none" w:sz="0" w:space="0" w:color="auto"/>
            <w:bottom w:val="none" w:sz="0" w:space="0" w:color="auto"/>
            <w:right w:val="none" w:sz="0" w:space="0" w:color="auto"/>
          </w:divBdr>
        </w:div>
        <w:div w:id="949817928">
          <w:marLeft w:val="640"/>
          <w:marRight w:val="0"/>
          <w:marTop w:val="0"/>
          <w:marBottom w:val="0"/>
          <w:divBdr>
            <w:top w:val="none" w:sz="0" w:space="0" w:color="auto"/>
            <w:left w:val="none" w:sz="0" w:space="0" w:color="auto"/>
            <w:bottom w:val="none" w:sz="0" w:space="0" w:color="auto"/>
            <w:right w:val="none" w:sz="0" w:space="0" w:color="auto"/>
          </w:divBdr>
        </w:div>
        <w:div w:id="1508904392">
          <w:marLeft w:val="640"/>
          <w:marRight w:val="0"/>
          <w:marTop w:val="0"/>
          <w:marBottom w:val="0"/>
          <w:divBdr>
            <w:top w:val="none" w:sz="0" w:space="0" w:color="auto"/>
            <w:left w:val="none" w:sz="0" w:space="0" w:color="auto"/>
            <w:bottom w:val="none" w:sz="0" w:space="0" w:color="auto"/>
            <w:right w:val="none" w:sz="0" w:space="0" w:color="auto"/>
          </w:divBdr>
        </w:div>
        <w:div w:id="1157107412">
          <w:marLeft w:val="640"/>
          <w:marRight w:val="0"/>
          <w:marTop w:val="0"/>
          <w:marBottom w:val="0"/>
          <w:divBdr>
            <w:top w:val="none" w:sz="0" w:space="0" w:color="auto"/>
            <w:left w:val="none" w:sz="0" w:space="0" w:color="auto"/>
            <w:bottom w:val="none" w:sz="0" w:space="0" w:color="auto"/>
            <w:right w:val="none" w:sz="0" w:space="0" w:color="auto"/>
          </w:divBdr>
        </w:div>
        <w:div w:id="1632634585">
          <w:marLeft w:val="640"/>
          <w:marRight w:val="0"/>
          <w:marTop w:val="0"/>
          <w:marBottom w:val="0"/>
          <w:divBdr>
            <w:top w:val="none" w:sz="0" w:space="0" w:color="auto"/>
            <w:left w:val="none" w:sz="0" w:space="0" w:color="auto"/>
            <w:bottom w:val="none" w:sz="0" w:space="0" w:color="auto"/>
            <w:right w:val="none" w:sz="0" w:space="0" w:color="auto"/>
          </w:divBdr>
        </w:div>
        <w:div w:id="1283071540">
          <w:marLeft w:val="640"/>
          <w:marRight w:val="0"/>
          <w:marTop w:val="0"/>
          <w:marBottom w:val="0"/>
          <w:divBdr>
            <w:top w:val="none" w:sz="0" w:space="0" w:color="auto"/>
            <w:left w:val="none" w:sz="0" w:space="0" w:color="auto"/>
            <w:bottom w:val="none" w:sz="0" w:space="0" w:color="auto"/>
            <w:right w:val="none" w:sz="0" w:space="0" w:color="auto"/>
          </w:divBdr>
        </w:div>
        <w:div w:id="1086805741">
          <w:marLeft w:val="640"/>
          <w:marRight w:val="0"/>
          <w:marTop w:val="0"/>
          <w:marBottom w:val="0"/>
          <w:divBdr>
            <w:top w:val="none" w:sz="0" w:space="0" w:color="auto"/>
            <w:left w:val="none" w:sz="0" w:space="0" w:color="auto"/>
            <w:bottom w:val="none" w:sz="0" w:space="0" w:color="auto"/>
            <w:right w:val="none" w:sz="0" w:space="0" w:color="auto"/>
          </w:divBdr>
        </w:div>
        <w:div w:id="1891961481">
          <w:marLeft w:val="640"/>
          <w:marRight w:val="0"/>
          <w:marTop w:val="0"/>
          <w:marBottom w:val="0"/>
          <w:divBdr>
            <w:top w:val="none" w:sz="0" w:space="0" w:color="auto"/>
            <w:left w:val="none" w:sz="0" w:space="0" w:color="auto"/>
            <w:bottom w:val="none" w:sz="0" w:space="0" w:color="auto"/>
            <w:right w:val="none" w:sz="0" w:space="0" w:color="auto"/>
          </w:divBdr>
        </w:div>
        <w:div w:id="1127314481">
          <w:marLeft w:val="640"/>
          <w:marRight w:val="0"/>
          <w:marTop w:val="0"/>
          <w:marBottom w:val="0"/>
          <w:divBdr>
            <w:top w:val="none" w:sz="0" w:space="0" w:color="auto"/>
            <w:left w:val="none" w:sz="0" w:space="0" w:color="auto"/>
            <w:bottom w:val="none" w:sz="0" w:space="0" w:color="auto"/>
            <w:right w:val="none" w:sz="0" w:space="0" w:color="auto"/>
          </w:divBdr>
        </w:div>
        <w:div w:id="832531102">
          <w:marLeft w:val="640"/>
          <w:marRight w:val="0"/>
          <w:marTop w:val="0"/>
          <w:marBottom w:val="0"/>
          <w:divBdr>
            <w:top w:val="none" w:sz="0" w:space="0" w:color="auto"/>
            <w:left w:val="none" w:sz="0" w:space="0" w:color="auto"/>
            <w:bottom w:val="none" w:sz="0" w:space="0" w:color="auto"/>
            <w:right w:val="none" w:sz="0" w:space="0" w:color="auto"/>
          </w:divBdr>
        </w:div>
        <w:div w:id="1417282948">
          <w:marLeft w:val="640"/>
          <w:marRight w:val="0"/>
          <w:marTop w:val="0"/>
          <w:marBottom w:val="0"/>
          <w:divBdr>
            <w:top w:val="none" w:sz="0" w:space="0" w:color="auto"/>
            <w:left w:val="none" w:sz="0" w:space="0" w:color="auto"/>
            <w:bottom w:val="none" w:sz="0" w:space="0" w:color="auto"/>
            <w:right w:val="none" w:sz="0" w:space="0" w:color="auto"/>
          </w:divBdr>
        </w:div>
        <w:div w:id="712655746">
          <w:marLeft w:val="640"/>
          <w:marRight w:val="0"/>
          <w:marTop w:val="0"/>
          <w:marBottom w:val="0"/>
          <w:divBdr>
            <w:top w:val="none" w:sz="0" w:space="0" w:color="auto"/>
            <w:left w:val="none" w:sz="0" w:space="0" w:color="auto"/>
            <w:bottom w:val="none" w:sz="0" w:space="0" w:color="auto"/>
            <w:right w:val="none" w:sz="0" w:space="0" w:color="auto"/>
          </w:divBdr>
        </w:div>
        <w:div w:id="1726903272">
          <w:marLeft w:val="640"/>
          <w:marRight w:val="0"/>
          <w:marTop w:val="0"/>
          <w:marBottom w:val="0"/>
          <w:divBdr>
            <w:top w:val="none" w:sz="0" w:space="0" w:color="auto"/>
            <w:left w:val="none" w:sz="0" w:space="0" w:color="auto"/>
            <w:bottom w:val="none" w:sz="0" w:space="0" w:color="auto"/>
            <w:right w:val="none" w:sz="0" w:space="0" w:color="auto"/>
          </w:divBdr>
        </w:div>
        <w:div w:id="979532450">
          <w:marLeft w:val="640"/>
          <w:marRight w:val="0"/>
          <w:marTop w:val="0"/>
          <w:marBottom w:val="0"/>
          <w:divBdr>
            <w:top w:val="none" w:sz="0" w:space="0" w:color="auto"/>
            <w:left w:val="none" w:sz="0" w:space="0" w:color="auto"/>
            <w:bottom w:val="none" w:sz="0" w:space="0" w:color="auto"/>
            <w:right w:val="none" w:sz="0" w:space="0" w:color="auto"/>
          </w:divBdr>
        </w:div>
        <w:div w:id="938369973">
          <w:marLeft w:val="640"/>
          <w:marRight w:val="0"/>
          <w:marTop w:val="0"/>
          <w:marBottom w:val="0"/>
          <w:divBdr>
            <w:top w:val="none" w:sz="0" w:space="0" w:color="auto"/>
            <w:left w:val="none" w:sz="0" w:space="0" w:color="auto"/>
            <w:bottom w:val="none" w:sz="0" w:space="0" w:color="auto"/>
            <w:right w:val="none" w:sz="0" w:space="0" w:color="auto"/>
          </w:divBdr>
        </w:div>
        <w:div w:id="1256285539">
          <w:marLeft w:val="640"/>
          <w:marRight w:val="0"/>
          <w:marTop w:val="0"/>
          <w:marBottom w:val="0"/>
          <w:divBdr>
            <w:top w:val="none" w:sz="0" w:space="0" w:color="auto"/>
            <w:left w:val="none" w:sz="0" w:space="0" w:color="auto"/>
            <w:bottom w:val="none" w:sz="0" w:space="0" w:color="auto"/>
            <w:right w:val="none" w:sz="0" w:space="0" w:color="auto"/>
          </w:divBdr>
        </w:div>
        <w:div w:id="498272337">
          <w:marLeft w:val="640"/>
          <w:marRight w:val="0"/>
          <w:marTop w:val="0"/>
          <w:marBottom w:val="0"/>
          <w:divBdr>
            <w:top w:val="none" w:sz="0" w:space="0" w:color="auto"/>
            <w:left w:val="none" w:sz="0" w:space="0" w:color="auto"/>
            <w:bottom w:val="none" w:sz="0" w:space="0" w:color="auto"/>
            <w:right w:val="none" w:sz="0" w:space="0" w:color="auto"/>
          </w:divBdr>
        </w:div>
        <w:div w:id="283343296">
          <w:marLeft w:val="640"/>
          <w:marRight w:val="0"/>
          <w:marTop w:val="0"/>
          <w:marBottom w:val="0"/>
          <w:divBdr>
            <w:top w:val="none" w:sz="0" w:space="0" w:color="auto"/>
            <w:left w:val="none" w:sz="0" w:space="0" w:color="auto"/>
            <w:bottom w:val="none" w:sz="0" w:space="0" w:color="auto"/>
            <w:right w:val="none" w:sz="0" w:space="0" w:color="auto"/>
          </w:divBdr>
        </w:div>
        <w:div w:id="1988702723">
          <w:marLeft w:val="640"/>
          <w:marRight w:val="0"/>
          <w:marTop w:val="0"/>
          <w:marBottom w:val="0"/>
          <w:divBdr>
            <w:top w:val="none" w:sz="0" w:space="0" w:color="auto"/>
            <w:left w:val="none" w:sz="0" w:space="0" w:color="auto"/>
            <w:bottom w:val="none" w:sz="0" w:space="0" w:color="auto"/>
            <w:right w:val="none" w:sz="0" w:space="0" w:color="auto"/>
          </w:divBdr>
        </w:div>
        <w:div w:id="577598985">
          <w:marLeft w:val="640"/>
          <w:marRight w:val="0"/>
          <w:marTop w:val="0"/>
          <w:marBottom w:val="0"/>
          <w:divBdr>
            <w:top w:val="none" w:sz="0" w:space="0" w:color="auto"/>
            <w:left w:val="none" w:sz="0" w:space="0" w:color="auto"/>
            <w:bottom w:val="none" w:sz="0" w:space="0" w:color="auto"/>
            <w:right w:val="none" w:sz="0" w:space="0" w:color="auto"/>
          </w:divBdr>
        </w:div>
        <w:div w:id="1361009121">
          <w:marLeft w:val="640"/>
          <w:marRight w:val="0"/>
          <w:marTop w:val="0"/>
          <w:marBottom w:val="0"/>
          <w:divBdr>
            <w:top w:val="none" w:sz="0" w:space="0" w:color="auto"/>
            <w:left w:val="none" w:sz="0" w:space="0" w:color="auto"/>
            <w:bottom w:val="none" w:sz="0" w:space="0" w:color="auto"/>
            <w:right w:val="none" w:sz="0" w:space="0" w:color="auto"/>
          </w:divBdr>
        </w:div>
        <w:div w:id="499318963">
          <w:marLeft w:val="640"/>
          <w:marRight w:val="0"/>
          <w:marTop w:val="0"/>
          <w:marBottom w:val="0"/>
          <w:divBdr>
            <w:top w:val="none" w:sz="0" w:space="0" w:color="auto"/>
            <w:left w:val="none" w:sz="0" w:space="0" w:color="auto"/>
            <w:bottom w:val="none" w:sz="0" w:space="0" w:color="auto"/>
            <w:right w:val="none" w:sz="0" w:space="0" w:color="auto"/>
          </w:divBdr>
        </w:div>
        <w:div w:id="1207638866">
          <w:marLeft w:val="640"/>
          <w:marRight w:val="0"/>
          <w:marTop w:val="0"/>
          <w:marBottom w:val="0"/>
          <w:divBdr>
            <w:top w:val="none" w:sz="0" w:space="0" w:color="auto"/>
            <w:left w:val="none" w:sz="0" w:space="0" w:color="auto"/>
            <w:bottom w:val="none" w:sz="0" w:space="0" w:color="auto"/>
            <w:right w:val="none" w:sz="0" w:space="0" w:color="auto"/>
          </w:divBdr>
        </w:div>
        <w:div w:id="410586627">
          <w:marLeft w:val="640"/>
          <w:marRight w:val="0"/>
          <w:marTop w:val="0"/>
          <w:marBottom w:val="0"/>
          <w:divBdr>
            <w:top w:val="none" w:sz="0" w:space="0" w:color="auto"/>
            <w:left w:val="none" w:sz="0" w:space="0" w:color="auto"/>
            <w:bottom w:val="none" w:sz="0" w:space="0" w:color="auto"/>
            <w:right w:val="none" w:sz="0" w:space="0" w:color="auto"/>
          </w:divBdr>
        </w:div>
        <w:div w:id="323898187">
          <w:marLeft w:val="640"/>
          <w:marRight w:val="0"/>
          <w:marTop w:val="0"/>
          <w:marBottom w:val="0"/>
          <w:divBdr>
            <w:top w:val="none" w:sz="0" w:space="0" w:color="auto"/>
            <w:left w:val="none" w:sz="0" w:space="0" w:color="auto"/>
            <w:bottom w:val="none" w:sz="0" w:space="0" w:color="auto"/>
            <w:right w:val="none" w:sz="0" w:space="0" w:color="auto"/>
          </w:divBdr>
        </w:div>
        <w:div w:id="411511383">
          <w:marLeft w:val="640"/>
          <w:marRight w:val="0"/>
          <w:marTop w:val="0"/>
          <w:marBottom w:val="0"/>
          <w:divBdr>
            <w:top w:val="none" w:sz="0" w:space="0" w:color="auto"/>
            <w:left w:val="none" w:sz="0" w:space="0" w:color="auto"/>
            <w:bottom w:val="none" w:sz="0" w:space="0" w:color="auto"/>
            <w:right w:val="none" w:sz="0" w:space="0" w:color="auto"/>
          </w:divBdr>
        </w:div>
        <w:div w:id="1660185439">
          <w:marLeft w:val="640"/>
          <w:marRight w:val="0"/>
          <w:marTop w:val="0"/>
          <w:marBottom w:val="0"/>
          <w:divBdr>
            <w:top w:val="none" w:sz="0" w:space="0" w:color="auto"/>
            <w:left w:val="none" w:sz="0" w:space="0" w:color="auto"/>
            <w:bottom w:val="none" w:sz="0" w:space="0" w:color="auto"/>
            <w:right w:val="none" w:sz="0" w:space="0" w:color="auto"/>
          </w:divBdr>
        </w:div>
        <w:div w:id="1019086536">
          <w:marLeft w:val="640"/>
          <w:marRight w:val="0"/>
          <w:marTop w:val="0"/>
          <w:marBottom w:val="0"/>
          <w:divBdr>
            <w:top w:val="none" w:sz="0" w:space="0" w:color="auto"/>
            <w:left w:val="none" w:sz="0" w:space="0" w:color="auto"/>
            <w:bottom w:val="none" w:sz="0" w:space="0" w:color="auto"/>
            <w:right w:val="none" w:sz="0" w:space="0" w:color="auto"/>
          </w:divBdr>
        </w:div>
        <w:div w:id="521358186">
          <w:marLeft w:val="640"/>
          <w:marRight w:val="0"/>
          <w:marTop w:val="0"/>
          <w:marBottom w:val="0"/>
          <w:divBdr>
            <w:top w:val="none" w:sz="0" w:space="0" w:color="auto"/>
            <w:left w:val="none" w:sz="0" w:space="0" w:color="auto"/>
            <w:bottom w:val="none" w:sz="0" w:space="0" w:color="auto"/>
            <w:right w:val="none" w:sz="0" w:space="0" w:color="auto"/>
          </w:divBdr>
        </w:div>
        <w:div w:id="1171531778">
          <w:marLeft w:val="640"/>
          <w:marRight w:val="0"/>
          <w:marTop w:val="0"/>
          <w:marBottom w:val="0"/>
          <w:divBdr>
            <w:top w:val="none" w:sz="0" w:space="0" w:color="auto"/>
            <w:left w:val="none" w:sz="0" w:space="0" w:color="auto"/>
            <w:bottom w:val="none" w:sz="0" w:space="0" w:color="auto"/>
            <w:right w:val="none" w:sz="0" w:space="0" w:color="auto"/>
          </w:divBdr>
        </w:div>
        <w:div w:id="1861816938">
          <w:marLeft w:val="640"/>
          <w:marRight w:val="0"/>
          <w:marTop w:val="0"/>
          <w:marBottom w:val="0"/>
          <w:divBdr>
            <w:top w:val="none" w:sz="0" w:space="0" w:color="auto"/>
            <w:left w:val="none" w:sz="0" w:space="0" w:color="auto"/>
            <w:bottom w:val="none" w:sz="0" w:space="0" w:color="auto"/>
            <w:right w:val="none" w:sz="0" w:space="0" w:color="auto"/>
          </w:divBdr>
        </w:div>
        <w:div w:id="1851144402">
          <w:marLeft w:val="640"/>
          <w:marRight w:val="0"/>
          <w:marTop w:val="0"/>
          <w:marBottom w:val="0"/>
          <w:divBdr>
            <w:top w:val="none" w:sz="0" w:space="0" w:color="auto"/>
            <w:left w:val="none" w:sz="0" w:space="0" w:color="auto"/>
            <w:bottom w:val="none" w:sz="0" w:space="0" w:color="auto"/>
            <w:right w:val="none" w:sz="0" w:space="0" w:color="auto"/>
          </w:divBdr>
        </w:div>
      </w:divsChild>
    </w:div>
    <w:div w:id="1988825535">
      <w:bodyDiv w:val="1"/>
      <w:marLeft w:val="0"/>
      <w:marRight w:val="0"/>
      <w:marTop w:val="0"/>
      <w:marBottom w:val="0"/>
      <w:divBdr>
        <w:top w:val="none" w:sz="0" w:space="0" w:color="auto"/>
        <w:left w:val="none" w:sz="0" w:space="0" w:color="auto"/>
        <w:bottom w:val="none" w:sz="0" w:space="0" w:color="auto"/>
        <w:right w:val="none" w:sz="0" w:space="0" w:color="auto"/>
      </w:divBdr>
      <w:divsChild>
        <w:div w:id="29846140">
          <w:marLeft w:val="640"/>
          <w:marRight w:val="0"/>
          <w:marTop w:val="0"/>
          <w:marBottom w:val="0"/>
          <w:divBdr>
            <w:top w:val="none" w:sz="0" w:space="0" w:color="auto"/>
            <w:left w:val="none" w:sz="0" w:space="0" w:color="auto"/>
            <w:bottom w:val="none" w:sz="0" w:space="0" w:color="auto"/>
            <w:right w:val="none" w:sz="0" w:space="0" w:color="auto"/>
          </w:divBdr>
        </w:div>
        <w:div w:id="835539180">
          <w:marLeft w:val="640"/>
          <w:marRight w:val="0"/>
          <w:marTop w:val="0"/>
          <w:marBottom w:val="0"/>
          <w:divBdr>
            <w:top w:val="none" w:sz="0" w:space="0" w:color="auto"/>
            <w:left w:val="none" w:sz="0" w:space="0" w:color="auto"/>
            <w:bottom w:val="none" w:sz="0" w:space="0" w:color="auto"/>
            <w:right w:val="none" w:sz="0" w:space="0" w:color="auto"/>
          </w:divBdr>
        </w:div>
        <w:div w:id="115829607">
          <w:marLeft w:val="640"/>
          <w:marRight w:val="0"/>
          <w:marTop w:val="0"/>
          <w:marBottom w:val="0"/>
          <w:divBdr>
            <w:top w:val="none" w:sz="0" w:space="0" w:color="auto"/>
            <w:left w:val="none" w:sz="0" w:space="0" w:color="auto"/>
            <w:bottom w:val="none" w:sz="0" w:space="0" w:color="auto"/>
            <w:right w:val="none" w:sz="0" w:space="0" w:color="auto"/>
          </w:divBdr>
        </w:div>
        <w:div w:id="2070684052">
          <w:marLeft w:val="640"/>
          <w:marRight w:val="0"/>
          <w:marTop w:val="0"/>
          <w:marBottom w:val="0"/>
          <w:divBdr>
            <w:top w:val="none" w:sz="0" w:space="0" w:color="auto"/>
            <w:left w:val="none" w:sz="0" w:space="0" w:color="auto"/>
            <w:bottom w:val="none" w:sz="0" w:space="0" w:color="auto"/>
            <w:right w:val="none" w:sz="0" w:space="0" w:color="auto"/>
          </w:divBdr>
        </w:div>
        <w:div w:id="1171677958">
          <w:marLeft w:val="640"/>
          <w:marRight w:val="0"/>
          <w:marTop w:val="0"/>
          <w:marBottom w:val="0"/>
          <w:divBdr>
            <w:top w:val="none" w:sz="0" w:space="0" w:color="auto"/>
            <w:left w:val="none" w:sz="0" w:space="0" w:color="auto"/>
            <w:bottom w:val="none" w:sz="0" w:space="0" w:color="auto"/>
            <w:right w:val="none" w:sz="0" w:space="0" w:color="auto"/>
          </w:divBdr>
        </w:div>
        <w:div w:id="1893423693">
          <w:marLeft w:val="640"/>
          <w:marRight w:val="0"/>
          <w:marTop w:val="0"/>
          <w:marBottom w:val="0"/>
          <w:divBdr>
            <w:top w:val="none" w:sz="0" w:space="0" w:color="auto"/>
            <w:left w:val="none" w:sz="0" w:space="0" w:color="auto"/>
            <w:bottom w:val="none" w:sz="0" w:space="0" w:color="auto"/>
            <w:right w:val="none" w:sz="0" w:space="0" w:color="auto"/>
          </w:divBdr>
        </w:div>
        <w:div w:id="1309673138">
          <w:marLeft w:val="640"/>
          <w:marRight w:val="0"/>
          <w:marTop w:val="0"/>
          <w:marBottom w:val="0"/>
          <w:divBdr>
            <w:top w:val="none" w:sz="0" w:space="0" w:color="auto"/>
            <w:left w:val="none" w:sz="0" w:space="0" w:color="auto"/>
            <w:bottom w:val="none" w:sz="0" w:space="0" w:color="auto"/>
            <w:right w:val="none" w:sz="0" w:space="0" w:color="auto"/>
          </w:divBdr>
        </w:div>
        <w:div w:id="1906722314">
          <w:marLeft w:val="640"/>
          <w:marRight w:val="0"/>
          <w:marTop w:val="0"/>
          <w:marBottom w:val="0"/>
          <w:divBdr>
            <w:top w:val="none" w:sz="0" w:space="0" w:color="auto"/>
            <w:left w:val="none" w:sz="0" w:space="0" w:color="auto"/>
            <w:bottom w:val="none" w:sz="0" w:space="0" w:color="auto"/>
            <w:right w:val="none" w:sz="0" w:space="0" w:color="auto"/>
          </w:divBdr>
        </w:div>
        <w:div w:id="370148942">
          <w:marLeft w:val="640"/>
          <w:marRight w:val="0"/>
          <w:marTop w:val="0"/>
          <w:marBottom w:val="0"/>
          <w:divBdr>
            <w:top w:val="none" w:sz="0" w:space="0" w:color="auto"/>
            <w:left w:val="none" w:sz="0" w:space="0" w:color="auto"/>
            <w:bottom w:val="none" w:sz="0" w:space="0" w:color="auto"/>
            <w:right w:val="none" w:sz="0" w:space="0" w:color="auto"/>
          </w:divBdr>
        </w:div>
        <w:div w:id="1550068366">
          <w:marLeft w:val="640"/>
          <w:marRight w:val="0"/>
          <w:marTop w:val="0"/>
          <w:marBottom w:val="0"/>
          <w:divBdr>
            <w:top w:val="none" w:sz="0" w:space="0" w:color="auto"/>
            <w:left w:val="none" w:sz="0" w:space="0" w:color="auto"/>
            <w:bottom w:val="none" w:sz="0" w:space="0" w:color="auto"/>
            <w:right w:val="none" w:sz="0" w:space="0" w:color="auto"/>
          </w:divBdr>
        </w:div>
        <w:div w:id="719867728">
          <w:marLeft w:val="640"/>
          <w:marRight w:val="0"/>
          <w:marTop w:val="0"/>
          <w:marBottom w:val="0"/>
          <w:divBdr>
            <w:top w:val="none" w:sz="0" w:space="0" w:color="auto"/>
            <w:left w:val="none" w:sz="0" w:space="0" w:color="auto"/>
            <w:bottom w:val="none" w:sz="0" w:space="0" w:color="auto"/>
            <w:right w:val="none" w:sz="0" w:space="0" w:color="auto"/>
          </w:divBdr>
        </w:div>
        <w:div w:id="1467160545">
          <w:marLeft w:val="640"/>
          <w:marRight w:val="0"/>
          <w:marTop w:val="0"/>
          <w:marBottom w:val="0"/>
          <w:divBdr>
            <w:top w:val="none" w:sz="0" w:space="0" w:color="auto"/>
            <w:left w:val="none" w:sz="0" w:space="0" w:color="auto"/>
            <w:bottom w:val="none" w:sz="0" w:space="0" w:color="auto"/>
            <w:right w:val="none" w:sz="0" w:space="0" w:color="auto"/>
          </w:divBdr>
        </w:div>
        <w:div w:id="740953616">
          <w:marLeft w:val="640"/>
          <w:marRight w:val="0"/>
          <w:marTop w:val="0"/>
          <w:marBottom w:val="0"/>
          <w:divBdr>
            <w:top w:val="none" w:sz="0" w:space="0" w:color="auto"/>
            <w:left w:val="none" w:sz="0" w:space="0" w:color="auto"/>
            <w:bottom w:val="none" w:sz="0" w:space="0" w:color="auto"/>
            <w:right w:val="none" w:sz="0" w:space="0" w:color="auto"/>
          </w:divBdr>
        </w:div>
        <w:div w:id="1989433684">
          <w:marLeft w:val="640"/>
          <w:marRight w:val="0"/>
          <w:marTop w:val="0"/>
          <w:marBottom w:val="0"/>
          <w:divBdr>
            <w:top w:val="none" w:sz="0" w:space="0" w:color="auto"/>
            <w:left w:val="none" w:sz="0" w:space="0" w:color="auto"/>
            <w:bottom w:val="none" w:sz="0" w:space="0" w:color="auto"/>
            <w:right w:val="none" w:sz="0" w:space="0" w:color="auto"/>
          </w:divBdr>
        </w:div>
        <w:div w:id="72555447">
          <w:marLeft w:val="640"/>
          <w:marRight w:val="0"/>
          <w:marTop w:val="0"/>
          <w:marBottom w:val="0"/>
          <w:divBdr>
            <w:top w:val="none" w:sz="0" w:space="0" w:color="auto"/>
            <w:left w:val="none" w:sz="0" w:space="0" w:color="auto"/>
            <w:bottom w:val="none" w:sz="0" w:space="0" w:color="auto"/>
            <w:right w:val="none" w:sz="0" w:space="0" w:color="auto"/>
          </w:divBdr>
        </w:div>
        <w:div w:id="1484811291">
          <w:marLeft w:val="640"/>
          <w:marRight w:val="0"/>
          <w:marTop w:val="0"/>
          <w:marBottom w:val="0"/>
          <w:divBdr>
            <w:top w:val="none" w:sz="0" w:space="0" w:color="auto"/>
            <w:left w:val="none" w:sz="0" w:space="0" w:color="auto"/>
            <w:bottom w:val="none" w:sz="0" w:space="0" w:color="auto"/>
            <w:right w:val="none" w:sz="0" w:space="0" w:color="auto"/>
          </w:divBdr>
        </w:div>
        <w:div w:id="2010324235">
          <w:marLeft w:val="640"/>
          <w:marRight w:val="0"/>
          <w:marTop w:val="0"/>
          <w:marBottom w:val="0"/>
          <w:divBdr>
            <w:top w:val="none" w:sz="0" w:space="0" w:color="auto"/>
            <w:left w:val="none" w:sz="0" w:space="0" w:color="auto"/>
            <w:bottom w:val="none" w:sz="0" w:space="0" w:color="auto"/>
            <w:right w:val="none" w:sz="0" w:space="0" w:color="auto"/>
          </w:divBdr>
        </w:div>
        <w:div w:id="1165903359">
          <w:marLeft w:val="640"/>
          <w:marRight w:val="0"/>
          <w:marTop w:val="0"/>
          <w:marBottom w:val="0"/>
          <w:divBdr>
            <w:top w:val="none" w:sz="0" w:space="0" w:color="auto"/>
            <w:left w:val="none" w:sz="0" w:space="0" w:color="auto"/>
            <w:bottom w:val="none" w:sz="0" w:space="0" w:color="auto"/>
            <w:right w:val="none" w:sz="0" w:space="0" w:color="auto"/>
          </w:divBdr>
        </w:div>
        <w:div w:id="1717512461">
          <w:marLeft w:val="640"/>
          <w:marRight w:val="0"/>
          <w:marTop w:val="0"/>
          <w:marBottom w:val="0"/>
          <w:divBdr>
            <w:top w:val="none" w:sz="0" w:space="0" w:color="auto"/>
            <w:left w:val="none" w:sz="0" w:space="0" w:color="auto"/>
            <w:bottom w:val="none" w:sz="0" w:space="0" w:color="auto"/>
            <w:right w:val="none" w:sz="0" w:space="0" w:color="auto"/>
          </w:divBdr>
        </w:div>
        <w:div w:id="2062552682">
          <w:marLeft w:val="640"/>
          <w:marRight w:val="0"/>
          <w:marTop w:val="0"/>
          <w:marBottom w:val="0"/>
          <w:divBdr>
            <w:top w:val="none" w:sz="0" w:space="0" w:color="auto"/>
            <w:left w:val="none" w:sz="0" w:space="0" w:color="auto"/>
            <w:bottom w:val="none" w:sz="0" w:space="0" w:color="auto"/>
            <w:right w:val="none" w:sz="0" w:space="0" w:color="auto"/>
          </w:divBdr>
        </w:div>
        <w:div w:id="2079864432">
          <w:marLeft w:val="640"/>
          <w:marRight w:val="0"/>
          <w:marTop w:val="0"/>
          <w:marBottom w:val="0"/>
          <w:divBdr>
            <w:top w:val="none" w:sz="0" w:space="0" w:color="auto"/>
            <w:left w:val="none" w:sz="0" w:space="0" w:color="auto"/>
            <w:bottom w:val="none" w:sz="0" w:space="0" w:color="auto"/>
            <w:right w:val="none" w:sz="0" w:space="0" w:color="auto"/>
          </w:divBdr>
        </w:div>
        <w:div w:id="296909471">
          <w:marLeft w:val="640"/>
          <w:marRight w:val="0"/>
          <w:marTop w:val="0"/>
          <w:marBottom w:val="0"/>
          <w:divBdr>
            <w:top w:val="none" w:sz="0" w:space="0" w:color="auto"/>
            <w:left w:val="none" w:sz="0" w:space="0" w:color="auto"/>
            <w:bottom w:val="none" w:sz="0" w:space="0" w:color="auto"/>
            <w:right w:val="none" w:sz="0" w:space="0" w:color="auto"/>
          </w:divBdr>
        </w:div>
        <w:div w:id="1509638901">
          <w:marLeft w:val="640"/>
          <w:marRight w:val="0"/>
          <w:marTop w:val="0"/>
          <w:marBottom w:val="0"/>
          <w:divBdr>
            <w:top w:val="none" w:sz="0" w:space="0" w:color="auto"/>
            <w:left w:val="none" w:sz="0" w:space="0" w:color="auto"/>
            <w:bottom w:val="none" w:sz="0" w:space="0" w:color="auto"/>
            <w:right w:val="none" w:sz="0" w:space="0" w:color="auto"/>
          </w:divBdr>
        </w:div>
        <w:div w:id="1506482782">
          <w:marLeft w:val="640"/>
          <w:marRight w:val="0"/>
          <w:marTop w:val="0"/>
          <w:marBottom w:val="0"/>
          <w:divBdr>
            <w:top w:val="none" w:sz="0" w:space="0" w:color="auto"/>
            <w:left w:val="none" w:sz="0" w:space="0" w:color="auto"/>
            <w:bottom w:val="none" w:sz="0" w:space="0" w:color="auto"/>
            <w:right w:val="none" w:sz="0" w:space="0" w:color="auto"/>
          </w:divBdr>
        </w:div>
        <w:div w:id="170491539">
          <w:marLeft w:val="640"/>
          <w:marRight w:val="0"/>
          <w:marTop w:val="0"/>
          <w:marBottom w:val="0"/>
          <w:divBdr>
            <w:top w:val="none" w:sz="0" w:space="0" w:color="auto"/>
            <w:left w:val="none" w:sz="0" w:space="0" w:color="auto"/>
            <w:bottom w:val="none" w:sz="0" w:space="0" w:color="auto"/>
            <w:right w:val="none" w:sz="0" w:space="0" w:color="auto"/>
          </w:divBdr>
        </w:div>
        <w:div w:id="2125495338">
          <w:marLeft w:val="640"/>
          <w:marRight w:val="0"/>
          <w:marTop w:val="0"/>
          <w:marBottom w:val="0"/>
          <w:divBdr>
            <w:top w:val="none" w:sz="0" w:space="0" w:color="auto"/>
            <w:left w:val="none" w:sz="0" w:space="0" w:color="auto"/>
            <w:bottom w:val="none" w:sz="0" w:space="0" w:color="auto"/>
            <w:right w:val="none" w:sz="0" w:space="0" w:color="auto"/>
          </w:divBdr>
        </w:div>
        <w:div w:id="388186704">
          <w:marLeft w:val="640"/>
          <w:marRight w:val="0"/>
          <w:marTop w:val="0"/>
          <w:marBottom w:val="0"/>
          <w:divBdr>
            <w:top w:val="none" w:sz="0" w:space="0" w:color="auto"/>
            <w:left w:val="none" w:sz="0" w:space="0" w:color="auto"/>
            <w:bottom w:val="none" w:sz="0" w:space="0" w:color="auto"/>
            <w:right w:val="none" w:sz="0" w:space="0" w:color="auto"/>
          </w:divBdr>
        </w:div>
        <w:div w:id="509684053">
          <w:marLeft w:val="640"/>
          <w:marRight w:val="0"/>
          <w:marTop w:val="0"/>
          <w:marBottom w:val="0"/>
          <w:divBdr>
            <w:top w:val="none" w:sz="0" w:space="0" w:color="auto"/>
            <w:left w:val="none" w:sz="0" w:space="0" w:color="auto"/>
            <w:bottom w:val="none" w:sz="0" w:space="0" w:color="auto"/>
            <w:right w:val="none" w:sz="0" w:space="0" w:color="auto"/>
          </w:divBdr>
        </w:div>
        <w:div w:id="839391557">
          <w:marLeft w:val="640"/>
          <w:marRight w:val="0"/>
          <w:marTop w:val="0"/>
          <w:marBottom w:val="0"/>
          <w:divBdr>
            <w:top w:val="none" w:sz="0" w:space="0" w:color="auto"/>
            <w:left w:val="none" w:sz="0" w:space="0" w:color="auto"/>
            <w:bottom w:val="none" w:sz="0" w:space="0" w:color="auto"/>
            <w:right w:val="none" w:sz="0" w:space="0" w:color="auto"/>
          </w:divBdr>
        </w:div>
        <w:div w:id="1955400902">
          <w:marLeft w:val="640"/>
          <w:marRight w:val="0"/>
          <w:marTop w:val="0"/>
          <w:marBottom w:val="0"/>
          <w:divBdr>
            <w:top w:val="none" w:sz="0" w:space="0" w:color="auto"/>
            <w:left w:val="none" w:sz="0" w:space="0" w:color="auto"/>
            <w:bottom w:val="none" w:sz="0" w:space="0" w:color="auto"/>
            <w:right w:val="none" w:sz="0" w:space="0" w:color="auto"/>
          </w:divBdr>
        </w:div>
        <w:div w:id="517044682">
          <w:marLeft w:val="640"/>
          <w:marRight w:val="0"/>
          <w:marTop w:val="0"/>
          <w:marBottom w:val="0"/>
          <w:divBdr>
            <w:top w:val="none" w:sz="0" w:space="0" w:color="auto"/>
            <w:left w:val="none" w:sz="0" w:space="0" w:color="auto"/>
            <w:bottom w:val="none" w:sz="0" w:space="0" w:color="auto"/>
            <w:right w:val="none" w:sz="0" w:space="0" w:color="auto"/>
          </w:divBdr>
        </w:div>
        <w:div w:id="1451122507">
          <w:marLeft w:val="640"/>
          <w:marRight w:val="0"/>
          <w:marTop w:val="0"/>
          <w:marBottom w:val="0"/>
          <w:divBdr>
            <w:top w:val="none" w:sz="0" w:space="0" w:color="auto"/>
            <w:left w:val="none" w:sz="0" w:space="0" w:color="auto"/>
            <w:bottom w:val="none" w:sz="0" w:space="0" w:color="auto"/>
            <w:right w:val="none" w:sz="0" w:space="0" w:color="auto"/>
          </w:divBdr>
        </w:div>
        <w:div w:id="1678187353">
          <w:marLeft w:val="640"/>
          <w:marRight w:val="0"/>
          <w:marTop w:val="0"/>
          <w:marBottom w:val="0"/>
          <w:divBdr>
            <w:top w:val="none" w:sz="0" w:space="0" w:color="auto"/>
            <w:left w:val="none" w:sz="0" w:space="0" w:color="auto"/>
            <w:bottom w:val="none" w:sz="0" w:space="0" w:color="auto"/>
            <w:right w:val="none" w:sz="0" w:space="0" w:color="auto"/>
          </w:divBdr>
        </w:div>
        <w:div w:id="893348257">
          <w:marLeft w:val="640"/>
          <w:marRight w:val="0"/>
          <w:marTop w:val="0"/>
          <w:marBottom w:val="0"/>
          <w:divBdr>
            <w:top w:val="none" w:sz="0" w:space="0" w:color="auto"/>
            <w:left w:val="none" w:sz="0" w:space="0" w:color="auto"/>
            <w:bottom w:val="none" w:sz="0" w:space="0" w:color="auto"/>
            <w:right w:val="none" w:sz="0" w:space="0" w:color="auto"/>
          </w:divBdr>
        </w:div>
        <w:div w:id="1625844699">
          <w:marLeft w:val="640"/>
          <w:marRight w:val="0"/>
          <w:marTop w:val="0"/>
          <w:marBottom w:val="0"/>
          <w:divBdr>
            <w:top w:val="none" w:sz="0" w:space="0" w:color="auto"/>
            <w:left w:val="none" w:sz="0" w:space="0" w:color="auto"/>
            <w:bottom w:val="none" w:sz="0" w:space="0" w:color="auto"/>
            <w:right w:val="none" w:sz="0" w:space="0" w:color="auto"/>
          </w:divBdr>
        </w:div>
        <w:div w:id="1262764970">
          <w:marLeft w:val="640"/>
          <w:marRight w:val="0"/>
          <w:marTop w:val="0"/>
          <w:marBottom w:val="0"/>
          <w:divBdr>
            <w:top w:val="none" w:sz="0" w:space="0" w:color="auto"/>
            <w:left w:val="none" w:sz="0" w:space="0" w:color="auto"/>
            <w:bottom w:val="none" w:sz="0" w:space="0" w:color="auto"/>
            <w:right w:val="none" w:sz="0" w:space="0" w:color="auto"/>
          </w:divBdr>
        </w:div>
        <w:div w:id="2011370939">
          <w:marLeft w:val="640"/>
          <w:marRight w:val="0"/>
          <w:marTop w:val="0"/>
          <w:marBottom w:val="0"/>
          <w:divBdr>
            <w:top w:val="none" w:sz="0" w:space="0" w:color="auto"/>
            <w:left w:val="none" w:sz="0" w:space="0" w:color="auto"/>
            <w:bottom w:val="none" w:sz="0" w:space="0" w:color="auto"/>
            <w:right w:val="none" w:sz="0" w:space="0" w:color="auto"/>
          </w:divBdr>
        </w:div>
        <w:div w:id="654143072">
          <w:marLeft w:val="640"/>
          <w:marRight w:val="0"/>
          <w:marTop w:val="0"/>
          <w:marBottom w:val="0"/>
          <w:divBdr>
            <w:top w:val="none" w:sz="0" w:space="0" w:color="auto"/>
            <w:left w:val="none" w:sz="0" w:space="0" w:color="auto"/>
            <w:bottom w:val="none" w:sz="0" w:space="0" w:color="auto"/>
            <w:right w:val="none" w:sz="0" w:space="0" w:color="auto"/>
          </w:divBdr>
        </w:div>
        <w:div w:id="108353055">
          <w:marLeft w:val="640"/>
          <w:marRight w:val="0"/>
          <w:marTop w:val="0"/>
          <w:marBottom w:val="0"/>
          <w:divBdr>
            <w:top w:val="none" w:sz="0" w:space="0" w:color="auto"/>
            <w:left w:val="none" w:sz="0" w:space="0" w:color="auto"/>
            <w:bottom w:val="none" w:sz="0" w:space="0" w:color="auto"/>
            <w:right w:val="none" w:sz="0" w:space="0" w:color="auto"/>
          </w:divBdr>
        </w:div>
        <w:div w:id="1981376963">
          <w:marLeft w:val="640"/>
          <w:marRight w:val="0"/>
          <w:marTop w:val="0"/>
          <w:marBottom w:val="0"/>
          <w:divBdr>
            <w:top w:val="none" w:sz="0" w:space="0" w:color="auto"/>
            <w:left w:val="none" w:sz="0" w:space="0" w:color="auto"/>
            <w:bottom w:val="none" w:sz="0" w:space="0" w:color="auto"/>
            <w:right w:val="none" w:sz="0" w:space="0" w:color="auto"/>
          </w:divBdr>
        </w:div>
        <w:div w:id="378281427">
          <w:marLeft w:val="640"/>
          <w:marRight w:val="0"/>
          <w:marTop w:val="0"/>
          <w:marBottom w:val="0"/>
          <w:divBdr>
            <w:top w:val="none" w:sz="0" w:space="0" w:color="auto"/>
            <w:left w:val="none" w:sz="0" w:space="0" w:color="auto"/>
            <w:bottom w:val="none" w:sz="0" w:space="0" w:color="auto"/>
            <w:right w:val="none" w:sz="0" w:space="0" w:color="auto"/>
          </w:divBdr>
        </w:div>
        <w:div w:id="900553727">
          <w:marLeft w:val="640"/>
          <w:marRight w:val="0"/>
          <w:marTop w:val="0"/>
          <w:marBottom w:val="0"/>
          <w:divBdr>
            <w:top w:val="none" w:sz="0" w:space="0" w:color="auto"/>
            <w:left w:val="none" w:sz="0" w:space="0" w:color="auto"/>
            <w:bottom w:val="none" w:sz="0" w:space="0" w:color="auto"/>
            <w:right w:val="none" w:sz="0" w:space="0" w:color="auto"/>
          </w:divBdr>
        </w:div>
        <w:div w:id="1588685638">
          <w:marLeft w:val="640"/>
          <w:marRight w:val="0"/>
          <w:marTop w:val="0"/>
          <w:marBottom w:val="0"/>
          <w:divBdr>
            <w:top w:val="none" w:sz="0" w:space="0" w:color="auto"/>
            <w:left w:val="none" w:sz="0" w:space="0" w:color="auto"/>
            <w:bottom w:val="none" w:sz="0" w:space="0" w:color="auto"/>
            <w:right w:val="none" w:sz="0" w:space="0" w:color="auto"/>
          </w:divBdr>
        </w:div>
        <w:div w:id="327054856">
          <w:marLeft w:val="640"/>
          <w:marRight w:val="0"/>
          <w:marTop w:val="0"/>
          <w:marBottom w:val="0"/>
          <w:divBdr>
            <w:top w:val="none" w:sz="0" w:space="0" w:color="auto"/>
            <w:left w:val="none" w:sz="0" w:space="0" w:color="auto"/>
            <w:bottom w:val="none" w:sz="0" w:space="0" w:color="auto"/>
            <w:right w:val="none" w:sz="0" w:space="0" w:color="auto"/>
          </w:divBdr>
        </w:div>
        <w:div w:id="854340476">
          <w:marLeft w:val="640"/>
          <w:marRight w:val="0"/>
          <w:marTop w:val="0"/>
          <w:marBottom w:val="0"/>
          <w:divBdr>
            <w:top w:val="none" w:sz="0" w:space="0" w:color="auto"/>
            <w:left w:val="none" w:sz="0" w:space="0" w:color="auto"/>
            <w:bottom w:val="none" w:sz="0" w:space="0" w:color="auto"/>
            <w:right w:val="none" w:sz="0" w:space="0" w:color="auto"/>
          </w:divBdr>
        </w:div>
        <w:div w:id="948439773">
          <w:marLeft w:val="640"/>
          <w:marRight w:val="0"/>
          <w:marTop w:val="0"/>
          <w:marBottom w:val="0"/>
          <w:divBdr>
            <w:top w:val="none" w:sz="0" w:space="0" w:color="auto"/>
            <w:left w:val="none" w:sz="0" w:space="0" w:color="auto"/>
            <w:bottom w:val="none" w:sz="0" w:space="0" w:color="auto"/>
            <w:right w:val="none" w:sz="0" w:space="0" w:color="auto"/>
          </w:divBdr>
        </w:div>
        <w:div w:id="1435637011">
          <w:marLeft w:val="640"/>
          <w:marRight w:val="0"/>
          <w:marTop w:val="0"/>
          <w:marBottom w:val="0"/>
          <w:divBdr>
            <w:top w:val="none" w:sz="0" w:space="0" w:color="auto"/>
            <w:left w:val="none" w:sz="0" w:space="0" w:color="auto"/>
            <w:bottom w:val="none" w:sz="0" w:space="0" w:color="auto"/>
            <w:right w:val="none" w:sz="0" w:space="0" w:color="auto"/>
          </w:divBdr>
        </w:div>
        <w:div w:id="54355784">
          <w:marLeft w:val="640"/>
          <w:marRight w:val="0"/>
          <w:marTop w:val="0"/>
          <w:marBottom w:val="0"/>
          <w:divBdr>
            <w:top w:val="none" w:sz="0" w:space="0" w:color="auto"/>
            <w:left w:val="none" w:sz="0" w:space="0" w:color="auto"/>
            <w:bottom w:val="none" w:sz="0" w:space="0" w:color="auto"/>
            <w:right w:val="none" w:sz="0" w:space="0" w:color="auto"/>
          </w:divBdr>
        </w:div>
        <w:div w:id="1254628442">
          <w:marLeft w:val="640"/>
          <w:marRight w:val="0"/>
          <w:marTop w:val="0"/>
          <w:marBottom w:val="0"/>
          <w:divBdr>
            <w:top w:val="none" w:sz="0" w:space="0" w:color="auto"/>
            <w:left w:val="none" w:sz="0" w:space="0" w:color="auto"/>
            <w:bottom w:val="none" w:sz="0" w:space="0" w:color="auto"/>
            <w:right w:val="none" w:sz="0" w:space="0" w:color="auto"/>
          </w:divBdr>
        </w:div>
        <w:div w:id="973485540">
          <w:marLeft w:val="640"/>
          <w:marRight w:val="0"/>
          <w:marTop w:val="0"/>
          <w:marBottom w:val="0"/>
          <w:divBdr>
            <w:top w:val="none" w:sz="0" w:space="0" w:color="auto"/>
            <w:left w:val="none" w:sz="0" w:space="0" w:color="auto"/>
            <w:bottom w:val="none" w:sz="0" w:space="0" w:color="auto"/>
            <w:right w:val="none" w:sz="0" w:space="0" w:color="auto"/>
          </w:divBdr>
        </w:div>
        <w:div w:id="312216969">
          <w:marLeft w:val="640"/>
          <w:marRight w:val="0"/>
          <w:marTop w:val="0"/>
          <w:marBottom w:val="0"/>
          <w:divBdr>
            <w:top w:val="none" w:sz="0" w:space="0" w:color="auto"/>
            <w:left w:val="none" w:sz="0" w:space="0" w:color="auto"/>
            <w:bottom w:val="none" w:sz="0" w:space="0" w:color="auto"/>
            <w:right w:val="none" w:sz="0" w:space="0" w:color="auto"/>
          </w:divBdr>
        </w:div>
        <w:div w:id="1603145481">
          <w:marLeft w:val="640"/>
          <w:marRight w:val="0"/>
          <w:marTop w:val="0"/>
          <w:marBottom w:val="0"/>
          <w:divBdr>
            <w:top w:val="none" w:sz="0" w:space="0" w:color="auto"/>
            <w:left w:val="none" w:sz="0" w:space="0" w:color="auto"/>
            <w:bottom w:val="none" w:sz="0" w:space="0" w:color="auto"/>
            <w:right w:val="none" w:sz="0" w:space="0" w:color="auto"/>
          </w:divBdr>
        </w:div>
        <w:div w:id="1378698150">
          <w:marLeft w:val="640"/>
          <w:marRight w:val="0"/>
          <w:marTop w:val="0"/>
          <w:marBottom w:val="0"/>
          <w:divBdr>
            <w:top w:val="none" w:sz="0" w:space="0" w:color="auto"/>
            <w:left w:val="none" w:sz="0" w:space="0" w:color="auto"/>
            <w:bottom w:val="none" w:sz="0" w:space="0" w:color="auto"/>
            <w:right w:val="none" w:sz="0" w:space="0" w:color="auto"/>
          </w:divBdr>
        </w:div>
        <w:div w:id="1687052517">
          <w:marLeft w:val="640"/>
          <w:marRight w:val="0"/>
          <w:marTop w:val="0"/>
          <w:marBottom w:val="0"/>
          <w:divBdr>
            <w:top w:val="none" w:sz="0" w:space="0" w:color="auto"/>
            <w:left w:val="none" w:sz="0" w:space="0" w:color="auto"/>
            <w:bottom w:val="none" w:sz="0" w:space="0" w:color="auto"/>
            <w:right w:val="none" w:sz="0" w:space="0" w:color="auto"/>
          </w:divBdr>
        </w:div>
        <w:div w:id="1632638768">
          <w:marLeft w:val="640"/>
          <w:marRight w:val="0"/>
          <w:marTop w:val="0"/>
          <w:marBottom w:val="0"/>
          <w:divBdr>
            <w:top w:val="none" w:sz="0" w:space="0" w:color="auto"/>
            <w:left w:val="none" w:sz="0" w:space="0" w:color="auto"/>
            <w:bottom w:val="none" w:sz="0" w:space="0" w:color="auto"/>
            <w:right w:val="none" w:sz="0" w:space="0" w:color="auto"/>
          </w:divBdr>
        </w:div>
        <w:div w:id="418869474">
          <w:marLeft w:val="640"/>
          <w:marRight w:val="0"/>
          <w:marTop w:val="0"/>
          <w:marBottom w:val="0"/>
          <w:divBdr>
            <w:top w:val="none" w:sz="0" w:space="0" w:color="auto"/>
            <w:left w:val="none" w:sz="0" w:space="0" w:color="auto"/>
            <w:bottom w:val="none" w:sz="0" w:space="0" w:color="auto"/>
            <w:right w:val="none" w:sz="0" w:space="0" w:color="auto"/>
          </w:divBdr>
        </w:div>
        <w:div w:id="972950439">
          <w:marLeft w:val="640"/>
          <w:marRight w:val="0"/>
          <w:marTop w:val="0"/>
          <w:marBottom w:val="0"/>
          <w:divBdr>
            <w:top w:val="none" w:sz="0" w:space="0" w:color="auto"/>
            <w:left w:val="none" w:sz="0" w:space="0" w:color="auto"/>
            <w:bottom w:val="none" w:sz="0" w:space="0" w:color="auto"/>
            <w:right w:val="none" w:sz="0" w:space="0" w:color="auto"/>
          </w:divBdr>
        </w:div>
        <w:div w:id="161512742">
          <w:marLeft w:val="640"/>
          <w:marRight w:val="0"/>
          <w:marTop w:val="0"/>
          <w:marBottom w:val="0"/>
          <w:divBdr>
            <w:top w:val="none" w:sz="0" w:space="0" w:color="auto"/>
            <w:left w:val="none" w:sz="0" w:space="0" w:color="auto"/>
            <w:bottom w:val="none" w:sz="0" w:space="0" w:color="auto"/>
            <w:right w:val="none" w:sz="0" w:space="0" w:color="auto"/>
          </w:divBdr>
        </w:div>
        <w:div w:id="1385330037">
          <w:marLeft w:val="640"/>
          <w:marRight w:val="0"/>
          <w:marTop w:val="0"/>
          <w:marBottom w:val="0"/>
          <w:divBdr>
            <w:top w:val="none" w:sz="0" w:space="0" w:color="auto"/>
            <w:left w:val="none" w:sz="0" w:space="0" w:color="auto"/>
            <w:bottom w:val="none" w:sz="0" w:space="0" w:color="auto"/>
            <w:right w:val="none" w:sz="0" w:space="0" w:color="auto"/>
          </w:divBdr>
        </w:div>
        <w:div w:id="655258990">
          <w:marLeft w:val="640"/>
          <w:marRight w:val="0"/>
          <w:marTop w:val="0"/>
          <w:marBottom w:val="0"/>
          <w:divBdr>
            <w:top w:val="none" w:sz="0" w:space="0" w:color="auto"/>
            <w:left w:val="none" w:sz="0" w:space="0" w:color="auto"/>
            <w:bottom w:val="none" w:sz="0" w:space="0" w:color="auto"/>
            <w:right w:val="none" w:sz="0" w:space="0" w:color="auto"/>
          </w:divBdr>
        </w:div>
        <w:div w:id="466171554">
          <w:marLeft w:val="640"/>
          <w:marRight w:val="0"/>
          <w:marTop w:val="0"/>
          <w:marBottom w:val="0"/>
          <w:divBdr>
            <w:top w:val="none" w:sz="0" w:space="0" w:color="auto"/>
            <w:left w:val="none" w:sz="0" w:space="0" w:color="auto"/>
            <w:bottom w:val="none" w:sz="0" w:space="0" w:color="auto"/>
            <w:right w:val="none" w:sz="0" w:space="0" w:color="auto"/>
          </w:divBdr>
        </w:div>
        <w:div w:id="2066679705">
          <w:marLeft w:val="640"/>
          <w:marRight w:val="0"/>
          <w:marTop w:val="0"/>
          <w:marBottom w:val="0"/>
          <w:divBdr>
            <w:top w:val="none" w:sz="0" w:space="0" w:color="auto"/>
            <w:left w:val="none" w:sz="0" w:space="0" w:color="auto"/>
            <w:bottom w:val="none" w:sz="0" w:space="0" w:color="auto"/>
            <w:right w:val="none" w:sz="0" w:space="0" w:color="auto"/>
          </w:divBdr>
        </w:div>
        <w:div w:id="2135363488">
          <w:marLeft w:val="640"/>
          <w:marRight w:val="0"/>
          <w:marTop w:val="0"/>
          <w:marBottom w:val="0"/>
          <w:divBdr>
            <w:top w:val="none" w:sz="0" w:space="0" w:color="auto"/>
            <w:left w:val="none" w:sz="0" w:space="0" w:color="auto"/>
            <w:bottom w:val="none" w:sz="0" w:space="0" w:color="auto"/>
            <w:right w:val="none" w:sz="0" w:space="0" w:color="auto"/>
          </w:divBdr>
        </w:div>
        <w:div w:id="1940137331">
          <w:marLeft w:val="640"/>
          <w:marRight w:val="0"/>
          <w:marTop w:val="0"/>
          <w:marBottom w:val="0"/>
          <w:divBdr>
            <w:top w:val="none" w:sz="0" w:space="0" w:color="auto"/>
            <w:left w:val="none" w:sz="0" w:space="0" w:color="auto"/>
            <w:bottom w:val="none" w:sz="0" w:space="0" w:color="auto"/>
            <w:right w:val="none" w:sz="0" w:space="0" w:color="auto"/>
          </w:divBdr>
        </w:div>
        <w:div w:id="895358474">
          <w:marLeft w:val="640"/>
          <w:marRight w:val="0"/>
          <w:marTop w:val="0"/>
          <w:marBottom w:val="0"/>
          <w:divBdr>
            <w:top w:val="none" w:sz="0" w:space="0" w:color="auto"/>
            <w:left w:val="none" w:sz="0" w:space="0" w:color="auto"/>
            <w:bottom w:val="none" w:sz="0" w:space="0" w:color="auto"/>
            <w:right w:val="none" w:sz="0" w:space="0" w:color="auto"/>
          </w:divBdr>
        </w:div>
        <w:div w:id="449016196">
          <w:marLeft w:val="640"/>
          <w:marRight w:val="0"/>
          <w:marTop w:val="0"/>
          <w:marBottom w:val="0"/>
          <w:divBdr>
            <w:top w:val="none" w:sz="0" w:space="0" w:color="auto"/>
            <w:left w:val="none" w:sz="0" w:space="0" w:color="auto"/>
            <w:bottom w:val="none" w:sz="0" w:space="0" w:color="auto"/>
            <w:right w:val="none" w:sz="0" w:space="0" w:color="auto"/>
          </w:divBdr>
        </w:div>
      </w:divsChild>
    </w:div>
    <w:div w:id="1991010450">
      <w:bodyDiv w:val="1"/>
      <w:marLeft w:val="0"/>
      <w:marRight w:val="0"/>
      <w:marTop w:val="0"/>
      <w:marBottom w:val="0"/>
      <w:divBdr>
        <w:top w:val="none" w:sz="0" w:space="0" w:color="auto"/>
        <w:left w:val="none" w:sz="0" w:space="0" w:color="auto"/>
        <w:bottom w:val="none" w:sz="0" w:space="0" w:color="auto"/>
        <w:right w:val="none" w:sz="0" w:space="0" w:color="auto"/>
      </w:divBdr>
    </w:div>
    <w:div w:id="1991249451">
      <w:bodyDiv w:val="1"/>
      <w:marLeft w:val="0"/>
      <w:marRight w:val="0"/>
      <w:marTop w:val="0"/>
      <w:marBottom w:val="0"/>
      <w:divBdr>
        <w:top w:val="none" w:sz="0" w:space="0" w:color="auto"/>
        <w:left w:val="none" w:sz="0" w:space="0" w:color="auto"/>
        <w:bottom w:val="none" w:sz="0" w:space="0" w:color="auto"/>
        <w:right w:val="none" w:sz="0" w:space="0" w:color="auto"/>
      </w:divBdr>
      <w:divsChild>
        <w:div w:id="1363551407">
          <w:marLeft w:val="480"/>
          <w:marRight w:val="0"/>
          <w:marTop w:val="0"/>
          <w:marBottom w:val="0"/>
          <w:divBdr>
            <w:top w:val="none" w:sz="0" w:space="0" w:color="auto"/>
            <w:left w:val="none" w:sz="0" w:space="0" w:color="auto"/>
            <w:bottom w:val="none" w:sz="0" w:space="0" w:color="auto"/>
            <w:right w:val="none" w:sz="0" w:space="0" w:color="auto"/>
          </w:divBdr>
        </w:div>
        <w:div w:id="1777409835">
          <w:marLeft w:val="480"/>
          <w:marRight w:val="0"/>
          <w:marTop w:val="0"/>
          <w:marBottom w:val="0"/>
          <w:divBdr>
            <w:top w:val="none" w:sz="0" w:space="0" w:color="auto"/>
            <w:left w:val="none" w:sz="0" w:space="0" w:color="auto"/>
            <w:bottom w:val="none" w:sz="0" w:space="0" w:color="auto"/>
            <w:right w:val="none" w:sz="0" w:space="0" w:color="auto"/>
          </w:divBdr>
        </w:div>
        <w:div w:id="1418744445">
          <w:marLeft w:val="480"/>
          <w:marRight w:val="0"/>
          <w:marTop w:val="0"/>
          <w:marBottom w:val="0"/>
          <w:divBdr>
            <w:top w:val="none" w:sz="0" w:space="0" w:color="auto"/>
            <w:left w:val="none" w:sz="0" w:space="0" w:color="auto"/>
            <w:bottom w:val="none" w:sz="0" w:space="0" w:color="auto"/>
            <w:right w:val="none" w:sz="0" w:space="0" w:color="auto"/>
          </w:divBdr>
        </w:div>
        <w:div w:id="635568803">
          <w:marLeft w:val="480"/>
          <w:marRight w:val="0"/>
          <w:marTop w:val="0"/>
          <w:marBottom w:val="0"/>
          <w:divBdr>
            <w:top w:val="none" w:sz="0" w:space="0" w:color="auto"/>
            <w:left w:val="none" w:sz="0" w:space="0" w:color="auto"/>
            <w:bottom w:val="none" w:sz="0" w:space="0" w:color="auto"/>
            <w:right w:val="none" w:sz="0" w:space="0" w:color="auto"/>
          </w:divBdr>
        </w:div>
        <w:div w:id="760876569">
          <w:marLeft w:val="480"/>
          <w:marRight w:val="0"/>
          <w:marTop w:val="0"/>
          <w:marBottom w:val="0"/>
          <w:divBdr>
            <w:top w:val="none" w:sz="0" w:space="0" w:color="auto"/>
            <w:left w:val="none" w:sz="0" w:space="0" w:color="auto"/>
            <w:bottom w:val="none" w:sz="0" w:space="0" w:color="auto"/>
            <w:right w:val="none" w:sz="0" w:space="0" w:color="auto"/>
          </w:divBdr>
        </w:div>
        <w:div w:id="1653564318">
          <w:marLeft w:val="480"/>
          <w:marRight w:val="0"/>
          <w:marTop w:val="0"/>
          <w:marBottom w:val="0"/>
          <w:divBdr>
            <w:top w:val="none" w:sz="0" w:space="0" w:color="auto"/>
            <w:left w:val="none" w:sz="0" w:space="0" w:color="auto"/>
            <w:bottom w:val="none" w:sz="0" w:space="0" w:color="auto"/>
            <w:right w:val="none" w:sz="0" w:space="0" w:color="auto"/>
          </w:divBdr>
        </w:div>
        <w:div w:id="1250697500">
          <w:marLeft w:val="480"/>
          <w:marRight w:val="0"/>
          <w:marTop w:val="0"/>
          <w:marBottom w:val="0"/>
          <w:divBdr>
            <w:top w:val="none" w:sz="0" w:space="0" w:color="auto"/>
            <w:left w:val="none" w:sz="0" w:space="0" w:color="auto"/>
            <w:bottom w:val="none" w:sz="0" w:space="0" w:color="auto"/>
            <w:right w:val="none" w:sz="0" w:space="0" w:color="auto"/>
          </w:divBdr>
        </w:div>
        <w:div w:id="1056395706">
          <w:marLeft w:val="480"/>
          <w:marRight w:val="0"/>
          <w:marTop w:val="0"/>
          <w:marBottom w:val="0"/>
          <w:divBdr>
            <w:top w:val="none" w:sz="0" w:space="0" w:color="auto"/>
            <w:left w:val="none" w:sz="0" w:space="0" w:color="auto"/>
            <w:bottom w:val="none" w:sz="0" w:space="0" w:color="auto"/>
            <w:right w:val="none" w:sz="0" w:space="0" w:color="auto"/>
          </w:divBdr>
        </w:div>
        <w:div w:id="1840920209">
          <w:marLeft w:val="480"/>
          <w:marRight w:val="0"/>
          <w:marTop w:val="0"/>
          <w:marBottom w:val="0"/>
          <w:divBdr>
            <w:top w:val="none" w:sz="0" w:space="0" w:color="auto"/>
            <w:left w:val="none" w:sz="0" w:space="0" w:color="auto"/>
            <w:bottom w:val="none" w:sz="0" w:space="0" w:color="auto"/>
            <w:right w:val="none" w:sz="0" w:space="0" w:color="auto"/>
          </w:divBdr>
        </w:div>
        <w:div w:id="2140957058">
          <w:marLeft w:val="480"/>
          <w:marRight w:val="0"/>
          <w:marTop w:val="0"/>
          <w:marBottom w:val="0"/>
          <w:divBdr>
            <w:top w:val="none" w:sz="0" w:space="0" w:color="auto"/>
            <w:left w:val="none" w:sz="0" w:space="0" w:color="auto"/>
            <w:bottom w:val="none" w:sz="0" w:space="0" w:color="auto"/>
            <w:right w:val="none" w:sz="0" w:space="0" w:color="auto"/>
          </w:divBdr>
        </w:div>
        <w:div w:id="1168520761">
          <w:marLeft w:val="480"/>
          <w:marRight w:val="0"/>
          <w:marTop w:val="0"/>
          <w:marBottom w:val="0"/>
          <w:divBdr>
            <w:top w:val="none" w:sz="0" w:space="0" w:color="auto"/>
            <w:left w:val="none" w:sz="0" w:space="0" w:color="auto"/>
            <w:bottom w:val="none" w:sz="0" w:space="0" w:color="auto"/>
            <w:right w:val="none" w:sz="0" w:space="0" w:color="auto"/>
          </w:divBdr>
        </w:div>
        <w:div w:id="1272972428">
          <w:marLeft w:val="480"/>
          <w:marRight w:val="0"/>
          <w:marTop w:val="0"/>
          <w:marBottom w:val="0"/>
          <w:divBdr>
            <w:top w:val="none" w:sz="0" w:space="0" w:color="auto"/>
            <w:left w:val="none" w:sz="0" w:space="0" w:color="auto"/>
            <w:bottom w:val="none" w:sz="0" w:space="0" w:color="auto"/>
            <w:right w:val="none" w:sz="0" w:space="0" w:color="auto"/>
          </w:divBdr>
        </w:div>
        <w:div w:id="2065524422">
          <w:marLeft w:val="480"/>
          <w:marRight w:val="0"/>
          <w:marTop w:val="0"/>
          <w:marBottom w:val="0"/>
          <w:divBdr>
            <w:top w:val="none" w:sz="0" w:space="0" w:color="auto"/>
            <w:left w:val="none" w:sz="0" w:space="0" w:color="auto"/>
            <w:bottom w:val="none" w:sz="0" w:space="0" w:color="auto"/>
            <w:right w:val="none" w:sz="0" w:space="0" w:color="auto"/>
          </w:divBdr>
        </w:div>
        <w:div w:id="1499886886">
          <w:marLeft w:val="480"/>
          <w:marRight w:val="0"/>
          <w:marTop w:val="0"/>
          <w:marBottom w:val="0"/>
          <w:divBdr>
            <w:top w:val="none" w:sz="0" w:space="0" w:color="auto"/>
            <w:left w:val="none" w:sz="0" w:space="0" w:color="auto"/>
            <w:bottom w:val="none" w:sz="0" w:space="0" w:color="auto"/>
            <w:right w:val="none" w:sz="0" w:space="0" w:color="auto"/>
          </w:divBdr>
        </w:div>
        <w:div w:id="1827896666">
          <w:marLeft w:val="480"/>
          <w:marRight w:val="0"/>
          <w:marTop w:val="0"/>
          <w:marBottom w:val="0"/>
          <w:divBdr>
            <w:top w:val="none" w:sz="0" w:space="0" w:color="auto"/>
            <w:left w:val="none" w:sz="0" w:space="0" w:color="auto"/>
            <w:bottom w:val="none" w:sz="0" w:space="0" w:color="auto"/>
            <w:right w:val="none" w:sz="0" w:space="0" w:color="auto"/>
          </w:divBdr>
        </w:div>
        <w:div w:id="488641491">
          <w:marLeft w:val="480"/>
          <w:marRight w:val="0"/>
          <w:marTop w:val="0"/>
          <w:marBottom w:val="0"/>
          <w:divBdr>
            <w:top w:val="none" w:sz="0" w:space="0" w:color="auto"/>
            <w:left w:val="none" w:sz="0" w:space="0" w:color="auto"/>
            <w:bottom w:val="none" w:sz="0" w:space="0" w:color="auto"/>
            <w:right w:val="none" w:sz="0" w:space="0" w:color="auto"/>
          </w:divBdr>
        </w:div>
        <w:div w:id="150219158">
          <w:marLeft w:val="480"/>
          <w:marRight w:val="0"/>
          <w:marTop w:val="0"/>
          <w:marBottom w:val="0"/>
          <w:divBdr>
            <w:top w:val="none" w:sz="0" w:space="0" w:color="auto"/>
            <w:left w:val="none" w:sz="0" w:space="0" w:color="auto"/>
            <w:bottom w:val="none" w:sz="0" w:space="0" w:color="auto"/>
            <w:right w:val="none" w:sz="0" w:space="0" w:color="auto"/>
          </w:divBdr>
        </w:div>
        <w:div w:id="1769079466">
          <w:marLeft w:val="480"/>
          <w:marRight w:val="0"/>
          <w:marTop w:val="0"/>
          <w:marBottom w:val="0"/>
          <w:divBdr>
            <w:top w:val="none" w:sz="0" w:space="0" w:color="auto"/>
            <w:left w:val="none" w:sz="0" w:space="0" w:color="auto"/>
            <w:bottom w:val="none" w:sz="0" w:space="0" w:color="auto"/>
            <w:right w:val="none" w:sz="0" w:space="0" w:color="auto"/>
          </w:divBdr>
        </w:div>
        <w:div w:id="1248689055">
          <w:marLeft w:val="480"/>
          <w:marRight w:val="0"/>
          <w:marTop w:val="0"/>
          <w:marBottom w:val="0"/>
          <w:divBdr>
            <w:top w:val="none" w:sz="0" w:space="0" w:color="auto"/>
            <w:left w:val="none" w:sz="0" w:space="0" w:color="auto"/>
            <w:bottom w:val="none" w:sz="0" w:space="0" w:color="auto"/>
            <w:right w:val="none" w:sz="0" w:space="0" w:color="auto"/>
          </w:divBdr>
        </w:div>
        <w:div w:id="957835564">
          <w:marLeft w:val="480"/>
          <w:marRight w:val="0"/>
          <w:marTop w:val="0"/>
          <w:marBottom w:val="0"/>
          <w:divBdr>
            <w:top w:val="none" w:sz="0" w:space="0" w:color="auto"/>
            <w:left w:val="none" w:sz="0" w:space="0" w:color="auto"/>
            <w:bottom w:val="none" w:sz="0" w:space="0" w:color="auto"/>
            <w:right w:val="none" w:sz="0" w:space="0" w:color="auto"/>
          </w:divBdr>
        </w:div>
        <w:div w:id="1472941017">
          <w:marLeft w:val="480"/>
          <w:marRight w:val="0"/>
          <w:marTop w:val="0"/>
          <w:marBottom w:val="0"/>
          <w:divBdr>
            <w:top w:val="none" w:sz="0" w:space="0" w:color="auto"/>
            <w:left w:val="none" w:sz="0" w:space="0" w:color="auto"/>
            <w:bottom w:val="none" w:sz="0" w:space="0" w:color="auto"/>
            <w:right w:val="none" w:sz="0" w:space="0" w:color="auto"/>
          </w:divBdr>
        </w:div>
        <w:div w:id="1339383267">
          <w:marLeft w:val="480"/>
          <w:marRight w:val="0"/>
          <w:marTop w:val="0"/>
          <w:marBottom w:val="0"/>
          <w:divBdr>
            <w:top w:val="none" w:sz="0" w:space="0" w:color="auto"/>
            <w:left w:val="none" w:sz="0" w:space="0" w:color="auto"/>
            <w:bottom w:val="none" w:sz="0" w:space="0" w:color="auto"/>
            <w:right w:val="none" w:sz="0" w:space="0" w:color="auto"/>
          </w:divBdr>
        </w:div>
        <w:div w:id="1661806357">
          <w:marLeft w:val="480"/>
          <w:marRight w:val="0"/>
          <w:marTop w:val="0"/>
          <w:marBottom w:val="0"/>
          <w:divBdr>
            <w:top w:val="none" w:sz="0" w:space="0" w:color="auto"/>
            <w:left w:val="none" w:sz="0" w:space="0" w:color="auto"/>
            <w:bottom w:val="none" w:sz="0" w:space="0" w:color="auto"/>
            <w:right w:val="none" w:sz="0" w:space="0" w:color="auto"/>
          </w:divBdr>
        </w:div>
        <w:div w:id="1878394134">
          <w:marLeft w:val="480"/>
          <w:marRight w:val="0"/>
          <w:marTop w:val="0"/>
          <w:marBottom w:val="0"/>
          <w:divBdr>
            <w:top w:val="none" w:sz="0" w:space="0" w:color="auto"/>
            <w:left w:val="none" w:sz="0" w:space="0" w:color="auto"/>
            <w:bottom w:val="none" w:sz="0" w:space="0" w:color="auto"/>
            <w:right w:val="none" w:sz="0" w:space="0" w:color="auto"/>
          </w:divBdr>
        </w:div>
        <w:div w:id="587888054">
          <w:marLeft w:val="480"/>
          <w:marRight w:val="0"/>
          <w:marTop w:val="0"/>
          <w:marBottom w:val="0"/>
          <w:divBdr>
            <w:top w:val="none" w:sz="0" w:space="0" w:color="auto"/>
            <w:left w:val="none" w:sz="0" w:space="0" w:color="auto"/>
            <w:bottom w:val="none" w:sz="0" w:space="0" w:color="auto"/>
            <w:right w:val="none" w:sz="0" w:space="0" w:color="auto"/>
          </w:divBdr>
        </w:div>
        <w:div w:id="1916431418">
          <w:marLeft w:val="480"/>
          <w:marRight w:val="0"/>
          <w:marTop w:val="0"/>
          <w:marBottom w:val="0"/>
          <w:divBdr>
            <w:top w:val="none" w:sz="0" w:space="0" w:color="auto"/>
            <w:left w:val="none" w:sz="0" w:space="0" w:color="auto"/>
            <w:bottom w:val="none" w:sz="0" w:space="0" w:color="auto"/>
            <w:right w:val="none" w:sz="0" w:space="0" w:color="auto"/>
          </w:divBdr>
        </w:div>
        <w:div w:id="208420748">
          <w:marLeft w:val="480"/>
          <w:marRight w:val="0"/>
          <w:marTop w:val="0"/>
          <w:marBottom w:val="0"/>
          <w:divBdr>
            <w:top w:val="none" w:sz="0" w:space="0" w:color="auto"/>
            <w:left w:val="none" w:sz="0" w:space="0" w:color="auto"/>
            <w:bottom w:val="none" w:sz="0" w:space="0" w:color="auto"/>
            <w:right w:val="none" w:sz="0" w:space="0" w:color="auto"/>
          </w:divBdr>
        </w:div>
        <w:div w:id="1806967115">
          <w:marLeft w:val="480"/>
          <w:marRight w:val="0"/>
          <w:marTop w:val="0"/>
          <w:marBottom w:val="0"/>
          <w:divBdr>
            <w:top w:val="none" w:sz="0" w:space="0" w:color="auto"/>
            <w:left w:val="none" w:sz="0" w:space="0" w:color="auto"/>
            <w:bottom w:val="none" w:sz="0" w:space="0" w:color="auto"/>
            <w:right w:val="none" w:sz="0" w:space="0" w:color="auto"/>
          </w:divBdr>
        </w:div>
        <w:div w:id="1279872843">
          <w:marLeft w:val="480"/>
          <w:marRight w:val="0"/>
          <w:marTop w:val="0"/>
          <w:marBottom w:val="0"/>
          <w:divBdr>
            <w:top w:val="none" w:sz="0" w:space="0" w:color="auto"/>
            <w:left w:val="none" w:sz="0" w:space="0" w:color="auto"/>
            <w:bottom w:val="none" w:sz="0" w:space="0" w:color="auto"/>
            <w:right w:val="none" w:sz="0" w:space="0" w:color="auto"/>
          </w:divBdr>
        </w:div>
        <w:div w:id="155346899">
          <w:marLeft w:val="480"/>
          <w:marRight w:val="0"/>
          <w:marTop w:val="0"/>
          <w:marBottom w:val="0"/>
          <w:divBdr>
            <w:top w:val="none" w:sz="0" w:space="0" w:color="auto"/>
            <w:left w:val="none" w:sz="0" w:space="0" w:color="auto"/>
            <w:bottom w:val="none" w:sz="0" w:space="0" w:color="auto"/>
            <w:right w:val="none" w:sz="0" w:space="0" w:color="auto"/>
          </w:divBdr>
        </w:div>
        <w:div w:id="597644890">
          <w:marLeft w:val="480"/>
          <w:marRight w:val="0"/>
          <w:marTop w:val="0"/>
          <w:marBottom w:val="0"/>
          <w:divBdr>
            <w:top w:val="none" w:sz="0" w:space="0" w:color="auto"/>
            <w:left w:val="none" w:sz="0" w:space="0" w:color="auto"/>
            <w:bottom w:val="none" w:sz="0" w:space="0" w:color="auto"/>
            <w:right w:val="none" w:sz="0" w:space="0" w:color="auto"/>
          </w:divBdr>
        </w:div>
        <w:div w:id="1618562660">
          <w:marLeft w:val="480"/>
          <w:marRight w:val="0"/>
          <w:marTop w:val="0"/>
          <w:marBottom w:val="0"/>
          <w:divBdr>
            <w:top w:val="none" w:sz="0" w:space="0" w:color="auto"/>
            <w:left w:val="none" w:sz="0" w:space="0" w:color="auto"/>
            <w:bottom w:val="none" w:sz="0" w:space="0" w:color="auto"/>
            <w:right w:val="none" w:sz="0" w:space="0" w:color="auto"/>
          </w:divBdr>
        </w:div>
        <w:div w:id="2033217155">
          <w:marLeft w:val="480"/>
          <w:marRight w:val="0"/>
          <w:marTop w:val="0"/>
          <w:marBottom w:val="0"/>
          <w:divBdr>
            <w:top w:val="none" w:sz="0" w:space="0" w:color="auto"/>
            <w:left w:val="none" w:sz="0" w:space="0" w:color="auto"/>
            <w:bottom w:val="none" w:sz="0" w:space="0" w:color="auto"/>
            <w:right w:val="none" w:sz="0" w:space="0" w:color="auto"/>
          </w:divBdr>
        </w:div>
        <w:div w:id="948246303">
          <w:marLeft w:val="480"/>
          <w:marRight w:val="0"/>
          <w:marTop w:val="0"/>
          <w:marBottom w:val="0"/>
          <w:divBdr>
            <w:top w:val="none" w:sz="0" w:space="0" w:color="auto"/>
            <w:left w:val="none" w:sz="0" w:space="0" w:color="auto"/>
            <w:bottom w:val="none" w:sz="0" w:space="0" w:color="auto"/>
            <w:right w:val="none" w:sz="0" w:space="0" w:color="auto"/>
          </w:divBdr>
        </w:div>
        <w:div w:id="182669830">
          <w:marLeft w:val="480"/>
          <w:marRight w:val="0"/>
          <w:marTop w:val="0"/>
          <w:marBottom w:val="0"/>
          <w:divBdr>
            <w:top w:val="none" w:sz="0" w:space="0" w:color="auto"/>
            <w:left w:val="none" w:sz="0" w:space="0" w:color="auto"/>
            <w:bottom w:val="none" w:sz="0" w:space="0" w:color="auto"/>
            <w:right w:val="none" w:sz="0" w:space="0" w:color="auto"/>
          </w:divBdr>
        </w:div>
        <w:div w:id="1136950547">
          <w:marLeft w:val="480"/>
          <w:marRight w:val="0"/>
          <w:marTop w:val="0"/>
          <w:marBottom w:val="0"/>
          <w:divBdr>
            <w:top w:val="none" w:sz="0" w:space="0" w:color="auto"/>
            <w:left w:val="none" w:sz="0" w:space="0" w:color="auto"/>
            <w:bottom w:val="none" w:sz="0" w:space="0" w:color="auto"/>
            <w:right w:val="none" w:sz="0" w:space="0" w:color="auto"/>
          </w:divBdr>
        </w:div>
        <w:div w:id="2134328120">
          <w:marLeft w:val="480"/>
          <w:marRight w:val="0"/>
          <w:marTop w:val="0"/>
          <w:marBottom w:val="0"/>
          <w:divBdr>
            <w:top w:val="none" w:sz="0" w:space="0" w:color="auto"/>
            <w:left w:val="none" w:sz="0" w:space="0" w:color="auto"/>
            <w:bottom w:val="none" w:sz="0" w:space="0" w:color="auto"/>
            <w:right w:val="none" w:sz="0" w:space="0" w:color="auto"/>
          </w:divBdr>
        </w:div>
        <w:div w:id="1662269395">
          <w:marLeft w:val="480"/>
          <w:marRight w:val="0"/>
          <w:marTop w:val="0"/>
          <w:marBottom w:val="0"/>
          <w:divBdr>
            <w:top w:val="none" w:sz="0" w:space="0" w:color="auto"/>
            <w:left w:val="none" w:sz="0" w:space="0" w:color="auto"/>
            <w:bottom w:val="none" w:sz="0" w:space="0" w:color="auto"/>
            <w:right w:val="none" w:sz="0" w:space="0" w:color="auto"/>
          </w:divBdr>
        </w:div>
        <w:div w:id="609749421">
          <w:marLeft w:val="480"/>
          <w:marRight w:val="0"/>
          <w:marTop w:val="0"/>
          <w:marBottom w:val="0"/>
          <w:divBdr>
            <w:top w:val="none" w:sz="0" w:space="0" w:color="auto"/>
            <w:left w:val="none" w:sz="0" w:space="0" w:color="auto"/>
            <w:bottom w:val="none" w:sz="0" w:space="0" w:color="auto"/>
            <w:right w:val="none" w:sz="0" w:space="0" w:color="auto"/>
          </w:divBdr>
        </w:div>
        <w:div w:id="1233544570">
          <w:marLeft w:val="480"/>
          <w:marRight w:val="0"/>
          <w:marTop w:val="0"/>
          <w:marBottom w:val="0"/>
          <w:divBdr>
            <w:top w:val="none" w:sz="0" w:space="0" w:color="auto"/>
            <w:left w:val="none" w:sz="0" w:space="0" w:color="auto"/>
            <w:bottom w:val="none" w:sz="0" w:space="0" w:color="auto"/>
            <w:right w:val="none" w:sz="0" w:space="0" w:color="auto"/>
          </w:divBdr>
        </w:div>
        <w:div w:id="457379963">
          <w:marLeft w:val="480"/>
          <w:marRight w:val="0"/>
          <w:marTop w:val="0"/>
          <w:marBottom w:val="0"/>
          <w:divBdr>
            <w:top w:val="none" w:sz="0" w:space="0" w:color="auto"/>
            <w:left w:val="none" w:sz="0" w:space="0" w:color="auto"/>
            <w:bottom w:val="none" w:sz="0" w:space="0" w:color="auto"/>
            <w:right w:val="none" w:sz="0" w:space="0" w:color="auto"/>
          </w:divBdr>
        </w:div>
        <w:div w:id="1469008018">
          <w:marLeft w:val="480"/>
          <w:marRight w:val="0"/>
          <w:marTop w:val="0"/>
          <w:marBottom w:val="0"/>
          <w:divBdr>
            <w:top w:val="none" w:sz="0" w:space="0" w:color="auto"/>
            <w:left w:val="none" w:sz="0" w:space="0" w:color="auto"/>
            <w:bottom w:val="none" w:sz="0" w:space="0" w:color="auto"/>
            <w:right w:val="none" w:sz="0" w:space="0" w:color="auto"/>
          </w:divBdr>
        </w:div>
        <w:div w:id="828714024">
          <w:marLeft w:val="480"/>
          <w:marRight w:val="0"/>
          <w:marTop w:val="0"/>
          <w:marBottom w:val="0"/>
          <w:divBdr>
            <w:top w:val="none" w:sz="0" w:space="0" w:color="auto"/>
            <w:left w:val="none" w:sz="0" w:space="0" w:color="auto"/>
            <w:bottom w:val="none" w:sz="0" w:space="0" w:color="auto"/>
            <w:right w:val="none" w:sz="0" w:space="0" w:color="auto"/>
          </w:divBdr>
        </w:div>
        <w:div w:id="438988801">
          <w:marLeft w:val="480"/>
          <w:marRight w:val="0"/>
          <w:marTop w:val="0"/>
          <w:marBottom w:val="0"/>
          <w:divBdr>
            <w:top w:val="none" w:sz="0" w:space="0" w:color="auto"/>
            <w:left w:val="none" w:sz="0" w:space="0" w:color="auto"/>
            <w:bottom w:val="none" w:sz="0" w:space="0" w:color="auto"/>
            <w:right w:val="none" w:sz="0" w:space="0" w:color="auto"/>
          </w:divBdr>
        </w:div>
        <w:div w:id="47648691">
          <w:marLeft w:val="480"/>
          <w:marRight w:val="0"/>
          <w:marTop w:val="0"/>
          <w:marBottom w:val="0"/>
          <w:divBdr>
            <w:top w:val="none" w:sz="0" w:space="0" w:color="auto"/>
            <w:left w:val="none" w:sz="0" w:space="0" w:color="auto"/>
            <w:bottom w:val="none" w:sz="0" w:space="0" w:color="auto"/>
            <w:right w:val="none" w:sz="0" w:space="0" w:color="auto"/>
          </w:divBdr>
        </w:div>
        <w:div w:id="1682470507">
          <w:marLeft w:val="480"/>
          <w:marRight w:val="0"/>
          <w:marTop w:val="0"/>
          <w:marBottom w:val="0"/>
          <w:divBdr>
            <w:top w:val="none" w:sz="0" w:space="0" w:color="auto"/>
            <w:left w:val="none" w:sz="0" w:space="0" w:color="auto"/>
            <w:bottom w:val="none" w:sz="0" w:space="0" w:color="auto"/>
            <w:right w:val="none" w:sz="0" w:space="0" w:color="auto"/>
          </w:divBdr>
        </w:div>
        <w:div w:id="37167497">
          <w:marLeft w:val="480"/>
          <w:marRight w:val="0"/>
          <w:marTop w:val="0"/>
          <w:marBottom w:val="0"/>
          <w:divBdr>
            <w:top w:val="none" w:sz="0" w:space="0" w:color="auto"/>
            <w:left w:val="none" w:sz="0" w:space="0" w:color="auto"/>
            <w:bottom w:val="none" w:sz="0" w:space="0" w:color="auto"/>
            <w:right w:val="none" w:sz="0" w:space="0" w:color="auto"/>
          </w:divBdr>
        </w:div>
        <w:div w:id="379987368">
          <w:marLeft w:val="480"/>
          <w:marRight w:val="0"/>
          <w:marTop w:val="0"/>
          <w:marBottom w:val="0"/>
          <w:divBdr>
            <w:top w:val="none" w:sz="0" w:space="0" w:color="auto"/>
            <w:left w:val="none" w:sz="0" w:space="0" w:color="auto"/>
            <w:bottom w:val="none" w:sz="0" w:space="0" w:color="auto"/>
            <w:right w:val="none" w:sz="0" w:space="0" w:color="auto"/>
          </w:divBdr>
        </w:div>
        <w:div w:id="778525575">
          <w:marLeft w:val="480"/>
          <w:marRight w:val="0"/>
          <w:marTop w:val="0"/>
          <w:marBottom w:val="0"/>
          <w:divBdr>
            <w:top w:val="none" w:sz="0" w:space="0" w:color="auto"/>
            <w:left w:val="none" w:sz="0" w:space="0" w:color="auto"/>
            <w:bottom w:val="none" w:sz="0" w:space="0" w:color="auto"/>
            <w:right w:val="none" w:sz="0" w:space="0" w:color="auto"/>
          </w:divBdr>
        </w:div>
        <w:div w:id="2028484029">
          <w:marLeft w:val="480"/>
          <w:marRight w:val="0"/>
          <w:marTop w:val="0"/>
          <w:marBottom w:val="0"/>
          <w:divBdr>
            <w:top w:val="none" w:sz="0" w:space="0" w:color="auto"/>
            <w:left w:val="none" w:sz="0" w:space="0" w:color="auto"/>
            <w:bottom w:val="none" w:sz="0" w:space="0" w:color="auto"/>
            <w:right w:val="none" w:sz="0" w:space="0" w:color="auto"/>
          </w:divBdr>
        </w:div>
        <w:div w:id="498541513">
          <w:marLeft w:val="480"/>
          <w:marRight w:val="0"/>
          <w:marTop w:val="0"/>
          <w:marBottom w:val="0"/>
          <w:divBdr>
            <w:top w:val="none" w:sz="0" w:space="0" w:color="auto"/>
            <w:left w:val="none" w:sz="0" w:space="0" w:color="auto"/>
            <w:bottom w:val="none" w:sz="0" w:space="0" w:color="auto"/>
            <w:right w:val="none" w:sz="0" w:space="0" w:color="auto"/>
          </w:divBdr>
        </w:div>
        <w:div w:id="1930576709">
          <w:marLeft w:val="480"/>
          <w:marRight w:val="0"/>
          <w:marTop w:val="0"/>
          <w:marBottom w:val="0"/>
          <w:divBdr>
            <w:top w:val="none" w:sz="0" w:space="0" w:color="auto"/>
            <w:left w:val="none" w:sz="0" w:space="0" w:color="auto"/>
            <w:bottom w:val="none" w:sz="0" w:space="0" w:color="auto"/>
            <w:right w:val="none" w:sz="0" w:space="0" w:color="auto"/>
          </w:divBdr>
        </w:div>
        <w:div w:id="1260867347">
          <w:marLeft w:val="480"/>
          <w:marRight w:val="0"/>
          <w:marTop w:val="0"/>
          <w:marBottom w:val="0"/>
          <w:divBdr>
            <w:top w:val="none" w:sz="0" w:space="0" w:color="auto"/>
            <w:left w:val="none" w:sz="0" w:space="0" w:color="auto"/>
            <w:bottom w:val="none" w:sz="0" w:space="0" w:color="auto"/>
            <w:right w:val="none" w:sz="0" w:space="0" w:color="auto"/>
          </w:divBdr>
        </w:div>
        <w:div w:id="699210360">
          <w:marLeft w:val="480"/>
          <w:marRight w:val="0"/>
          <w:marTop w:val="0"/>
          <w:marBottom w:val="0"/>
          <w:divBdr>
            <w:top w:val="none" w:sz="0" w:space="0" w:color="auto"/>
            <w:left w:val="none" w:sz="0" w:space="0" w:color="auto"/>
            <w:bottom w:val="none" w:sz="0" w:space="0" w:color="auto"/>
            <w:right w:val="none" w:sz="0" w:space="0" w:color="auto"/>
          </w:divBdr>
        </w:div>
        <w:div w:id="1838038677">
          <w:marLeft w:val="480"/>
          <w:marRight w:val="0"/>
          <w:marTop w:val="0"/>
          <w:marBottom w:val="0"/>
          <w:divBdr>
            <w:top w:val="none" w:sz="0" w:space="0" w:color="auto"/>
            <w:left w:val="none" w:sz="0" w:space="0" w:color="auto"/>
            <w:bottom w:val="none" w:sz="0" w:space="0" w:color="auto"/>
            <w:right w:val="none" w:sz="0" w:space="0" w:color="auto"/>
          </w:divBdr>
        </w:div>
        <w:div w:id="1887646527">
          <w:marLeft w:val="480"/>
          <w:marRight w:val="0"/>
          <w:marTop w:val="0"/>
          <w:marBottom w:val="0"/>
          <w:divBdr>
            <w:top w:val="none" w:sz="0" w:space="0" w:color="auto"/>
            <w:left w:val="none" w:sz="0" w:space="0" w:color="auto"/>
            <w:bottom w:val="none" w:sz="0" w:space="0" w:color="auto"/>
            <w:right w:val="none" w:sz="0" w:space="0" w:color="auto"/>
          </w:divBdr>
        </w:div>
        <w:div w:id="318120926">
          <w:marLeft w:val="480"/>
          <w:marRight w:val="0"/>
          <w:marTop w:val="0"/>
          <w:marBottom w:val="0"/>
          <w:divBdr>
            <w:top w:val="none" w:sz="0" w:space="0" w:color="auto"/>
            <w:left w:val="none" w:sz="0" w:space="0" w:color="auto"/>
            <w:bottom w:val="none" w:sz="0" w:space="0" w:color="auto"/>
            <w:right w:val="none" w:sz="0" w:space="0" w:color="auto"/>
          </w:divBdr>
        </w:div>
        <w:div w:id="542982669">
          <w:marLeft w:val="480"/>
          <w:marRight w:val="0"/>
          <w:marTop w:val="0"/>
          <w:marBottom w:val="0"/>
          <w:divBdr>
            <w:top w:val="none" w:sz="0" w:space="0" w:color="auto"/>
            <w:left w:val="none" w:sz="0" w:space="0" w:color="auto"/>
            <w:bottom w:val="none" w:sz="0" w:space="0" w:color="auto"/>
            <w:right w:val="none" w:sz="0" w:space="0" w:color="auto"/>
          </w:divBdr>
        </w:div>
        <w:div w:id="2088648378">
          <w:marLeft w:val="480"/>
          <w:marRight w:val="0"/>
          <w:marTop w:val="0"/>
          <w:marBottom w:val="0"/>
          <w:divBdr>
            <w:top w:val="none" w:sz="0" w:space="0" w:color="auto"/>
            <w:left w:val="none" w:sz="0" w:space="0" w:color="auto"/>
            <w:bottom w:val="none" w:sz="0" w:space="0" w:color="auto"/>
            <w:right w:val="none" w:sz="0" w:space="0" w:color="auto"/>
          </w:divBdr>
        </w:div>
        <w:div w:id="2069184308">
          <w:marLeft w:val="480"/>
          <w:marRight w:val="0"/>
          <w:marTop w:val="0"/>
          <w:marBottom w:val="0"/>
          <w:divBdr>
            <w:top w:val="none" w:sz="0" w:space="0" w:color="auto"/>
            <w:left w:val="none" w:sz="0" w:space="0" w:color="auto"/>
            <w:bottom w:val="none" w:sz="0" w:space="0" w:color="auto"/>
            <w:right w:val="none" w:sz="0" w:space="0" w:color="auto"/>
          </w:divBdr>
        </w:div>
        <w:div w:id="952633731">
          <w:marLeft w:val="480"/>
          <w:marRight w:val="0"/>
          <w:marTop w:val="0"/>
          <w:marBottom w:val="0"/>
          <w:divBdr>
            <w:top w:val="none" w:sz="0" w:space="0" w:color="auto"/>
            <w:left w:val="none" w:sz="0" w:space="0" w:color="auto"/>
            <w:bottom w:val="none" w:sz="0" w:space="0" w:color="auto"/>
            <w:right w:val="none" w:sz="0" w:space="0" w:color="auto"/>
          </w:divBdr>
        </w:div>
      </w:divsChild>
    </w:div>
    <w:div w:id="1992980052">
      <w:bodyDiv w:val="1"/>
      <w:marLeft w:val="0"/>
      <w:marRight w:val="0"/>
      <w:marTop w:val="0"/>
      <w:marBottom w:val="0"/>
      <w:divBdr>
        <w:top w:val="none" w:sz="0" w:space="0" w:color="auto"/>
        <w:left w:val="none" w:sz="0" w:space="0" w:color="auto"/>
        <w:bottom w:val="none" w:sz="0" w:space="0" w:color="auto"/>
        <w:right w:val="none" w:sz="0" w:space="0" w:color="auto"/>
      </w:divBdr>
    </w:div>
    <w:div w:id="1995182232">
      <w:bodyDiv w:val="1"/>
      <w:marLeft w:val="0"/>
      <w:marRight w:val="0"/>
      <w:marTop w:val="0"/>
      <w:marBottom w:val="0"/>
      <w:divBdr>
        <w:top w:val="none" w:sz="0" w:space="0" w:color="auto"/>
        <w:left w:val="none" w:sz="0" w:space="0" w:color="auto"/>
        <w:bottom w:val="none" w:sz="0" w:space="0" w:color="auto"/>
        <w:right w:val="none" w:sz="0" w:space="0" w:color="auto"/>
      </w:divBdr>
    </w:div>
    <w:div w:id="1996835260">
      <w:bodyDiv w:val="1"/>
      <w:marLeft w:val="0"/>
      <w:marRight w:val="0"/>
      <w:marTop w:val="0"/>
      <w:marBottom w:val="0"/>
      <w:divBdr>
        <w:top w:val="none" w:sz="0" w:space="0" w:color="auto"/>
        <w:left w:val="none" w:sz="0" w:space="0" w:color="auto"/>
        <w:bottom w:val="none" w:sz="0" w:space="0" w:color="auto"/>
        <w:right w:val="none" w:sz="0" w:space="0" w:color="auto"/>
      </w:divBdr>
    </w:div>
    <w:div w:id="1997681283">
      <w:bodyDiv w:val="1"/>
      <w:marLeft w:val="0"/>
      <w:marRight w:val="0"/>
      <w:marTop w:val="0"/>
      <w:marBottom w:val="0"/>
      <w:divBdr>
        <w:top w:val="none" w:sz="0" w:space="0" w:color="auto"/>
        <w:left w:val="none" w:sz="0" w:space="0" w:color="auto"/>
        <w:bottom w:val="none" w:sz="0" w:space="0" w:color="auto"/>
        <w:right w:val="none" w:sz="0" w:space="0" w:color="auto"/>
      </w:divBdr>
    </w:div>
    <w:div w:id="1998995777">
      <w:bodyDiv w:val="1"/>
      <w:marLeft w:val="0"/>
      <w:marRight w:val="0"/>
      <w:marTop w:val="0"/>
      <w:marBottom w:val="0"/>
      <w:divBdr>
        <w:top w:val="none" w:sz="0" w:space="0" w:color="auto"/>
        <w:left w:val="none" w:sz="0" w:space="0" w:color="auto"/>
        <w:bottom w:val="none" w:sz="0" w:space="0" w:color="auto"/>
        <w:right w:val="none" w:sz="0" w:space="0" w:color="auto"/>
      </w:divBdr>
    </w:div>
    <w:div w:id="1999769083">
      <w:bodyDiv w:val="1"/>
      <w:marLeft w:val="0"/>
      <w:marRight w:val="0"/>
      <w:marTop w:val="0"/>
      <w:marBottom w:val="0"/>
      <w:divBdr>
        <w:top w:val="none" w:sz="0" w:space="0" w:color="auto"/>
        <w:left w:val="none" w:sz="0" w:space="0" w:color="auto"/>
        <w:bottom w:val="none" w:sz="0" w:space="0" w:color="auto"/>
        <w:right w:val="none" w:sz="0" w:space="0" w:color="auto"/>
      </w:divBdr>
    </w:div>
    <w:div w:id="2002418764">
      <w:bodyDiv w:val="1"/>
      <w:marLeft w:val="0"/>
      <w:marRight w:val="0"/>
      <w:marTop w:val="0"/>
      <w:marBottom w:val="0"/>
      <w:divBdr>
        <w:top w:val="none" w:sz="0" w:space="0" w:color="auto"/>
        <w:left w:val="none" w:sz="0" w:space="0" w:color="auto"/>
        <w:bottom w:val="none" w:sz="0" w:space="0" w:color="auto"/>
        <w:right w:val="none" w:sz="0" w:space="0" w:color="auto"/>
      </w:divBdr>
    </w:div>
    <w:div w:id="2006283307">
      <w:bodyDiv w:val="1"/>
      <w:marLeft w:val="0"/>
      <w:marRight w:val="0"/>
      <w:marTop w:val="0"/>
      <w:marBottom w:val="0"/>
      <w:divBdr>
        <w:top w:val="none" w:sz="0" w:space="0" w:color="auto"/>
        <w:left w:val="none" w:sz="0" w:space="0" w:color="auto"/>
        <w:bottom w:val="none" w:sz="0" w:space="0" w:color="auto"/>
        <w:right w:val="none" w:sz="0" w:space="0" w:color="auto"/>
      </w:divBdr>
    </w:div>
    <w:div w:id="2008746680">
      <w:bodyDiv w:val="1"/>
      <w:marLeft w:val="0"/>
      <w:marRight w:val="0"/>
      <w:marTop w:val="0"/>
      <w:marBottom w:val="0"/>
      <w:divBdr>
        <w:top w:val="none" w:sz="0" w:space="0" w:color="auto"/>
        <w:left w:val="none" w:sz="0" w:space="0" w:color="auto"/>
        <w:bottom w:val="none" w:sz="0" w:space="0" w:color="auto"/>
        <w:right w:val="none" w:sz="0" w:space="0" w:color="auto"/>
      </w:divBdr>
    </w:div>
    <w:div w:id="2009670517">
      <w:bodyDiv w:val="1"/>
      <w:marLeft w:val="0"/>
      <w:marRight w:val="0"/>
      <w:marTop w:val="0"/>
      <w:marBottom w:val="0"/>
      <w:divBdr>
        <w:top w:val="none" w:sz="0" w:space="0" w:color="auto"/>
        <w:left w:val="none" w:sz="0" w:space="0" w:color="auto"/>
        <w:bottom w:val="none" w:sz="0" w:space="0" w:color="auto"/>
        <w:right w:val="none" w:sz="0" w:space="0" w:color="auto"/>
      </w:divBdr>
    </w:div>
    <w:div w:id="2010405558">
      <w:bodyDiv w:val="1"/>
      <w:marLeft w:val="0"/>
      <w:marRight w:val="0"/>
      <w:marTop w:val="0"/>
      <w:marBottom w:val="0"/>
      <w:divBdr>
        <w:top w:val="none" w:sz="0" w:space="0" w:color="auto"/>
        <w:left w:val="none" w:sz="0" w:space="0" w:color="auto"/>
        <w:bottom w:val="none" w:sz="0" w:space="0" w:color="auto"/>
        <w:right w:val="none" w:sz="0" w:space="0" w:color="auto"/>
      </w:divBdr>
    </w:div>
    <w:div w:id="2012365724">
      <w:bodyDiv w:val="1"/>
      <w:marLeft w:val="0"/>
      <w:marRight w:val="0"/>
      <w:marTop w:val="0"/>
      <w:marBottom w:val="0"/>
      <w:divBdr>
        <w:top w:val="none" w:sz="0" w:space="0" w:color="auto"/>
        <w:left w:val="none" w:sz="0" w:space="0" w:color="auto"/>
        <w:bottom w:val="none" w:sz="0" w:space="0" w:color="auto"/>
        <w:right w:val="none" w:sz="0" w:space="0" w:color="auto"/>
      </w:divBdr>
    </w:div>
    <w:div w:id="2012833741">
      <w:bodyDiv w:val="1"/>
      <w:marLeft w:val="0"/>
      <w:marRight w:val="0"/>
      <w:marTop w:val="0"/>
      <w:marBottom w:val="0"/>
      <w:divBdr>
        <w:top w:val="none" w:sz="0" w:space="0" w:color="auto"/>
        <w:left w:val="none" w:sz="0" w:space="0" w:color="auto"/>
        <w:bottom w:val="none" w:sz="0" w:space="0" w:color="auto"/>
        <w:right w:val="none" w:sz="0" w:space="0" w:color="auto"/>
      </w:divBdr>
    </w:div>
    <w:div w:id="2014724444">
      <w:bodyDiv w:val="1"/>
      <w:marLeft w:val="0"/>
      <w:marRight w:val="0"/>
      <w:marTop w:val="0"/>
      <w:marBottom w:val="0"/>
      <w:divBdr>
        <w:top w:val="none" w:sz="0" w:space="0" w:color="auto"/>
        <w:left w:val="none" w:sz="0" w:space="0" w:color="auto"/>
        <w:bottom w:val="none" w:sz="0" w:space="0" w:color="auto"/>
        <w:right w:val="none" w:sz="0" w:space="0" w:color="auto"/>
      </w:divBdr>
    </w:div>
    <w:div w:id="2015573565">
      <w:bodyDiv w:val="1"/>
      <w:marLeft w:val="0"/>
      <w:marRight w:val="0"/>
      <w:marTop w:val="0"/>
      <w:marBottom w:val="0"/>
      <w:divBdr>
        <w:top w:val="none" w:sz="0" w:space="0" w:color="auto"/>
        <w:left w:val="none" w:sz="0" w:space="0" w:color="auto"/>
        <w:bottom w:val="none" w:sz="0" w:space="0" w:color="auto"/>
        <w:right w:val="none" w:sz="0" w:space="0" w:color="auto"/>
      </w:divBdr>
      <w:divsChild>
        <w:div w:id="1230262649">
          <w:marLeft w:val="640"/>
          <w:marRight w:val="0"/>
          <w:marTop w:val="0"/>
          <w:marBottom w:val="0"/>
          <w:divBdr>
            <w:top w:val="none" w:sz="0" w:space="0" w:color="auto"/>
            <w:left w:val="none" w:sz="0" w:space="0" w:color="auto"/>
            <w:bottom w:val="none" w:sz="0" w:space="0" w:color="auto"/>
            <w:right w:val="none" w:sz="0" w:space="0" w:color="auto"/>
          </w:divBdr>
        </w:div>
        <w:div w:id="713310016">
          <w:marLeft w:val="640"/>
          <w:marRight w:val="0"/>
          <w:marTop w:val="0"/>
          <w:marBottom w:val="0"/>
          <w:divBdr>
            <w:top w:val="none" w:sz="0" w:space="0" w:color="auto"/>
            <w:left w:val="none" w:sz="0" w:space="0" w:color="auto"/>
            <w:bottom w:val="none" w:sz="0" w:space="0" w:color="auto"/>
            <w:right w:val="none" w:sz="0" w:space="0" w:color="auto"/>
          </w:divBdr>
        </w:div>
        <w:div w:id="632558915">
          <w:marLeft w:val="640"/>
          <w:marRight w:val="0"/>
          <w:marTop w:val="0"/>
          <w:marBottom w:val="0"/>
          <w:divBdr>
            <w:top w:val="none" w:sz="0" w:space="0" w:color="auto"/>
            <w:left w:val="none" w:sz="0" w:space="0" w:color="auto"/>
            <w:bottom w:val="none" w:sz="0" w:space="0" w:color="auto"/>
            <w:right w:val="none" w:sz="0" w:space="0" w:color="auto"/>
          </w:divBdr>
        </w:div>
        <w:div w:id="905341974">
          <w:marLeft w:val="640"/>
          <w:marRight w:val="0"/>
          <w:marTop w:val="0"/>
          <w:marBottom w:val="0"/>
          <w:divBdr>
            <w:top w:val="none" w:sz="0" w:space="0" w:color="auto"/>
            <w:left w:val="none" w:sz="0" w:space="0" w:color="auto"/>
            <w:bottom w:val="none" w:sz="0" w:space="0" w:color="auto"/>
            <w:right w:val="none" w:sz="0" w:space="0" w:color="auto"/>
          </w:divBdr>
        </w:div>
        <w:div w:id="1067000571">
          <w:marLeft w:val="640"/>
          <w:marRight w:val="0"/>
          <w:marTop w:val="0"/>
          <w:marBottom w:val="0"/>
          <w:divBdr>
            <w:top w:val="none" w:sz="0" w:space="0" w:color="auto"/>
            <w:left w:val="none" w:sz="0" w:space="0" w:color="auto"/>
            <w:bottom w:val="none" w:sz="0" w:space="0" w:color="auto"/>
            <w:right w:val="none" w:sz="0" w:space="0" w:color="auto"/>
          </w:divBdr>
        </w:div>
        <w:div w:id="127364067">
          <w:marLeft w:val="640"/>
          <w:marRight w:val="0"/>
          <w:marTop w:val="0"/>
          <w:marBottom w:val="0"/>
          <w:divBdr>
            <w:top w:val="none" w:sz="0" w:space="0" w:color="auto"/>
            <w:left w:val="none" w:sz="0" w:space="0" w:color="auto"/>
            <w:bottom w:val="none" w:sz="0" w:space="0" w:color="auto"/>
            <w:right w:val="none" w:sz="0" w:space="0" w:color="auto"/>
          </w:divBdr>
        </w:div>
        <w:div w:id="239825986">
          <w:marLeft w:val="640"/>
          <w:marRight w:val="0"/>
          <w:marTop w:val="0"/>
          <w:marBottom w:val="0"/>
          <w:divBdr>
            <w:top w:val="none" w:sz="0" w:space="0" w:color="auto"/>
            <w:left w:val="none" w:sz="0" w:space="0" w:color="auto"/>
            <w:bottom w:val="none" w:sz="0" w:space="0" w:color="auto"/>
            <w:right w:val="none" w:sz="0" w:space="0" w:color="auto"/>
          </w:divBdr>
        </w:div>
        <w:div w:id="539129071">
          <w:marLeft w:val="640"/>
          <w:marRight w:val="0"/>
          <w:marTop w:val="0"/>
          <w:marBottom w:val="0"/>
          <w:divBdr>
            <w:top w:val="none" w:sz="0" w:space="0" w:color="auto"/>
            <w:left w:val="none" w:sz="0" w:space="0" w:color="auto"/>
            <w:bottom w:val="none" w:sz="0" w:space="0" w:color="auto"/>
            <w:right w:val="none" w:sz="0" w:space="0" w:color="auto"/>
          </w:divBdr>
        </w:div>
        <w:div w:id="711884386">
          <w:marLeft w:val="640"/>
          <w:marRight w:val="0"/>
          <w:marTop w:val="0"/>
          <w:marBottom w:val="0"/>
          <w:divBdr>
            <w:top w:val="none" w:sz="0" w:space="0" w:color="auto"/>
            <w:left w:val="none" w:sz="0" w:space="0" w:color="auto"/>
            <w:bottom w:val="none" w:sz="0" w:space="0" w:color="auto"/>
            <w:right w:val="none" w:sz="0" w:space="0" w:color="auto"/>
          </w:divBdr>
        </w:div>
        <w:div w:id="756171485">
          <w:marLeft w:val="640"/>
          <w:marRight w:val="0"/>
          <w:marTop w:val="0"/>
          <w:marBottom w:val="0"/>
          <w:divBdr>
            <w:top w:val="none" w:sz="0" w:space="0" w:color="auto"/>
            <w:left w:val="none" w:sz="0" w:space="0" w:color="auto"/>
            <w:bottom w:val="none" w:sz="0" w:space="0" w:color="auto"/>
            <w:right w:val="none" w:sz="0" w:space="0" w:color="auto"/>
          </w:divBdr>
        </w:div>
        <w:div w:id="1086802500">
          <w:marLeft w:val="640"/>
          <w:marRight w:val="0"/>
          <w:marTop w:val="0"/>
          <w:marBottom w:val="0"/>
          <w:divBdr>
            <w:top w:val="none" w:sz="0" w:space="0" w:color="auto"/>
            <w:left w:val="none" w:sz="0" w:space="0" w:color="auto"/>
            <w:bottom w:val="none" w:sz="0" w:space="0" w:color="auto"/>
            <w:right w:val="none" w:sz="0" w:space="0" w:color="auto"/>
          </w:divBdr>
        </w:div>
        <w:div w:id="952132339">
          <w:marLeft w:val="640"/>
          <w:marRight w:val="0"/>
          <w:marTop w:val="0"/>
          <w:marBottom w:val="0"/>
          <w:divBdr>
            <w:top w:val="none" w:sz="0" w:space="0" w:color="auto"/>
            <w:left w:val="none" w:sz="0" w:space="0" w:color="auto"/>
            <w:bottom w:val="none" w:sz="0" w:space="0" w:color="auto"/>
            <w:right w:val="none" w:sz="0" w:space="0" w:color="auto"/>
          </w:divBdr>
        </w:div>
        <w:div w:id="470749409">
          <w:marLeft w:val="640"/>
          <w:marRight w:val="0"/>
          <w:marTop w:val="0"/>
          <w:marBottom w:val="0"/>
          <w:divBdr>
            <w:top w:val="none" w:sz="0" w:space="0" w:color="auto"/>
            <w:left w:val="none" w:sz="0" w:space="0" w:color="auto"/>
            <w:bottom w:val="none" w:sz="0" w:space="0" w:color="auto"/>
            <w:right w:val="none" w:sz="0" w:space="0" w:color="auto"/>
          </w:divBdr>
        </w:div>
        <w:div w:id="216205835">
          <w:marLeft w:val="640"/>
          <w:marRight w:val="0"/>
          <w:marTop w:val="0"/>
          <w:marBottom w:val="0"/>
          <w:divBdr>
            <w:top w:val="none" w:sz="0" w:space="0" w:color="auto"/>
            <w:left w:val="none" w:sz="0" w:space="0" w:color="auto"/>
            <w:bottom w:val="none" w:sz="0" w:space="0" w:color="auto"/>
            <w:right w:val="none" w:sz="0" w:space="0" w:color="auto"/>
          </w:divBdr>
        </w:div>
        <w:div w:id="1655256243">
          <w:marLeft w:val="640"/>
          <w:marRight w:val="0"/>
          <w:marTop w:val="0"/>
          <w:marBottom w:val="0"/>
          <w:divBdr>
            <w:top w:val="none" w:sz="0" w:space="0" w:color="auto"/>
            <w:left w:val="none" w:sz="0" w:space="0" w:color="auto"/>
            <w:bottom w:val="none" w:sz="0" w:space="0" w:color="auto"/>
            <w:right w:val="none" w:sz="0" w:space="0" w:color="auto"/>
          </w:divBdr>
        </w:div>
        <w:div w:id="1132746115">
          <w:marLeft w:val="640"/>
          <w:marRight w:val="0"/>
          <w:marTop w:val="0"/>
          <w:marBottom w:val="0"/>
          <w:divBdr>
            <w:top w:val="none" w:sz="0" w:space="0" w:color="auto"/>
            <w:left w:val="none" w:sz="0" w:space="0" w:color="auto"/>
            <w:bottom w:val="none" w:sz="0" w:space="0" w:color="auto"/>
            <w:right w:val="none" w:sz="0" w:space="0" w:color="auto"/>
          </w:divBdr>
        </w:div>
        <w:div w:id="343362053">
          <w:marLeft w:val="640"/>
          <w:marRight w:val="0"/>
          <w:marTop w:val="0"/>
          <w:marBottom w:val="0"/>
          <w:divBdr>
            <w:top w:val="none" w:sz="0" w:space="0" w:color="auto"/>
            <w:left w:val="none" w:sz="0" w:space="0" w:color="auto"/>
            <w:bottom w:val="none" w:sz="0" w:space="0" w:color="auto"/>
            <w:right w:val="none" w:sz="0" w:space="0" w:color="auto"/>
          </w:divBdr>
        </w:div>
        <w:div w:id="778451637">
          <w:marLeft w:val="640"/>
          <w:marRight w:val="0"/>
          <w:marTop w:val="0"/>
          <w:marBottom w:val="0"/>
          <w:divBdr>
            <w:top w:val="none" w:sz="0" w:space="0" w:color="auto"/>
            <w:left w:val="none" w:sz="0" w:space="0" w:color="auto"/>
            <w:bottom w:val="none" w:sz="0" w:space="0" w:color="auto"/>
            <w:right w:val="none" w:sz="0" w:space="0" w:color="auto"/>
          </w:divBdr>
        </w:div>
        <w:div w:id="1036152526">
          <w:marLeft w:val="640"/>
          <w:marRight w:val="0"/>
          <w:marTop w:val="0"/>
          <w:marBottom w:val="0"/>
          <w:divBdr>
            <w:top w:val="none" w:sz="0" w:space="0" w:color="auto"/>
            <w:left w:val="none" w:sz="0" w:space="0" w:color="auto"/>
            <w:bottom w:val="none" w:sz="0" w:space="0" w:color="auto"/>
            <w:right w:val="none" w:sz="0" w:space="0" w:color="auto"/>
          </w:divBdr>
        </w:div>
        <w:div w:id="1992636380">
          <w:marLeft w:val="640"/>
          <w:marRight w:val="0"/>
          <w:marTop w:val="0"/>
          <w:marBottom w:val="0"/>
          <w:divBdr>
            <w:top w:val="none" w:sz="0" w:space="0" w:color="auto"/>
            <w:left w:val="none" w:sz="0" w:space="0" w:color="auto"/>
            <w:bottom w:val="none" w:sz="0" w:space="0" w:color="auto"/>
            <w:right w:val="none" w:sz="0" w:space="0" w:color="auto"/>
          </w:divBdr>
        </w:div>
        <w:div w:id="46996510">
          <w:marLeft w:val="640"/>
          <w:marRight w:val="0"/>
          <w:marTop w:val="0"/>
          <w:marBottom w:val="0"/>
          <w:divBdr>
            <w:top w:val="none" w:sz="0" w:space="0" w:color="auto"/>
            <w:left w:val="none" w:sz="0" w:space="0" w:color="auto"/>
            <w:bottom w:val="none" w:sz="0" w:space="0" w:color="auto"/>
            <w:right w:val="none" w:sz="0" w:space="0" w:color="auto"/>
          </w:divBdr>
        </w:div>
        <w:div w:id="1046680616">
          <w:marLeft w:val="640"/>
          <w:marRight w:val="0"/>
          <w:marTop w:val="0"/>
          <w:marBottom w:val="0"/>
          <w:divBdr>
            <w:top w:val="none" w:sz="0" w:space="0" w:color="auto"/>
            <w:left w:val="none" w:sz="0" w:space="0" w:color="auto"/>
            <w:bottom w:val="none" w:sz="0" w:space="0" w:color="auto"/>
            <w:right w:val="none" w:sz="0" w:space="0" w:color="auto"/>
          </w:divBdr>
        </w:div>
        <w:div w:id="1035035195">
          <w:marLeft w:val="640"/>
          <w:marRight w:val="0"/>
          <w:marTop w:val="0"/>
          <w:marBottom w:val="0"/>
          <w:divBdr>
            <w:top w:val="none" w:sz="0" w:space="0" w:color="auto"/>
            <w:left w:val="none" w:sz="0" w:space="0" w:color="auto"/>
            <w:bottom w:val="none" w:sz="0" w:space="0" w:color="auto"/>
            <w:right w:val="none" w:sz="0" w:space="0" w:color="auto"/>
          </w:divBdr>
        </w:div>
        <w:div w:id="653025346">
          <w:marLeft w:val="640"/>
          <w:marRight w:val="0"/>
          <w:marTop w:val="0"/>
          <w:marBottom w:val="0"/>
          <w:divBdr>
            <w:top w:val="none" w:sz="0" w:space="0" w:color="auto"/>
            <w:left w:val="none" w:sz="0" w:space="0" w:color="auto"/>
            <w:bottom w:val="none" w:sz="0" w:space="0" w:color="auto"/>
            <w:right w:val="none" w:sz="0" w:space="0" w:color="auto"/>
          </w:divBdr>
        </w:div>
        <w:div w:id="1469123801">
          <w:marLeft w:val="640"/>
          <w:marRight w:val="0"/>
          <w:marTop w:val="0"/>
          <w:marBottom w:val="0"/>
          <w:divBdr>
            <w:top w:val="none" w:sz="0" w:space="0" w:color="auto"/>
            <w:left w:val="none" w:sz="0" w:space="0" w:color="auto"/>
            <w:bottom w:val="none" w:sz="0" w:space="0" w:color="auto"/>
            <w:right w:val="none" w:sz="0" w:space="0" w:color="auto"/>
          </w:divBdr>
        </w:div>
        <w:div w:id="1836189125">
          <w:marLeft w:val="640"/>
          <w:marRight w:val="0"/>
          <w:marTop w:val="0"/>
          <w:marBottom w:val="0"/>
          <w:divBdr>
            <w:top w:val="none" w:sz="0" w:space="0" w:color="auto"/>
            <w:left w:val="none" w:sz="0" w:space="0" w:color="auto"/>
            <w:bottom w:val="none" w:sz="0" w:space="0" w:color="auto"/>
            <w:right w:val="none" w:sz="0" w:space="0" w:color="auto"/>
          </w:divBdr>
        </w:div>
        <w:div w:id="1618752829">
          <w:marLeft w:val="640"/>
          <w:marRight w:val="0"/>
          <w:marTop w:val="0"/>
          <w:marBottom w:val="0"/>
          <w:divBdr>
            <w:top w:val="none" w:sz="0" w:space="0" w:color="auto"/>
            <w:left w:val="none" w:sz="0" w:space="0" w:color="auto"/>
            <w:bottom w:val="none" w:sz="0" w:space="0" w:color="auto"/>
            <w:right w:val="none" w:sz="0" w:space="0" w:color="auto"/>
          </w:divBdr>
        </w:div>
        <w:div w:id="104808888">
          <w:marLeft w:val="640"/>
          <w:marRight w:val="0"/>
          <w:marTop w:val="0"/>
          <w:marBottom w:val="0"/>
          <w:divBdr>
            <w:top w:val="none" w:sz="0" w:space="0" w:color="auto"/>
            <w:left w:val="none" w:sz="0" w:space="0" w:color="auto"/>
            <w:bottom w:val="none" w:sz="0" w:space="0" w:color="auto"/>
            <w:right w:val="none" w:sz="0" w:space="0" w:color="auto"/>
          </w:divBdr>
        </w:div>
        <w:div w:id="1481729166">
          <w:marLeft w:val="640"/>
          <w:marRight w:val="0"/>
          <w:marTop w:val="0"/>
          <w:marBottom w:val="0"/>
          <w:divBdr>
            <w:top w:val="none" w:sz="0" w:space="0" w:color="auto"/>
            <w:left w:val="none" w:sz="0" w:space="0" w:color="auto"/>
            <w:bottom w:val="none" w:sz="0" w:space="0" w:color="auto"/>
            <w:right w:val="none" w:sz="0" w:space="0" w:color="auto"/>
          </w:divBdr>
        </w:div>
        <w:div w:id="1251158737">
          <w:marLeft w:val="640"/>
          <w:marRight w:val="0"/>
          <w:marTop w:val="0"/>
          <w:marBottom w:val="0"/>
          <w:divBdr>
            <w:top w:val="none" w:sz="0" w:space="0" w:color="auto"/>
            <w:left w:val="none" w:sz="0" w:space="0" w:color="auto"/>
            <w:bottom w:val="none" w:sz="0" w:space="0" w:color="auto"/>
            <w:right w:val="none" w:sz="0" w:space="0" w:color="auto"/>
          </w:divBdr>
        </w:div>
        <w:div w:id="567232176">
          <w:marLeft w:val="640"/>
          <w:marRight w:val="0"/>
          <w:marTop w:val="0"/>
          <w:marBottom w:val="0"/>
          <w:divBdr>
            <w:top w:val="none" w:sz="0" w:space="0" w:color="auto"/>
            <w:left w:val="none" w:sz="0" w:space="0" w:color="auto"/>
            <w:bottom w:val="none" w:sz="0" w:space="0" w:color="auto"/>
            <w:right w:val="none" w:sz="0" w:space="0" w:color="auto"/>
          </w:divBdr>
        </w:div>
        <w:div w:id="1812021326">
          <w:marLeft w:val="640"/>
          <w:marRight w:val="0"/>
          <w:marTop w:val="0"/>
          <w:marBottom w:val="0"/>
          <w:divBdr>
            <w:top w:val="none" w:sz="0" w:space="0" w:color="auto"/>
            <w:left w:val="none" w:sz="0" w:space="0" w:color="auto"/>
            <w:bottom w:val="none" w:sz="0" w:space="0" w:color="auto"/>
            <w:right w:val="none" w:sz="0" w:space="0" w:color="auto"/>
          </w:divBdr>
        </w:div>
        <w:div w:id="117066028">
          <w:marLeft w:val="640"/>
          <w:marRight w:val="0"/>
          <w:marTop w:val="0"/>
          <w:marBottom w:val="0"/>
          <w:divBdr>
            <w:top w:val="none" w:sz="0" w:space="0" w:color="auto"/>
            <w:left w:val="none" w:sz="0" w:space="0" w:color="auto"/>
            <w:bottom w:val="none" w:sz="0" w:space="0" w:color="auto"/>
            <w:right w:val="none" w:sz="0" w:space="0" w:color="auto"/>
          </w:divBdr>
        </w:div>
        <w:div w:id="1160920921">
          <w:marLeft w:val="640"/>
          <w:marRight w:val="0"/>
          <w:marTop w:val="0"/>
          <w:marBottom w:val="0"/>
          <w:divBdr>
            <w:top w:val="none" w:sz="0" w:space="0" w:color="auto"/>
            <w:left w:val="none" w:sz="0" w:space="0" w:color="auto"/>
            <w:bottom w:val="none" w:sz="0" w:space="0" w:color="auto"/>
            <w:right w:val="none" w:sz="0" w:space="0" w:color="auto"/>
          </w:divBdr>
        </w:div>
        <w:div w:id="1437478336">
          <w:marLeft w:val="640"/>
          <w:marRight w:val="0"/>
          <w:marTop w:val="0"/>
          <w:marBottom w:val="0"/>
          <w:divBdr>
            <w:top w:val="none" w:sz="0" w:space="0" w:color="auto"/>
            <w:left w:val="none" w:sz="0" w:space="0" w:color="auto"/>
            <w:bottom w:val="none" w:sz="0" w:space="0" w:color="auto"/>
            <w:right w:val="none" w:sz="0" w:space="0" w:color="auto"/>
          </w:divBdr>
        </w:div>
        <w:div w:id="1105275033">
          <w:marLeft w:val="640"/>
          <w:marRight w:val="0"/>
          <w:marTop w:val="0"/>
          <w:marBottom w:val="0"/>
          <w:divBdr>
            <w:top w:val="none" w:sz="0" w:space="0" w:color="auto"/>
            <w:left w:val="none" w:sz="0" w:space="0" w:color="auto"/>
            <w:bottom w:val="none" w:sz="0" w:space="0" w:color="auto"/>
            <w:right w:val="none" w:sz="0" w:space="0" w:color="auto"/>
          </w:divBdr>
        </w:div>
        <w:div w:id="2071690593">
          <w:marLeft w:val="640"/>
          <w:marRight w:val="0"/>
          <w:marTop w:val="0"/>
          <w:marBottom w:val="0"/>
          <w:divBdr>
            <w:top w:val="none" w:sz="0" w:space="0" w:color="auto"/>
            <w:left w:val="none" w:sz="0" w:space="0" w:color="auto"/>
            <w:bottom w:val="none" w:sz="0" w:space="0" w:color="auto"/>
            <w:right w:val="none" w:sz="0" w:space="0" w:color="auto"/>
          </w:divBdr>
        </w:div>
        <w:div w:id="409036982">
          <w:marLeft w:val="640"/>
          <w:marRight w:val="0"/>
          <w:marTop w:val="0"/>
          <w:marBottom w:val="0"/>
          <w:divBdr>
            <w:top w:val="none" w:sz="0" w:space="0" w:color="auto"/>
            <w:left w:val="none" w:sz="0" w:space="0" w:color="auto"/>
            <w:bottom w:val="none" w:sz="0" w:space="0" w:color="auto"/>
            <w:right w:val="none" w:sz="0" w:space="0" w:color="auto"/>
          </w:divBdr>
        </w:div>
        <w:div w:id="660811844">
          <w:marLeft w:val="640"/>
          <w:marRight w:val="0"/>
          <w:marTop w:val="0"/>
          <w:marBottom w:val="0"/>
          <w:divBdr>
            <w:top w:val="none" w:sz="0" w:space="0" w:color="auto"/>
            <w:left w:val="none" w:sz="0" w:space="0" w:color="auto"/>
            <w:bottom w:val="none" w:sz="0" w:space="0" w:color="auto"/>
            <w:right w:val="none" w:sz="0" w:space="0" w:color="auto"/>
          </w:divBdr>
        </w:div>
        <w:div w:id="925722605">
          <w:marLeft w:val="640"/>
          <w:marRight w:val="0"/>
          <w:marTop w:val="0"/>
          <w:marBottom w:val="0"/>
          <w:divBdr>
            <w:top w:val="none" w:sz="0" w:space="0" w:color="auto"/>
            <w:left w:val="none" w:sz="0" w:space="0" w:color="auto"/>
            <w:bottom w:val="none" w:sz="0" w:space="0" w:color="auto"/>
            <w:right w:val="none" w:sz="0" w:space="0" w:color="auto"/>
          </w:divBdr>
        </w:div>
        <w:div w:id="476456158">
          <w:marLeft w:val="640"/>
          <w:marRight w:val="0"/>
          <w:marTop w:val="0"/>
          <w:marBottom w:val="0"/>
          <w:divBdr>
            <w:top w:val="none" w:sz="0" w:space="0" w:color="auto"/>
            <w:left w:val="none" w:sz="0" w:space="0" w:color="auto"/>
            <w:bottom w:val="none" w:sz="0" w:space="0" w:color="auto"/>
            <w:right w:val="none" w:sz="0" w:space="0" w:color="auto"/>
          </w:divBdr>
        </w:div>
        <w:div w:id="1589465766">
          <w:marLeft w:val="640"/>
          <w:marRight w:val="0"/>
          <w:marTop w:val="0"/>
          <w:marBottom w:val="0"/>
          <w:divBdr>
            <w:top w:val="none" w:sz="0" w:space="0" w:color="auto"/>
            <w:left w:val="none" w:sz="0" w:space="0" w:color="auto"/>
            <w:bottom w:val="none" w:sz="0" w:space="0" w:color="auto"/>
            <w:right w:val="none" w:sz="0" w:space="0" w:color="auto"/>
          </w:divBdr>
        </w:div>
        <w:div w:id="1065182515">
          <w:marLeft w:val="640"/>
          <w:marRight w:val="0"/>
          <w:marTop w:val="0"/>
          <w:marBottom w:val="0"/>
          <w:divBdr>
            <w:top w:val="none" w:sz="0" w:space="0" w:color="auto"/>
            <w:left w:val="none" w:sz="0" w:space="0" w:color="auto"/>
            <w:bottom w:val="none" w:sz="0" w:space="0" w:color="auto"/>
            <w:right w:val="none" w:sz="0" w:space="0" w:color="auto"/>
          </w:divBdr>
        </w:div>
        <w:div w:id="2027054525">
          <w:marLeft w:val="640"/>
          <w:marRight w:val="0"/>
          <w:marTop w:val="0"/>
          <w:marBottom w:val="0"/>
          <w:divBdr>
            <w:top w:val="none" w:sz="0" w:space="0" w:color="auto"/>
            <w:left w:val="none" w:sz="0" w:space="0" w:color="auto"/>
            <w:bottom w:val="none" w:sz="0" w:space="0" w:color="auto"/>
            <w:right w:val="none" w:sz="0" w:space="0" w:color="auto"/>
          </w:divBdr>
        </w:div>
        <w:div w:id="521866981">
          <w:marLeft w:val="640"/>
          <w:marRight w:val="0"/>
          <w:marTop w:val="0"/>
          <w:marBottom w:val="0"/>
          <w:divBdr>
            <w:top w:val="none" w:sz="0" w:space="0" w:color="auto"/>
            <w:left w:val="none" w:sz="0" w:space="0" w:color="auto"/>
            <w:bottom w:val="none" w:sz="0" w:space="0" w:color="auto"/>
            <w:right w:val="none" w:sz="0" w:space="0" w:color="auto"/>
          </w:divBdr>
        </w:div>
        <w:div w:id="1619484678">
          <w:marLeft w:val="640"/>
          <w:marRight w:val="0"/>
          <w:marTop w:val="0"/>
          <w:marBottom w:val="0"/>
          <w:divBdr>
            <w:top w:val="none" w:sz="0" w:space="0" w:color="auto"/>
            <w:left w:val="none" w:sz="0" w:space="0" w:color="auto"/>
            <w:bottom w:val="none" w:sz="0" w:space="0" w:color="auto"/>
            <w:right w:val="none" w:sz="0" w:space="0" w:color="auto"/>
          </w:divBdr>
        </w:div>
        <w:div w:id="1658192761">
          <w:marLeft w:val="640"/>
          <w:marRight w:val="0"/>
          <w:marTop w:val="0"/>
          <w:marBottom w:val="0"/>
          <w:divBdr>
            <w:top w:val="none" w:sz="0" w:space="0" w:color="auto"/>
            <w:left w:val="none" w:sz="0" w:space="0" w:color="auto"/>
            <w:bottom w:val="none" w:sz="0" w:space="0" w:color="auto"/>
            <w:right w:val="none" w:sz="0" w:space="0" w:color="auto"/>
          </w:divBdr>
        </w:div>
        <w:div w:id="1086809745">
          <w:marLeft w:val="640"/>
          <w:marRight w:val="0"/>
          <w:marTop w:val="0"/>
          <w:marBottom w:val="0"/>
          <w:divBdr>
            <w:top w:val="none" w:sz="0" w:space="0" w:color="auto"/>
            <w:left w:val="none" w:sz="0" w:space="0" w:color="auto"/>
            <w:bottom w:val="none" w:sz="0" w:space="0" w:color="auto"/>
            <w:right w:val="none" w:sz="0" w:space="0" w:color="auto"/>
          </w:divBdr>
        </w:div>
        <w:div w:id="1585142435">
          <w:marLeft w:val="640"/>
          <w:marRight w:val="0"/>
          <w:marTop w:val="0"/>
          <w:marBottom w:val="0"/>
          <w:divBdr>
            <w:top w:val="none" w:sz="0" w:space="0" w:color="auto"/>
            <w:left w:val="none" w:sz="0" w:space="0" w:color="auto"/>
            <w:bottom w:val="none" w:sz="0" w:space="0" w:color="auto"/>
            <w:right w:val="none" w:sz="0" w:space="0" w:color="auto"/>
          </w:divBdr>
        </w:div>
        <w:div w:id="1102604653">
          <w:marLeft w:val="640"/>
          <w:marRight w:val="0"/>
          <w:marTop w:val="0"/>
          <w:marBottom w:val="0"/>
          <w:divBdr>
            <w:top w:val="none" w:sz="0" w:space="0" w:color="auto"/>
            <w:left w:val="none" w:sz="0" w:space="0" w:color="auto"/>
            <w:bottom w:val="none" w:sz="0" w:space="0" w:color="auto"/>
            <w:right w:val="none" w:sz="0" w:space="0" w:color="auto"/>
          </w:divBdr>
        </w:div>
        <w:div w:id="549921960">
          <w:marLeft w:val="640"/>
          <w:marRight w:val="0"/>
          <w:marTop w:val="0"/>
          <w:marBottom w:val="0"/>
          <w:divBdr>
            <w:top w:val="none" w:sz="0" w:space="0" w:color="auto"/>
            <w:left w:val="none" w:sz="0" w:space="0" w:color="auto"/>
            <w:bottom w:val="none" w:sz="0" w:space="0" w:color="auto"/>
            <w:right w:val="none" w:sz="0" w:space="0" w:color="auto"/>
          </w:divBdr>
        </w:div>
        <w:div w:id="1675720137">
          <w:marLeft w:val="640"/>
          <w:marRight w:val="0"/>
          <w:marTop w:val="0"/>
          <w:marBottom w:val="0"/>
          <w:divBdr>
            <w:top w:val="none" w:sz="0" w:space="0" w:color="auto"/>
            <w:left w:val="none" w:sz="0" w:space="0" w:color="auto"/>
            <w:bottom w:val="none" w:sz="0" w:space="0" w:color="auto"/>
            <w:right w:val="none" w:sz="0" w:space="0" w:color="auto"/>
          </w:divBdr>
        </w:div>
        <w:div w:id="1182007768">
          <w:marLeft w:val="640"/>
          <w:marRight w:val="0"/>
          <w:marTop w:val="0"/>
          <w:marBottom w:val="0"/>
          <w:divBdr>
            <w:top w:val="none" w:sz="0" w:space="0" w:color="auto"/>
            <w:left w:val="none" w:sz="0" w:space="0" w:color="auto"/>
            <w:bottom w:val="none" w:sz="0" w:space="0" w:color="auto"/>
            <w:right w:val="none" w:sz="0" w:space="0" w:color="auto"/>
          </w:divBdr>
        </w:div>
        <w:div w:id="1157845777">
          <w:marLeft w:val="640"/>
          <w:marRight w:val="0"/>
          <w:marTop w:val="0"/>
          <w:marBottom w:val="0"/>
          <w:divBdr>
            <w:top w:val="none" w:sz="0" w:space="0" w:color="auto"/>
            <w:left w:val="none" w:sz="0" w:space="0" w:color="auto"/>
            <w:bottom w:val="none" w:sz="0" w:space="0" w:color="auto"/>
            <w:right w:val="none" w:sz="0" w:space="0" w:color="auto"/>
          </w:divBdr>
        </w:div>
        <w:div w:id="1191841961">
          <w:marLeft w:val="640"/>
          <w:marRight w:val="0"/>
          <w:marTop w:val="0"/>
          <w:marBottom w:val="0"/>
          <w:divBdr>
            <w:top w:val="none" w:sz="0" w:space="0" w:color="auto"/>
            <w:left w:val="none" w:sz="0" w:space="0" w:color="auto"/>
            <w:bottom w:val="none" w:sz="0" w:space="0" w:color="auto"/>
            <w:right w:val="none" w:sz="0" w:space="0" w:color="auto"/>
          </w:divBdr>
        </w:div>
        <w:div w:id="732774670">
          <w:marLeft w:val="640"/>
          <w:marRight w:val="0"/>
          <w:marTop w:val="0"/>
          <w:marBottom w:val="0"/>
          <w:divBdr>
            <w:top w:val="none" w:sz="0" w:space="0" w:color="auto"/>
            <w:left w:val="none" w:sz="0" w:space="0" w:color="auto"/>
            <w:bottom w:val="none" w:sz="0" w:space="0" w:color="auto"/>
            <w:right w:val="none" w:sz="0" w:space="0" w:color="auto"/>
          </w:divBdr>
        </w:div>
        <w:div w:id="1099645747">
          <w:marLeft w:val="640"/>
          <w:marRight w:val="0"/>
          <w:marTop w:val="0"/>
          <w:marBottom w:val="0"/>
          <w:divBdr>
            <w:top w:val="none" w:sz="0" w:space="0" w:color="auto"/>
            <w:left w:val="none" w:sz="0" w:space="0" w:color="auto"/>
            <w:bottom w:val="none" w:sz="0" w:space="0" w:color="auto"/>
            <w:right w:val="none" w:sz="0" w:space="0" w:color="auto"/>
          </w:divBdr>
        </w:div>
        <w:div w:id="267663121">
          <w:marLeft w:val="640"/>
          <w:marRight w:val="0"/>
          <w:marTop w:val="0"/>
          <w:marBottom w:val="0"/>
          <w:divBdr>
            <w:top w:val="none" w:sz="0" w:space="0" w:color="auto"/>
            <w:left w:val="none" w:sz="0" w:space="0" w:color="auto"/>
            <w:bottom w:val="none" w:sz="0" w:space="0" w:color="auto"/>
            <w:right w:val="none" w:sz="0" w:space="0" w:color="auto"/>
          </w:divBdr>
        </w:div>
        <w:div w:id="609094858">
          <w:marLeft w:val="640"/>
          <w:marRight w:val="0"/>
          <w:marTop w:val="0"/>
          <w:marBottom w:val="0"/>
          <w:divBdr>
            <w:top w:val="none" w:sz="0" w:space="0" w:color="auto"/>
            <w:left w:val="none" w:sz="0" w:space="0" w:color="auto"/>
            <w:bottom w:val="none" w:sz="0" w:space="0" w:color="auto"/>
            <w:right w:val="none" w:sz="0" w:space="0" w:color="auto"/>
          </w:divBdr>
        </w:div>
        <w:div w:id="589587087">
          <w:marLeft w:val="640"/>
          <w:marRight w:val="0"/>
          <w:marTop w:val="0"/>
          <w:marBottom w:val="0"/>
          <w:divBdr>
            <w:top w:val="none" w:sz="0" w:space="0" w:color="auto"/>
            <w:left w:val="none" w:sz="0" w:space="0" w:color="auto"/>
            <w:bottom w:val="none" w:sz="0" w:space="0" w:color="auto"/>
            <w:right w:val="none" w:sz="0" w:space="0" w:color="auto"/>
          </w:divBdr>
        </w:div>
        <w:div w:id="734281408">
          <w:marLeft w:val="640"/>
          <w:marRight w:val="0"/>
          <w:marTop w:val="0"/>
          <w:marBottom w:val="0"/>
          <w:divBdr>
            <w:top w:val="none" w:sz="0" w:space="0" w:color="auto"/>
            <w:left w:val="none" w:sz="0" w:space="0" w:color="auto"/>
            <w:bottom w:val="none" w:sz="0" w:space="0" w:color="auto"/>
            <w:right w:val="none" w:sz="0" w:space="0" w:color="auto"/>
          </w:divBdr>
        </w:div>
        <w:div w:id="1912811011">
          <w:marLeft w:val="640"/>
          <w:marRight w:val="0"/>
          <w:marTop w:val="0"/>
          <w:marBottom w:val="0"/>
          <w:divBdr>
            <w:top w:val="none" w:sz="0" w:space="0" w:color="auto"/>
            <w:left w:val="none" w:sz="0" w:space="0" w:color="auto"/>
            <w:bottom w:val="none" w:sz="0" w:space="0" w:color="auto"/>
            <w:right w:val="none" w:sz="0" w:space="0" w:color="auto"/>
          </w:divBdr>
        </w:div>
        <w:div w:id="1035496695">
          <w:marLeft w:val="640"/>
          <w:marRight w:val="0"/>
          <w:marTop w:val="0"/>
          <w:marBottom w:val="0"/>
          <w:divBdr>
            <w:top w:val="none" w:sz="0" w:space="0" w:color="auto"/>
            <w:left w:val="none" w:sz="0" w:space="0" w:color="auto"/>
            <w:bottom w:val="none" w:sz="0" w:space="0" w:color="auto"/>
            <w:right w:val="none" w:sz="0" w:space="0" w:color="auto"/>
          </w:divBdr>
        </w:div>
        <w:div w:id="1623534238">
          <w:marLeft w:val="640"/>
          <w:marRight w:val="0"/>
          <w:marTop w:val="0"/>
          <w:marBottom w:val="0"/>
          <w:divBdr>
            <w:top w:val="none" w:sz="0" w:space="0" w:color="auto"/>
            <w:left w:val="none" w:sz="0" w:space="0" w:color="auto"/>
            <w:bottom w:val="none" w:sz="0" w:space="0" w:color="auto"/>
            <w:right w:val="none" w:sz="0" w:space="0" w:color="auto"/>
          </w:divBdr>
        </w:div>
      </w:divsChild>
    </w:div>
    <w:div w:id="2018726606">
      <w:bodyDiv w:val="1"/>
      <w:marLeft w:val="0"/>
      <w:marRight w:val="0"/>
      <w:marTop w:val="0"/>
      <w:marBottom w:val="0"/>
      <w:divBdr>
        <w:top w:val="none" w:sz="0" w:space="0" w:color="auto"/>
        <w:left w:val="none" w:sz="0" w:space="0" w:color="auto"/>
        <w:bottom w:val="none" w:sz="0" w:space="0" w:color="auto"/>
        <w:right w:val="none" w:sz="0" w:space="0" w:color="auto"/>
      </w:divBdr>
    </w:div>
    <w:div w:id="2021395356">
      <w:bodyDiv w:val="1"/>
      <w:marLeft w:val="0"/>
      <w:marRight w:val="0"/>
      <w:marTop w:val="0"/>
      <w:marBottom w:val="0"/>
      <w:divBdr>
        <w:top w:val="none" w:sz="0" w:space="0" w:color="auto"/>
        <w:left w:val="none" w:sz="0" w:space="0" w:color="auto"/>
        <w:bottom w:val="none" w:sz="0" w:space="0" w:color="auto"/>
        <w:right w:val="none" w:sz="0" w:space="0" w:color="auto"/>
      </w:divBdr>
      <w:divsChild>
        <w:div w:id="270823196">
          <w:marLeft w:val="480"/>
          <w:marRight w:val="0"/>
          <w:marTop w:val="0"/>
          <w:marBottom w:val="0"/>
          <w:divBdr>
            <w:top w:val="none" w:sz="0" w:space="0" w:color="auto"/>
            <w:left w:val="none" w:sz="0" w:space="0" w:color="auto"/>
            <w:bottom w:val="none" w:sz="0" w:space="0" w:color="auto"/>
            <w:right w:val="none" w:sz="0" w:space="0" w:color="auto"/>
          </w:divBdr>
        </w:div>
        <w:div w:id="890459101">
          <w:marLeft w:val="480"/>
          <w:marRight w:val="0"/>
          <w:marTop w:val="0"/>
          <w:marBottom w:val="0"/>
          <w:divBdr>
            <w:top w:val="none" w:sz="0" w:space="0" w:color="auto"/>
            <w:left w:val="none" w:sz="0" w:space="0" w:color="auto"/>
            <w:bottom w:val="none" w:sz="0" w:space="0" w:color="auto"/>
            <w:right w:val="none" w:sz="0" w:space="0" w:color="auto"/>
          </w:divBdr>
        </w:div>
        <w:div w:id="1928151487">
          <w:marLeft w:val="480"/>
          <w:marRight w:val="0"/>
          <w:marTop w:val="0"/>
          <w:marBottom w:val="0"/>
          <w:divBdr>
            <w:top w:val="none" w:sz="0" w:space="0" w:color="auto"/>
            <w:left w:val="none" w:sz="0" w:space="0" w:color="auto"/>
            <w:bottom w:val="none" w:sz="0" w:space="0" w:color="auto"/>
            <w:right w:val="none" w:sz="0" w:space="0" w:color="auto"/>
          </w:divBdr>
        </w:div>
        <w:div w:id="1582568757">
          <w:marLeft w:val="480"/>
          <w:marRight w:val="0"/>
          <w:marTop w:val="0"/>
          <w:marBottom w:val="0"/>
          <w:divBdr>
            <w:top w:val="none" w:sz="0" w:space="0" w:color="auto"/>
            <w:left w:val="none" w:sz="0" w:space="0" w:color="auto"/>
            <w:bottom w:val="none" w:sz="0" w:space="0" w:color="auto"/>
            <w:right w:val="none" w:sz="0" w:space="0" w:color="auto"/>
          </w:divBdr>
        </w:div>
        <w:div w:id="717512351">
          <w:marLeft w:val="480"/>
          <w:marRight w:val="0"/>
          <w:marTop w:val="0"/>
          <w:marBottom w:val="0"/>
          <w:divBdr>
            <w:top w:val="none" w:sz="0" w:space="0" w:color="auto"/>
            <w:left w:val="none" w:sz="0" w:space="0" w:color="auto"/>
            <w:bottom w:val="none" w:sz="0" w:space="0" w:color="auto"/>
            <w:right w:val="none" w:sz="0" w:space="0" w:color="auto"/>
          </w:divBdr>
        </w:div>
        <w:div w:id="647514234">
          <w:marLeft w:val="480"/>
          <w:marRight w:val="0"/>
          <w:marTop w:val="0"/>
          <w:marBottom w:val="0"/>
          <w:divBdr>
            <w:top w:val="none" w:sz="0" w:space="0" w:color="auto"/>
            <w:left w:val="none" w:sz="0" w:space="0" w:color="auto"/>
            <w:bottom w:val="none" w:sz="0" w:space="0" w:color="auto"/>
            <w:right w:val="none" w:sz="0" w:space="0" w:color="auto"/>
          </w:divBdr>
        </w:div>
        <w:div w:id="218516061">
          <w:marLeft w:val="480"/>
          <w:marRight w:val="0"/>
          <w:marTop w:val="0"/>
          <w:marBottom w:val="0"/>
          <w:divBdr>
            <w:top w:val="none" w:sz="0" w:space="0" w:color="auto"/>
            <w:left w:val="none" w:sz="0" w:space="0" w:color="auto"/>
            <w:bottom w:val="none" w:sz="0" w:space="0" w:color="auto"/>
            <w:right w:val="none" w:sz="0" w:space="0" w:color="auto"/>
          </w:divBdr>
        </w:div>
        <w:div w:id="1691447414">
          <w:marLeft w:val="480"/>
          <w:marRight w:val="0"/>
          <w:marTop w:val="0"/>
          <w:marBottom w:val="0"/>
          <w:divBdr>
            <w:top w:val="none" w:sz="0" w:space="0" w:color="auto"/>
            <w:left w:val="none" w:sz="0" w:space="0" w:color="auto"/>
            <w:bottom w:val="none" w:sz="0" w:space="0" w:color="auto"/>
            <w:right w:val="none" w:sz="0" w:space="0" w:color="auto"/>
          </w:divBdr>
        </w:div>
        <w:div w:id="345134773">
          <w:marLeft w:val="480"/>
          <w:marRight w:val="0"/>
          <w:marTop w:val="0"/>
          <w:marBottom w:val="0"/>
          <w:divBdr>
            <w:top w:val="none" w:sz="0" w:space="0" w:color="auto"/>
            <w:left w:val="none" w:sz="0" w:space="0" w:color="auto"/>
            <w:bottom w:val="none" w:sz="0" w:space="0" w:color="auto"/>
            <w:right w:val="none" w:sz="0" w:space="0" w:color="auto"/>
          </w:divBdr>
        </w:div>
        <w:div w:id="284392502">
          <w:marLeft w:val="480"/>
          <w:marRight w:val="0"/>
          <w:marTop w:val="0"/>
          <w:marBottom w:val="0"/>
          <w:divBdr>
            <w:top w:val="none" w:sz="0" w:space="0" w:color="auto"/>
            <w:left w:val="none" w:sz="0" w:space="0" w:color="auto"/>
            <w:bottom w:val="none" w:sz="0" w:space="0" w:color="auto"/>
            <w:right w:val="none" w:sz="0" w:space="0" w:color="auto"/>
          </w:divBdr>
        </w:div>
        <w:div w:id="1123109408">
          <w:marLeft w:val="480"/>
          <w:marRight w:val="0"/>
          <w:marTop w:val="0"/>
          <w:marBottom w:val="0"/>
          <w:divBdr>
            <w:top w:val="none" w:sz="0" w:space="0" w:color="auto"/>
            <w:left w:val="none" w:sz="0" w:space="0" w:color="auto"/>
            <w:bottom w:val="none" w:sz="0" w:space="0" w:color="auto"/>
            <w:right w:val="none" w:sz="0" w:space="0" w:color="auto"/>
          </w:divBdr>
        </w:div>
        <w:div w:id="1020200760">
          <w:marLeft w:val="480"/>
          <w:marRight w:val="0"/>
          <w:marTop w:val="0"/>
          <w:marBottom w:val="0"/>
          <w:divBdr>
            <w:top w:val="none" w:sz="0" w:space="0" w:color="auto"/>
            <w:left w:val="none" w:sz="0" w:space="0" w:color="auto"/>
            <w:bottom w:val="none" w:sz="0" w:space="0" w:color="auto"/>
            <w:right w:val="none" w:sz="0" w:space="0" w:color="auto"/>
          </w:divBdr>
        </w:div>
        <w:div w:id="1741557991">
          <w:marLeft w:val="480"/>
          <w:marRight w:val="0"/>
          <w:marTop w:val="0"/>
          <w:marBottom w:val="0"/>
          <w:divBdr>
            <w:top w:val="none" w:sz="0" w:space="0" w:color="auto"/>
            <w:left w:val="none" w:sz="0" w:space="0" w:color="auto"/>
            <w:bottom w:val="none" w:sz="0" w:space="0" w:color="auto"/>
            <w:right w:val="none" w:sz="0" w:space="0" w:color="auto"/>
          </w:divBdr>
        </w:div>
        <w:div w:id="1780566017">
          <w:marLeft w:val="480"/>
          <w:marRight w:val="0"/>
          <w:marTop w:val="0"/>
          <w:marBottom w:val="0"/>
          <w:divBdr>
            <w:top w:val="none" w:sz="0" w:space="0" w:color="auto"/>
            <w:left w:val="none" w:sz="0" w:space="0" w:color="auto"/>
            <w:bottom w:val="none" w:sz="0" w:space="0" w:color="auto"/>
            <w:right w:val="none" w:sz="0" w:space="0" w:color="auto"/>
          </w:divBdr>
        </w:div>
        <w:div w:id="2031028188">
          <w:marLeft w:val="480"/>
          <w:marRight w:val="0"/>
          <w:marTop w:val="0"/>
          <w:marBottom w:val="0"/>
          <w:divBdr>
            <w:top w:val="none" w:sz="0" w:space="0" w:color="auto"/>
            <w:left w:val="none" w:sz="0" w:space="0" w:color="auto"/>
            <w:bottom w:val="none" w:sz="0" w:space="0" w:color="auto"/>
            <w:right w:val="none" w:sz="0" w:space="0" w:color="auto"/>
          </w:divBdr>
        </w:div>
        <w:div w:id="400522485">
          <w:marLeft w:val="480"/>
          <w:marRight w:val="0"/>
          <w:marTop w:val="0"/>
          <w:marBottom w:val="0"/>
          <w:divBdr>
            <w:top w:val="none" w:sz="0" w:space="0" w:color="auto"/>
            <w:left w:val="none" w:sz="0" w:space="0" w:color="auto"/>
            <w:bottom w:val="none" w:sz="0" w:space="0" w:color="auto"/>
            <w:right w:val="none" w:sz="0" w:space="0" w:color="auto"/>
          </w:divBdr>
        </w:div>
        <w:div w:id="1811243557">
          <w:marLeft w:val="480"/>
          <w:marRight w:val="0"/>
          <w:marTop w:val="0"/>
          <w:marBottom w:val="0"/>
          <w:divBdr>
            <w:top w:val="none" w:sz="0" w:space="0" w:color="auto"/>
            <w:left w:val="none" w:sz="0" w:space="0" w:color="auto"/>
            <w:bottom w:val="none" w:sz="0" w:space="0" w:color="auto"/>
            <w:right w:val="none" w:sz="0" w:space="0" w:color="auto"/>
          </w:divBdr>
        </w:div>
        <w:div w:id="1298990190">
          <w:marLeft w:val="480"/>
          <w:marRight w:val="0"/>
          <w:marTop w:val="0"/>
          <w:marBottom w:val="0"/>
          <w:divBdr>
            <w:top w:val="none" w:sz="0" w:space="0" w:color="auto"/>
            <w:left w:val="none" w:sz="0" w:space="0" w:color="auto"/>
            <w:bottom w:val="none" w:sz="0" w:space="0" w:color="auto"/>
            <w:right w:val="none" w:sz="0" w:space="0" w:color="auto"/>
          </w:divBdr>
        </w:div>
        <w:div w:id="1937981908">
          <w:marLeft w:val="480"/>
          <w:marRight w:val="0"/>
          <w:marTop w:val="0"/>
          <w:marBottom w:val="0"/>
          <w:divBdr>
            <w:top w:val="none" w:sz="0" w:space="0" w:color="auto"/>
            <w:left w:val="none" w:sz="0" w:space="0" w:color="auto"/>
            <w:bottom w:val="none" w:sz="0" w:space="0" w:color="auto"/>
            <w:right w:val="none" w:sz="0" w:space="0" w:color="auto"/>
          </w:divBdr>
        </w:div>
        <w:div w:id="2035686396">
          <w:marLeft w:val="480"/>
          <w:marRight w:val="0"/>
          <w:marTop w:val="0"/>
          <w:marBottom w:val="0"/>
          <w:divBdr>
            <w:top w:val="none" w:sz="0" w:space="0" w:color="auto"/>
            <w:left w:val="none" w:sz="0" w:space="0" w:color="auto"/>
            <w:bottom w:val="none" w:sz="0" w:space="0" w:color="auto"/>
            <w:right w:val="none" w:sz="0" w:space="0" w:color="auto"/>
          </w:divBdr>
        </w:div>
        <w:div w:id="834229609">
          <w:marLeft w:val="480"/>
          <w:marRight w:val="0"/>
          <w:marTop w:val="0"/>
          <w:marBottom w:val="0"/>
          <w:divBdr>
            <w:top w:val="none" w:sz="0" w:space="0" w:color="auto"/>
            <w:left w:val="none" w:sz="0" w:space="0" w:color="auto"/>
            <w:bottom w:val="none" w:sz="0" w:space="0" w:color="auto"/>
            <w:right w:val="none" w:sz="0" w:space="0" w:color="auto"/>
          </w:divBdr>
        </w:div>
        <w:div w:id="1017075853">
          <w:marLeft w:val="480"/>
          <w:marRight w:val="0"/>
          <w:marTop w:val="0"/>
          <w:marBottom w:val="0"/>
          <w:divBdr>
            <w:top w:val="none" w:sz="0" w:space="0" w:color="auto"/>
            <w:left w:val="none" w:sz="0" w:space="0" w:color="auto"/>
            <w:bottom w:val="none" w:sz="0" w:space="0" w:color="auto"/>
            <w:right w:val="none" w:sz="0" w:space="0" w:color="auto"/>
          </w:divBdr>
        </w:div>
        <w:div w:id="859121605">
          <w:marLeft w:val="480"/>
          <w:marRight w:val="0"/>
          <w:marTop w:val="0"/>
          <w:marBottom w:val="0"/>
          <w:divBdr>
            <w:top w:val="none" w:sz="0" w:space="0" w:color="auto"/>
            <w:left w:val="none" w:sz="0" w:space="0" w:color="auto"/>
            <w:bottom w:val="none" w:sz="0" w:space="0" w:color="auto"/>
            <w:right w:val="none" w:sz="0" w:space="0" w:color="auto"/>
          </w:divBdr>
        </w:div>
        <w:div w:id="1197082321">
          <w:marLeft w:val="480"/>
          <w:marRight w:val="0"/>
          <w:marTop w:val="0"/>
          <w:marBottom w:val="0"/>
          <w:divBdr>
            <w:top w:val="none" w:sz="0" w:space="0" w:color="auto"/>
            <w:left w:val="none" w:sz="0" w:space="0" w:color="auto"/>
            <w:bottom w:val="none" w:sz="0" w:space="0" w:color="auto"/>
            <w:right w:val="none" w:sz="0" w:space="0" w:color="auto"/>
          </w:divBdr>
        </w:div>
        <w:div w:id="148139271">
          <w:marLeft w:val="480"/>
          <w:marRight w:val="0"/>
          <w:marTop w:val="0"/>
          <w:marBottom w:val="0"/>
          <w:divBdr>
            <w:top w:val="none" w:sz="0" w:space="0" w:color="auto"/>
            <w:left w:val="none" w:sz="0" w:space="0" w:color="auto"/>
            <w:bottom w:val="none" w:sz="0" w:space="0" w:color="auto"/>
            <w:right w:val="none" w:sz="0" w:space="0" w:color="auto"/>
          </w:divBdr>
        </w:div>
        <w:div w:id="1356685777">
          <w:marLeft w:val="480"/>
          <w:marRight w:val="0"/>
          <w:marTop w:val="0"/>
          <w:marBottom w:val="0"/>
          <w:divBdr>
            <w:top w:val="none" w:sz="0" w:space="0" w:color="auto"/>
            <w:left w:val="none" w:sz="0" w:space="0" w:color="auto"/>
            <w:bottom w:val="none" w:sz="0" w:space="0" w:color="auto"/>
            <w:right w:val="none" w:sz="0" w:space="0" w:color="auto"/>
          </w:divBdr>
        </w:div>
        <w:div w:id="698624337">
          <w:marLeft w:val="480"/>
          <w:marRight w:val="0"/>
          <w:marTop w:val="0"/>
          <w:marBottom w:val="0"/>
          <w:divBdr>
            <w:top w:val="none" w:sz="0" w:space="0" w:color="auto"/>
            <w:left w:val="none" w:sz="0" w:space="0" w:color="auto"/>
            <w:bottom w:val="none" w:sz="0" w:space="0" w:color="auto"/>
            <w:right w:val="none" w:sz="0" w:space="0" w:color="auto"/>
          </w:divBdr>
        </w:div>
        <w:div w:id="239827798">
          <w:marLeft w:val="480"/>
          <w:marRight w:val="0"/>
          <w:marTop w:val="0"/>
          <w:marBottom w:val="0"/>
          <w:divBdr>
            <w:top w:val="none" w:sz="0" w:space="0" w:color="auto"/>
            <w:left w:val="none" w:sz="0" w:space="0" w:color="auto"/>
            <w:bottom w:val="none" w:sz="0" w:space="0" w:color="auto"/>
            <w:right w:val="none" w:sz="0" w:space="0" w:color="auto"/>
          </w:divBdr>
        </w:div>
        <w:div w:id="903878602">
          <w:marLeft w:val="480"/>
          <w:marRight w:val="0"/>
          <w:marTop w:val="0"/>
          <w:marBottom w:val="0"/>
          <w:divBdr>
            <w:top w:val="none" w:sz="0" w:space="0" w:color="auto"/>
            <w:left w:val="none" w:sz="0" w:space="0" w:color="auto"/>
            <w:bottom w:val="none" w:sz="0" w:space="0" w:color="auto"/>
            <w:right w:val="none" w:sz="0" w:space="0" w:color="auto"/>
          </w:divBdr>
        </w:div>
        <w:div w:id="720520409">
          <w:marLeft w:val="480"/>
          <w:marRight w:val="0"/>
          <w:marTop w:val="0"/>
          <w:marBottom w:val="0"/>
          <w:divBdr>
            <w:top w:val="none" w:sz="0" w:space="0" w:color="auto"/>
            <w:left w:val="none" w:sz="0" w:space="0" w:color="auto"/>
            <w:bottom w:val="none" w:sz="0" w:space="0" w:color="auto"/>
            <w:right w:val="none" w:sz="0" w:space="0" w:color="auto"/>
          </w:divBdr>
        </w:div>
        <w:div w:id="1439255637">
          <w:marLeft w:val="480"/>
          <w:marRight w:val="0"/>
          <w:marTop w:val="0"/>
          <w:marBottom w:val="0"/>
          <w:divBdr>
            <w:top w:val="none" w:sz="0" w:space="0" w:color="auto"/>
            <w:left w:val="none" w:sz="0" w:space="0" w:color="auto"/>
            <w:bottom w:val="none" w:sz="0" w:space="0" w:color="auto"/>
            <w:right w:val="none" w:sz="0" w:space="0" w:color="auto"/>
          </w:divBdr>
        </w:div>
        <w:div w:id="2081245335">
          <w:marLeft w:val="480"/>
          <w:marRight w:val="0"/>
          <w:marTop w:val="0"/>
          <w:marBottom w:val="0"/>
          <w:divBdr>
            <w:top w:val="none" w:sz="0" w:space="0" w:color="auto"/>
            <w:left w:val="none" w:sz="0" w:space="0" w:color="auto"/>
            <w:bottom w:val="none" w:sz="0" w:space="0" w:color="auto"/>
            <w:right w:val="none" w:sz="0" w:space="0" w:color="auto"/>
          </w:divBdr>
        </w:div>
        <w:div w:id="1860968749">
          <w:marLeft w:val="480"/>
          <w:marRight w:val="0"/>
          <w:marTop w:val="0"/>
          <w:marBottom w:val="0"/>
          <w:divBdr>
            <w:top w:val="none" w:sz="0" w:space="0" w:color="auto"/>
            <w:left w:val="none" w:sz="0" w:space="0" w:color="auto"/>
            <w:bottom w:val="none" w:sz="0" w:space="0" w:color="auto"/>
            <w:right w:val="none" w:sz="0" w:space="0" w:color="auto"/>
          </w:divBdr>
        </w:div>
        <w:div w:id="1313677790">
          <w:marLeft w:val="480"/>
          <w:marRight w:val="0"/>
          <w:marTop w:val="0"/>
          <w:marBottom w:val="0"/>
          <w:divBdr>
            <w:top w:val="none" w:sz="0" w:space="0" w:color="auto"/>
            <w:left w:val="none" w:sz="0" w:space="0" w:color="auto"/>
            <w:bottom w:val="none" w:sz="0" w:space="0" w:color="auto"/>
            <w:right w:val="none" w:sz="0" w:space="0" w:color="auto"/>
          </w:divBdr>
        </w:div>
        <w:div w:id="1139221837">
          <w:marLeft w:val="480"/>
          <w:marRight w:val="0"/>
          <w:marTop w:val="0"/>
          <w:marBottom w:val="0"/>
          <w:divBdr>
            <w:top w:val="none" w:sz="0" w:space="0" w:color="auto"/>
            <w:left w:val="none" w:sz="0" w:space="0" w:color="auto"/>
            <w:bottom w:val="none" w:sz="0" w:space="0" w:color="auto"/>
            <w:right w:val="none" w:sz="0" w:space="0" w:color="auto"/>
          </w:divBdr>
        </w:div>
        <w:div w:id="61490400">
          <w:marLeft w:val="480"/>
          <w:marRight w:val="0"/>
          <w:marTop w:val="0"/>
          <w:marBottom w:val="0"/>
          <w:divBdr>
            <w:top w:val="none" w:sz="0" w:space="0" w:color="auto"/>
            <w:left w:val="none" w:sz="0" w:space="0" w:color="auto"/>
            <w:bottom w:val="none" w:sz="0" w:space="0" w:color="auto"/>
            <w:right w:val="none" w:sz="0" w:space="0" w:color="auto"/>
          </w:divBdr>
        </w:div>
        <w:div w:id="1400904456">
          <w:marLeft w:val="480"/>
          <w:marRight w:val="0"/>
          <w:marTop w:val="0"/>
          <w:marBottom w:val="0"/>
          <w:divBdr>
            <w:top w:val="none" w:sz="0" w:space="0" w:color="auto"/>
            <w:left w:val="none" w:sz="0" w:space="0" w:color="auto"/>
            <w:bottom w:val="none" w:sz="0" w:space="0" w:color="auto"/>
            <w:right w:val="none" w:sz="0" w:space="0" w:color="auto"/>
          </w:divBdr>
        </w:div>
        <w:div w:id="337922878">
          <w:marLeft w:val="480"/>
          <w:marRight w:val="0"/>
          <w:marTop w:val="0"/>
          <w:marBottom w:val="0"/>
          <w:divBdr>
            <w:top w:val="none" w:sz="0" w:space="0" w:color="auto"/>
            <w:left w:val="none" w:sz="0" w:space="0" w:color="auto"/>
            <w:bottom w:val="none" w:sz="0" w:space="0" w:color="auto"/>
            <w:right w:val="none" w:sz="0" w:space="0" w:color="auto"/>
          </w:divBdr>
        </w:div>
        <w:div w:id="847987370">
          <w:marLeft w:val="480"/>
          <w:marRight w:val="0"/>
          <w:marTop w:val="0"/>
          <w:marBottom w:val="0"/>
          <w:divBdr>
            <w:top w:val="none" w:sz="0" w:space="0" w:color="auto"/>
            <w:left w:val="none" w:sz="0" w:space="0" w:color="auto"/>
            <w:bottom w:val="none" w:sz="0" w:space="0" w:color="auto"/>
            <w:right w:val="none" w:sz="0" w:space="0" w:color="auto"/>
          </w:divBdr>
        </w:div>
        <w:div w:id="154272068">
          <w:marLeft w:val="480"/>
          <w:marRight w:val="0"/>
          <w:marTop w:val="0"/>
          <w:marBottom w:val="0"/>
          <w:divBdr>
            <w:top w:val="none" w:sz="0" w:space="0" w:color="auto"/>
            <w:left w:val="none" w:sz="0" w:space="0" w:color="auto"/>
            <w:bottom w:val="none" w:sz="0" w:space="0" w:color="auto"/>
            <w:right w:val="none" w:sz="0" w:space="0" w:color="auto"/>
          </w:divBdr>
        </w:div>
        <w:div w:id="227545794">
          <w:marLeft w:val="480"/>
          <w:marRight w:val="0"/>
          <w:marTop w:val="0"/>
          <w:marBottom w:val="0"/>
          <w:divBdr>
            <w:top w:val="none" w:sz="0" w:space="0" w:color="auto"/>
            <w:left w:val="none" w:sz="0" w:space="0" w:color="auto"/>
            <w:bottom w:val="none" w:sz="0" w:space="0" w:color="auto"/>
            <w:right w:val="none" w:sz="0" w:space="0" w:color="auto"/>
          </w:divBdr>
        </w:div>
        <w:div w:id="1001659172">
          <w:marLeft w:val="480"/>
          <w:marRight w:val="0"/>
          <w:marTop w:val="0"/>
          <w:marBottom w:val="0"/>
          <w:divBdr>
            <w:top w:val="none" w:sz="0" w:space="0" w:color="auto"/>
            <w:left w:val="none" w:sz="0" w:space="0" w:color="auto"/>
            <w:bottom w:val="none" w:sz="0" w:space="0" w:color="auto"/>
            <w:right w:val="none" w:sz="0" w:space="0" w:color="auto"/>
          </w:divBdr>
        </w:div>
        <w:div w:id="857885573">
          <w:marLeft w:val="480"/>
          <w:marRight w:val="0"/>
          <w:marTop w:val="0"/>
          <w:marBottom w:val="0"/>
          <w:divBdr>
            <w:top w:val="none" w:sz="0" w:space="0" w:color="auto"/>
            <w:left w:val="none" w:sz="0" w:space="0" w:color="auto"/>
            <w:bottom w:val="none" w:sz="0" w:space="0" w:color="auto"/>
            <w:right w:val="none" w:sz="0" w:space="0" w:color="auto"/>
          </w:divBdr>
        </w:div>
        <w:div w:id="1005741407">
          <w:marLeft w:val="480"/>
          <w:marRight w:val="0"/>
          <w:marTop w:val="0"/>
          <w:marBottom w:val="0"/>
          <w:divBdr>
            <w:top w:val="none" w:sz="0" w:space="0" w:color="auto"/>
            <w:left w:val="none" w:sz="0" w:space="0" w:color="auto"/>
            <w:bottom w:val="none" w:sz="0" w:space="0" w:color="auto"/>
            <w:right w:val="none" w:sz="0" w:space="0" w:color="auto"/>
          </w:divBdr>
        </w:div>
        <w:div w:id="529687076">
          <w:marLeft w:val="480"/>
          <w:marRight w:val="0"/>
          <w:marTop w:val="0"/>
          <w:marBottom w:val="0"/>
          <w:divBdr>
            <w:top w:val="none" w:sz="0" w:space="0" w:color="auto"/>
            <w:left w:val="none" w:sz="0" w:space="0" w:color="auto"/>
            <w:bottom w:val="none" w:sz="0" w:space="0" w:color="auto"/>
            <w:right w:val="none" w:sz="0" w:space="0" w:color="auto"/>
          </w:divBdr>
        </w:div>
        <w:div w:id="469591090">
          <w:marLeft w:val="480"/>
          <w:marRight w:val="0"/>
          <w:marTop w:val="0"/>
          <w:marBottom w:val="0"/>
          <w:divBdr>
            <w:top w:val="none" w:sz="0" w:space="0" w:color="auto"/>
            <w:left w:val="none" w:sz="0" w:space="0" w:color="auto"/>
            <w:bottom w:val="none" w:sz="0" w:space="0" w:color="auto"/>
            <w:right w:val="none" w:sz="0" w:space="0" w:color="auto"/>
          </w:divBdr>
        </w:div>
        <w:div w:id="1950501802">
          <w:marLeft w:val="480"/>
          <w:marRight w:val="0"/>
          <w:marTop w:val="0"/>
          <w:marBottom w:val="0"/>
          <w:divBdr>
            <w:top w:val="none" w:sz="0" w:space="0" w:color="auto"/>
            <w:left w:val="none" w:sz="0" w:space="0" w:color="auto"/>
            <w:bottom w:val="none" w:sz="0" w:space="0" w:color="auto"/>
            <w:right w:val="none" w:sz="0" w:space="0" w:color="auto"/>
          </w:divBdr>
        </w:div>
        <w:div w:id="1689211353">
          <w:marLeft w:val="480"/>
          <w:marRight w:val="0"/>
          <w:marTop w:val="0"/>
          <w:marBottom w:val="0"/>
          <w:divBdr>
            <w:top w:val="none" w:sz="0" w:space="0" w:color="auto"/>
            <w:left w:val="none" w:sz="0" w:space="0" w:color="auto"/>
            <w:bottom w:val="none" w:sz="0" w:space="0" w:color="auto"/>
            <w:right w:val="none" w:sz="0" w:space="0" w:color="auto"/>
          </w:divBdr>
        </w:div>
        <w:div w:id="28532903">
          <w:marLeft w:val="480"/>
          <w:marRight w:val="0"/>
          <w:marTop w:val="0"/>
          <w:marBottom w:val="0"/>
          <w:divBdr>
            <w:top w:val="none" w:sz="0" w:space="0" w:color="auto"/>
            <w:left w:val="none" w:sz="0" w:space="0" w:color="auto"/>
            <w:bottom w:val="none" w:sz="0" w:space="0" w:color="auto"/>
            <w:right w:val="none" w:sz="0" w:space="0" w:color="auto"/>
          </w:divBdr>
        </w:div>
        <w:div w:id="136187036">
          <w:marLeft w:val="480"/>
          <w:marRight w:val="0"/>
          <w:marTop w:val="0"/>
          <w:marBottom w:val="0"/>
          <w:divBdr>
            <w:top w:val="none" w:sz="0" w:space="0" w:color="auto"/>
            <w:left w:val="none" w:sz="0" w:space="0" w:color="auto"/>
            <w:bottom w:val="none" w:sz="0" w:space="0" w:color="auto"/>
            <w:right w:val="none" w:sz="0" w:space="0" w:color="auto"/>
          </w:divBdr>
        </w:div>
        <w:div w:id="1338381813">
          <w:marLeft w:val="480"/>
          <w:marRight w:val="0"/>
          <w:marTop w:val="0"/>
          <w:marBottom w:val="0"/>
          <w:divBdr>
            <w:top w:val="none" w:sz="0" w:space="0" w:color="auto"/>
            <w:left w:val="none" w:sz="0" w:space="0" w:color="auto"/>
            <w:bottom w:val="none" w:sz="0" w:space="0" w:color="auto"/>
            <w:right w:val="none" w:sz="0" w:space="0" w:color="auto"/>
          </w:divBdr>
        </w:div>
        <w:div w:id="1531064019">
          <w:marLeft w:val="480"/>
          <w:marRight w:val="0"/>
          <w:marTop w:val="0"/>
          <w:marBottom w:val="0"/>
          <w:divBdr>
            <w:top w:val="none" w:sz="0" w:space="0" w:color="auto"/>
            <w:left w:val="none" w:sz="0" w:space="0" w:color="auto"/>
            <w:bottom w:val="none" w:sz="0" w:space="0" w:color="auto"/>
            <w:right w:val="none" w:sz="0" w:space="0" w:color="auto"/>
          </w:divBdr>
        </w:div>
        <w:div w:id="2051489311">
          <w:marLeft w:val="480"/>
          <w:marRight w:val="0"/>
          <w:marTop w:val="0"/>
          <w:marBottom w:val="0"/>
          <w:divBdr>
            <w:top w:val="none" w:sz="0" w:space="0" w:color="auto"/>
            <w:left w:val="none" w:sz="0" w:space="0" w:color="auto"/>
            <w:bottom w:val="none" w:sz="0" w:space="0" w:color="auto"/>
            <w:right w:val="none" w:sz="0" w:space="0" w:color="auto"/>
          </w:divBdr>
        </w:div>
        <w:div w:id="1457290095">
          <w:marLeft w:val="480"/>
          <w:marRight w:val="0"/>
          <w:marTop w:val="0"/>
          <w:marBottom w:val="0"/>
          <w:divBdr>
            <w:top w:val="none" w:sz="0" w:space="0" w:color="auto"/>
            <w:left w:val="none" w:sz="0" w:space="0" w:color="auto"/>
            <w:bottom w:val="none" w:sz="0" w:space="0" w:color="auto"/>
            <w:right w:val="none" w:sz="0" w:space="0" w:color="auto"/>
          </w:divBdr>
        </w:div>
        <w:div w:id="1905944933">
          <w:marLeft w:val="480"/>
          <w:marRight w:val="0"/>
          <w:marTop w:val="0"/>
          <w:marBottom w:val="0"/>
          <w:divBdr>
            <w:top w:val="none" w:sz="0" w:space="0" w:color="auto"/>
            <w:left w:val="none" w:sz="0" w:space="0" w:color="auto"/>
            <w:bottom w:val="none" w:sz="0" w:space="0" w:color="auto"/>
            <w:right w:val="none" w:sz="0" w:space="0" w:color="auto"/>
          </w:divBdr>
        </w:div>
        <w:div w:id="2099868184">
          <w:marLeft w:val="480"/>
          <w:marRight w:val="0"/>
          <w:marTop w:val="0"/>
          <w:marBottom w:val="0"/>
          <w:divBdr>
            <w:top w:val="none" w:sz="0" w:space="0" w:color="auto"/>
            <w:left w:val="none" w:sz="0" w:space="0" w:color="auto"/>
            <w:bottom w:val="none" w:sz="0" w:space="0" w:color="auto"/>
            <w:right w:val="none" w:sz="0" w:space="0" w:color="auto"/>
          </w:divBdr>
        </w:div>
        <w:div w:id="445082230">
          <w:marLeft w:val="480"/>
          <w:marRight w:val="0"/>
          <w:marTop w:val="0"/>
          <w:marBottom w:val="0"/>
          <w:divBdr>
            <w:top w:val="none" w:sz="0" w:space="0" w:color="auto"/>
            <w:left w:val="none" w:sz="0" w:space="0" w:color="auto"/>
            <w:bottom w:val="none" w:sz="0" w:space="0" w:color="auto"/>
            <w:right w:val="none" w:sz="0" w:space="0" w:color="auto"/>
          </w:divBdr>
        </w:div>
        <w:div w:id="1687444964">
          <w:marLeft w:val="480"/>
          <w:marRight w:val="0"/>
          <w:marTop w:val="0"/>
          <w:marBottom w:val="0"/>
          <w:divBdr>
            <w:top w:val="none" w:sz="0" w:space="0" w:color="auto"/>
            <w:left w:val="none" w:sz="0" w:space="0" w:color="auto"/>
            <w:bottom w:val="none" w:sz="0" w:space="0" w:color="auto"/>
            <w:right w:val="none" w:sz="0" w:space="0" w:color="auto"/>
          </w:divBdr>
        </w:div>
        <w:div w:id="636835079">
          <w:marLeft w:val="480"/>
          <w:marRight w:val="0"/>
          <w:marTop w:val="0"/>
          <w:marBottom w:val="0"/>
          <w:divBdr>
            <w:top w:val="none" w:sz="0" w:space="0" w:color="auto"/>
            <w:left w:val="none" w:sz="0" w:space="0" w:color="auto"/>
            <w:bottom w:val="none" w:sz="0" w:space="0" w:color="auto"/>
            <w:right w:val="none" w:sz="0" w:space="0" w:color="auto"/>
          </w:divBdr>
        </w:div>
        <w:div w:id="465240358">
          <w:marLeft w:val="480"/>
          <w:marRight w:val="0"/>
          <w:marTop w:val="0"/>
          <w:marBottom w:val="0"/>
          <w:divBdr>
            <w:top w:val="none" w:sz="0" w:space="0" w:color="auto"/>
            <w:left w:val="none" w:sz="0" w:space="0" w:color="auto"/>
            <w:bottom w:val="none" w:sz="0" w:space="0" w:color="auto"/>
            <w:right w:val="none" w:sz="0" w:space="0" w:color="auto"/>
          </w:divBdr>
        </w:div>
        <w:div w:id="582879071">
          <w:marLeft w:val="480"/>
          <w:marRight w:val="0"/>
          <w:marTop w:val="0"/>
          <w:marBottom w:val="0"/>
          <w:divBdr>
            <w:top w:val="none" w:sz="0" w:space="0" w:color="auto"/>
            <w:left w:val="none" w:sz="0" w:space="0" w:color="auto"/>
            <w:bottom w:val="none" w:sz="0" w:space="0" w:color="auto"/>
            <w:right w:val="none" w:sz="0" w:space="0" w:color="auto"/>
          </w:divBdr>
        </w:div>
        <w:div w:id="1581014476">
          <w:marLeft w:val="480"/>
          <w:marRight w:val="0"/>
          <w:marTop w:val="0"/>
          <w:marBottom w:val="0"/>
          <w:divBdr>
            <w:top w:val="none" w:sz="0" w:space="0" w:color="auto"/>
            <w:left w:val="none" w:sz="0" w:space="0" w:color="auto"/>
            <w:bottom w:val="none" w:sz="0" w:space="0" w:color="auto"/>
            <w:right w:val="none" w:sz="0" w:space="0" w:color="auto"/>
          </w:divBdr>
        </w:div>
      </w:divsChild>
    </w:div>
    <w:div w:id="2022198610">
      <w:bodyDiv w:val="1"/>
      <w:marLeft w:val="0"/>
      <w:marRight w:val="0"/>
      <w:marTop w:val="0"/>
      <w:marBottom w:val="0"/>
      <w:divBdr>
        <w:top w:val="none" w:sz="0" w:space="0" w:color="auto"/>
        <w:left w:val="none" w:sz="0" w:space="0" w:color="auto"/>
        <w:bottom w:val="none" w:sz="0" w:space="0" w:color="auto"/>
        <w:right w:val="none" w:sz="0" w:space="0" w:color="auto"/>
      </w:divBdr>
    </w:div>
    <w:div w:id="2022200217">
      <w:bodyDiv w:val="1"/>
      <w:marLeft w:val="0"/>
      <w:marRight w:val="0"/>
      <w:marTop w:val="0"/>
      <w:marBottom w:val="0"/>
      <w:divBdr>
        <w:top w:val="none" w:sz="0" w:space="0" w:color="auto"/>
        <w:left w:val="none" w:sz="0" w:space="0" w:color="auto"/>
        <w:bottom w:val="none" w:sz="0" w:space="0" w:color="auto"/>
        <w:right w:val="none" w:sz="0" w:space="0" w:color="auto"/>
      </w:divBdr>
    </w:div>
    <w:div w:id="2022469375">
      <w:bodyDiv w:val="1"/>
      <w:marLeft w:val="0"/>
      <w:marRight w:val="0"/>
      <w:marTop w:val="0"/>
      <w:marBottom w:val="0"/>
      <w:divBdr>
        <w:top w:val="none" w:sz="0" w:space="0" w:color="auto"/>
        <w:left w:val="none" w:sz="0" w:space="0" w:color="auto"/>
        <w:bottom w:val="none" w:sz="0" w:space="0" w:color="auto"/>
        <w:right w:val="none" w:sz="0" w:space="0" w:color="auto"/>
      </w:divBdr>
    </w:div>
    <w:div w:id="2023050377">
      <w:bodyDiv w:val="1"/>
      <w:marLeft w:val="0"/>
      <w:marRight w:val="0"/>
      <w:marTop w:val="0"/>
      <w:marBottom w:val="0"/>
      <w:divBdr>
        <w:top w:val="none" w:sz="0" w:space="0" w:color="auto"/>
        <w:left w:val="none" w:sz="0" w:space="0" w:color="auto"/>
        <w:bottom w:val="none" w:sz="0" w:space="0" w:color="auto"/>
        <w:right w:val="none" w:sz="0" w:space="0" w:color="auto"/>
      </w:divBdr>
    </w:div>
    <w:div w:id="2024238985">
      <w:bodyDiv w:val="1"/>
      <w:marLeft w:val="0"/>
      <w:marRight w:val="0"/>
      <w:marTop w:val="0"/>
      <w:marBottom w:val="0"/>
      <w:divBdr>
        <w:top w:val="none" w:sz="0" w:space="0" w:color="auto"/>
        <w:left w:val="none" w:sz="0" w:space="0" w:color="auto"/>
        <w:bottom w:val="none" w:sz="0" w:space="0" w:color="auto"/>
        <w:right w:val="none" w:sz="0" w:space="0" w:color="auto"/>
      </w:divBdr>
    </w:div>
    <w:div w:id="2025397226">
      <w:bodyDiv w:val="1"/>
      <w:marLeft w:val="0"/>
      <w:marRight w:val="0"/>
      <w:marTop w:val="0"/>
      <w:marBottom w:val="0"/>
      <w:divBdr>
        <w:top w:val="none" w:sz="0" w:space="0" w:color="auto"/>
        <w:left w:val="none" w:sz="0" w:space="0" w:color="auto"/>
        <w:bottom w:val="none" w:sz="0" w:space="0" w:color="auto"/>
        <w:right w:val="none" w:sz="0" w:space="0" w:color="auto"/>
      </w:divBdr>
    </w:div>
    <w:div w:id="2026513482">
      <w:bodyDiv w:val="1"/>
      <w:marLeft w:val="0"/>
      <w:marRight w:val="0"/>
      <w:marTop w:val="0"/>
      <w:marBottom w:val="0"/>
      <w:divBdr>
        <w:top w:val="none" w:sz="0" w:space="0" w:color="auto"/>
        <w:left w:val="none" w:sz="0" w:space="0" w:color="auto"/>
        <w:bottom w:val="none" w:sz="0" w:space="0" w:color="auto"/>
        <w:right w:val="none" w:sz="0" w:space="0" w:color="auto"/>
      </w:divBdr>
    </w:div>
    <w:div w:id="2032491228">
      <w:bodyDiv w:val="1"/>
      <w:marLeft w:val="0"/>
      <w:marRight w:val="0"/>
      <w:marTop w:val="0"/>
      <w:marBottom w:val="0"/>
      <w:divBdr>
        <w:top w:val="none" w:sz="0" w:space="0" w:color="auto"/>
        <w:left w:val="none" w:sz="0" w:space="0" w:color="auto"/>
        <w:bottom w:val="none" w:sz="0" w:space="0" w:color="auto"/>
        <w:right w:val="none" w:sz="0" w:space="0" w:color="auto"/>
      </w:divBdr>
    </w:div>
    <w:div w:id="2034334880">
      <w:bodyDiv w:val="1"/>
      <w:marLeft w:val="0"/>
      <w:marRight w:val="0"/>
      <w:marTop w:val="0"/>
      <w:marBottom w:val="0"/>
      <w:divBdr>
        <w:top w:val="none" w:sz="0" w:space="0" w:color="auto"/>
        <w:left w:val="none" w:sz="0" w:space="0" w:color="auto"/>
        <w:bottom w:val="none" w:sz="0" w:space="0" w:color="auto"/>
        <w:right w:val="none" w:sz="0" w:space="0" w:color="auto"/>
      </w:divBdr>
      <w:divsChild>
        <w:div w:id="36664317">
          <w:marLeft w:val="480"/>
          <w:marRight w:val="0"/>
          <w:marTop w:val="0"/>
          <w:marBottom w:val="0"/>
          <w:divBdr>
            <w:top w:val="none" w:sz="0" w:space="0" w:color="auto"/>
            <w:left w:val="none" w:sz="0" w:space="0" w:color="auto"/>
            <w:bottom w:val="none" w:sz="0" w:space="0" w:color="auto"/>
            <w:right w:val="none" w:sz="0" w:space="0" w:color="auto"/>
          </w:divBdr>
        </w:div>
        <w:div w:id="1598714025">
          <w:marLeft w:val="480"/>
          <w:marRight w:val="0"/>
          <w:marTop w:val="0"/>
          <w:marBottom w:val="0"/>
          <w:divBdr>
            <w:top w:val="none" w:sz="0" w:space="0" w:color="auto"/>
            <w:left w:val="none" w:sz="0" w:space="0" w:color="auto"/>
            <w:bottom w:val="none" w:sz="0" w:space="0" w:color="auto"/>
            <w:right w:val="none" w:sz="0" w:space="0" w:color="auto"/>
          </w:divBdr>
        </w:div>
        <w:div w:id="456727713">
          <w:marLeft w:val="480"/>
          <w:marRight w:val="0"/>
          <w:marTop w:val="0"/>
          <w:marBottom w:val="0"/>
          <w:divBdr>
            <w:top w:val="none" w:sz="0" w:space="0" w:color="auto"/>
            <w:left w:val="none" w:sz="0" w:space="0" w:color="auto"/>
            <w:bottom w:val="none" w:sz="0" w:space="0" w:color="auto"/>
            <w:right w:val="none" w:sz="0" w:space="0" w:color="auto"/>
          </w:divBdr>
        </w:div>
        <w:div w:id="1827209341">
          <w:marLeft w:val="480"/>
          <w:marRight w:val="0"/>
          <w:marTop w:val="0"/>
          <w:marBottom w:val="0"/>
          <w:divBdr>
            <w:top w:val="none" w:sz="0" w:space="0" w:color="auto"/>
            <w:left w:val="none" w:sz="0" w:space="0" w:color="auto"/>
            <w:bottom w:val="none" w:sz="0" w:space="0" w:color="auto"/>
            <w:right w:val="none" w:sz="0" w:space="0" w:color="auto"/>
          </w:divBdr>
        </w:div>
        <w:div w:id="1237667393">
          <w:marLeft w:val="480"/>
          <w:marRight w:val="0"/>
          <w:marTop w:val="0"/>
          <w:marBottom w:val="0"/>
          <w:divBdr>
            <w:top w:val="none" w:sz="0" w:space="0" w:color="auto"/>
            <w:left w:val="none" w:sz="0" w:space="0" w:color="auto"/>
            <w:bottom w:val="none" w:sz="0" w:space="0" w:color="auto"/>
            <w:right w:val="none" w:sz="0" w:space="0" w:color="auto"/>
          </w:divBdr>
        </w:div>
        <w:div w:id="971638608">
          <w:marLeft w:val="480"/>
          <w:marRight w:val="0"/>
          <w:marTop w:val="0"/>
          <w:marBottom w:val="0"/>
          <w:divBdr>
            <w:top w:val="none" w:sz="0" w:space="0" w:color="auto"/>
            <w:left w:val="none" w:sz="0" w:space="0" w:color="auto"/>
            <w:bottom w:val="none" w:sz="0" w:space="0" w:color="auto"/>
            <w:right w:val="none" w:sz="0" w:space="0" w:color="auto"/>
          </w:divBdr>
        </w:div>
        <w:div w:id="203176824">
          <w:marLeft w:val="480"/>
          <w:marRight w:val="0"/>
          <w:marTop w:val="0"/>
          <w:marBottom w:val="0"/>
          <w:divBdr>
            <w:top w:val="none" w:sz="0" w:space="0" w:color="auto"/>
            <w:left w:val="none" w:sz="0" w:space="0" w:color="auto"/>
            <w:bottom w:val="none" w:sz="0" w:space="0" w:color="auto"/>
            <w:right w:val="none" w:sz="0" w:space="0" w:color="auto"/>
          </w:divBdr>
        </w:div>
        <w:div w:id="289938039">
          <w:marLeft w:val="480"/>
          <w:marRight w:val="0"/>
          <w:marTop w:val="0"/>
          <w:marBottom w:val="0"/>
          <w:divBdr>
            <w:top w:val="none" w:sz="0" w:space="0" w:color="auto"/>
            <w:left w:val="none" w:sz="0" w:space="0" w:color="auto"/>
            <w:bottom w:val="none" w:sz="0" w:space="0" w:color="auto"/>
            <w:right w:val="none" w:sz="0" w:space="0" w:color="auto"/>
          </w:divBdr>
        </w:div>
        <w:div w:id="1247495163">
          <w:marLeft w:val="480"/>
          <w:marRight w:val="0"/>
          <w:marTop w:val="0"/>
          <w:marBottom w:val="0"/>
          <w:divBdr>
            <w:top w:val="none" w:sz="0" w:space="0" w:color="auto"/>
            <w:left w:val="none" w:sz="0" w:space="0" w:color="auto"/>
            <w:bottom w:val="none" w:sz="0" w:space="0" w:color="auto"/>
            <w:right w:val="none" w:sz="0" w:space="0" w:color="auto"/>
          </w:divBdr>
        </w:div>
        <w:div w:id="477770724">
          <w:marLeft w:val="480"/>
          <w:marRight w:val="0"/>
          <w:marTop w:val="0"/>
          <w:marBottom w:val="0"/>
          <w:divBdr>
            <w:top w:val="none" w:sz="0" w:space="0" w:color="auto"/>
            <w:left w:val="none" w:sz="0" w:space="0" w:color="auto"/>
            <w:bottom w:val="none" w:sz="0" w:space="0" w:color="auto"/>
            <w:right w:val="none" w:sz="0" w:space="0" w:color="auto"/>
          </w:divBdr>
        </w:div>
        <w:div w:id="1431780207">
          <w:marLeft w:val="480"/>
          <w:marRight w:val="0"/>
          <w:marTop w:val="0"/>
          <w:marBottom w:val="0"/>
          <w:divBdr>
            <w:top w:val="none" w:sz="0" w:space="0" w:color="auto"/>
            <w:left w:val="none" w:sz="0" w:space="0" w:color="auto"/>
            <w:bottom w:val="none" w:sz="0" w:space="0" w:color="auto"/>
            <w:right w:val="none" w:sz="0" w:space="0" w:color="auto"/>
          </w:divBdr>
        </w:div>
        <w:div w:id="623847120">
          <w:marLeft w:val="480"/>
          <w:marRight w:val="0"/>
          <w:marTop w:val="0"/>
          <w:marBottom w:val="0"/>
          <w:divBdr>
            <w:top w:val="none" w:sz="0" w:space="0" w:color="auto"/>
            <w:left w:val="none" w:sz="0" w:space="0" w:color="auto"/>
            <w:bottom w:val="none" w:sz="0" w:space="0" w:color="auto"/>
            <w:right w:val="none" w:sz="0" w:space="0" w:color="auto"/>
          </w:divBdr>
        </w:div>
        <w:div w:id="2068214735">
          <w:marLeft w:val="480"/>
          <w:marRight w:val="0"/>
          <w:marTop w:val="0"/>
          <w:marBottom w:val="0"/>
          <w:divBdr>
            <w:top w:val="none" w:sz="0" w:space="0" w:color="auto"/>
            <w:left w:val="none" w:sz="0" w:space="0" w:color="auto"/>
            <w:bottom w:val="none" w:sz="0" w:space="0" w:color="auto"/>
            <w:right w:val="none" w:sz="0" w:space="0" w:color="auto"/>
          </w:divBdr>
        </w:div>
        <w:div w:id="83573954">
          <w:marLeft w:val="480"/>
          <w:marRight w:val="0"/>
          <w:marTop w:val="0"/>
          <w:marBottom w:val="0"/>
          <w:divBdr>
            <w:top w:val="none" w:sz="0" w:space="0" w:color="auto"/>
            <w:left w:val="none" w:sz="0" w:space="0" w:color="auto"/>
            <w:bottom w:val="none" w:sz="0" w:space="0" w:color="auto"/>
            <w:right w:val="none" w:sz="0" w:space="0" w:color="auto"/>
          </w:divBdr>
        </w:div>
        <w:div w:id="1761753275">
          <w:marLeft w:val="480"/>
          <w:marRight w:val="0"/>
          <w:marTop w:val="0"/>
          <w:marBottom w:val="0"/>
          <w:divBdr>
            <w:top w:val="none" w:sz="0" w:space="0" w:color="auto"/>
            <w:left w:val="none" w:sz="0" w:space="0" w:color="auto"/>
            <w:bottom w:val="none" w:sz="0" w:space="0" w:color="auto"/>
            <w:right w:val="none" w:sz="0" w:space="0" w:color="auto"/>
          </w:divBdr>
        </w:div>
        <w:div w:id="39674675">
          <w:marLeft w:val="480"/>
          <w:marRight w:val="0"/>
          <w:marTop w:val="0"/>
          <w:marBottom w:val="0"/>
          <w:divBdr>
            <w:top w:val="none" w:sz="0" w:space="0" w:color="auto"/>
            <w:left w:val="none" w:sz="0" w:space="0" w:color="auto"/>
            <w:bottom w:val="none" w:sz="0" w:space="0" w:color="auto"/>
            <w:right w:val="none" w:sz="0" w:space="0" w:color="auto"/>
          </w:divBdr>
        </w:div>
        <w:div w:id="1081028000">
          <w:marLeft w:val="480"/>
          <w:marRight w:val="0"/>
          <w:marTop w:val="0"/>
          <w:marBottom w:val="0"/>
          <w:divBdr>
            <w:top w:val="none" w:sz="0" w:space="0" w:color="auto"/>
            <w:left w:val="none" w:sz="0" w:space="0" w:color="auto"/>
            <w:bottom w:val="none" w:sz="0" w:space="0" w:color="auto"/>
            <w:right w:val="none" w:sz="0" w:space="0" w:color="auto"/>
          </w:divBdr>
        </w:div>
        <w:div w:id="1668706287">
          <w:marLeft w:val="480"/>
          <w:marRight w:val="0"/>
          <w:marTop w:val="0"/>
          <w:marBottom w:val="0"/>
          <w:divBdr>
            <w:top w:val="none" w:sz="0" w:space="0" w:color="auto"/>
            <w:left w:val="none" w:sz="0" w:space="0" w:color="auto"/>
            <w:bottom w:val="none" w:sz="0" w:space="0" w:color="auto"/>
            <w:right w:val="none" w:sz="0" w:space="0" w:color="auto"/>
          </w:divBdr>
        </w:div>
        <w:div w:id="1474903728">
          <w:marLeft w:val="480"/>
          <w:marRight w:val="0"/>
          <w:marTop w:val="0"/>
          <w:marBottom w:val="0"/>
          <w:divBdr>
            <w:top w:val="none" w:sz="0" w:space="0" w:color="auto"/>
            <w:left w:val="none" w:sz="0" w:space="0" w:color="auto"/>
            <w:bottom w:val="none" w:sz="0" w:space="0" w:color="auto"/>
            <w:right w:val="none" w:sz="0" w:space="0" w:color="auto"/>
          </w:divBdr>
        </w:div>
        <w:div w:id="2073773094">
          <w:marLeft w:val="480"/>
          <w:marRight w:val="0"/>
          <w:marTop w:val="0"/>
          <w:marBottom w:val="0"/>
          <w:divBdr>
            <w:top w:val="none" w:sz="0" w:space="0" w:color="auto"/>
            <w:left w:val="none" w:sz="0" w:space="0" w:color="auto"/>
            <w:bottom w:val="none" w:sz="0" w:space="0" w:color="auto"/>
            <w:right w:val="none" w:sz="0" w:space="0" w:color="auto"/>
          </w:divBdr>
        </w:div>
        <w:div w:id="2026320962">
          <w:marLeft w:val="480"/>
          <w:marRight w:val="0"/>
          <w:marTop w:val="0"/>
          <w:marBottom w:val="0"/>
          <w:divBdr>
            <w:top w:val="none" w:sz="0" w:space="0" w:color="auto"/>
            <w:left w:val="none" w:sz="0" w:space="0" w:color="auto"/>
            <w:bottom w:val="none" w:sz="0" w:space="0" w:color="auto"/>
            <w:right w:val="none" w:sz="0" w:space="0" w:color="auto"/>
          </w:divBdr>
        </w:div>
        <w:div w:id="1732459095">
          <w:marLeft w:val="480"/>
          <w:marRight w:val="0"/>
          <w:marTop w:val="0"/>
          <w:marBottom w:val="0"/>
          <w:divBdr>
            <w:top w:val="none" w:sz="0" w:space="0" w:color="auto"/>
            <w:left w:val="none" w:sz="0" w:space="0" w:color="auto"/>
            <w:bottom w:val="none" w:sz="0" w:space="0" w:color="auto"/>
            <w:right w:val="none" w:sz="0" w:space="0" w:color="auto"/>
          </w:divBdr>
        </w:div>
        <w:div w:id="753866330">
          <w:marLeft w:val="480"/>
          <w:marRight w:val="0"/>
          <w:marTop w:val="0"/>
          <w:marBottom w:val="0"/>
          <w:divBdr>
            <w:top w:val="none" w:sz="0" w:space="0" w:color="auto"/>
            <w:left w:val="none" w:sz="0" w:space="0" w:color="auto"/>
            <w:bottom w:val="none" w:sz="0" w:space="0" w:color="auto"/>
            <w:right w:val="none" w:sz="0" w:space="0" w:color="auto"/>
          </w:divBdr>
        </w:div>
        <w:div w:id="2045206959">
          <w:marLeft w:val="480"/>
          <w:marRight w:val="0"/>
          <w:marTop w:val="0"/>
          <w:marBottom w:val="0"/>
          <w:divBdr>
            <w:top w:val="none" w:sz="0" w:space="0" w:color="auto"/>
            <w:left w:val="none" w:sz="0" w:space="0" w:color="auto"/>
            <w:bottom w:val="none" w:sz="0" w:space="0" w:color="auto"/>
            <w:right w:val="none" w:sz="0" w:space="0" w:color="auto"/>
          </w:divBdr>
        </w:div>
        <w:div w:id="733745407">
          <w:marLeft w:val="480"/>
          <w:marRight w:val="0"/>
          <w:marTop w:val="0"/>
          <w:marBottom w:val="0"/>
          <w:divBdr>
            <w:top w:val="none" w:sz="0" w:space="0" w:color="auto"/>
            <w:left w:val="none" w:sz="0" w:space="0" w:color="auto"/>
            <w:bottom w:val="none" w:sz="0" w:space="0" w:color="auto"/>
            <w:right w:val="none" w:sz="0" w:space="0" w:color="auto"/>
          </w:divBdr>
        </w:div>
        <w:div w:id="12653255">
          <w:marLeft w:val="480"/>
          <w:marRight w:val="0"/>
          <w:marTop w:val="0"/>
          <w:marBottom w:val="0"/>
          <w:divBdr>
            <w:top w:val="none" w:sz="0" w:space="0" w:color="auto"/>
            <w:left w:val="none" w:sz="0" w:space="0" w:color="auto"/>
            <w:bottom w:val="none" w:sz="0" w:space="0" w:color="auto"/>
            <w:right w:val="none" w:sz="0" w:space="0" w:color="auto"/>
          </w:divBdr>
        </w:div>
        <w:div w:id="1813594291">
          <w:marLeft w:val="480"/>
          <w:marRight w:val="0"/>
          <w:marTop w:val="0"/>
          <w:marBottom w:val="0"/>
          <w:divBdr>
            <w:top w:val="none" w:sz="0" w:space="0" w:color="auto"/>
            <w:left w:val="none" w:sz="0" w:space="0" w:color="auto"/>
            <w:bottom w:val="none" w:sz="0" w:space="0" w:color="auto"/>
            <w:right w:val="none" w:sz="0" w:space="0" w:color="auto"/>
          </w:divBdr>
        </w:div>
        <w:div w:id="1019625911">
          <w:marLeft w:val="480"/>
          <w:marRight w:val="0"/>
          <w:marTop w:val="0"/>
          <w:marBottom w:val="0"/>
          <w:divBdr>
            <w:top w:val="none" w:sz="0" w:space="0" w:color="auto"/>
            <w:left w:val="none" w:sz="0" w:space="0" w:color="auto"/>
            <w:bottom w:val="none" w:sz="0" w:space="0" w:color="auto"/>
            <w:right w:val="none" w:sz="0" w:space="0" w:color="auto"/>
          </w:divBdr>
        </w:div>
        <w:div w:id="655230987">
          <w:marLeft w:val="480"/>
          <w:marRight w:val="0"/>
          <w:marTop w:val="0"/>
          <w:marBottom w:val="0"/>
          <w:divBdr>
            <w:top w:val="none" w:sz="0" w:space="0" w:color="auto"/>
            <w:left w:val="none" w:sz="0" w:space="0" w:color="auto"/>
            <w:bottom w:val="none" w:sz="0" w:space="0" w:color="auto"/>
            <w:right w:val="none" w:sz="0" w:space="0" w:color="auto"/>
          </w:divBdr>
        </w:div>
        <w:div w:id="224992753">
          <w:marLeft w:val="480"/>
          <w:marRight w:val="0"/>
          <w:marTop w:val="0"/>
          <w:marBottom w:val="0"/>
          <w:divBdr>
            <w:top w:val="none" w:sz="0" w:space="0" w:color="auto"/>
            <w:left w:val="none" w:sz="0" w:space="0" w:color="auto"/>
            <w:bottom w:val="none" w:sz="0" w:space="0" w:color="auto"/>
            <w:right w:val="none" w:sz="0" w:space="0" w:color="auto"/>
          </w:divBdr>
        </w:div>
        <w:div w:id="882600712">
          <w:marLeft w:val="480"/>
          <w:marRight w:val="0"/>
          <w:marTop w:val="0"/>
          <w:marBottom w:val="0"/>
          <w:divBdr>
            <w:top w:val="none" w:sz="0" w:space="0" w:color="auto"/>
            <w:left w:val="none" w:sz="0" w:space="0" w:color="auto"/>
            <w:bottom w:val="none" w:sz="0" w:space="0" w:color="auto"/>
            <w:right w:val="none" w:sz="0" w:space="0" w:color="auto"/>
          </w:divBdr>
        </w:div>
        <w:div w:id="1246186861">
          <w:marLeft w:val="480"/>
          <w:marRight w:val="0"/>
          <w:marTop w:val="0"/>
          <w:marBottom w:val="0"/>
          <w:divBdr>
            <w:top w:val="none" w:sz="0" w:space="0" w:color="auto"/>
            <w:left w:val="none" w:sz="0" w:space="0" w:color="auto"/>
            <w:bottom w:val="none" w:sz="0" w:space="0" w:color="auto"/>
            <w:right w:val="none" w:sz="0" w:space="0" w:color="auto"/>
          </w:divBdr>
        </w:div>
        <w:div w:id="1795976539">
          <w:marLeft w:val="480"/>
          <w:marRight w:val="0"/>
          <w:marTop w:val="0"/>
          <w:marBottom w:val="0"/>
          <w:divBdr>
            <w:top w:val="none" w:sz="0" w:space="0" w:color="auto"/>
            <w:left w:val="none" w:sz="0" w:space="0" w:color="auto"/>
            <w:bottom w:val="none" w:sz="0" w:space="0" w:color="auto"/>
            <w:right w:val="none" w:sz="0" w:space="0" w:color="auto"/>
          </w:divBdr>
        </w:div>
        <w:div w:id="1995134749">
          <w:marLeft w:val="480"/>
          <w:marRight w:val="0"/>
          <w:marTop w:val="0"/>
          <w:marBottom w:val="0"/>
          <w:divBdr>
            <w:top w:val="none" w:sz="0" w:space="0" w:color="auto"/>
            <w:left w:val="none" w:sz="0" w:space="0" w:color="auto"/>
            <w:bottom w:val="none" w:sz="0" w:space="0" w:color="auto"/>
            <w:right w:val="none" w:sz="0" w:space="0" w:color="auto"/>
          </w:divBdr>
        </w:div>
        <w:div w:id="626008166">
          <w:marLeft w:val="480"/>
          <w:marRight w:val="0"/>
          <w:marTop w:val="0"/>
          <w:marBottom w:val="0"/>
          <w:divBdr>
            <w:top w:val="none" w:sz="0" w:space="0" w:color="auto"/>
            <w:left w:val="none" w:sz="0" w:space="0" w:color="auto"/>
            <w:bottom w:val="none" w:sz="0" w:space="0" w:color="auto"/>
            <w:right w:val="none" w:sz="0" w:space="0" w:color="auto"/>
          </w:divBdr>
        </w:div>
        <w:div w:id="213351959">
          <w:marLeft w:val="480"/>
          <w:marRight w:val="0"/>
          <w:marTop w:val="0"/>
          <w:marBottom w:val="0"/>
          <w:divBdr>
            <w:top w:val="none" w:sz="0" w:space="0" w:color="auto"/>
            <w:left w:val="none" w:sz="0" w:space="0" w:color="auto"/>
            <w:bottom w:val="none" w:sz="0" w:space="0" w:color="auto"/>
            <w:right w:val="none" w:sz="0" w:space="0" w:color="auto"/>
          </w:divBdr>
        </w:div>
        <w:div w:id="1768846289">
          <w:marLeft w:val="480"/>
          <w:marRight w:val="0"/>
          <w:marTop w:val="0"/>
          <w:marBottom w:val="0"/>
          <w:divBdr>
            <w:top w:val="none" w:sz="0" w:space="0" w:color="auto"/>
            <w:left w:val="none" w:sz="0" w:space="0" w:color="auto"/>
            <w:bottom w:val="none" w:sz="0" w:space="0" w:color="auto"/>
            <w:right w:val="none" w:sz="0" w:space="0" w:color="auto"/>
          </w:divBdr>
        </w:div>
        <w:div w:id="833953941">
          <w:marLeft w:val="480"/>
          <w:marRight w:val="0"/>
          <w:marTop w:val="0"/>
          <w:marBottom w:val="0"/>
          <w:divBdr>
            <w:top w:val="none" w:sz="0" w:space="0" w:color="auto"/>
            <w:left w:val="none" w:sz="0" w:space="0" w:color="auto"/>
            <w:bottom w:val="none" w:sz="0" w:space="0" w:color="auto"/>
            <w:right w:val="none" w:sz="0" w:space="0" w:color="auto"/>
          </w:divBdr>
        </w:div>
        <w:div w:id="2033339420">
          <w:marLeft w:val="480"/>
          <w:marRight w:val="0"/>
          <w:marTop w:val="0"/>
          <w:marBottom w:val="0"/>
          <w:divBdr>
            <w:top w:val="none" w:sz="0" w:space="0" w:color="auto"/>
            <w:left w:val="none" w:sz="0" w:space="0" w:color="auto"/>
            <w:bottom w:val="none" w:sz="0" w:space="0" w:color="auto"/>
            <w:right w:val="none" w:sz="0" w:space="0" w:color="auto"/>
          </w:divBdr>
        </w:div>
        <w:div w:id="1993634316">
          <w:marLeft w:val="480"/>
          <w:marRight w:val="0"/>
          <w:marTop w:val="0"/>
          <w:marBottom w:val="0"/>
          <w:divBdr>
            <w:top w:val="none" w:sz="0" w:space="0" w:color="auto"/>
            <w:left w:val="none" w:sz="0" w:space="0" w:color="auto"/>
            <w:bottom w:val="none" w:sz="0" w:space="0" w:color="auto"/>
            <w:right w:val="none" w:sz="0" w:space="0" w:color="auto"/>
          </w:divBdr>
        </w:div>
        <w:div w:id="1933734389">
          <w:marLeft w:val="480"/>
          <w:marRight w:val="0"/>
          <w:marTop w:val="0"/>
          <w:marBottom w:val="0"/>
          <w:divBdr>
            <w:top w:val="none" w:sz="0" w:space="0" w:color="auto"/>
            <w:left w:val="none" w:sz="0" w:space="0" w:color="auto"/>
            <w:bottom w:val="none" w:sz="0" w:space="0" w:color="auto"/>
            <w:right w:val="none" w:sz="0" w:space="0" w:color="auto"/>
          </w:divBdr>
        </w:div>
        <w:div w:id="18312163">
          <w:marLeft w:val="480"/>
          <w:marRight w:val="0"/>
          <w:marTop w:val="0"/>
          <w:marBottom w:val="0"/>
          <w:divBdr>
            <w:top w:val="none" w:sz="0" w:space="0" w:color="auto"/>
            <w:left w:val="none" w:sz="0" w:space="0" w:color="auto"/>
            <w:bottom w:val="none" w:sz="0" w:space="0" w:color="auto"/>
            <w:right w:val="none" w:sz="0" w:space="0" w:color="auto"/>
          </w:divBdr>
        </w:div>
        <w:div w:id="2089955404">
          <w:marLeft w:val="480"/>
          <w:marRight w:val="0"/>
          <w:marTop w:val="0"/>
          <w:marBottom w:val="0"/>
          <w:divBdr>
            <w:top w:val="none" w:sz="0" w:space="0" w:color="auto"/>
            <w:left w:val="none" w:sz="0" w:space="0" w:color="auto"/>
            <w:bottom w:val="none" w:sz="0" w:space="0" w:color="auto"/>
            <w:right w:val="none" w:sz="0" w:space="0" w:color="auto"/>
          </w:divBdr>
        </w:div>
        <w:div w:id="1547444858">
          <w:marLeft w:val="480"/>
          <w:marRight w:val="0"/>
          <w:marTop w:val="0"/>
          <w:marBottom w:val="0"/>
          <w:divBdr>
            <w:top w:val="none" w:sz="0" w:space="0" w:color="auto"/>
            <w:left w:val="none" w:sz="0" w:space="0" w:color="auto"/>
            <w:bottom w:val="none" w:sz="0" w:space="0" w:color="auto"/>
            <w:right w:val="none" w:sz="0" w:space="0" w:color="auto"/>
          </w:divBdr>
        </w:div>
        <w:div w:id="579019026">
          <w:marLeft w:val="480"/>
          <w:marRight w:val="0"/>
          <w:marTop w:val="0"/>
          <w:marBottom w:val="0"/>
          <w:divBdr>
            <w:top w:val="none" w:sz="0" w:space="0" w:color="auto"/>
            <w:left w:val="none" w:sz="0" w:space="0" w:color="auto"/>
            <w:bottom w:val="none" w:sz="0" w:space="0" w:color="auto"/>
            <w:right w:val="none" w:sz="0" w:space="0" w:color="auto"/>
          </w:divBdr>
        </w:div>
        <w:div w:id="824979196">
          <w:marLeft w:val="480"/>
          <w:marRight w:val="0"/>
          <w:marTop w:val="0"/>
          <w:marBottom w:val="0"/>
          <w:divBdr>
            <w:top w:val="none" w:sz="0" w:space="0" w:color="auto"/>
            <w:left w:val="none" w:sz="0" w:space="0" w:color="auto"/>
            <w:bottom w:val="none" w:sz="0" w:space="0" w:color="auto"/>
            <w:right w:val="none" w:sz="0" w:space="0" w:color="auto"/>
          </w:divBdr>
        </w:div>
        <w:div w:id="57361766">
          <w:marLeft w:val="480"/>
          <w:marRight w:val="0"/>
          <w:marTop w:val="0"/>
          <w:marBottom w:val="0"/>
          <w:divBdr>
            <w:top w:val="none" w:sz="0" w:space="0" w:color="auto"/>
            <w:left w:val="none" w:sz="0" w:space="0" w:color="auto"/>
            <w:bottom w:val="none" w:sz="0" w:space="0" w:color="auto"/>
            <w:right w:val="none" w:sz="0" w:space="0" w:color="auto"/>
          </w:divBdr>
        </w:div>
        <w:div w:id="1848130787">
          <w:marLeft w:val="480"/>
          <w:marRight w:val="0"/>
          <w:marTop w:val="0"/>
          <w:marBottom w:val="0"/>
          <w:divBdr>
            <w:top w:val="none" w:sz="0" w:space="0" w:color="auto"/>
            <w:left w:val="none" w:sz="0" w:space="0" w:color="auto"/>
            <w:bottom w:val="none" w:sz="0" w:space="0" w:color="auto"/>
            <w:right w:val="none" w:sz="0" w:space="0" w:color="auto"/>
          </w:divBdr>
        </w:div>
        <w:div w:id="1559395543">
          <w:marLeft w:val="480"/>
          <w:marRight w:val="0"/>
          <w:marTop w:val="0"/>
          <w:marBottom w:val="0"/>
          <w:divBdr>
            <w:top w:val="none" w:sz="0" w:space="0" w:color="auto"/>
            <w:left w:val="none" w:sz="0" w:space="0" w:color="auto"/>
            <w:bottom w:val="none" w:sz="0" w:space="0" w:color="auto"/>
            <w:right w:val="none" w:sz="0" w:space="0" w:color="auto"/>
          </w:divBdr>
        </w:div>
        <w:div w:id="1809738524">
          <w:marLeft w:val="480"/>
          <w:marRight w:val="0"/>
          <w:marTop w:val="0"/>
          <w:marBottom w:val="0"/>
          <w:divBdr>
            <w:top w:val="none" w:sz="0" w:space="0" w:color="auto"/>
            <w:left w:val="none" w:sz="0" w:space="0" w:color="auto"/>
            <w:bottom w:val="none" w:sz="0" w:space="0" w:color="auto"/>
            <w:right w:val="none" w:sz="0" w:space="0" w:color="auto"/>
          </w:divBdr>
        </w:div>
        <w:div w:id="726687718">
          <w:marLeft w:val="480"/>
          <w:marRight w:val="0"/>
          <w:marTop w:val="0"/>
          <w:marBottom w:val="0"/>
          <w:divBdr>
            <w:top w:val="none" w:sz="0" w:space="0" w:color="auto"/>
            <w:left w:val="none" w:sz="0" w:space="0" w:color="auto"/>
            <w:bottom w:val="none" w:sz="0" w:space="0" w:color="auto"/>
            <w:right w:val="none" w:sz="0" w:space="0" w:color="auto"/>
          </w:divBdr>
        </w:div>
        <w:div w:id="803348933">
          <w:marLeft w:val="480"/>
          <w:marRight w:val="0"/>
          <w:marTop w:val="0"/>
          <w:marBottom w:val="0"/>
          <w:divBdr>
            <w:top w:val="none" w:sz="0" w:space="0" w:color="auto"/>
            <w:left w:val="none" w:sz="0" w:space="0" w:color="auto"/>
            <w:bottom w:val="none" w:sz="0" w:space="0" w:color="auto"/>
            <w:right w:val="none" w:sz="0" w:space="0" w:color="auto"/>
          </w:divBdr>
        </w:div>
        <w:div w:id="332682810">
          <w:marLeft w:val="480"/>
          <w:marRight w:val="0"/>
          <w:marTop w:val="0"/>
          <w:marBottom w:val="0"/>
          <w:divBdr>
            <w:top w:val="none" w:sz="0" w:space="0" w:color="auto"/>
            <w:left w:val="none" w:sz="0" w:space="0" w:color="auto"/>
            <w:bottom w:val="none" w:sz="0" w:space="0" w:color="auto"/>
            <w:right w:val="none" w:sz="0" w:space="0" w:color="auto"/>
          </w:divBdr>
        </w:div>
        <w:div w:id="105471467">
          <w:marLeft w:val="480"/>
          <w:marRight w:val="0"/>
          <w:marTop w:val="0"/>
          <w:marBottom w:val="0"/>
          <w:divBdr>
            <w:top w:val="none" w:sz="0" w:space="0" w:color="auto"/>
            <w:left w:val="none" w:sz="0" w:space="0" w:color="auto"/>
            <w:bottom w:val="none" w:sz="0" w:space="0" w:color="auto"/>
            <w:right w:val="none" w:sz="0" w:space="0" w:color="auto"/>
          </w:divBdr>
        </w:div>
        <w:div w:id="640161608">
          <w:marLeft w:val="480"/>
          <w:marRight w:val="0"/>
          <w:marTop w:val="0"/>
          <w:marBottom w:val="0"/>
          <w:divBdr>
            <w:top w:val="none" w:sz="0" w:space="0" w:color="auto"/>
            <w:left w:val="none" w:sz="0" w:space="0" w:color="auto"/>
            <w:bottom w:val="none" w:sz="0" w:space="0" w:color="auto"/>
            <w:right w:val="none" w:sz="0" w:space="0" w:color="auto"/>
          </w:divBdr>
        </w:div>
        <w:div w:id="791940118">
          <w:marLeft w:val="480"/>
          <w:marRight w:val="0"/>
          <w:marTop w:val="0"/>
          <w:marBottom w:val="0"/>
          <w:divBdr>
            <w:top w:val="none" w:sz="0" w:space="0" w:color="auto"/>
            <w:left w:val="none" w:sz="0" w:space="0" w:color="auto"/>
            <w:bottom w:val="none" w:sz="0" w:space="0" w:color="auto"/>
            <w:right w:val="none" w:sz="0" w:space="0" w:color="auto"/>
          </w:divBdr>
        </w:div>
        <w:div w:id="1050225116">
          <w:marLeft w:val="480"/>
          <w:marRight w:val="0"/>
          <w:marTop w:val="0"/>
          <w:marBottom w:val="0"/>
          <w:divBdr>
            <w:top w:val="none" w:sz="0" w:space="0" w:color="auto"/>
            <w:left w:val="none" w:sz="0" w:space="0" w:color="auto"/>
            <w:bottom w:val="none" w:sz="0" w:space="0" w:color="auto"/>
            <w:right w:val="none" w:sz="0" w:space="0" w:color="auto"/>
          </w:divBdr>
        </w:div>
        <w:div w:id="2138570792">
          <w:marLeft w:val="480"/>
          <w:marRight w:val="0"/>
          <w:marTop w:val="0"/>
          <w:marBottom w:val="0"/>
          <w:divBdr>
            <w:top w:val="none" w:sz="0" w:space="0" w:color="auto"/>
            <w:left w:val="none" w:sz="0" w:space="0" w:color="auto"/>
            <w:bottom w:val="none" w:sz="0" w:space="0" w:color="auto"/>
            <w:right w:val="none" w:sz="0" w:space="0" w:color="auto"/>
          </w:divBdr>
        </w:div>
        <w:div w:id="191385314">
          <w:marLeft w:val="480"/>
          <w:marRight w:val="0"/>
          <w:marTop w:val="0"/>
          <w:marBottom w:val="0"/>
          <w:divBdr>
            <w:top w:val="none" w:sz="0" w:space="0" w:color="auto"/>
            <w:left w:val="none" w:sz="0" w:space="0" w:color="auto"/>
            <w:bottom w:val="none" w:sz="0" w:space="0" w:color="auto"/>
            <w:right w:val="none" w:sz="0" w:space="0" w:color="auto"/>
          </w:divBdr>
        </w:div>
        <w:div w:id="1233269433">
          <w:marLeft w:val="480"/>
          <w:marRight w:val="0"/>
          <w:marTop w:val="0"/>
          <w:marBottom w:val="0"/>
          <w:divBdr>
            <w:top w:val="none" w:sz="0" w:space="0" w:color="auto"/>
            <w:left w:val="none" w:sz="0" w:space="0" w:color="auto"/>
            <w:bottom w:val="none" w:sz="0" w:space="0" w:color="auto"/>
            <w:right w:val="none" w:sz="0" w:space="0" w:color="auto"/>
          </w:divBdr>
        </w:div>
        <w:div w:id="2125801688">
          <w:marLeft w:val="480"/>
          <w:marRight w:val="0"/>
          <w:marTop w:val="0"/>
          <w:marBottom w:val="0"/>
          <w:divBdr>
            <w:top w:val="none" w:sz="0" w:space="0" w:color="auto"/>
            <w:left w:val="none" w:sz="0" w:space="0" w:color="auto"/>
            <w:bottom w:val="none" w:sz="0" w:space="0" w:color="auto"/>
            <w:right w:val="none" w:sz="0" w:space="0" w:color="auto"/>
          </w:divBdr>
        </w:div>
        <w:div w:id="1736658005">
          <w:marLeft w:val="480"/>
          <w:marRight w:val="0"/>
          <w:marTop w:val="0"/>
          <w:marBottom w:val="0"/>
          <w:divBdr>
            <w:top w:val="none" w:sz="0" w:space="0" w:color="auto"/>
            <w:left w:val="none" w:sz="0" w:space="0" w:color="auto"/>
            <w:bottom w:val="none" w:sz="0" w:space="0" w:color="auto"/>
            <w:right w:val="none" w:sz="0" w:space="0" w:color="auto"/>
          </w:divBdr>
        </w:div>
      </w:divsChild>
    </w:div>
    <w:div w:id="2034842625">
      <w:bodyDiv w:val="1"/>
      <w:marLeft w:val="0"/>
      <w:marRight w:val="0"/>
      <w:marTop w:val="0"/>
      <w:marBottom w:val="0"/>
      <w:divBdr>
        <w:top w:val="none" w:sz="0" w:space="0" w:color="auto"/>
        <w:left w:val="none" w:sz="0" w:space="0" w:color="auto"/>
        <w:bottom w:val="none" w:sz="0" w:space="0" w:color="auto"/>
        <w:right w:val="none" w:sz="0" w:space="0" w:color="auto"/>
      </w:divBdr>
    </w:div>
    <w:div w:id="2038191549">
      <w:bodyDiv w:val="1"/>
      <w:marLeft w:val="0"/>
      <w:marRight w:val="0"/>
      <w:marTop w:val="0"/>
      <w:marBottom w:val="0"/>
      <w:divBdr>
        <w:top w:val="none" w:sz="0" w:space="0" w:color="auto"/>
        <w:left w:val="none" w:sz="0" w:space="0" w:color="auto"/>
        <w:bottom w:val="none" w:sz="0" w:space="0" w:color="auto"/>
        <w:right w:val="none" w:sz="0" w:space="0" w:color="auto"/>
      </w:divBdr>
      <w:divsChild>
        <w:div w:id="242646135">
          <w:marLeft w:val="640"/>
          <w:marRight w:val="0"/>
          <w:marTop w:val="0"/>
          <w:marBottom w:val="0"/>
          <w:divBdr>
            <w:top w:val="none" w:sz="0" w:space="0" w:color="auto"/>
            <w:left w:val="none" w:sz="0" w:space="0" w:color="auto"/>
            <w:bottom w:val="none" w:sz="0" w:space="0" w:color="auto"/>
            <w:right w:val="none" w:sz="0" w:space="0" w:color="auto"/>
          </w:divBdr>
        </w:div>
        <w:div w:id="137694305">
          <w:marLeft w:val="640"/>
          <w:marRight w:val="0"/>
          <w:marTop w:val="0"/>
          <w:marBottom w:val="0"/>
          <w:divBdr>
            <w:top w:val="none" w:sz="0" w:space="0" w:color="auto"/>
            <w:left w:val="none" w:sz="0" w:space="0" w:color="auto"/>
            <w:bottom w:val="none" w:sz="0" w:space="0" w:color="auto"/>
            <w:right w:val="none" w:sz="0" w:space="0" w:color="auto"/>
          </w:divBdr>
        </w:div>
        <w:div w:id="1712340527">
          <w:marLeft w:val="640"/>
          <w:marRight w:val="0"/>
          <w:marTop w:val="0"/>
          <w:marBottom w:val="0"/>
          <w:divBdr>
            <w:top w:val="none" w:sz="0" w:space="0" w:color="auto"/>
            <w:left w:val="none" w:sz="0" w:space="0" w:color="auto"/>
            <w:bottom w:val="none" w:sz="0" w:space="0" w:color="auto"/>
            <w:right w:val="none" w:sz="0" w:space="0" w:color="auto"/>
          </w:divBdr>
        </w:div>
        <w:div w:id="863445128">
          <w:marLeft w:val="640"/>
          <w:marRight w:val="0"/>
          <w:marTop w:val="0"/>
          <w:marBottom w:val="0"/>
          <w:divBdr>
            <w:top w:val="none" w:sz="0" w:space="0" w:color="auto"/>
            <w:left w:val="none" w:sz="0" w:space="0" w:color="auto"/>
            <w:bottom w:val="none" w:sz="0" w:space="0" w:color="auto"/>
            <w:right w:val="none" w:sz="0" w:space="0" w:color="auto"/>
          </w:divBdr>
        </w:div>
        <w:div w:id="308022634">
          <w:marLeft w:val="640"/>
          <w:marRight w:val="0"/>
          <w:marTop w:val="0"/>
          <w:marBottom w:val="0"/>
          <w:divBdr>
            <w:top w:val="none" w:sz="0" w:space="0" w:color="auto"/>
            <w:left w:val="none" w:sz="0" w:space="0" w:color="auto"/>
            <w:bottom w:val="none" w:sz="0" w:space="0" w:color="auto"/>
            <w:right w:val="none" w:sz="0" w:space="0" w:color="auto"/>
          </w:divBdr>
        </w:div>
        <w:div w:id="782506190">
          <w:marLeft w:val="640"/>
          <w:marRight w:val="0"/>
          <w:marTop w:val="0"/>
          <w:marBottom w:val="0"/>
          <w:divBdr>
            <w:top w:val="none" w:sz="0" w:space="0" w:color="auto"/>
            <w:left w:val="none" w:sz="0" w:space="0" w:color="auto"/>
            <w:bottom w:val="none" w:sz="0" w:space="0" w:color="auto"/>
            <w:right w:val="none" w:sz="0" w:space="0" w:color="auto"/>
          </w:divBdr>
        </w:div>
        <w:div w:id="504176472">
          <w:marLeft w:val="640"/>
          <w:marRight w:val="0"/>
          <w:marTop w:val="0"/>
          <w:marBottom w:val="0"/>
          <w:divBdr>
            <w:top w:val="none" w:sz="0" w:space="0" w:color="auto"/>
            <w:left w:val="none" w:sz="0" w:space="0" w:color="auto"/>
            <w:bottom w:val="none" w:sz="0" w:space="0" w:color="auto"/>
            <w:right w:val="none" w:sz="0" w:space="0" w:color="auto"/>
          </w:divBdr>
        </w:div>
        <w:div w:id="2145662328">
          <w:marLeft w:val="640"/>
          <w:marRight w:val="0"/>
          <w:marTop w:val="0"/>
          <w:marBottom w:val="0"/>
          <w:divBdr>
            <w:top w:val="none" w:sz="0" w:space="0" w:color="auto"/>
            <w:left w:val="none" w:sz="0" w:space="0" w:color="auto"/>
            <w:bottom w:val="none" w:sz="0" w:space="0" w:color="auto"/>
            <w:right w:val="none" w:sz="0" w:space="0" w:color="auto"/>
          </w:divBdr>
        </w:div>
        <w:div w:id="1610115739">
          <w:marLeft w:val="640"/>
          <w:marRight w:val="0"/>
          <w:marTop w:val="0"/>
          <w:marBottom w:val="0"/>
          <w:divBdr>
            <w:top w:val="none" w:sz="0" w:space="0" w:color="auto"/>
            <w:left w:val="none" w:sz="0" w:space="0" w:color="auto"/>
            <w:bottom w:val="none" w:sz="0" w:space="0" w:color="auto"/>
            <w:right w:val="none" w:sz="0" w:space="0" w:color="auto"/>
          </w:divBdr>
        </w:div>
        <w:div w:id="1926643189">
          <w:marLeft w:val="640"/>
          <w:marRight w:val="0"/>
          <w:marTop w:val="0"/>
          <w:marBottom w:val="0"/>
          <w:divBdr>
            <w:top w:val="none" w:sz="0" w:space="0" w:color="auto"/>
            <w:left w:val="none" w:sz="0" w:space="0" w:color="auto"/>
            <w:bottom w:val="none" w:sz="0" w:space="0" w:color="auto"/>
            <w:right w:val="none" w:sz="0" w:space="0" w:color="auto"/>
          </w:divBdr>
        </w:div>
        <w:div w:id="1871260821">
          <w:marLeft w:val="640"/>
          <w:marRight w:val="0"/>
          <w:marTop w:val="0"/>
          <w:marBottom w:val="0"/>
          <w:divBdr>
            <w:top w:val="none" w:sz="0" w:space="0" w:color="auto"/>
            <w:left w:val="none" w:sz="0" w:space="0" w:color="auto"/>
            <w:bottom w:val="none" w:sz="0" w:space="0" w:color="auto"/>
            <w:right w:val="none" w:sz="0" w:space="0" w:color="auto"/>
          </w:divBdr>
        </w:div>
        <w:div w:id="1868445414">
          <w:marLeft w:val="640"/>
          <w:marRight w:val="0"/>
          <w:marTop w:val="0"/>
          <w:marBottom w:val="0"/>
          <w:divBdr>
            <w:top w:val="none" w:sz="0" w:space="0" w:color="auto"/>
            <w:left w:val="none" w:sz="0" w:space="0" w:color="auto"/>
            <w:bottom w:val="none" w:sz="0" w:space="0" w:color="auto"/>
            <w:right w:val="none" w:sz="0" w:space="0" w:color="auto"/>
          </w:divBdr>
        </w:div>
        <w:div w:id="535432602">
          <w:marLeft w:val="640"/>
          <w:marRight w:val="0"/>
          <w:marTop w:val="0"/>
          <w:marBottom w:val="0"/>
          <w:divBdr>
            <w:top w:val="none" w:sz="0" w:space="0" w:color="auto"/>
            <w:left w:val="none" w:sz="0" w:space="0" w:color="auto"/>
            <w:bottom w:val="none" w:sz="0" w:space="0" w:color="auto"/>
            <w:right w:val="none" w:sz="0" w:space="0" w:color="auto"/>
          </w:divBdr>
        </w:div>
        <w:div w:id="1369404971">
          <w:marLeft w:val="640"/>
          <w:marRight w:val="0"/>
          <w:marTop w:val="0"/>
          <w:marBottom w:val="0"/>
          <w:divBdr>
            <w:top w:val="none" w:sz="0" w:space="0" w:color="auto"/>
            <w:left w:val="none" w:sz="0" w:space="0" w:color="auto"/>
            <w:bottom w:val="none" w:sz="0" w:space="0" w:color="auto"/>
            <w:right w:val="none" w:sz="0" w:space="0" w:color="auto"/>
          </w:divBdr>
        </w:div>
        <w:div w:id="78644021">
          <w:marLeft w:val="640"/>
          <w:marRight w:val="0"/>
          <w:marTop w:val="0"/>
          <w:marBottom w:val="0"/>
          <w:divBdr>
            <w:top w:val="none" w:sz="0" w:space="0" w:color="auto"/>
            <w:left w:val="none" w:sz="0" w:space="0" w:color="auto"/>
            <w:bottom w:val="none" w:sz="0" w:space="0" w:color="auto"/>
            <w:right w:val="none" w:sz="0" w:space="0" w:color="auto"/>
          </w:divBdr>
        </w:div>
        <w:div w:id="2144303917">
          <w:marLeft w:val="640"/>
          <w:marRight w:val="0"/>
          <w:marTop w:val="0"/>
          <w:marBottom w:val="0"/>
          <w:divBdr>
            <w:top w:val="none" w:sz="0" w:space="0" w:color="auto"/>
            <w:left w:val="none" w:sz="0" w:space="0" w:color="auto"/>
            <w:bottom w:val="none" w:sz="0" w:space="0" w:color="auto"/>
            <w:right w:val="none" w:sz="0" w:space="0" w:color="auto"/>
          </w:divBdr>
        </w:div>
        <w:div w:id="682170874">
          <w:marLeft w:val="640"/>
          <w:marRight w:val="0"/>
          <w:marTop w:val="0"/>
          <w:marBottom w:val="0"/>
          <w:divBdr>
            <w:top w:val="none" w:sz="0" w:space="0" w:color="auto"/>
            <w:left w:val="none" w:sz="0" w:space="0" w:color="auto"/>
            <w:bottom w:val="none" w:sz="0" w:space="0" w:color="auto"/>
            <w:right w:val="none" w:sz="0" w:space="0" w:color="auto"/>
          </w:divBdr>
        </w:div>
        <w:div w:id="664549139">
          <w:marLeft w:val="640"/>
          <w:marRight w:val="0"/>
          <w:marTop w:val="0"/>
          <w:marBottom w:val="0"/>
          <w:divBdr>
            <w:top w:val="none" w:sz="0" w:space="0" w:color="auto"/>
            <w:left w:val="none" w:sz="0" w:space="0" w:color="auto"/>
            <w:bottom w:val="none" w:sz="0" w:space="0" w:color="auto"/>
            <w:right w:val="none" w:sz="0" w:space="0" w:color="auto"/>
          </w:divBdr>
        </w:div>
        <w:div w:id="1725714281">
          <w:marLeft w:val="640"/>
          <w:marRight w:val="0"/>
          <w:marTop w:val="0"/>
          <w:marBottom w:val="0"/>
          <w:divBdr>
            <w:top w:val="none" w:sz="0" w:space="0" w:color="auto"/>
            <w:left w:val="none" w:sz="0" w:space="0" w:color="auto"/>
            <w:bottom w:val="none" w:sz="0" w:space="0" w:color="auto"/>
            <w:right w:val="none" w:sz="0" w:space="0" w:color="auto"/>
          </w:divBdr>
        </w:div>
        <w:div w:id="2100251441">
          <w:marLeft w:val="640"/>
          <w:marRight w:val="0"/>
          <w:marTop w:val="0"/>
          <w:marBottom w:val="0"/>
          <w:divBdr>
            <w:top w:val="none" w:sz="0" w:space="0" w:color="auto"/>
            <w:left w:val="none" w:sz="0" w:space="0" w:color="auto"/>
            <w:bottom w:val="none" w:sz="0" w:space="0" w:color="auto"/>
            <w:right w:val="none" w:sz="0" w:space="0" w:color="auto"/>
          </w:divBdr>
        </w:div>
        <w:div w:id="724259668">
          <w:marLeft w:val="640"/>
          <w:marRight w:val="0"/>
          <w:marTop w:val="0"/>
          <w:marBottom w:val="0"/>
          <w:divBdr>
            <w:top w:val="none" w:sz="0" w:space="0" w:color="auto"/>
            <w:left w:val="none" w:sz="0" w:space="0" w:color="auto"/>
            <w:bottom w:val="none" w:sz="0" w:space="0" w:color="auto"/>
            <w:right w:val="none" w:sz="0" w:space="0" w:color="auto"/>
          </w:divBdr>
        </w:div>
        <w:div w:id="1650986394">
          <w:marLeft w:val="640"/>
          <w:marRight w:val="0"/>
          <w:marTop w:val="0"/>
          <w:marBottom w:val="0"/>
          <w:divBdr>
            <w:top w:val="none" w:sz="0" w:space="0" w:color="auto"/>
            <w:left w:val="none" w:sz="0" w:space="0" w:color="auto"/>
            <w:bottom w:val="none" w:sz="0" w:space="0" w:color="auto"/>
            <w:right w:val="none" w:sz="0" w:space="0" w:color="auto"/>
          </w:divBdr>
        </w:div>
        <w:div w:id="1633169967">
          <w:marLeft w:val="640"/>
          <w:marRight w:val="0"/>
          <w:marTop w:val="0"/>
          <w:marBottom w:val="0"/>
          <w:divBdr>
            <w:top w:val="none" w:sz="0" w:space="0" w:color="auto"/>
            <w:left w:val="none" w:sz="0" w:space="0" w:color="auto"/>
            <w:bottom w:val="none" w:sz="0" w:space="0" w:color="auto"/>
            <w:right w:val="none" w:sz="0" w:space="0" w:color="auto"/>
          </w:divBdr>
        </w:div>
        <w:div w:id="1238632124">
          <w:marLeft w:val="640"/>
          <w:marRight w:val="0"/>
          <w:marTop w:val="0"/>
          <w:marBottom w:val="0"/>
          <w:divBdr>
            <w:top w:val="none" w:sz="0" w:space="0" w:color="auto"/>
            <w:left w:val="none" w:sz="0" w:space="0" w:color="auto"/>
            <w:bottom w:val="none" w:sz="0" w:space="0" w:color="auto"/>
            <w:right w:val="none" w:sz="0" w:space="0" w:color="auto"/>
          </w:divBdr>
        </w:div>
        <w:div w:id="1905991146">
          <w:marLeft w:val="640"/>
          <w:marRight w:val="0"/>
          <w:marTop w:val="0"/>
          <w:marBottom w:val="0"/>
          <w:divBdr>
            <w:top w:val="none" w:sz="0" w:space="0" w:color="auto"/>
            <w:left w:val="none" w:sz="0" w:space="0" w:color="auto"/>
            <w:bottom w:val="none" w:sz="0" w:space="0" w:color="auto"/>
            <w:right w:val="none" w:sz="0" w:space="0" w:color="auto"/>
          </w:divBdr>
        </w:div>
        <w:div w:id="688719383">
          <w:marLeft w:val="640"/>
          <w:marRight w:val="0"/>
          <w:marTop w:val="0"/>
          <w:marBottom w:val="0"/>
          <w:divBdr>
            <w:top w:val="none" w:sz="0" w:space="0" w:color="auto"/>
            <w:left w:val="none" w:sz="0" w:space="0" w:color="auto"/>
            <w:bottom w:val="none" w:sz="0" w:space="0" w:color="auto"/>
            <w:right w:val="none" w:sz="0" w:space="0" w:color="auto"/>
          </w:divBdr>
        </w:div>
        <w:div w:id="644898112">
          <w:marLeft w:val="640"/>
          <w:marRight w:val="0"/>
          <w:marTop w:val="0"/>
          <w:marBottom w:val="0"/>
          <w:divBdr>
            <w:top w:val="none" w:sz="0" w:space="0" w:color="auto"/>
            <w:left w:val="none" w:sz="0" w:space="0" w:color="auto"/>
            <w:bottom w:val="none" w:sz="0" w:space="0" w:color="auto"/>
            <w:right w:val="none" w:sz="0" w:space="0" w:color="auto"/>
          </w:divBdr>
        </w:div>
        <w:div w:id="273900061">
          <w:marLeft w:val="640"/>
          <w:marRight w:val="0"/>
          <w:marTop w:val="0"/>
          <w:marBottom w:val="0"/>
          <w:divBdr>
            <w:top w:val="none" w:sz="0" w:space="0" w:color="auto"/>
            <w:left w:val="none" w:sz="0" w:space="0" w:color="auto"/>
            <w:bottom w:val="none" w:sz="0" w:space="0" w:color="auto"/>
            <w:right w:val="none" w:sz="0" w:space="0" w:color="auto"/>
          </w:divBdr>
        </w:div>
        <w:div w:id="546602942">
          <w:marLeft w:val="640"/>
          <w:marRight w:val="0"/>
          <w:marTop w:val="0"/>
          <w:marBottom w:val="0"/>
          <w:divBdr>
            <w:top w:val="none" w:sz="0" w:space="0" w:color="auto"/>
            <w:left w:val="none" w:sz="0" w:space="0" w:color="auto"/>
            <w:bottom w:val="none" w:sz="0" w:space="0" w:color="auto"/>
            <w:right w:val="none" w:sz="0" w:space="0" w:color="auto"/>
          </w:divBdr>
        </w:div>
        <w:div w:id="951127653">
          <w:marLeft w:val="640"/>
          <w:marRight w:val="0"/>
          <w:marTop w:val="0"/>
          <w:marBottom w:val="0"/>
          <w:divBdr>
            <w:top w:val="none" w:sz="0" w:space="0" w:color="auto"/>
            <w:left w:val="none" w:sz="0" w:space="0" w:color="auto"/>
            <w:bottom w:val="none" w:sz="0" w:space="0" w:color="auto"/>
            <w:right w:val="none" w:sz="0" w:space="0" w:color="auto"/>
          </w:divBdr>
        </w:div>
        <w:div w:id="1472091464">
          <w:marLeft w:val="640"/>
          <w:marRight w:val="0"/>
          <w:marTop w:val="0"/>
          <w:marBottom w:val="0"/>
          <w:divBdr>
            <w:top w:val="none" w:sz="0" w:space="0" w:color="auto"/>
            <w:left w:val="none" w:sz="0" w:space="0" w:color="auto"/>
            <w:bottom w:val="none" w:sz="0" w:space="0" w:color="auto"/>
            <w:right w:val="none" w:sz="0" w:space="0" w:color="auto"/>
          </w:divBdr>
        </w:div>
        <w:div w:id="1563784856">
          <w:marLeft w:val="640"/>
          <w:marRight w:val="0"/>
          <w:marTop w:val="0"/>
          <w:marBottom w:val="0"/>
          <w:divBdr>
            <w:top w:val="none" w:sz="0" w:space="0" w:color="auto"/>
            <w:left w:val="none" w:sz="0" w:space="0" w:color="auto"/>
            <w:bottom w:val="none" w:sz="0" w:space="0" w:color="auto"/>
            <w:right w:val="none" w:sz="0" w:space="0" w:color="auto"/>
          </w:divBdr>
        </w:div>
        <w:div w:id="1290433205">
          <w:marLeft w:val="640"/>
          <w:marRight w:val="0"/>
          <w:marTop w:val="0"/>
          <w:marBottom w:val="0"/>
          <w:divBdr>
            <w:top w:val="none" w:sz="0" w:space="0" w:color="auto"/>
            <w:left w:val="none" w:sz="0" w:space="0" w:color="auto"/>
            <w:bottom w:val="none" w:sz="0" w:space="0" w:color="auto"/>
            <w:right w:val="none" w:sz="0" w:space="0" w:color="auto"/>
          </w:divBdr>
        </w:div>
        <w:div w:id="792989122">
          <w:marLeft w:val="640"/>
          <w:marRight w:val="0"/>
          <w:marTop w:val="0"/>
          <w:marBottom w:val="0"/>
          <w:divBdr>
            <w:top w:val="none" w:sz="0" w:space="0" w:color="auto"/>
            <w:left w:val="none" w:sz="0" w:space="0" w:color="auto"/>
            <w:bottom w:val="none" w:sz="0" w:space="0" w:color="auto"/>
            <w:right w:val="none" w:sz="0" w:space="0" w:color="auto"/>
          </w:divBdr>
        </w:div>
        <w:div w:id="1339305770">
          <w:marLeft w:val="640"/>
          <w:marRight w:val="0"/>
          <w:marTop w:val="0"/>
          <w:marBottom w:val="0"/>
          <w:divBdr>
            <w:top w:val="none" w:sz="0" w:space="0" w:color="auto"/>
            <w:left w:val="none" w:sz="0" w:space="0" w:color="auto"/>
            <w:bottom w:val="none" w:sz="0" w:space="0" w:color="auto"/>
            <w:right w:val="none" w:sz="0" w:space="0" w:color="auto"/>
          </w:divBdr>
        </w:div>
        <w:div w:id="1863014094">
          <w:marLeft w:val="640"/>
          <w:marRight w:val="0"/>
          <w:marTop w:val="0"/>
          <w:marBottom w:val="0"/>
          <w:divBdr>
            <w:top w:val="none" w:sz="0" w:space="0" w:color="auto"/>
            <w:left w:val="none" w:sz="0" w:space="0" w:color="auto"/>
            <w:bottom w:val="none" w:sz="0" w:space="0" w:color="auto"/>
            <w:right w:val="none" w:sz="0" w:space="0" w:color="auto"/>
          </w:divBdr>
        </w:div>
        <w:div w:id="873273631">
          <w:marLeft w:val="640"/>
          <w:marRight w:val="0"/>
          <w:marTop w:val="0"/>
          <w:marBottom w:val="0"/>
          <w:divBdr>
            <w:top w:val="none" w:sz="0" w:space="0" w:color="auto"/>
            <w:left w:val="none" w:sz="0" w:space="0" w:color="auto"/>
            <w:bottom w:val="none" w:sz="0" w:space="0" w:color="auto"/>
            <w:right w:val="none" w:sz="0" w:space="0" w:color="auto"/>
          </w:divBdr>
        </w:div>
        <w:div w:id="1283263668">
          <w:marLeft w:val="640"/>
          <w:marRight w:val="0"/>
          <w:marTop w:val="0"/>
          <w:marBottom w:val="0"/>
          <w:divBdr>
            <w:top w:val="none" w:sz="0" w:space="0" w:color="auto"/>
            <w:left w:val="none" w:sz="0" w:space="0" w:color="auto"/>
            <w:bottom w:val="none" w:sz="0" w:space="0" w:color="auto"/>
            <w:right w:val="none" w:sz="0" w:space="0" w:color="auto"/>
          </w:divBdr>
        </w:div>
        <w:div w:id="1375231281">
          <w:marLeft w:val="640"/>
          <w:marRight w:val="0"/>
          <w:marTop w:val="0"/>
          <w:marBottom w:val="0"/>
          <w:divBdr>
            <w:top w:val="none" w:sz="0" w:space="0" w:color="auto"/>
            <w:left w:val="none" w:sz="0" w:space="0" w:color="auto"/>
            <w:bottom w:val="none" w:sz="0" w:space="0" w:color="auto"/>
            <w:right w:val="none" w:sz="0" w:space="0" w:color="auto"/>
          </w:divBdr>
        </w:div>
        <w:div w:id="1432432714">
          <w:marLeft w:val="640"/>
          <w:marRight w:val="0"/>
          <w:marTop w:val="0"/>
          <w:marBottom w:val="0"/>
          <w:divBdr>
            <w:top w:val="none" w:sz="0" w:space="0" w:color="auto"/>
            <w:left w:val="none" w:sz="0" w:space="0" w:color="auto"/>
            <w:bottom w:val="none" w:sz="0" w:space="0" w:color="auto"/>
            <w:right w:val="none" w:sz="0" w:space="0" w:color="auto"/>
          </w:divBdr>
        </w:div>
        <w:div w:id="278994714">
          <w:marLeft w:val="640"/>
          <w:marRight w:val="0"/>
          <w:marTop w:val="0"/>
          <w:marBottom w:val="0"/>
          <w:divBdr>
            <w:top w:val="none" w:sz="0" w:space="0" w:color="auto"/>
            <w:left w:val="none" w:sz="0" w:space="0" w:color="auto"/>
            <w:bottom w:val="none" w:sz="0" w:space="0" w:color="auto"/>
            <w:right w:val="none" w:sz="0" w:space="0" w:color="auto"/>
          </w:divBdr>
        </w:div>
        <w:div w:id="1062867786">
          <w:marLeft w:val="640"/>
          <w:marRight w:val="0"/>
          <w:marTop w:val="0"/>
          <w:marBottom w:val="0"/>
          <w:divBdr>
            <w:top w:val="none" w:sz="0" w:space="0" w:color="auto"/>
            <w:left w:val="none" w:sz="0" w:space="0" w:color="auto"/>
            <w:bottom w:val="none" w:sz="0" w:space="0" w:color="auto"/>
            <w:right w:val="none" w:sz="0" w:space="0" w:color="auto"/>
          </w:divBdr>
        </w:div>
        <w:div w:id="122115945">
          <w:marLeft w:val="640"/>
          <w:marRight w:val="0"/>
          <w:marTop w:val="0"/>
          <w:marBottom w:val="0"/>
          <w:divBdr>
            <w:top w:val="none" w:sz="0" w:space="0" w:color="auto"/>
            <w:left w:val="none" w:sz="0" w:space="0" w:color="auto"/>
            <w:bottom w:val="none" w:sz="0" w:space="0" w:color="auto"/>
            <w:right w:val="none" w:sz="0" w:space="0" w:color="auto"/>
          </w:divBdr>
        </w:div>
        <w:div w:id="1916666755">
          <w:marLeft w:val="640"/>
          <w:marRight w:val="0"/>
          <w:marTop w:val="0"/>
          <w:marBottom w:val="0"/>
          <w:divBdr>
            <w:top w:val="none" w:sz="0" w:space="0" w:color="auto"/>
            <w:left w:val="none" w:sz="0" w:space="0" w:color="auto"/>
            <w:bottom w:val="none" w:sz="0" w:space="0" w:color="auto"/>
            <w:right w:val="none" w:sz="0" w:space="0" w:color="auto"/>
          </w:divBdr>
        </w:div>
        <w:div w:id="1283685896">
          <w:marLeft w:val="640"/>
          <w:marRight w:val="0"/>
          <w:marTop w:val="0"/>
          <w:marBottom w:val="0"/>
          <w:divBdr>
            <w:top w:val="none" w:sz="0" w:space="0" w:color="auto"/>
            <w:left w:val="none" w:sz="0" w:space="0" w:color="auto"/>
            <w:bottom w:val="none" w:sz="0" w:space="0" w:color="auto"/>
            <w:right w:val="none" w:sz="0" w:space="0" w:color="auto"/>
          </w:divBdr>
        </w:div>
        <w:div w:id="896009532">
          <w:marLeft w:val="640"/>
          <w:marRight w:val="0"/>
          <w:marTop w:val="0"/>
          <w:marBottom w:val="0"/>
          <w:divBdr>
            <w:top w:val="none" w:sz="0" w:space="0" w:color="auto"/>
            <w:left w:val="none" w:sz="0" w:space="0" w:color="auto"/>
            <w:bottom w:val="none" w:sz="0" w:space="0" w:color="auto"/>
            <w:right w:val="none" w:sz="0" w:space="0" w:color="auto"/>
          </w:divBdr>
        </w:div>
        <w:div w:id="1642151403">
          <w:marLeft w:val="640"/>
          <w:marRight w:val="0"/>
          <w:marTop w:val="0"/>
          <w:marBottom w:val="0"/>
          <w:divBdr>
            <w:top w:val="none" w:sz="0" w:space="0" w:color="auto"/>
            <w:left w:val="none" w:sz="0" w:space="0" w:color="auto"/>
            <w:bottom w:val="none" w:sz="0" w:space="0" w:color="auto"/>
            <w:right w:val="none" w:sz="0" w:space="0" w:color="auto"/>
          </w:divBdr>
        </w:div>
        <w:div w:id="208226574">
          <w:marLeft w:val="640"/>
          <w:marRight w:val="0"/>
          <w:marTop w:val="0"/>
          <w:marBottom w:val="0"/>
          <w:divBdr>
            <w:top w:val="none" w:sz="0" w:space="0" w:color="auto"/>
            <w:left w:val="none" w:sz="0" w:space="0" w:color="auto"/>
            <w:bottom w:val="none" w:sz="0" w:space="0" w:color="auto"/>
            <w:right w:val="none" w:sz="0" w:space="0" w:color="auto"/>
          </w:divBdr>
        </w:div>
        <w:div w:id="894702522">
          <w:marLeft w:val="640"/>
          <w:marRight w:val="0"/>
          <w:marTop w:val="0"/>
          <w:marBottom w:val="0"/>
          <w:divBdr>
            <w:top w:val="none" w:sz="0" w:space="0" w:color="auto"/>
            <w:left w:val="none" w:sz="0" w:space="0" w:color="auto"/>
            <w:bottom w:val="none" w:sz="0" w:space="0" w:color="auto"/>
            <w:right w:val="none" w:sz="0" w:space="0" w:color="auto"/>
          </w:divBdr>
        </w:div>
        <w:div w:id="1213929224">
          <w:marLeft w:val="640"/>
          <w:marRight w:val="0"/>
          <w:marTop w:val="0"/>
          <w:marBottom w:val="0"/>
          <w:divBdr>
            <w:top w:val="none" w:sz="0" w:space="0" w:color="auto"/>
            <w:left w:val="none" w:sz="0" w:space="0" w:color="auto"/>
            <w:bottom w:val="none" w:sz="0" w:space="0" w:color="auto"/>
            <w:right w:val="none" w:sz="0" w:space="0" w:color="auto"/>
          </w:divBdr>
        </w:div>
        <w:div w:id="220291786">
          <w:marLeft w:val="640"/>
          <w:marRight w:val="0"/>
          <w:marTop w:val="0"/>
          <w:marBottom w:val="0"/>
          <w:divBdr>
            <w:top w:val="none" w:sz="0" w:space="0" w:color="auto"/>
            <w:left w:val="none" w:sz="0" w:space="0" w:color="auto"/>
            <w:bottom w:val="none" w:sz="0" w:space="0" w:color="auto"/>
            <w:right w:val="none" w:sz="0" w:space="0" w:color="auto"/>
          </w:divBdr>
        </w:div>
        <w:div w:id="25647163">
          <w:marLeft w:val="640"/>
          <w:marRight w:val="0"/>
          <w:marTop w:val="0"/>
          <w:marBottom w:val="0"/>
          <w:divBdr>
            <w:top w:val="none" w:sz="0" w:space="0" w:color="auto"/>
            <w:left w:val="none" w:sz="0" w:space="0" w:color="auto"/>
            <w:bottom w:val="none" w:sz="0" w:space="0" w:color="auto"/>
            <w:right w:val="none" w:sz="0" w:space="0" w:color="auto"/>
          </w:divBdr>
        </w:div>
        <w:div w:id="1889142600">
          <w:marLeft w:val="640"/>
          <w:marRight w:val="0"/>
          <w:marTop w:val="0"/>
          <w:marBottom w:val="0"/>
          <w:divBdr>
            <w:top w:val="none" w:sz="0" w:space="0" w:color="auto"/>
            <w:left w:val="none" w:sz="0" w:space="0" w:color="auto"/>
            <w:bottom w:val="none" w:sz="0" w:space="0" w:color="auto"/>
            <w:right w:val="none" w:sz="0" w:space="0" w:color="auto"/>
          </w:divBdr>
        </w:div>
        <w:div w:id="1439446015">
          <w:marLeft w:val="640"/>
          <w:marRight w:val="0"/>
          <w:marTop w:val="0"/>
          <w:marBottom w:val="0"/>
          <w:divBdr>
            <w:top w:val="none" w:sz="0" w:space="0" w:color="auto"/>
            <w:left w:val="none" w:sz="0" w:space="0" w:color="auto"/>
            <w:bottom w:val="none" w:sz="0" w:space="0" w:color="auto"/>
            <w:right w:val="none" w:sz="0" w:space="0" w:color="auto"/>
          </w:divBdr>
        </w:div>
        <w:div w:id="1400978566">
          <w:marLeft w:val="640"/>
          <w:marRight w:val="0"/>
          <w:marTop w:val="0"/>
          <w:marBottom w:val="0"/>
          <w:divBdr>
            <w:top w:val="none" w:sz="0" w:space="0" w:color="auto"/>
            <w:left w:val="none" w:sz="0" w:space="0" w:color="auto"/>
            <w:bottom w:val="none" w:sz="0" w:space="0" w:color="auto"/>
            <w:right w:val="none" w:sz="0" w:space="0" w:color="auto"/>
          </w:divBdr>
        </w:div>
        <w:div w:id="1796871014">
          <w:marLeft w:val="640"/>
          <w:marRight w:val="0"/>
          <w:marTop w:val="0"/>
          <w:marBottom w:val="0"/>
          <w:divBdr>
            <w:top w:val="none" w:sz="0" w:space="0" w:color="auto"/>
            <w:left w:val="none" w:sz="0" w:space="0" w:color="auto"/>
            <w:bottom w:val="none" w:sz="0" w:space="0" w:color="auto"/>
            <w:right w:val="none" w:sz="0" w:space="0" w:color="auto"/>
          </w:divBdr>
        </w:div>
        <w:div w:id="1156920492">
          <w:marLeft w:val="640"/>
          <w:marRight w:val="0"/>
          <w:marTop w:val="0"/>
          <w:marBottom w:val="0"/>
          <w:divBdr>
            <w:top w:val="none" w:sz="0" w:space="0" w:color="auto"/>
            <w:left w:val="none" w:sz="0" w:space="0" w:color="auto"/>
            <w:bottom w:val="none" w:sz="0" w:space="0" w:color="auto"/>
            <w:right w:val="none" w:sz="0" w:space="0" w:color="auto"/>
          </w:divBdr>
        </w:div>
        <w:div w:id="994188029">
          <w:marLeft w:val="640"/>
          <w:marRight w:val="0"/>
          <w:marTop w:val="0"/>
          <w:marBottom w:val="0"/>
          <w:divBdr>
            <w:top w:val="none" w:sz="0" w:space="0" w:color="auto"/>
            <w:left w:val="none" w:sz="0" w:space="0" w:color="auto"/>
            <w:bottom w:val="none" w:sz="0" w:space="0" w:color="auto"/>
            <w:right w:val="none" w:sz="0" w:space="0" w:color="auto"/>
          </w:divBdr>
        </w:div>
        <w:div w:id="1953126174">
          <w:marLeft w:val="640"/>
          <w:marRight w:val="0"/>
          <w:marTop w:val="0"/>
          <w:marBottom w:val="0"/>
          <w:divBdr>
            <w:top w:val="none" w:sz="0" w:space="0" w:color="auto"/>
            <w:left w:val="none" w:sz="0" w:space="0" w:color="auto"/>
            <w:bottom w:val="none" w:sz="0" w:space="0" w:color="auto"/>
            <w:right w:val="none" w:sz="0" w:space="0" w:color="auto"/>
          </w:divBdr>
        </w:div>
        <w:div w:id="1243641170">
          <w:marLeft w:val="640"/>
          <w:marRight w:val="0"/>
          <w:marTop w:val="0"/>
          <w:marBottom w:val="0"/>
          <w:divBdr>
            <w:top w:val="none" w:sz="0" w:space="0" w:color="auto"/>
            <w:left w:val="none" w:sz="0" w:space="0" w:color="auto"/>
            <w:bottom w:val="none" w:sz="0" w:space="0" w:color="auto"/>
            <w:right w:val="none" w:sz="0" w:space="0" w:color="auto"/>
          </w:divBdr>
        </w:div>
        <w:div w:id="2019771050">
          <w:marLeft w:val="640"/>
          <w:marRight w:val="0"/>
          <w:marTop w:val="0"/>
          <w:marBottom w:val="0"/>
          <w:divBdr>
            <w:top w:val="none" w:sz="0" w:space="0" w:color="auto"/>
            <w:left w:val="none" w:sz="0" w:space="0" w:color="auto"/>
            <w:bottom w:val="none" w:sz="0" w:space="0" w:color="auto"/>
            <w:right w:val="none" w:sz="0" w:space="0" w:color="auto"/>
          </w:divBdr>
        </w:div>
        <w:div w:id="405302419">
          <w:marLeft w:val="640"/>
          <w:marRight w:val="0"/>
          <w:marTop w:val="0"/>
          <w:marBottom w:val="0"/>
          <w:divBdr>
            <w:top w:val="none" w:sz="0" w:space="0" w:color="auto"/>
            <w:left w:val="none" w:sz="0" w:space="0" w:color="auto"/>
            <w:bottom w:val="none" w:sz="0" w:space="0" w:color="auto"/>
            <w:right w:val="none" w:sz="0" w:space="0" w:color="auto"/>
          </w:divBdr>
        </w:div>
        <w:div w:id="1804497505">
          <w:marLeft w:val="640"/>
          <w:marRight w:val="0"/>
          <w:marTop w:val="0"/>
          <w:marBottom w:val="0"/>
          <w:divBdr>
            <w:top w:val="none" w:sz="0" w:space="0" w:color="auto"/>
            <w:left w:val="none" w:sz="0" w:space="0" w:color="auto"/>
            <w:bottom w:val="none" w:sz="0" w:space="0" w:color="auto"/>
            <w:right w:val="none" w:sz="0" w:space="0" w:color="auto"/>
          </w:divBdr>
        </w:div>
        <w:div w:id="517693923">
          <w:marLeft w:val="640"/>
          <w:marRight w:val="0"/>
          <w:marTop w:val="0"/>
          <w:marBottom w:val="0"/>
          <w:divBdr>
            <w:top w:val="none" w:sz="0" w:space="0" w:color="auto"/>
            <w:left w:val="none" w:sz="0" w:space="0" w:color="auto"/>
            <w:bottom w:val="none" w:sz="0" w:space="0" w:color="auto"/>
            <w:right w:val="none" w:sz="0" w:space="0" w:color="auto"/>
          </w:divBdr>
        </w:div>
        <w:div w:id="1539077191">
          <w:marLeft w:val="640"/>
          <w:marRight w:val="0"/>
          <w:marTop w:val="0"/>
          <w:marBottom w:val="0"/>
          <w:divBdr>
            <w:top w:val="none" w:sz="0" w:space="0" w:color="auto"/>
            <w:left w:val="none" w:sz="0" w:space="0" w:color="auto"/>
            <w:bottom w:val="none" w:sz="0" w:space="0" w:color="auto"/>
            <w:right w:val="none" w:sz="0" w:space="0" w:color="auto"/>
          </w:divBdr>
        </w:div>
      </w:divsChild>
    </w:div>
    <w:div w:id="2038700904">
      <w:bodyDiv w:val="1"/>
      <w:marLeft w:val="0"/>
      <w:marRight w:val="0"/>
      <w:marTop w:val="0"/>
      <w:marBottom w:val="0"/>
      <w:divBdr>
        <w:top w:val="none" w:sz="0" w:space="0" w:color="auto"/>
        <w:left w:val="none" w:sz="0" w:space="0" w:color="auto"/>
        <w:bottom w:val="none" w:sz="0" w:space="0" w:color="auto"/>
        <w:right w:val="none" w:sz="0" w:space="0" w:color="auto"/>
      </w:divBdr>
    </w:div>
    <w:div w:id="2039969866">
      <w:bodyDiv w:val="1"/>
      <w:marLeft w:val="0"/>
      <w:marRight w:val="0"/>
      <w:marTop w:val="0"/>
      <w:marBottom w:val="0"/>
      <w:divBdr>
        <w:top w:val="none" w:sz="0" w:space="0" w:color="auto"/>
        <w:left w:val="none" w:sz="0" w:space="0" w:color="auto"/>
        <w:bottom w:val="none" w:sz="0" w:space="0" w:color="auto"/>
        <w:right w:val="none" w:sz="0" w:space="0" w:color="auto"/>
      </w:divBdr>
    </w:div>
    <w:div w:id="2041007681">
      <w:bodyDiv w:val="1"/>
      <w:marLeft w:val="0"/>
      <w:marRight w:val="0"/>
      <w:marTop w:val="0"/>
      <w:marBottom w:val="0"/>
      <w:divBdr>
        <w:top w:val="none" w:sz="0" w:space="0" w:color="auto"/>
        <w:left w:val="none" w:sz="0" w:space="0" w:color="auto"/>
        <w:bottom w:val="none" w:sz="0" w:space="0" w:color="auto"/>
        <w:right w:val="none" w:sz="0" w:space="0" w:color="auto"/>
      </w:divBdr>
    </w:div>
    <w:div w:id="2041586485">
      <w:bodyDiv w:val="1"/>
      <w:marLeft w:val="0"/>
      <w:marRight w:val="0"/>
      <w:marTop w:val="0"/>
      <w:marBottom w:val="0"/>
      <w:divBdr>
        <w:top w:val="none" w:sz="0" w:space="0" w:color="auto"/>
        <w:left w:val="none" w:sz="0" w:space="0" w:color="auto"/>
        <w:bottom w:val="none" w:sz="0" w:space="0" w:color="auto"/>
        <w:right w:val="none" w:sz="0" w:space="0" w:color="auto"/>
      </w:divBdr>
    </w:div>
    <w:div w:id="2042246949">
      <w:bodyDiv w:val="1"/>
      <w:marLeft w:val="0"/>
      <w:marRight w:val="0"/>
      <w:marTop w:val="0"/>
      <w:marBottom w:val="0"/>
      <w:divBdr>
        <w:top w:val="none" w:sz="0" w:space="0" w:color="auto"/>
        <w:left w:val="none" w:sz="0" w:space="0" w:color="auto"/>
        <w:bottom w:val="none" w:sz="0" w:space="0" w:color="auto"/>
        <w:right w:val="none" w:sz="0" w:space="0" w:color="auto"/>
      </w:divBdr>
    </w:div>
    <w:div w:id="2047876182">
      <w:bodyDiv w:val="1"/>
      <w:marLeft w:val="0"/>
      <w:marRight w:val="0"/>
      <w:marTop w:val="0"/>
      <w:marBottom w:val="0"/>
      <w:divBdr>
        <w:top w:val="none" w:sz="0" w:space="0" w:color="auto"/>
        <w:left w:val="none" w:sz="0" w:space="0" w:color="auto"/>
        <w:bottom w:val="none" w:sz="0" w:space="0" w:color="auto"/>
        <w:right w:val="none" w:sz="0" w:space="0" w:color="auto"/>
      </w:divBdr>
    </w:div>
    <w:div w:id="2049865437">
      <w:bodyDiv w:val="1"/>
      <w:marLeft w:val="0"/>
      <w:marRight w:val="0"/>
      <w:marTop w:val="0"/>
      <w:marBottom w:val="0"/>
      <w:divBdr>
        <w:top w:val="none" w:sz="0" w:space="0" w:color="auto"/>
        <w:left w:val="none" w:sz="0" w:space="0" w:color="auto"/>
        <w:bottom w:val="none" w:sz="0" w:space="0" w:color="auto"/>
        <w:right w:val="none" w:sz="0" w:space="0" w:color="auto"/>
      </w:divBdr>
    </w:div>
    <w:div w:id="2053529365">
      <w:bodyDiv w:val="1"/>
      <w:marLeft w:val="0"/>
      <w:marRight w:val="0"/>
      <w:marTop w:val="0"/>
      <w:marBottom w:val="0"/>
      <w:divBdr>
        <w:top w:val="none" w:sz="0" w:space="0" w:color="auto"/>
        <w:left w:val="none" w:sz="0" w:space="0" w:color="auto"/>
        <w:bottom w:val="none" w:sz="0" w:space="0" w:color="auto"/>
        <w:right w:val="none" w:sz="0" w:space="0" w:color="auto"/>
      </w:divBdr>
    </w:div>
    <w:div w:id="2056391035">
      <w:bodyDiv w:val="1"/>
      <w:marLeft w:val="0"/>
      <w:marRight w:val="0"/>
      <w:marTop w:val="0"/>
      <w:marBottom w:val="0"/>
      <w:divBdr>
        <w:top w:val="none" w:sz="0" w:space="0" w:color="auto"/>
        <w:left w:val="none" w:sz="0" w:space="0" w:color="auto"/>
        <w:bottom w:val="none" w:sz="0" w:space="0" w:color="auto"/>
        <w:right w:val="none" w:sz="0" w:space="0" w:color="auto"/>
      </w:divBdr>
    </w:div>
    <w:div w:id="2057505123">
      <w:bodyDiv w:val="1"/>
      <w:marLeft w:val="0"/>
      <w:marRight w:val="0"/>
      <w:marTop w:val="0"/>
      <w:marBottom w:val="0"/>
      <w:divBdr>
        <w:top w:val="none" w:sz="0" w:space="0" w:color="auto"/>
        <w:left w:val="none" w:sz="0" w:space="0" w:color="auto"/>
        <w:bottom w:val="none" w:sz="0" w:space="0" w:color="auto"/>
        <w:right w:val="none" w:sz="0" w:space="0" w:color="auto"/>
      </w:divBdr>
    </w:div>
    <w:div w:id="2060009130">
      <w:bodyDiv w:val="1"/>
      <w:marLeft w:val="0"/>
      <w:marRight w:val="0"/>
      <w:marTop w:val="0"/>
      <w:marBottom w:val="0"/>
      <w:divBdr>
        <w:top w:val="none" w:sz="0" w:space="0" w:color="auto"/>
        <w:left w:val="none" w:sz="0" w:space="0" w:color="auto"/>
        <w:bottom w:val="none" w:sz="0" w:space="0" w:color="auto"/>
        <w:right w:val="none" w:sz="0" w:space="0" w:color="auto"/>
      </w:divBdr>
    </w:div>
    <w:div w:id="2063094136">
      <w:bodyDiv w:val="1"/>
      <w:marLeft w:val="0"/>
      <w:marRight w:val="0"/>
      <w:marTop w:val="0"/>
      <w:marBottom w:val="0"/>
      <w:divBdr>
        <w:top w:val="none" w:sz="0" w:space="0" w:color="auto"/>
        <w:left w:val="none" w:sz="0" w:space="0" w:color="auto"/>
        <w:bottom w:val="none" w:sz="0" w:space="0" w:color="auto"/>
        <w:right w:val="none" w:sz="0" w:space="0" w:color="auto"/>
      </w:divBdr>
    </w:div>
    <w:div w:id="2063745019">
      <w:bodyDiv w:val="1"/>
      <w:marLeft w:val="0"/>
      <w:marRight w:val="0"/>
      <w:marTop w:val="0"/>
      <w:marBottom w:val="0"/>
      <w:divBdr>
        <w:top w:val="none" w:sz="0" w:space="0" w:color="auto"/>
        <w:left w:val="none" w:sz="0" w:space="0" w:color="auto"/>
        <w:bottom w:val="none" w:sz="0" w:space="0" w:color="auto"/>
        <w:right w:val="none" w:sz="0" w:space="0" w:color="auto"/>
      </w:divBdr>
    </w:div>
    <w:div w:id="2064403385">
      <w:bodyDiv w:val="1"/>
      <w:marLeft w:val="0"/>
      <w:marRight w:val="0"/>
      <w:marTop w:val="0"/>
      <w:marBottom w:val="0"/>
      <w:divBdr>
        <w:top w:val="none" w:sz="0" w:space="0" w:color="auto"/>
        <w:left w:val="none" w:sz="0" w:space="0" w:color="auto"/>
        <w:bottom w:val="none" w:sz="0" w:space="0" w:color="auto"/>
        <w:right w:val="none" w:sz="0" w:space="0" w:color="auto"/>
      </w:divBdr>
    </w:div>
    <w:div w:id="2064713723">
      <w:bodyDiv w:val="1"/>
      <w:marLeft w:val="0"/>
      <w:marRight w:val="0"/>
      <w:marTop w:val="0"/>
      <w:marBottom w:val="0"/>
      <w:divBdr>
        <w:top w:val="none" w:sz="0" w:space="0" w:color="auto"/>
        <w:left w:val="none" w:sz="0" w:space="0" w:color="auto"/>
        <w:bottom w:val="none" w:sz="0" w:space="0" w:color="auto"/>
        <w:right w:val="none" w:sz="0" w:space="0" w:color="auto"/>
      </w:divBdr>
    </w:div>
    <w:div w:id="2064792314">
      <w:bodyDiv w:val="1"/>
      <w:marLeft w:val="0"/>
      <w:marRight w:val="0"/>
      <w:marTop w:val="0"/>
      <w:marBottom w:val="0"/>
      <w:divBdr>
        <w:top w:val="none" w:sz="0" w:space="0" w:color="auto"/>
        <w:left w:val="none" w:sz="0" w:space="0" w:color="auto"/>
        <w:bottom w:val="none" w:sz="0" w:space="0" w:color="auto"/>
        <w:right w:val="none" w:sz="0" w:space="0" w:color="auto"/>
      </w:divBdr>
    </w:div>
    <w:div w:id="2066558757">
      <w:bodyDiv w:val="1"/>
      <w:marLeft w:val="0"/>
      <w:marRight w:val="0"/>
      <w:marTop w:val="0"/>
      <w:marBottom w:val="0"/>
      <w:divBdr>
        <w:top w:val="none" w:sz="0" w:space="0" w:color="auto"/>
        <w:left w:val="none" w:sz="0" w:space="0" w:color="auto"/>
        <w:bottom w:val="none" w:sz="0" w:space="0" w:color="auto"/>
        <w:right w:val="none" w:sz="0" w:space="0" w:color="auto"/>
      </w:divBdr>
    </w:div>
    <w:div w:id="2072385929">
      <w:bodyDiv w:val="1"/>
      <w:marLeft w:val="0"/>
      <w:marRight w:val="0"/>
      <w:marTop w:val="0"/>
      <w:marBottom w:val="0"/>
      <w:divBdr>
        <w:top w:val="none" w:sz="0" w:space="0" w:color="auto"/>
        <w:left w:val="none" w:sz="0" w:space="0" w:color="auto"/>
        <w:bottom w:val="none" w:sz="0" w:space="0" w:color="auto"/>
        <w:right w:val="none" w:sz="0" w:space="0" w:color="auto"/>
      </w:divBdr>
    </w:div>
    <w:div w:id="2074543219">
      <w:bodyDiv w:val="1"/>
      <w:marLeft w:val="0"/>
      <w:marRight w:val="0"/>
      <w:marTop w:val="0"/>
      <w:marBottom w:val="0"/>
      <w:divBdr>
        <w:top w:val="none" w:sz="0" w:space="0" w:color="auto"/>
        <w:left w:val="none" w:sz="0" w:space="0" w:color="auto"/>
        <w:bottom w:val="none" w:sz="0" w:space="0" w:color="auto"/>
        <w:right w:val="none" w:sz="0" w:space="0" w:color="auto"/>
      </w:divBdr>
    </w:div>
    <w:div w:id="2075272554">
      <w:bodyDiv w:val="1"/>
      <w:marLeft w:val="0"/>
      <w:marRight w:val="0"/>
      <w:marTop w:val="0"/>
      <w:marBottom w:val="0"/>
      <w:divBdr>
        <w:top w:val="none" w:sz="0" w:space="0" w:color="auto"/>
        <w:left w:val="none" w:sz="0" w:space="0" w:color="auto"/>
        <w:bottom w:val="none" w:sz="0" w:space="0" w:color="auto"/>
        <w:right w:val="none" w:sz="0" w:space="0" w:color="auto"/>
      </w:divBdr>
    </w:div>
    <w:div w:id="2078554319">
      <w:bodyDiv w:val="1"/>
      <w:marLeft w:val="0"/>
      <w:marRight w:val="0"/>
      <w:marTop w:val="0"/>
      <w:marBottom w:val="0"/>
      <w:divBdr>
        <w:top w:val="none" w:sz="0" w:space="0" w:color="auto"/>
        <w:left w:val="none" w:sz="0" w:space="0" w:color="auto"/>
        <w:bottom w:val="none" w:sz="0" w:space="0" w:color="auto"/>
        <w:right w:val="none" w:sz="0" w:space="0" w:color="auto"/>
      </w:divBdr>
    </w:div>
    <w:div w:id="2084331417">
      <w:bodyDiv w:val="1"/>
      <w:marLeft w:val="0"/>
      <w:marRight w:val="0"/>
      <w:marTop w:val="0"/>
      <w:marBottom w:val="0"/>
      <w:divBdr>
        <w:top w:val="none" w:sz="0" w:space="0" w:color="auto"/>
        <w:left w:val="none" w:sz="0" w:space="0" w:color="auto"/>
        <w:bottom w:val="none" w:sz="0" w:space="0" w:color="auto"/>
        <w:right w:val="none" w:sz="0" w:space="0" w:color="auto"/>
      </w:divBdr>
    </w:div>
    <w:div w:id="2086023085">
      <w:bodyDiv w:val="1"/>
      <w:marLeft w:val="0"/>
      <w:marRight w:val="0"/>
      <w:marTop w:val="0"/>
      <w:marBottom w:val="0"/>
      <w:divBdr>
        <w:top w:val="none" w:sz="0" w:space="0" w:color="auto"/>
        <w:left w:val="none" w:sz="0" w:space="0" w:color="auto"/>
        <w:bottom w:val="none" w:sz="0" w:space="0" w:color="auto"/>
        <w:right w:val="none" w:sz="0" w:space="0" w:color="auto"/>
      </w:divBdr>
    </w:div>
    <w:div w:id="2086610590">
      <w:bodyDiv w:val="1"/>
      <w:marLeft w:val="0"/>
      <w:marRight w:val="0"/>
      <w:marTop w:val="0"/>
      <w:marBottom w:val="0"/>
      <w:divBdr>
        <w:top w:val="none" w:sz="0" w:space="0" w:color="auto"/>
        <w:left w:val="none" w:sz="0" w:space="0" w:color="auto"/>
        <w:bottom w:val="none" w:sz="0" w:space="0" w:color="auto"/>
        <w:right w:val="none" w:sz="0" w:space="0" w:color="auto"/>
      </w:divBdr>
    </w:div>
    <w:div w:id="2088572175">
      <w:bodyDiv w:val="1"/>
      <w:marLeft w:val="0"/>
      <w:marRight w:val="0"/>
      <w:marTop w:val="0"/>
      <w:marBottom w:val="0"/>
      <w:divBdr>
        <w:top w:val="none" w:sz="0" w:space="0" w:color="auto"/>
        <w:left w:val="none" w:sz="0" w:space="0" w:color="auto"/>
        <w:bottom w:val="none" w:sz="0" w:space="0" w:color="auto"/>
        <w:right w:val="none" w:sz="0" w:space="0" w:color="auto"/>
      </w:divBdr>
      <w:divsChild>
        <w:div w:id="2071884491">
          <w:marLeft w:val="480"/>
          <w:marRight w:val="0"/>
          <w:marTop w:val="0"/>
          <w:marBottom w:val="0"/>
          <w:divBdr>
            <w:top w:val="none" w:sz="0" w:space="0" w:color="auto"/>
            <w:left w:val="none" w:sz="0" w:space="0" w:color="auto"/>
            <w:bottom w:val="none" w:sz="0" w:space="0" w:color="auto"/>
            <w:right w:val="none" w:sz="0" w:space="0" w:color="auto"/>
          </w:divBdr>
        </w:div>
        <w:div w:id="1975137659">
          <w:marLeft w:val="480"/>
          <w:marRight w:val="0"/>
          <w:marTop w:val="0"/>
          <w:marBottom w:val="0"/>
          <w:divBdr>
            <w:top w:val="none" w:sz="0" w:space="0" w:color="auto"/>
            <w:left w:val="none" w:sz="0" w:space="0" w:color="auto"/>
            <w:bottom w:val="none" w:sz="0" w:space="0" w:color="auto"/>
            <w:right w:val="none" w:sz="0" w:space="0" w:color="auto"/>
          </w:divBdr>
        </w:div>
        <w:div w:id="1449356841">
          <w:marLeft w:val="480"/>
          <w:marRight w:val="0"/>
          <w:marTop w:val="0"/>
          <w:marBottom w:val="0"/>
          <w:divBdr>
            <w:top w:val="none" w:sz="0" w:space="0" w:color="auto"/>
            <w:left w:val="none" w:sz="0" w:space="0" w:color="auto"/>
            <w:bottom w:val="none" w:sz="0" w:space="0" w:color="auto"/>
            <w:right w:val="none" w:sz="0" w:space="0" w:color="auto"/>
          </w:divBdr>
        </w:div>
        <w:div w:id="1309090216">
          <w:marLeft w:val="480"/>
          <w:marRight w:val="0"/>
          <w:marTop w:val="0"/>
          <w:marBottom w:val="0"/>
          <w:divBdr>
            <w:top w:val="none" w:sz="0" w:space="0" w:color="auto"/>
            <w:left w:val="none" w:sz="0" w:space="0" w:color="auto"/>
            <w:bottom w:val="none" w:sz="0" w:space="0" w:color="auto"/>
            <w:right w:val="none" w:sz="0" w:space="0" w:color="auto"/>
          </w:divBdr>
        </w:div>
        <w:div w:id="824051817">
          <w:marLeft w:val="480"/>
          <w:marRight w:val="0"/>
          <w:marTop w:val="0"/>
          <w:marBottom w:val="0"/>
          <w:divBdr>
            <w:top w:val="none" w:sz="0" w:space="0" w:color="auto"/>
            <w:left w:val="none" w:sz="0" w:space="0" w:color="auto"/>
            <w:bottom w:val="none" w:sz="0" w:space="0" w:color="auto"/>
            <w:right w:val="none" w:sz="0" w:space="0" w:color="auto"/>
          </w:divBdr>
        </w:div>
        <w:div w:id="1088847645">
          <w:marLeft w:val="480"/>
          <w:marRight w:val="0"/>
          <w:marTop w:val="0"/>
          <w:marBottom w:val="0"/>
          <w:divBdr>
            <w:top w:val="none" w:sz="0" w:space="0" w:color="auto"/>
            <w:left w:val="none" w:sz="0" w:space="0" w:color="auto"/>
            <w:bottom w:val="none" w:sz="0" w:space="0" w:color="auto"/>
            <w:right w:val="none" w:sz="0" w:space="0" w:color="auto"/>
          </w:divBdr>
        </w:div>
        <w:div w:id="508564029">
          <w:marLeft w:val="480"/>
          <w:marRight w:val="0"/>
          <w:marTop w:val="0"/>
          <w:marBottom w:val="0"/>
          <w:divBdr>
            <w:top w:val="none" w:sz="0" w:space="0" w:color="auto"/>
            <w:left w:val="none" w:sz="0" w:space="0" w:color="auto"/>
            <w:bottom w:val="none" w:sz="0" w:space="0" w:color="auto"/>
            <w:right w:val="none" w:sz="0" w:space="0" w:color="auto"/>
          </w:divBdr>
        </w:div>
        <w:div w:id="947469523">
          <w:marLeft w:val="480"/>
          <w:marRight w:val="0"/>
          <w:marTop w:val="0"/>
          <w:marBottom w:val="0"/>
          <w:divBdr>
            <w:top w:val="none" w:sz="0" w:space="0" w:color="auto"/>
            <w:left w:val="none" w:sz="0" w:space="0" w:color="auto"/>
            <w:bottom w:val="none" w:sz="0" w:space="0" w:color="auto"/>
            <w:right w:val="none" w:sz="0" w:space="0" w:color="auto"/>
          </w:divBdr>
        </w:div>
        <w:div w:id="312179372">
          <w:marLeft w:val="480"/>
          <w:marRight w:val="0"/>
          <w:marTop w:val="0"/>
          <w:marBottom w:val="0"/>
          <w:divBdr>
            <w:top w:val="none" w:sz="0" w:space="0" w:color="auto"/>
            <w:left w:val="none" w:sz="0" w:space="0" w:color="auto"/>
            <w:bottom w:val="none" w:sz="0" w:space="0" w:color="auto"/>
            <w:right w:val="none" w:sz="0" w:space="0" w:color="auto"/>
          </w:divBdr>
        </w:div>
        <w:div w:id="1377126210">
          <w:marLeft w:val="480"/>
          <w:marRight w:val="0"/>
          <w:marTop w:val="0"/>
          <w:marBottom w:val="0"/>
          <w:divBdr>
            <w:top w:val="none" w:sz="0" w:space="0" w:color="auto"/>
            <w:left w:val="none" w:sz="0" w:space="0" w:color="auto"/>
            <w:bottom w:val="none" w:sz="0" w:space="0" w:color="auto"/>
            <w:right w:val="none" w:sz="0" w:space="0" w:color="auto"/>
          </w:divBdr>
        </w:div>
        <w:div w:id="1067923528">
          <w:marLeft w:val="480"/>
          <w:marRight w:val="0"/>
          <w:marTop w:val="0"/>
          <w:marBottom w:val="0"/>
          <w:divBdr>
            <w:top w:val="none" w:sz="0" w:space="0" w:color="auto"/>
            <w:left w:val="none" w:sz="0" w:space="0" w:color="auto"/>
            <w:bottom w:val="none" w:sz="0" w:space="0" w:color="auto"/>
            <w:right w:val="none" w:sz="0" w:space="0" w:color="auto"/>
          </w:divBdr>
        </w:div>
        <w:div w:id="1130825153">
          <w:marLeft w:val="480"/>
          <w:marRight w:val="0"/>
          <w:marTop w:val="0"/>
          <w:marBottom w:val="0"/>
          <w:divBdr>
            <w:top w:val="none" w:sz="0" w:space="0" w:color="auto"/>
            <w:left w:val="none" w:sz="0" w:space="0" w:color="auto"/>
            <w:bottom w:val="none" w:sz="0" w:space="0" w:color="auto"/>
            <w:right w:val="none" w:sz="0" w:space="0" w:color="auto"/>
          </w:divBdr>
        </w:div>
        <w:div w:id="1431974167">
          <w:marLeft w:val="480"/>
          <w:marRight w:val="0"/>
          <w:marTop w:val="0"/>
          <w:marBottom w:val="0"/>
          <w:divBdr>
            <w:top w:val="none" w:sz="0" w:space="0" w:color="auto"/>
            <w:left w:val="none" w:sz="0" w:space="0" w:color="auto"/>
            <w:bottom w:val="none" w:sz="0" w:space="0" w:color="auto"/>
            <w:right w:val="none" w:sz="0" w:space="0" w:color="auto"/>
          </w:divBdr>
        </w:div>
        <w:div w:id="1464928576">
          <w:marLeft w:val="480"/>
          <w:marRight w:val="0"/>
          <w:marTop w:val="0"/>
          <w:marBottom w:val="0"/>
          <w:divBdr>
            <w:top w:val="none" w:sz="0" w:space="0" w:color="auto"/>
            <w:left w:val="none" w:sz="0" w:space="0" w:color="auto"/>
            <w:bottom w:val="none" w:sz="0" w:space="0" w:color="auto"/>
            <w:right w:val="none" w:sz="0" w:space="0" w:color="auto"/>
          </w:divBdr>
        </w:div>
        <w:div w:id="1744600704">
          <w:marLeft w:val="480"/>
          <w:marRight w:val="0"/>
          <w:marTop w:val="0"/>
          <w:marBottom w:val="0"/>
          <w:divBdr>
            <w:top w:val="none" w:sz="0" w:space="0" w:color="auto"/>
            <w:left w:val="none" w:sz="0" w:space="0" w:color="auto"/>
            <w:bottom w:val="none" w:sz="0" w:space="0" w:color="auto"/>
            <w:right w:val="none" w:sz="0" w:space="0" w:color="auto"/>
          </w:divBdr>
        </w:div>
        <w:div w:id="573273316">
          <w:marLeft w:val="480"/>
          <w:marRight w:val="0"/>
          <w:marTop w:val="0"/>
          <w:marBottom w:val="0"/>
          <w:divBdr>
            <w:top w:val="none" w:sz="0" w:space="0" w:color="auto"/>
            <w:left w:val="none" w:sz="0" w:space="0" w:color="auto"/>
            <w:bottom w:val="none" w:sz="0" w:space="0" w:color="auto"/>
            <w:right w:val="none" w:sz="0" w:space="0" w:color="auto"/>
          </w:divBdr>
        </w:div>
        <w:div w:id="1940092819">
          <w:marLeft w:val="480"/>
          <w:marRight w:val="0"/>
          <w:marTop w:val="0"/>
          <w:marBottom w:val="0"/>
          <w:divBdr>
            <w:top w:val="none" w:sz="0" w:space="0" w:color="auto"/>
            <w:left w:val="none" w:sz="0" w:space="0" w:color="auto"/>
            <w:bottom w:val="none" w:sz="0" w:space="0" w:color="auto"/>
            <w:right w:val="none" w:sz="0" w:space="0" w:color="auto"/>
          </w:divBdr>
        </w:div>
        <w:div w:id="1817915314">
          <w:marLeft w:val="480"/>
          <w:marRight w:val="0"/>
          <w:marTop w:val="0"/>
          <w:marBottom w:val="0"/>
          <w:divBdr>
            <w:top w:val="none" w:sz="0" w:space="0" w:color="auto"/>
            <w:left w:val="none" w:sz="0" w:space="0" w:color="auto"/>
            <w:bottom w:val="none" w:sz="0" w:space="0" w:color="auto"/>
            <w:right w:val="none" w:sz="0" w:space="0" w:color="auto"/>
          </w:divBdr>
        </w:div>
        <w:div w:id="1541284550">
          <w:marLeft w:val="480"/>
          <w:marRight w:val="0"/>
          <w:marTop w:val="0"/>
          <w:marBottom w:val="0"/>
          <w:divBdr>
            <w:top w:val="none" w:sz="0" w:space="0" w:color="auto"/>
            <w:left w:val="none" w:sz="0" w:space="0" w:color="auto"/>
            <w:bottom w:val="none" w:sz="0" w:space="0" w:color="auto"/>
            <w:right w:val="none" w:sz="0" w:space="0" w:color="auto"/>
          </w:divBdr>
        </w:div>
        <w:div w:id="296834391">
          <w:marLeft w:val="480"/>
          <w:marRight w:val="0"/>
          <w:marTop w:val="0"/>
          <w:marBottom w:val="0"/>
          <w:divBdr>
            <w:top w:val="none" w:sz="0" w:space="0" w:color="auto"/>
            <w:left w:val="none" w:sz="0" w:space="0" w:color="auto"/>
            <w:bottom w:val="none" w:sz="0" w:space="0" w:color="auto"/>
            <w:right w:val="none" w:sz="0" w:space="0" w:color="auto"/>
          </w:divBdr>
        </w:div>
        <w:div w:id="155460786">
          <w:marLeft w:val="480"/>
          <w:marRight w:val="0"/>
          <w:marTop w:val="0"/>
          <w:marBottom w:val="0"/>
          <w:divBdr>
            <w:top w:val="none" w:sz="0" w:space="0" w:color="auto"/>
            <w:left w:val="none" w:sz="0" w:space="0" w:color="auto"/>
            <w:bottom w:val="none" w:sz="0" w:space="0" w:color="auto"/>
            <w:right w:val="none" w:sz="0" w:space="0" w:color="auto"/>
          </w:divBdr>
        </w:div>
        <w:div w:id="1471749562">
          <w:marLeft w:val="480"/>
          <w:marRight w:val="0"/>
          <w:marTop w:val="0"/>
          <w:marBottom w:val="0"/>
          <w:divBdr>
            <w:top w:val="none" w:sz="0" w:space="0" w:color="auto"/>
            <w:left w:val="none" w:sz="0" w:space="0" w:color="auto"/>
            <w:bottom w:val="none" w:sz="0" w:space="0" w:color="auto"/>
            <w:right w:val="none" w:sz="0" w:space="0" w:color="auto"/>
          </w:divBdr>
        </w:div>
        <w:div w:id="1718771574">
          <w:marLeft w:val="480"/>
          <w:marRight w:val="0"/>
          <w:marTop w:val="0"/>
          <w:marBottom w:val="0"/>
          <w:divBdr>
            <w:top w:val="none" w:sz="0" w:space="0" w:color="auto"/>
            <w:left w:val="none" w:sz="0" w:space="0" w:color="auto"/>
            <w:bottom w:val="none" w:sz="0" w:space="0" w:color="auto"/>
            <w:right w:val="none" w:sz="0" w:space="0" w:color="auto"/>
          </w:divBdr>
        </w:div>
        <w:div w:id="1346635298">
          <w:marLeft w:val="480"/>
          <w:marRight w:val="0"/>
          <w:marTop w:val="0"/>
          <w:marBottom w:val="0"/>
          <w:divBdr>
            <w:top w:val="none" w:sz="0" w:space="0" w:color="auto"/>
            <w:left w:val="none" w:sz="0" w:space="0" w:color="auto"/>
            <w:bottom w:val="none" w:sz="0" w:space="0" w:color="auto"/>
            <w:right w:val="none" w:sz="0" w:space="0" w:color="auto"/>
          </w:divBdr>
        </w:div>
        <w:div w:id="1491368253">
          <w:marLeft w:val="480"/>
          <w:marRight w:val="0"/>
          <w:marTop w:val="0"/>
          <w:marBottom w:val="0"/>
          <w:divBdr>
            <w:top w:val="none" w:sz="0" w:space="0" w:color="auto"/>
            <w:left w:val="none" w:sz="0" w:space="0" w:color="auto"/>
            <w:bottom w:val="none" w:sz="0" w:space="0" w:color="auto"/>
            <w:right w:val="none" w:sz="0" w:space="0" w:color="auto"/>
          </w:divBdr>
        </w:div>
        <w:div w:id="1446078920">
          <w:marLeft w:val="480"/>
          <w:marRight w:val="0"/>
          <w:marTop w:val="0"/>
          <w:marBottom w:val="0"/>
          <w:divBdr>
            <w:top w:val="none" w:sz="0" w:space="0" w:color="auto"/>
            <w:left w:val="none" w:sz="0" w:space="0" w:color="auto"/>
            <w:bottom w:val="none" w:sz="0" w:space="0" w:color="auto"/>
            <w:right w:val="none" w:sz="0" w:space="0" w:color="auto"/>
          </w:divBdr>
        </w:div>
        <w:div w:id="1188593005">
          <w:marLeft w:val="480"/>
          <w:marRight w:val="0"/>
          <w:marTop w:val="0"/>
          <w:marBottom w:val="0"/>
          <w:divBdr>
            <w:top w:val="none" w:sz="0" w:space="0" w:color="auto"/>
            <w:left w:val="none" w:sz="0" w:space="0" w:color="auto"/>
            <w:bottom w:val="none" w:sz="0" w:space="0" w:color="auto"/>
            <w:right w:val="none" w:sz="0" w:space="0" w:color="auto"/>
          </w:divBdr>
        </w:div>
        <w:div w:id="1584604100">
          <w:marLeft w:val="480"/>
          <w:marRight w:val="0"/>
          <w:marTop w:val="0"/>
          <w:marBottom w:val="0"/>
          <w:divBdr>
            <w:top w:val="none" w:sz="0" w:space="0" w:color="auto"/>
            <w:left w:val="none" w:sz="0" w:space="0" w:color="auto"/>
            <w:bottom w:val="none" w:sz="0" w:space="0" w:color="auto"/>
            <w:right w:val="none" w:sz="0" w:space="0" w:color="auto"/>
          </w:divBdr>
        </w:div>
        <w:div w:id="979727704">
          <w:marLeft w:val="480"/>
          <w:marRight w:val="0"/>
          <w:marTop w:val="0"/>
          <w:marBottom w:val="0"/>
          <w:divBdr>
            <w:top w:val="none" w:sz="0" w:space="0" w:color="auto"/>
            <w:left w:val="none" w:sz="0" w:space="0" w:color="auto"/>
            <w:bottom w:val="none" w:sz="0" w:space="0" w:color="auto"/>
            <w:right w:val="none" w:sz="0" w:space="0" w:color="auto"/>
          </w:divBdr>
        </w:div>
        <w:div w:id="1415083924">
          <w:marLeft w:val="480"/>
          <w:marRight w:val="0"/>
          <w:marTop w:val="0"/>
          <w:marBottom w:val="0"/>
          <w:divBdr>
            <w:top w:val="none" w:sz="0" w:space="0" w:color="auto"/>
            <w:left w:val="none" w:sz="0" w:space="0" w:color="auto"/>
            <w:bottom w:val="none" w:sz="0" w:space="0" w:color="auto"/>
            <w:right w:val="none" w:sz="0" w:space="0" w:color="auto"/>
          </w:divBdr>
        </w:div>
        <w:div w:id="428933811">
          <w:marLeft w:val="480"/>
          <w:marRight w:val="0"/>
          <w:marTop w:val="0"/>
          <w:marBottom w:val="0"/>
          <w:divBdr>
            <w:top w:val="none" w:sz="0" w:space="0" w:color="auto"/>
            <w:left w:val="none" w:sz="0" w:space="0" w:color="auto"/>
            <w:bottom w:val="none" w:sz="0" w:space="0" w:color="auto"/>
            <w:right w:val="none" w:sz="0" w:space="0" w:color="auto"/>
          </w:divBdr>
        </w:div>
        <w:div w:id="555243236">
          <w:marLeft w:val="480"/>
          <w:marRight w:val="0"/>
          <w:marTop w:val="0"/>
          <w:marBottom w:val="0"/>
          <w:divBdr>
            <w:top w:val="none" w:sz="0" w:space="0" w:color="auto"/>
            <w:left w:val="none" w:sz="0" w:space="0" w:color="auto"/>
            <w:bottom w:val="none" w:sz="0" w:space="0" w:color="auto"/>
            <w:right w:val="none" w:sz="0" w:space="0" w:color="auto"/>
          </w:divBdr>
        </w:div>
        <w:div w:id="130949915">
          <w:marLeft w:val="480"/>
          <w:marRight w:val="0"/>
          <w:marTop w:val="0"/>
          <w:marBottom w:val="0"/>
          <w:divBdr>
            <w:top w:val="none" w:sz="0" w:space="0" w:color="auto"/>
            <w:left w:val="none" w:sz="0" w:space="0" w:color="auto"/>
            <w:bottom w:val="none" w:sz="0" w:space="0" w:color="auto"/>
            <w:right w:val="none" w:sz="0" w:space="0" w:color="auto"/>
          </w:divBdr>
        </w:div>
        <w:div w:id="1657029363">
          <w:marLeft w:val="480"/>
          <w:marRight w:val="0"/>
          <w:marTop w:val="0"/>
          <w:marBottom w:val="0"/>
          <w:divBdr>
            <w:top w:val="none" w:sz="0" w:space="0" w:color="auto"/>
            <w:left w:val="none" w:sz="0" w:space="0" w:color="auto"/>
            <w:bottom w:val="none" w:sz="0" w:space="0" w:color="auto"/>
            <w:right w:val="none" w:sz="0" w:space="0" w:color="auto"/>
          </w:divBdr>
        </w:div>
        <w:div w:id="2079471579">
          <w:marLeft w:val="480"/>
          <w:marRight w:val="0"/>
          <w:marTop w:val="0"/>
          <w:marBottom w:val="0"/>
          <w:divBdr>
            <w:top w:val="none" w:sz="0" w:space="0" w:color="auto"/>
            <w:left w:val="none" w:sz="0" w:space="0" w:color="auto"/>
            <w:bottom w:val="none" w:sz="0" w:space="0" w:color="auto"/>
            <w:right w:val="none" w:sz="0" w:space="0" w:color="auto"/>
          </w:divBdr>
        </w:div>
        <w:div w:id="1377899931">
          <w:marLeft w:val="480"/>
          <w:marRight w:val="0"/>
          <w:marTop w:val="0"/>
          <w:marBottom w:val="0"/>
          <w:divBdr>
            <w:top w:val="none" w:sz="0" w:space="0" w:color="auto"/>
            <w:left w:val="none" w:sz="0" w:space="0" w:color="auto"/>
            <w:bottom w:val="none" w:sz="0" w:space="0" w:color="auto"/>
            <w:right w:val="none" w:sz="0" w:space="0" w:color="auto"/>
          </w:divBdr>
        </w:div>
        <w:div w:id="1693649264">
          <w:marLeft w:val="480"/>
          <w:marRight w:val="0"/>
          <w:marTop w:val="0"/>
          <w:marBottom w:val="0"/>
          <w:divBdr>
            <w:top w:val="none" w:sz="0" w:space="0" w:color="auto"/>
            <w:left w:val="none" w:sz="0" w:space="0" w:color="auto"/>
            <w:bottom w:val="none" w:sz="0" w:space="0" w:color="auto"/>
            <w:right w:val="none" w:sz="0" w:space="0" w:color="auto"/>
          </w:divBdr>
        </w:div>
        <w:div w:id="335621675">
          <w:marLeft w:val="480"/>
          <w:marRight w:val="0"/>
          <w:marTop w:val="0"/>
          <w:marBottom w:val="0"/>
          <w:divBdr>
            <w:top w:val="none" w:sz="0" w:space="0" w:color="auto"/>
            <w:left w:val="none" w:sz="0" w:space="0" w:color="auto"/>
            <w:bottom w:val="none" w:sz="0" w:space="0" w:color="auto"/>
            <w:right w:val="none" w:sz="0" w:space="0" w:color="auto"/>
          </w:divBdr>
        </w:div>
        <w:div w:id="708264577">
          <w:marLeft w:val="480"/>
          <w:marRight w:val="0"/>
          <w:marTop w:val="0"/>
          <w:marBottom w:val="0"/>
          <w:divBdr>
            <w:top w:val="none" w:sz="0" w:space="0" w:color="auto"/>
            <w:left w:val="none" w:sz="0" w:space="0" w:color="auto"/>
            <w:bottom w:val="none" w:sz="0" w:space="0" w:color="auto"/>
            <w:right w:val="none" w:sz="0" w:space="0" w:color="auto"/>
          </w:divBdr>
        </w:div>
        <w:div w:id="1804931211">
          <w:marLeft w:val="480"/>
          <w:marRight w:val="0"/>
          <w:marTop w:val="0"/>
          <w:marBottom w:val="0"/>
          <w:divBdr>
            <w:top w:val="none" w:sz="0" w:space="0" w:color="auto"/>
            <w:left w:val="none" w:sz="0" w:space="0" w:color="auto"/>
            <w:bottom w:val="none" w:sz="0" w:space="0" w:color="auto"/>
            <w:right w:val="none" w:sz="0" w:space="0" w:color="auto"/>
          </w:divBdr>
        </w:div>
        <w:div w:id="1147933879">
          <w:marLeft w:val="480"/>
          <w:marRight w:val="0"/>
          <w:marTop w:val="0"/>
          <w:marBottom w:val="0"/>
          <w:divBdr>
            <w:top w:val="none" w:sz="0" w:space="0" w:color="auto"/>
            <w:left w:val="none" w:sz="0" w:space="0" w:color="auto"/>
            <w:bottom w:val="none" w:sz="0" w:space="0" w:color="auto"/>
            <w:right w:val="none" w:sz="0" w:space="0" w:color="auto"/>
          </w:divBdr>
        </w:div>
        <w:div w:id="985015850">
          <w:marLeft w:val="480"/>
          <w:marRight w:val="0"/>
          <w:marTop w:val="0"/>
          <w:marBottom w:val="0"/>
          <w:divBdr>
            <w:top w:val="none" w:sz="0" w:space="0" w:color="auto"/>
            <w:left w:val="none" w:sz="0" w:space="0" w:color="auto"/>
            <w:bottom w:val="none" w:sz="0" w:space="0" w:color="auto"/>
            <w:right w:val="none" w:sz="0" w:space="0" w:color="auto"/>
          </w:divBdr>
        </w:div>
        <w:div w:id="1009061861">
          <w:marLeft w:val="480"/>
          <w:marRight w:val="0"/>
          <w:marTop w:val="0"/>
          <w:marBottom w:val="0"/>
          <w:divBdr>
            <w:top w:val="none" w:sz="0" w:space="0" w:color="auto"/>
            <w:left w:val="none" w:sz="0" w:space="0" w:color="auto"/>
            <w:bottom w:val="none" w:sz="0" w:space="0" w:color="auto"/>
            <w:right w:val="none" w:sz="0" w:space="0" w:color="auto"/>
          </w:divBdr>
        </w:div>
        <w:div w:id="1239709258">
          <w:marLeft w:val="480"/>
          <w:marRight w:val="0"/>
          <w:marTop w:val="0"/>
          <w:marBottom w:val="0"/>
          <w:divBdr>
            <w:top w:val="none" w:sz="0" w:space="0" w:color="auto"/>
            <w:left w:val="none" w:sz="0" w:space="0" w:color="auto"/>
            <w:bottom w:val="none" w:sz="0" w:space="0" w:color="auto"/>
            <w:right w:val="none" w:sz="0" w:space="0" w:color="auto"/>
          </w:divBdr>
        </w:div>
        <w:div w:id="396100375">
          <w:marLeft w:val="480"/>
          <w:marRight w:val="0"/>
          <w:marTop w:val="0"/>
          <w:marBottom w:val="0"/>
          <w:divBdr>
            <w:top w:val="none" w:sz="0" w:space="0" w:color="auto"/>
            <w:left w:val="none" w:sz="0" w:space="0" w:color="auto"/>
            <w:bottom w:val="none" w:sz="0" w:space="0" w:color="auto"/>
            <w:right w:val="none" w:sz="0" w:space="0" w:color="auto"/>
          </w:divBdr>
        </w:div>
        <w:div w:id="2137991700">
          <w:marLeft w:val="480"/>
          <w:marRight w:val="0"/>
          <w:marTop w:val="0"/>
          <w:marBottom w:val="0"/>
          <w:divBdr>
            <w:top w:val="none" w:sz="0" w:space="0" w:color="auto"/>
            <w:left w:val="none" w:sz="0" w:space="0" w:color="auto"/>
            <w:bottom w:val="none" w:sz="0" w:space="0" w:color="auto"/>
            <w:right w:val="none" w:sz="0" w:space="0" w:color="auto"/>
          </w:divBdr>
        </w:div>
        <w:div w:id="1527906364">
          <w:marLeft w:val="480"/>
          <w:marRight w:val="0"/>
          <w:marTop w:val="0"/>
          <w:marBottom w:val="0"/>
          <w:divBdr>
            <w:top w:val="none" w:sz="0" w:space="0" w:color="auto"/>
            <w:left w:val="none" w:sz="0" w:space="0" w:color="auto"/>
            <w:bottom w:val="none" w:sz="0" w:space="0" w:color="auto"/>
            <w:right w:val="none" w:sz="0" w:space="0" w:color="auto"/>
          </w:divBdr>
        </w:div>
        <w:div w:id="1986202537">
          <w:marLeft w:val="480"/>
          <w:marRight w:val="0"/>
          <w:marTop w:val="0"/>
          <w:marBottom w:val="0"/>
          <w:divBdr>
            <w:top w:val="none" w:sz="0" w:space="0" w:color="auto"/>
            <w:left w:val="none" w:sz="0" w:space="0" w:color="auto"/>
            <w:bottom w:val="none" w:sz="0" w:space="0" w:color="auto"/>
            <w:right w:val="none" w:sz="0" w:space="0" w:color="auto"/>
          </w:divBdr>
        </w:div>
        <w:div w:id="1749308660">
          <w:marLeft w:val="480"/>
          <w:marRight w:val="0"/>
          <w:marTop w:val="0"/>
          <w:marBottom w:val="0"/>
          <w:divBdr>
            <w:top w:val="none" w:sz="0" w:space="0" w:color="auto"/>
            <w:left w:val="none" w:sz="0" w:space="0" w:color="auto"/>
            <w:bottom w:val="none" w:sz="0" w:space="0" w:color="auto"/>
            <w:right w:val="none" w:sz="0" w:space="0" w:color="auto"/>
          </w:divBdr>
        </w:div>
        <w:div w:id="1024866360">
          <w:marLeft w:val="480"/>
          <w:marRight w:val="0"/>
          <w:marTop w:val="0"/>
          <w:marBottom w:val="0"/>
          <w:divBdr>
            <w:top w:val="none" w:sz="0" w:space="0" w:color="auto"/>
            <w:left w:val="none" w:sz="0" w:space="0" w:color="auto"/>
            <w:bottom w:val="none" w:sz="0" w:space="0" w:color="auto"/>
            <w:right w:val="none" w:sz="0" w:space="0" w:color="auto"/>
          </w:divBdr>
        </w:div>
        <w:div w:id="1541742251">
          <w:marLeft w:val="480"/>
          <w:marRight w:val="0"/>
          <w:marTop w:val="0"/>
          <w:marBottom w:val="0"/>
          <w:divBdr>
            <w:top w:val="none" w:sz="0" w:space="0" w:color="auto"/>
            <w:left w:val="none" w:sz="0" w:space="0" w:color="auto"/>
            <w:bottom w:val="none" w:sz="0" w:space="0" w:color="auto"/>
            <w:right w:val="none" w:sz="0" w:space="0" w:color="auto"/>
          </w:divBdr>
        </w:div>
        <w:div w:id="667513852">
          <w:marLeft w:val="480"/>
          <w:marRight w:val="0"/>
          <w:marTop w:val="0"/>
          <w:marBottom w:val="0"/>
          <w:divBdr>
            <w:top w:val="none" w:sz="0" w:space="0" w:color="auto"/>
            <w:left w:val="none" w:sz="0" w:space="0" w:color="auto"/>
            <w:bottom w:val="none" w:sz="0" w:space="0" w:color="auto"/>
            <w:right w:val="none" w:sz="0" w:space="0" w:color="auto"/>
          </w:divBdr>
        </w:div>
        <w:div w:id="683434598">
          <w:marLeft w:val="480"/>
          <w:marRight w:val="0"/>
          <w:marTop w:val="0"/>
          <w:marBottom w:val="0"/>
          <w:divBdr>
            <w:top w:val="none" w:sz="0" w:space="0" w:color="auto"/>
            <w:left w:val="none" w:sz="0" w:space="0" w:color="auto"/>
            <w:bottom w:val="none" w:sz="0" w:space="0" w:color="auto"/>
            <w:right w:val="none" w:sz="0" w:space="0" w:color="auto"/>
          </w:divBdr>
        </w:div>
        <w:div w:id="1975215982">
          <w:marLeft w:val="480"/>
          <w:marRight w:val="0"/>
          <w:marTop w:val="0"/>
          <w:marBottom w:val="0"/>
          <w:divBdr>
            <w:top w:val="none" w:sz="0" w:space="0" w:color="auto"/>
            <w:left w:val="none" w:sz="0" w:space="0" w:color="auto"/>
            <w:bottom w:val="none" w:sz="0" w:space="0" w:color="auto"/>
            <w:right w:val="none" w:sz="0" w:space="0" w:color="auto"/>
          </w:divBdr>
        </w:div>
        <w:div w:id="128598260">
          <w:marLeft w:val="480"/>
          <w:marRight w:val="0"/>
          <w:marTop w:val="0"/>
          <w:marBottom w:val="0"/>
          <w:divBdr>
            <w:top w:val="none" w:sz="0" w:space="0" w:color="auto"/>
            <w:left w:val="none" w:sz="0" w:space="0" w:color="auto"/>
            <w:bottom w:val="none" w:sz="0" w:space="0" w:color="auto"/>
            <w:right w:val="none" w:sz="0" w:space="0" w:color="auto"/>
          </w:divBdr>
        </w:div>
        <w:div w:id="2036075377">
          <w:marLeft w:val="480"/>
          <w:marRight w:val="0"/>
          <w:marTop w:val="0"/>
          <w:marBottom w:val="0"/>
          <w:divBdr>
            <w:top w:val="none" w:sz="0" w:space="0" w:color="auto"/>
            <w:left w:val="none" w:sz="0" w:space="0" w:color="auto"/>
            <w:bottom w:val="none" w:sz="0" w:space="0" w:color="auto"/>
            <w:right w:val="none" w:sz="0" w:space="0" w:color="auto"/>
          </w:divBdr>
        </w:div>
        <w:div w:id="2047292042">
          <w:marLeft w:val="480"/>
          <w:marRight w:val="0"/>
          <w:marTop w:val="0"/>
          <w:marBottom w:val="0"/>
          <w:divBdr>
            <w:top w:val="none" w:sz="0" w:space="0" w:color="auto"/>
            <w:left w:val="none" w:sz="0" w:space="0" w:color="auto"/>
            <w:bottom w:val="none" w:sz="0" w:space="0" w:color="auto"/>
            <w:right w:val="none" w:sz="0" w:space="0" w:color="auto"/>
          </w:divBdr>
        </w:div>
        <w:div w:id="1717969460">
          <w:marLeft w:val="480"/>
          <w:marRight w:val="0"/>
          <w:marTop w:val="0"/>
          <w:marBottom w:val="0"/>
          <w:divBdr>
            <w:top w:val="none" w:sz="0" w:space="0" w:color="auto"/>
            <w:left w:val="none" w:sz="0" w:space="0" w:color="auto"/>
            <w:bottom w:val="none" w:sz="0" w:space="0" w:color="auto"/>
            <w:right w:val="none" w:sz="0" w:space="0" w:color="auto"/>
          </w:divBdr>
        </w:div>
        <w:div w:id="1157383587">
          <w:marLeft w:val="480"/>
          <w:marRight w:val="0"/>
          <w:marTop w:val="0"/>
          <w:marBottom w:val="0"/>
          <w:divBdr>
            <w:top w:val="none" w:sz="0" w:space="0" w:color="auto"/>
            <w:left w:val="none" w:sz="0" w:space="0" w:color="auto"/>
            <w:bottom w:val="none" w:sz="0" w:space="0" w:color="auto"/>
            <w:right w:val="none" w:sz="0" w:space="0" w:color="auto"/>
          </w:divBdr>
        </w:div>
        <w:div w:id="621157525">
          <w:marLeft w:val="480"/>
          <w:marRight w:val="0"/>
          <w:marTop w:val="0"/>
          <w:marBottom w:val="0"/>
          <w:divBdr>
            <w:top w:val="none" w:sz="0" w:space="0" w:color="auto"/>
            <w:left w:val="none" w:sz="0" w:space="0" w:color="auto"/>
            <w:bottom w:val="none" w:sz="0" w:space="0" w:color="auto"/>
            <w:right w:val="none" w:sz="0" w:space="0" w:color="auto"/>
          </w:divBdr>
        </w:div>
        <w:div w:id="109445440">
          <w:marLeft w:val="480"/>
          <w:marRight w:val="0"/>
          <w:marTop w:val="0"/>
          <w:marBottom w:val="0"/>
          <w:divBdr>
            <w:top w:val="none" w:sz="0" w:space="0" w:color="auto"/>
            <w:left w:val="none" w:sz="0" w:space="0" w:color="auto"/>
            <w:bottom w:val="none" w:sz="0" w:space="0" w:color="auto"/>
            <w:right w:val="none" w:sz="0" w:space="0" w:color="auto"/>
          </w:divBdr>
        </w:div>
        <w:div w:id="146021244">
          <w:marLeft w:val="480"/>
          <w:marRight w:val="0"/>
          <w:marTop w:val="0"/>
          <w:marBottom w:val="0"/>
          <w:divBdr>
            <w:top w:val="none" w:sz="0" w:space="0" w:color="auto"/>
            <w:left w:val="none" w:sz="0" w:space="0" w:color="auto"/>
            <w:bottom w:val="none" w:sz="0" w:space="0" w:color="auto"/>
            <w:right w:val="none" w:sz="0" w:space="0" w:color="auto"/>
          </w:divBdr>
        </w:div>
        <w:div w:id="2082289286">
          <w:marLeft w:val="480"/>
          <w:marRight w:val="0"/>
          <w:marTop w:val="0"/>
          <w:marBottom w:val="0"/>
          <w:divBdr>
            <w:top w:val="none" w:sz="0" w:space="0" w:color="auto"/>
            <w:left w:val="none" w:sz="0" w:space="0" w:color="auto"/>
            <w:bottom w:val="none" w:sz="0" w:space="0" w:color="auto"/>
            <w:right w:val="none" w:sz="0" w:space="0" w:color="auto"/>
          </w:divBdr>
        </w:div>
        <w:div w:id="1538353873">
          <w:marLeft w:val="480"/>
          <w:marRight w:val="0"/>
          <w:marTop w:val="0"/>
          <w:marBottom w:val="0"/>
          <w:divBdr>
            <w:top w:val="none" w:sz="0" w:space="0" w:color="auto"/>
            <w:left w:val="none" w:sz="0" w:space="0" w:color="auto"/>
            <w:bottom w:val="none" w:sz="0" w:space="0" w:color="auto"/>
            <w:right w:val="none" w:sz="0" w:space="0" w:color="auto"/>
          </w:divBdr>
        </w:div>
        <w:div w:id="52391602">
          <w:marLeft w:val="480"/>
          <w:marRight w:val="0"/>
          <w:marTop w:val="0"/>
          <w:marBottom w:val="0"/>
          <w:divBdr>
            <w:top w:val="none" w:sz="0" w:space="0" w:color="auto"/>
            <w:left w:val="none" w:sz="0" w:space="0" w:color="auto"/>
            <w:bottom w:val="none" w:sz="0" w:space="0" w:color="auto"/>
            <w:right w:val="none" w:sz="0" w:space="0" w:color="auto"/>
          </w:divBdr>
        </w:div>
        <w:div w:id="1423604410">
          <w:marLeft w:val="480"/>
          <w:marRight w:val="0"/>
          <w:marTop w:val="0"/>
          <w:marBottom w:val="0"/>
          <w:divBdr>
            <w:top w:val="none" w:sz="0" w:space="0" w:color="auto"/>
            <w:left w:val="none" w:sz="0" w:space="0" w:color="auto"/>
            <w:bottom w:val="none" w:sz="0" w:space="0" w:color="auto"/>
            <w:right w:val="none" w:sz="0" w:space="0" w:color="auto"/>
          </w:divBdr>
        </w:div>
        <w:div w:id="1656490303">
          <w:marLeft w:val="480"/>
          <w:marRight w:val="0"/>
          <w:marTop w:val="0"/>
          <w:marBottom w:val="0"/>
          <w:divBdr>
            <w:top w:val="none" w:sz="0" w:space="0" w:color="auto"/>
            <w:left w:val="none" w:sz="0" w:space="0" w:color="auto"/>
            <w:bottom w:val="none" w:sz="0" w:space="0" w:color="auto"/>
            <w:right w:val="none" w:sz="0" w:space="0" w:color="auto"/>
          </w:divBdr>
        </w:div>
        <w:div w:id="928852524">
          <w:marLeft w:val="480"/>
          <w:marRight w:val="0"/>
          <w:marTop w:val="0"/>
          <w:marBottom w:val="0"/>
          <w:divBdr>
            <w:top w:val="none" w:sz="0" w:space="0" w:color="auto"/>
            <w:left w:val="none" w:sz="0" w:space="0" w:color="auto"/>
            <w:bottom w:val="none" w:sz="0" w:space="0" w:color="auto"/>
            <w:right w:val="none" w:sz="0" w:space="0" w:color="auto"/>
          </w:divBdr>
        </w:div>
      </w:divsChild>
    </w:div>
    <w:div w:id="2090537436">
      <w:bodyDiv w:val="1"/>
      <w:marLeft w:val="0"/>
      <w:marRight w:val="0"/>
      <w:marTop w:val="0"/>
      <w:marBottom w:val="0"/>
      <w:divBdr>
        <w:top w:val="none" w:sz="0" w:space="0" w:color="auto"/>
        <w:left w:val="none" w:sz="0" w:space="0" w:color="auto"/>
        <w:bottom w:val="none" w:sz="0" w:space="0" w:color="auto"/>
        <w:right w:val="none" w:sz="0" w:space="0" w:color="auto"/>
      </w:divBdr>
    </w:div>
    <w:div w:id="2092192550">
      <w:bodyDiv w:val="1"/>
      <w:marLeft w:val="0"/>
      <w:marRight w:val="0"/>
      <w:marTop w:val="0"/>
      <w:marBottom w:val="0"/>
      <w:divBdr>
        <w:top w:val="none" w:sz="0" w:space="0" w:color="auto"/>
        <w:left w:val="none" w:sz="0" w:space="0" w:color="auto"/>
        <w:bottom w:val="none" w:sz="0" w:space="0" w:color="auto"/>
        <w:right w:val="none" w:sz="0" w:space="0" w:color="auto"/>
      </w:divBdr>
    </w:div>
    <w:div w:id="2096632791">
      <w:bodyDiv w:val="1"/>
      <w:marLeft w:val="0"/>
      <w:marRight w:val="0"/>
      <w:marTop w:val="0"/>
      <w:marBottom w:val="0"/>
      <w:divBdr>
        <w:top w:val="none" w:sz="0" w:space="0" w:color="auto"/>
        <w:left w:val="none" w:sz="0" w:space="0" w:color="auto"/>
        <w:bottom w:val="none" w:sz="0" w:space="0" w:color="auto"/>
        <w:right w:val="none" w:sz="0" w:space="0" w:color="auto"/>
      </w:divBdr>
    </w:div>
    <w:div w:id="2097357942">
      <w:bodyDiv w:val="1"/>
      <w:marLeft w:val="0"/>
      <w:marRight w:val="0"/>
      <w:marTop w:val="0"/>
      <w:marBottom w:val="0"/>
      <w:divBdr>
        <w:top w:val="none" w:sz="0" w:space="0" w:color="auto"/>
        <w:left w:val="none" w:sz="0" w:space="0" w:color="auto"/>
        <w:bottom w:val="none" w:sz="0" w:space="0" w:color="auto"/>
        <w:right w:val="none" w:sz="0" w:space="0" w:color="auto"/>
      </w:divBdr>
    </w:div>
    <w:div w:id="2099133516">
      <w:bodyDiv w:val="1"/>
      <w:marLeft w:val="0"/>
      <w:marRight w:val="0"/>
      <w:marTop w:val="0"/>
      <w:marBottom w:val="0"/>
      <w:divBdr>
        <w:top w:val="none" w:sz="0" w:space="0" w:color="auto"/>
        <w:left w:val="none" w:sz="0" w:space="0" w:color="auto"/>
        <w:bottom w:val="none" w:sz="0" w:space="0" w:color="auto"/>
        <w:right w:val="none" w:sz="0" w:space="0" w:color="auto"/>
      </w:divBdr>
    </w:div>
    <w:div w:id="2100635993">
      <w:bodyDiv w:val="1"/>
      <w:marLeft w:val="0"/>
      <w:marRight w:val="0"/>
      <w:marTop w:val="0"/>
      <w:marBottom w:val="0"/>
      <w:divBdr>
        <w:top w:val="none" w:sz="0" w:space="0" w:color="auto"/>
        <w:left w:val="none" w:sz="0" w:space="0" w:color="auto"/>
        <w:bottom w:val="none" w:sz="0" w:space="0" w:color="auto"/>
        <w:right w:val="none" w:sz="0" w:space="0" w:color="auto"/>
      </w:divBdr>
    </w:div>
    <w:div w:id="2101173609">
      <w:bodyDiv w:val="1"/>
      <w:marLeft w:val="0"/>
      <w:marRight w:val="0"/>
      <w:marTop w:val="0"/>
      <w:marBottom w:val="0"/>
      <w:divBdr>
        <w:top w:val="none" w:sz="0" w:space="0" w:color="auto"/>
        <w:left w:val="none" w:sz="0" w:space="0" w:color="auto"/>
        <w:bottom w:val="none" w:sz="0" w:space="0" w:color="auto"/>
        <w:right w:val="none" w:sz="0" w:space="0" w:color="auto"/>
      </w:divBdr>
    </w:div>
    <w:div w:id="2102871876">
      <w:bodyDiv w:val="1"/>
      <w:marLeft w:val="0"/>
      <w:marRight w:val="0"/>
      <w:marTop w:val="0"/>
      <w:marBottom w:val="0"/>
      <w:divBdr>
        <w:top w:val="none" w:sz="0" w:space="0" w:color="auto"/>
        <w:left w:val="none" w:sz="0" w:space="0" w:color="auto"/>
        <w:bottom w:val="none" w:sz="0" w:space="0" w:color="auto"/>
        <w:right w:val="none" w:sz="0" w:space="0" w:color="auto"/>
      </w:divBdr>
    </w:div>
    <w:div w:id="2103144438">
      <w:bodyDiv w:val="1"/>
      <w:marLeft w:val="0"/>
      <w:marRight w:val="0"/>
      <w:marTop w:val="0"/>
      <w:marBottom w:val="0"/>
      <w:divBdr>
        <w:top w:val="none" w:sz="0" w:space="0" w:color="auto"/>
        <w:left w:val="none" w:sz="0" w:space="0" w:color="auto"/>
        <w:bottom w:val="none" w:sz="0" w:space="0" w:color="auto"/>
        <w:right w:val="none" w:sz="0" w:space="0" w:color="auto"/>
      </w:divBdr>
    </w:div>
    <w:div w:id="2105220584">
      <w:bodyDiv w:val="1"/>
      <w:marLeft w:val="0"/>
      <w:marRight w:val="0"/>
      <w:marTop w:val="0"/>
      <w:marBottom w:val="0"/>
      <w:divBdr>
        <w:top w:val="none" w:sz="0" w:space="0" w:color="auto"/>
        <w:left w:val="none" w:sz="0" w:space="0" w:color="auto"/>
        <w:bottom w:val="none" w:sz="0" w:space="0" w:color="auto"/>
        <w:right w:val="none" w:sz="0" w:space="0" w:color="auto"/>
      </w:divBdr>
    </w:div>
    <w:div w:id="2109503890">
      <w:bodyDiv w:val="1"/>
      <w:marLeft w:val="0"/>
      <w:marRight w:val="0"/>
      <w:marTop w:val="0"/>
      <w:marBottom w:val="0"/>
      <w:divBdr>
        <w:top w:val="none" w:sz="0" w:space="0" w:color="auto"/>
        <w:left w:val="none" w:sz="0" w:space="0" w:color="auto"/>
        <w:bottom w:val="none" w:sz="0" w:space="0" w:color="auto"/>
        <w:right w:val="none" w:sz="0" w:space="0" w:color="auto"/>
      </w:divBdr>
    </w:div>
    <w:div w:id="2112897464">
      <w:bodyDiv w:val="1"/>
      <w:marLeft w:val="0"/>
      <w:marRight w:val="0"/>
      <w:marTop w:val="0"/>
      <w:marBottom w:val="0"/>
      <w:divBdr>
        <w:top w:val="none" w:sz="0" w:space="0" w:color="auto"/>
        <w:left w:val="none" w:sz="0" w:space="0" w:color="auto"/>
        <w:bottom w:val="none" w:sz="0" w:space="0" w:color="auto"/>
        <w:right w:val="none" w:sz="0" w:space="0" w:color="auto"/>
      </w:divBdr>
    </w:div>
    <w:div w:id="2113432564">
      <w:bodyDiv w:val="1"/>
      <w:marLeft w:val="0"/>
      <w:marRight w:val="0"/>
      <w:marTop w:val="0"/>
      <w:marBottom w:val="0"/>
      <w:divBdr>
        <w:top w:val="none" w:sz="0" w:space="0" w:color="auto"/>
        <w:left w:val="none" w:sz="0" w:space="0" w:color="auto"/>
        <w:bottom w:val="none" w:sz="0" w:space="0" w:color="auto"/>
        <w:right w:val="none" w:sz="0" w:space="0" w:color="auto"/>
      </w:divBdr>
    </w:div>
    <w:div w:id="2115588288">
      <w:bodyDiv w:val="1"/>
      <w:marLeft w:val="0"/>
      <w:marRight w:val="0"/>
      <w:marTop w:val="0"/>
      <w:marBottom w:val="0"/>
      <w:divBdr>
        <w:top w:val="none" w:sz="0" w:space="0" w:color="auto"/>
        <w:left w:val="none" w:sz="0" w:space="0" w:color="auto"/>
        <w:bottom w:val="none" w:sz="0" w:space="0" w:color="auto"/>
        <w:right w:val="none" w:sz="0" w:space="0" w:color="auto"/>
      </w:divBdr>
    </w:div>
    <w:div w:id="2125079283">
      <w:bodyDiv w:val="1"/>
      <w:marLeft w:val="0"/>
      <w:marRight w:val="0"/>
      <w:marTop w:val="0"/>
      <w:marBottom w:val="0"/>
      <w:divBdr>
        <w:top w:val="none" w:sz="0" w:space="0" w:color="auto"/>
        <w:left w:val="none" w:sz="0" w:space="0" w:color="auto"/>
        <w:bottom w:val="none" w:sz="0" w:space="0" w:color="auto"/>
        <w:right w:val="none" w:sz="0" w:space="0" w:color="auto"/>
      </w:divBdr>
    </w:div>
    <w:div w:id="2125151704">
      <w:bodyDiv w:val="1"/>
      <w:marLeft w:val="0"/>
      <w:marRight w:val="0"/>
      <w:marTop w:val="0"/>
      <w:marBottom w:val="0"/>
      <w:divBdr>
        <w:top w:val="none" w:sz="0" w:space="0" w:color="auto"/>
        <w:left w:val="none" w:sz="0" w:space="0" w:color="auto"/>
        <w:bottom w:val="none" w:sz="0" w:space="0" w:color="auto"/>
        <w:right w:val="none" w:sz="0" w:space="0" w:color="auto"/>
      </w:divBdr>
    </w:div>
    <w:div w:id="2127576398">
      <w:bodyDiv w:val="1"/>
      <w:marLeft w:val="0"/>
      <w:marRight w:val="0"/>
      <w:marTop w:val="0"/>
      <w:marBottom w:val="0"/>
      <w:divBdr>
        <w:top w:val="none" w:sz="0" w:space="0" w:color="auto"/>
        <w:left w:val="none" w:sz="0" w:space="0" w:color="auto"/>
        <w:bottom w:val="none" w:sz="0" w:space="0" w:color="auto"/>
        <w:right w:val="none" w:sz="0" w:space="0" w:color="auto"/>
      </w:divBdr>
    </w:div>
    <w:div w:id="2129274191">
      <w:bodyDiv w:val="1"/>
      <w:marLeft w:val="0"/>
      <w:marRight w:val="0"/>
      <w:marTop w:val="0"/>
      <w:marBottom w:val="0"/>
      <w:divBdr>
        <w:top w:val="none" w:sz="0" w:space="0" w:color="auto"/>
        <w:left w:val="none" w:sz="0" w:space="0" w:color="auto"/>
        <w:bottom w:val="none" w:sz="0" w:space="0" w:color="auto"/>
        <w:right w:val="none" w:sz="0" w:space="0" w:color="auto"/>
      </w:divBdr>
    </w:div>
    <w:div w:id="2129620507">
      <w:bodyDiv w:val="1"/>
      <w:marLeft w:val="0"/>
      <w:marRight w:val="0"/>
      <w:marTop w:val="0"/>
      <w:marBottom w:val="0"/>
      <w:divBdr>
        <w:top w:val="none" w:sz="0" w:space="0" w:color="auto"/>
        <w:left w:val="none" w:sz="0" w:space="0" w:color="auto"/>
        <w:bottom w:val="none" w:sz="0" w:space="0" w:color="auto"/>
        <w:right w:val="none" w:sz="0" w:space="0" w:color="auto"/>
      </w:divBdr>
    </w:div>
    <w:div w:id="2130119440">
      <w:bodyDiv w:val="1"/>
      <w:marLeft w:val="0"/>
      <w:marRight w:val="0"/>
      <w:marTop w:val="0"/>
      <w:marBottom w:val="0"/>
      <w:divBdr>
        <w:top w:val="none" w:sz="0" w:space="0" w:color="auto"/>
        <w:left w:val="none" w:sz="0" w:space="0" w:color="auto"/>
        <w:bottom w:val="none" w:sz="0" w:space="0" w:color="auto"/>
        <w:right w:val="none" w:sz="0" w:space="0" w:color="auto"/>
      </w:divBdr>
    </w:div>
    <w:div w:id="2132357196">
      <w:bodyDiv w:val="1"/>
      <w:marLeft w:val="0"/>
      <w:marRight w:val="0"/>
      <w:marTop w:val="0"/>
      <w:marBottom w:val="0"/>
      <w:divBdr>
        <w:top w:val="none" w:sz="0" w:space="0" w:color="auto"/>
        <w:left w:val="none" w:sz="0" w:space="0" w:color="auto"/>
        <w:bottom w:val="none" w:sz="0" w:space="0" w:color="auto"/>
        <w:right w:val="none" w:sz="0" w:space="0" w:color="auto"/>
      </w:divBdr>
    </w:div>
    <w:div w:id="2133360318">
      <w:bodyDiv w:val="1"/>
      <w:marLeft w:val="0"/>
      <w:marRight w:val="0"/>
      <w:marTop w:val="0"/>
      <w:marBottom w:val="0"/>
      <w:divBdr>
        <w:top w:val="none" w:sz="0" w:space="0" w:color="auto"/>
        <w:left w:val="none" w:sz="0" w:space="0" w:color="auto"/>
        <w:bottom w:val="none" w:sz="0" w:space="0" w:color="auto"/>
        <w:right w:val="none" w:sz="0" w:space="0" w:color="auto"/>
      </w:divBdr>
    </w:div>
    <w:div w:id="2134522637">
      <w:bodyDiv w:val="1"/>
      <w:marLeft w:val="0"/>
      <w:marRight w:val="0"/>
      <w:marTop w:val="0"/>
      <w:marBottom w:val="0"/>
      <w:divBdr>
        <w:top w:val="none" w:sz="0" w:space="0" w:color="auto"/>
        <w:left w:val="none" w:sz="0" w:space="0" w:color="auto"/>
        <w:bottom w:val="none" w:sz="0" w:space="0" w:color="auto"/>
        <w:right w:val="none" w:sz="0" w:space="0" w:color="auto"/>
      </w:divBdr>
    </w:div>
    <w:div w:id="2136554929">
      <w:bodyDiv w:val="1"/>
      <w:marLeft w:val="0"/>
      <w:marRight w:val="0"/>
      <w:marTop w:val="0"/>
      <w:marBottom w:val="0"/>
      <w:divBdr>
        <w:top w:val="none" w:sz="0" w:space="0" w:color="auto"/>
        <w:left w:val="none" w:sz="0" w:space="0" w:color="auto"/>
        <w:bottom w:val="none" w:sz="0" w:space="0" w:color="auto"/>
        <w:right w:val="none" w:sz="0" w:space="0" w:color="auto"/>
      </w:divBdr>
    </w:div>
    <w:div w:id="2141608336">
      <w:bodyDiv w:val="1"/>
      <w:marLeft w:val="0"/>
      <w:marRight w:val="0"/>
      <w:marTop w:val="0"/>
      <w:marBottom w:val="0"/>
      <w:divBdr>
        <w:top w:val="none" w:sz="0" w:space="0" w:color="auto"/>
        <w:left w:val="none" w:sz="0" w:space="0" w:color="auto"/>
        <w:bottom w:val="none" w:sz="0" w:space="0" w:color="auto"/>
        <w:right w:val="none" w:sz="0" w:space="0" w:color="auto"/>
      </w:divBdr>
    </w:div>
    <w:div w:id="2142385651">
      <w:bodyDiv w:val="1"/>
      <w:marLeft w:val="0"/>
      <w:marRight w:val="0"/>
      <w:marTop w:val="0"/>
      <w:marBottom w:val="0"/>
      <w:divBdr>
        <w:top w:val="none" w:sz="0" w:space="0" w:color="auto"/>
        <w:left w:val="none" w:sz="0" w:space="0" w:color="auto"/>
        <w:bottom w:val="none" w:sz="0" w:space="0" w:color="auto"/>
        <w:right w:val="none" w:sz="0" w:space="0" w:color="auto"/>
      </w:divBdr>
    </w:div>
    <w:div w:id="2142729968">
      <w:bodyDiv w:val="1"/>
      <w:marLeft w:val="0"/>
      <w:marRight w:val="0"/>
      <w:marTop w:val="0"/>
      <w:marBottom w:val="0"/>
      <w:divBdr>
        <w:top w:val="none" w:sz="0" w:space="0" w:color="auto"/>
        <w:left w:val="none" w:sz="0" w:space="0" w:color="auto"/>
        <w:bottom w:val="none" w:sz="0" w:space="0" w:color="auto"/>
        <w:right w:val="none" w:sz="0" w:space="0" w:color="auto"/>
      </w:divBdr>
    </w:div>
    <w:div w:id="2145652858">
      <w:bodyDiv w:val="1"/>
      <w:marLeft w:val="0"/>
      <w:marRight w:val="0"/>
      <w:marTop w:val="0"/>
      <w:marBottom w:val="0"/>
      <w:divBdr>
        <w:top w:val="none" w:sz="0" w:space="0" w:color="auto"/>
        <w:left w:val="none" w:sz="0" w:space="0" w:color="auto"/>
        <w:bottom w:val="none" w:sz="0" w:space="0" w:color="auto"/>
        <w:right w:val="none" w:sz="0" w:space="0" w:color="auto"/>
      </w:divBdr>
    </w:div>
    <w:div w:id="21465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neonscience.org/"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8FFF332-166D-694C-9D93-ACB7CDA04C54}"/>
      </w:docPartPr>
      <w:docPartBody>
        <w:p w:rsidR="002F1032" w:rsidRDefault="004A7B47">
          <w:r w:rsidRPr="0064749D">
            <w:rPr>
              <w:rStyle w:val="PlaceholderText"/>
            </w:rPr>
            <w:t>Click or tap here to enter text.</w:t>
          </w:r>
        </w:p>
      </w:docPartBody>
    </w:docPart>
    <w:docPart>
      <w:docPartPr>
        <w:name w:val="9185F023D805471580B0F96E6B38E826"/>
        <w:category>
          <w:name w:val="General"/>
          <w:gallery w:val="placeholder"/>
        </w:category>
        <w:types>
          <w:type w:val="bbPlcHdr"/>
        </w:types>
        <w:behaviors>
          <w:behavior w:val="content"/>
        </w:behaviors>
        <w:guid w:val="{69A701ED-86AD-449A-889E-146DBFCA4E1E}"/>
      </w:docPartPr>
      <w:docPartBody>
        <w:p w:rsidR="005367DC" w:rsidRDefault="009B0D2A" w:rsidP="009B0D2A">
          <w:pPr>
            <w:pStyle w:val="9185F023D805471580B0F96E6B38E826"/>
          </w:pPr>
          <w:r w:rsidRPr="0064749D">
            <w:rPr>
              <w:rStyle w:val="PlaceholderText"/>
            </w:rPr>
            <w:t>Click or tap here to enter text.</w:t>
          </w:r>
        </w:p>
      </w:docPartBody>
    </w:docPart>
    <w:docPart>
      <w:docPartPr>
        <w:name w:val="99F3C12F1C2B42C892B0F13346FBB893"/>
        <w:category>
          <w:name w:val="General"/>
          <w:gallery w:val="placeholder"/>
        </w:category>
        <w:types>
          <w:type w:val="bbPlcHdr"/>
        </w:types>
        <w:behaviors>
          <w:behavior w:val="content"/>
        </w:behaviors>
        <w:guid w:val="{ACB56D6B-4663-43BE-A9E3-5EE054B2953A}"/>
      </w:docPartPr>
      <w:docPartBody>
        <w:p w:rsidR="005367DC" w:rsidRDefault="009B0D2A" w:rsidP="009B0D2A">
          <w:pPr>
            <w:pStyle w:val="99F3C12F1C2B42C892B0F13346FBB893"/>
          </w:pPr>
          <w:r w:rsidRPr="0064749D">
            <w:rPr>
              <w:rStyle w:val="PlaceholderText"/>
            </w:rPr>
            <w:t>Click or tap here to enter text.</w:t>
          </w:r>
        </w:p>
      </w:docPartBody>
    </w:docPart>
    <w:docPart>
      <w:docPartPr>
        <w:name w:val="3CB2A8BDE13C456983CDADAD2BEDA941"/>
        <w:category>
          <w:name w:val="General"/>
          <w:gallery w:val="placeholder"/>
        </w:category>
        <w:types>
          <w:type w:val="bbPlcHdr"/>
        </w:types>
        <w:behaviors>
          <w:behavior w:val="content"/>
        </w:behaviors>
        <w:guid w:val="{5C738506-0113-4CF7-A686-CAFA3177D304}"/>
      </w:docPartPr>
      <w:docPartBody>
        <w:p w:rsidR="005367DC" w:rsidRDefault="009B0D2A" w:rsidP="009B0D2A">
          <w:pPr>
            <w:pStyle w:val="3CB2A8BDE13C456983CDADAD2BEDA941"/>
          </w:pPr>
          <w:r w:rsidRPr="0064749D">
            <w:rPr>
              <w:rStyle w:val="PlaceholderText"/>
            </w:rPr>
            <w:t>Click or tap here to enter text.</w:t>
          </w:r>
        </w:p>
      </w:docPartBody>
    </w:docPart>
    <w:docPart>
      <w:docPartPr>
        <w:name w:val="7AAE52D63C2B45F09461B408F697A37F"/>
        <w:category>
          <w:name w:val="General"/>
          <w:gallery w:val="placeholder"/>
        </w:category>
        <w:types>
          <w:type w:val="bbPlcHdr"/>
        </w:types>
        <w:behaviors>
          <w:behavior w:val="content"/>
        </w:behaviors>
        <w:guid w:val="{4BD1CC6A-7903-43C8-9A39-28C394FFAF6F}"/>
      </w:docPartPr>
      <w:docPartBody>
        <w:p w:rsidR="005367DC" w:rsidRDefault="009B0D2A" w:rsidP="009B0D2A">
          <w:pPr>
            <w:pStyle w:val="7AAE52D63C2B45F09461B408F697A37F"/>
          </w:pPr>
          <w:r w:rsidRPr="0064749D">
            <w:rPr>
              <w:rStyle w:val="PlaceholderText"/>
            </w:rPr>
            <w:t>Click or tap here to enter text.</w:t>
          </w:r>
        </w:p>
      </w:docPartBody>
    </w:docPart>
    <w:docPart>
      <w:docPartPr>
        <w:name w:val="192276DC06344F5CBF9DFBA0F9AD6929"/>
        <w:category>
          <w:name w:val="General"/>
          <w:gallery w:val="placeholder"/>
        </w:category>
        <w:types>
          <w:type w:val="bbPlcHdr"/>
        </w:types>
        <w:behaviors>
          <w:behavior w:val="content"/>
        </w:behaviors>
        <w:guid w:val="{40EC73F0-AE92-468A-B301-0ABF75976E43}"/>
      </w:docPartPr>
      <w:docPartBody>
        <w:p w:rsidR="005367DC" w:rsidRDefault="009B0D2A" w:rsidP="009B0D2A">
          <w:pPr>
            <w:pStyle w:val="192276DC06344F5CBF9DFBA0F9AD6929"/>
          </w:pPr>
          <w:r w:rsidRPr="006474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B47"/>
    <w:rsid w:val="000B223D"/>
    <w:rsid w:val="000C0C13"/>
    <w:rsid w:val="00285512"/>
    <w:rsid w:val="002F1032"/>
    <w:rsid w:val="00342C87"/>
    <w:rsid w:val="00417793"/>
    <w:rsid w:val="004A7B47"/>
    <w:rsid w:val="00520BC6"/>
    <w:rsid w:val="005367DC"/>
    <w:rsid w:val="00621B9D"/>
    <w:rsid w:val="007715A6"/>
    <w:rsid w:val="00877A90"/>
    <w:rsid w:val="0099789F"/>
    <w:rsid w:val="009B0D2A"/>
    <w:rsid w:val="00AF3C27"/>
    <w:rsid w:val="00B327F9"/>
    <w:rsid w:val="00CD051A"/>
    <w:rsid w:val="00DF2B32"/>
    <w:rsid w:val="00E52BEB"/>
    <w:rsid w:val="00E76C46"/>
    <w:rsid w:val="00EB74E0"/>
    <w:rsid w:val="00EC1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0D2A"/>
    <w:rPr>
      <w:color w:val="808080"/>
    </w:rPr>
  </w:style>
  <w:style w:type="paragraph" w:customStyle="1" w:styleId="9185F023D805471580B0F96E6B38E826">
    <w:name w:val="9185F023D805471580B0F96E6B38E826"/>
    <w:rsid w:val="009B0D2A"/>
    <w:pPr>
      <w:spacing w:after="160" w:line="259" w:lineRule="auto"/>
    </w:pPr>
    <w:rPr>
      <w:kern w:val="2"/>
      <w:sz w:val="22"/>
      <w:szCs w:val="22"/>
      <w14:ligatures w14:val="standardContextual"/>
    </w:rPr>
  </w:style>
  <w:style w:type="paragraph" w:customStyle="1" w:styleId="99F3C12F1C2B42C892B0F13346FBB893">
    <w:name w:val="99F3C12F1C2B42C892B0F13346FBB893"/>
    <w:rsid w:val="009B0D2A"/>
    <w:pPr>
      <w:spacing w:after="160" w:line="259" w:lineRule="auto"/>
    </w:pPr>
    <w:rPr>
      <w:kern w:val="2"/>
      <w:sz w:val="22"/>
      <w:szCs w:val="22"/>
      <w14:ligatures w14:val="standardContextual"/>
    </w:rPr>
  </w:style>
  <w:style w:type="paragraph" w:customStyle="1" w:styleId="3CB2A8BDE13C456983CDADAD2BEDA941">
    <w:name w:val="3CB2A8BDE13C456983CDADAD2BEDA941"/>
    <w:rsid w:val="009B0D2A"/>
    <w:pPr>
      <w:spacing w:after="160" w:line="259" w:lineRule="auto"/>
    </w:pPr>
    <w:rPr>
      <w:kern w:val="2"/>
      <w:sz w:val="22"/>
      <w:szCs w:val="22"/>
      <w14:ligatures w14:val="standardContextual"/>
    </w:rPr>
  </w:style>
  <w:style w:type="paragraph" w:customStyle="1" w:styleId="7AAE52D63C2B45F09461B408F697A37F">
    <w:name w:val="7AAE52D63C2B45F09461B408F697A37F"/>
    <w:rsid w:val="009B0D2A"/>
    <w:pPr>
      <w:spacing w:after="160" w:line="259" w:lineRule="auto"/>
    </w:pPr>
    <w:rPr>
      <w:kern w:val="2"/>
      <w:sz w:val="22"/>
      <w:szCs w:val="22"/>
      <w14:ligatures w14:val="standardContextual"/>
    </w:rPr>
  </w:style>
  <w:style w:type="paragraph" w:customStyle="1" w:styleId="192276DC06344F5CBF9DFBA0F9AD6929">
    <w:name w:val="192276DC06344F5CBF9DFBA0F9AD6929"/>
    <w:rsid w:val="009B0D2A"/>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46E7BD-9BB8-2247-9166-2C6EC329D12D}">
  <we:reference id="wa104382081" version="1.46.0.0" store="en-US" storeType="OMEX"/>
  <we:alternateReferences>
    <we:reference id="wa104382081" version="1.46.0.0" store="en-US" storeType="OMEX"/>
  </we:alternateReferences>
  <we:properties>
    <we:property name="MENDELEY_CITATIONS" value="[{&quot;citationID&quot;:&quot;MENDELEY_CITATION_5676f5fa-7a94-4ef5-a105-15165c7e3461&quot;,&quot;properties&quot;:{&quot;noteIndex&quot;:0},&quot;isEdited&quot;:false,&quot;manualOverride&quot;:{&quot;isManuallyOverridden&quot;:false,&quot;citeprocText&quot;:&quot;(Jung &lt;i&gt;et al&lt;/i&gt; 2011, Piao &lt;i&gt;et al&lt;/i&gt; 2020)&quot;,&quot;manualOverrideText&quot;:&quot;&quot;},&quot;citationTag&quot;:&quot;MENDELEY_CITATION_v3_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&quot;,&quot;citationItems&quot;:[{&quot;id&quot;:&quot;8036094f-da3f-3461-bd8d-c9761b866e9c&quot;,&quot;itemData&quot;:{&quot;type&quot;:&quot;article-journal&quot;,&quot;id&quot;:&quot;8036094f-da3f-3461-bd8d-c9761b866e9c&quot;,&quot;title&quot;:&quot;Global patterns of land-atmosphere fluxes of carbon dioxide, latent heat, and sensible heat derived from eddy covariance, satellite, and meteorological observations&quot;,&quot;groupId&quot;:&quot;df9df81d-f84c-3a76-810b-0b1f7319c912&quot;,&quot;author&quot;:[{&quot;family&quot;:&quot;Jung&quot;,&quot;given&quot;:&quot;Martin&quot;,&quot;parse-names&quot;:false,&quot;dropping-particle&quot;:&quot;&quot;,&quot;non-dropping-particle&quot;:&quot;&quot;},{&quot;family&quot;:&quot;Reichstein&quot;,&quot;given&quot;:&quot;Markus&quot;,&quot;parse-names&quot;:false,&quot;dropping-particle&quot;:&quot;&quot;,&quot;non-dropping-particle&quot;:&quot;&quot;},{&quot;family&quot;:&quot;Margolis&quot;,&quot;given&quot;:&quot;Hank A.&quot;,&quot;parse-names&quot;:false,&quot;dropping-particle&quot;:&quot;&quot;,&quot;non-dropping-particle&quot;:&quot;&quot;},{&quot;family&quot;:&quot;Cescatti&quot;,&quot;given&quot;:&quot;Alessandro&quot;,&quot;parse-names&quot;:false,&quot;dropping-particle&quot;:&quot;&quot;,&quot;non-dropping-particle&quot;:&quot;&quot;},{&quot;family&quot;:&quot;Richardson&quot;,&quot;given&quot;:&quot;Andrew D.&quot;,&quot;parse-names&quot;:false,&quot;dropping-particle&quot;:&quot;&quot;,&quot;non-dropping-particle&quot;:&quot;&quot;},{&quot;family&quot;:&quot;Arain&quot;,&quot;given&quot;:&quot;M. Altaf&quot;,&quot;parse-names&quot;:false,&quot;dropping-particle&quot;:&quot;&quot;,&quot;non-dropping-particle&quot;:&quot;&quot;},{&quot;family&quot;:&quot;Arneth&quot;,&quot;given&quot;:&quot;Almut&quot;,&quot;parse-names&quot;:false,&quot;dropping-particle&quot;:&quot;&quot;,&quot;non-dropping-particle&quot;:&quot;&quot;},{&quot;family&quot;:&quot;Bernhofer&quot;,&quot;given&quot;:&quot;Christian&quot;,&quot;parse-names&quot;:false,&quot;dropping-particle&quot;:&quot;&quot;,&quot;non-dropping-particle&quot;:&quot;&quot;},{&quot;family&quot;:&quot;Bonal&quot;,&quot;given&quot;:&quot;Damien&quot;,&quot;parse-names&quot;:false,&quot;dropping-particle&quot;:&quot;&quot;,&quot;non-dropping-particle&quot;:&quot;&quot;},{&quot;family&quot;:&quot;Chen&quot;,&quot;given&quot;:&quot;Jiquan&quot;,&quot;parse-names&quot;:false,&quot;dropping-particle&quot;:&quot;&quot;,&quot;non-dropping-particle&quot;:&quot;&quot;},{&quot;family&quot;:&quot;Gianelle&quot;,&quot;given&quot;:&quot;Damiano&quot;,&quot;parse-names&quot;:false,&quot;dropping-particle&quot;:&quot;&quot;,&quot;non-dropping-particle&quot;:&quot;&quot;},{&quot;family&quot;:&quot;Gobron&quot;,&quot;given&quot;:&quot;Nadine&quot;,&quot;parse-names&quot;:false,&quot;dropping-particle&quot;:&quot;&quot;,&quot;non-dropping-particle&quot;:&quot;&quot;},{&quot;family&quot;:&quot;Kiely&quot;,&quot;given&quot;:&quot;Gerald&quot;,&quot;parse-names&quot;:false,&quot;dropping-particle&quot;:&quot;&quot;,&quot;non-dropping-particle&quot;:&quot;&quot;},{&quot;family&quot;:&quot;Kutsch&quot;,&quot;given&quot;:&quot;Werner&quot;,&quot;parse-names&quot;:false,&quot;dropping-particle&quot;:&quot;&quot;,&quot;non-dropping-particle&quot;:&quot;&quot;},{&quot;family&quot;:&quot;Lasslop&quot;,&quot;given&quot;:&quot;Gitta&quot;,&quot;parse-names&quot;:false,&quot;dropping-particle&quot;:&quot;&quot;,&quot;non-dropping-particle&quot;:&quot;&quot;},{&quot;family&quot;:&quot;Law&quot;,&quot;given&quot;:&quot;Beverly E.&quot;,&quot;parse-names&quot;:false,&quot;dropping-particle&quot;:&quot;&quot;,&quot;non-dropping-particle&quot;:&quot;&quot;},{&quot;family&quot;:&quot;Lindroth&quot;,&quot;given&quot;:&quot;Anders&quot;,&quot;parse-names&quot;:false,&quot;dropping-particle&quot;:&quot;&quot;,&quot;non-dropping-particle&quot;:&quot;&quot;},{&quot;family&quot;:&quot;Merbold&quot;,&quot;given&quot;:&quot;Lutz&quot;,&quot;parse-names&quot;:false,&quot;dropping-particle&quot;:&quot;&quot;,&quot;non-dropping-particle&quot;:&quot;&quot;},{&quot;family&quot;:&quot;Montagnani&quot;,&quot;given&quot;:&quot;Leonardo&quot;,&quot;parse-names&quot;:false,&quot;dropping-particle&quot;:&quot;&quot;,&quot;non-dropping-particle&quot;:&quot;&quot;},{&quot;family&quot;:&quot;Moors&quot;,&quot;given&quot;:&quot;Eddy J.&quot;,&quot;parse-names&quot;:false,&quot;dropping-particle&quot;:&quot;&quot;,&quot;non-dropping-particle&quot;:&quot;&quot;},{&quot;family&quot;:&quot;Papale&quot;,&quot;given&quot;:&quot;Dario&quot;,&quot;parse-names&quot;:false,&quot;dropping-particle&quot;:&quot;&quot;,&quot;non-dropping-particle&quot;:&quot;&quot;},{&quot;family&quot;:&quot;Sottocornola&quot;,&quot;given&quot;:&quot;Matteo&quot;,&quot;parse-names&quot;:false,&quot;dropping-particle&quot;:&quot;&quot;,&quot;non-dropping-particle&quot;:&quot;&quot;},{&quot;family&quot;:&quot;Vaccari&quot;,&quot;given&quot;:&quot;Francesco&quot;,&quot;parse-names&quot;:false,&quot;dropping-particle&quot;:&quot;&quot;,&quot;non-dropping-particle&quot;:&quot;&quot;},{&quot;family&quot;:&quot;Williams&quot;,&quot;given&quot;:&quot;Christopher&quot;,&quot;parse-names&quot;:false,&quot;dropping-particle&quot;:&quot;&quot;,&quot;non-dropping-particle&quot;:&quot;&quot;}],&quot;container-title&quot;:&quot;Journal of Geophysical Research&quot;,&quot;container-title-short&quot;:&quot;J Geophys Res&quot;,&quot;DOI&quot;:&quot;10.1029/2010JG001566&quot;,&quot;ISSN&quot;:&quot;0148-0227&quot;,&quot;URL&quot;:&quot;http://doi.wiley.com/10.1029/2010JG001566&quot;,&quot;issued&quot;:{&quot;date-parts&quot;:[[2011,9,3]]},&quot;page&quot;:&quot;G00J07&quot;,&quot;volume&quot;:&quot;116&quot;},&quot;isTemporary&quot;:false},{&quot;id&quot;:&quot;a3d922c9-993a-3a36-a075-94305e5aa6c2&quot;,&quot;itemData&quot;:{&quot;type&quot;:&quot;article-journal&quot;,&quot;id&quot;:&quot;a3d922c9-993a-3a36-a075-94305e5aa6c2&quot;,&quot;title&quot;:&quot;Interannual variation of terrestrial carbon cycle: Issues and perspectives&quot;,&quot;groupId&quot;:&quot;df9df81d-f84c-3a76-810b-0b1f7319c912&quot;,&quot;author&quot;:[{&quot;family&quot;:&quot;Piao&quot;,&quot;given&quot;:&quot;Shilong&quot;,&quot;parse-names&quot;:false,&quot;dropping-particle&quot;:&quot;&quot;,&quot;non-dropping-particle&quot;:&quot;&quot;},{&quot;family&quot;:&quot;Wang&quot;,&quot;given&quot;:&quot;Xuhui&quot;,&quot;parse-names&quot;:false,&quot;dropping-particle&quot;:&quot;&quot;,&quot;non-dropping-particle&quot;:&quot;&quot;},{&quot;family&quot;:&quot;Wang&quot;,&quot;given&quot;:&quot;Kai&quot;,&quot;parse-names&quot;:false,&quot;dropping-particle&quot;:&quot;&quot;,&quot;non-dropping-particle&quot;:&quot;&quot;},{&quot;family&quot;:&quot;Li&quot;,&quot;given&quot;:&quot;Xiangyi&quot;,&quot;parse-names&quot;:false,&quot;dropping-particle&quot;:&quot;&quot;,&quot;non-dropping-particle&quot;:&quot;&quot;},{&quot;family&quot;:&quot;Bastos&quot;,&quot;given&quot;:&quot;Ana&quot;,&quot;parse-names&quot;:false,&quot;dropping-particle&quot;:&quot;&quot;,&quot;non-dropping-particle&quot;:&quot;&quot;},{&quot;family&quot;:&quot;Canadell&quot;,&quot;given&quot;:&quot;Josep G.&quot;,&quot;parse-names&quot;:false,&quot;dropping-particle&quot;:&quot;&quot;,&quot;non-dropping-particle&quot;:&quot;&quot;},{&quot;family&quot;:&quot;Ciais&quot;,&quot;given&quot;:&quot;Philippe&quot;,&quot;parse-names&quot;:false,&quot;dropping-particle&quot;:&quot;&quot;,&quot;non-dropping-particle&quot;:&quot;&quot;},{&quot;family&quot;:&quot;Friedlingstein&quot;,&quot;given&quot;:&quot;Pierre&quot;,&quot;parse-names&quot;:false,&quot;dropping-particle&quot;:&quot;&quot;,&quot;non-dropping-particle&quot;:&quot;&quot;},{&quot;family&quot;:&quot;Sitch&quot;,&quot;given&quot;:&quot;Stephen&quot;,&quot;parse-names&quot;:false,&quot;dropping-particle&quot;:&quot;&quot;,&quot;non-dropping-particle&quot;:&quot;&quot;}],&quot;container-title&quot;:&quot;Global Change Biology&quot;,&quot;container-title-short&quot;:&quot;Glob Chang Biol&quot;,&quot;DOI&quot;:&quot;10.1111/gcb.14884&quot;,&quot;ISSN&quot;:&quot;1354-1013&quot;,&quot;URL&quot;:&quot;https://onlinelibrary.wiley.com/doi/10.1111/gcb.14884&quot;,&quot;issued&quot;:{&quot;date-parts&quot;:[[2020,1,29]]},&quot;page&quot;:&quot;300-318&quot;,&quot;issue&quot;:&quot;1&quot;,&quot;volume&quot;:&quot;26&quot;},&quot;isTemporary&quot;:false}]},{&quot;citationID&quot;:&quot;MENDELEY_CITATION_271e1b78-f580-44b4-ba6b-4996a25c7a96&quot;,&quot;properties&quot;:{&quot;noteIndex&quot;:0},&quot;isEdited&quot;:false,&quot;manualOverride&quot;:{&quot;isManuallyOverridden&quot;:false,&quot;citeprocText&quot;:&quot;(Baldocchi 2014, Schimel and Schneider 2019)&quot;,&quot;manualOverrideText&quot;:&quot;&quot;},&quot;citationTag&quot;:&quot;MENDELEY_CITATION_v3_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&quot;,&quot;citationItems&quot;:[{&quot;id&quot;:&quot;d81ed0ac-611f-3a7c-91a4-63a40412e644&quot;,&quot;itemData&quot;:{&quot;type&quot;:&quot;article-journal&quot;,&quot;id&quot;:&quot;d81ed0ac-611f-3a7c-91a4-63a40412e644&quot;,&quot;title&quot;:&quot;Measuring fluxes of trace gases and energy between ecosystems and the atmosphere - the state and future of the eddy covariance method&quot;,&quot;groupId&quot;:&quot;df9df81d-f84c-3a76-810b-0b1f7319c912&quot;,&quot;author&quot;:[{&quot;family&quot;:&quot;Baldocchi&quot;,&quot;given&quot;:&quot;Dennis&quot;,&quot;parse-names&quot;:false,&quot;dropping-particle&quot;:&quot;&quot;,&quot;non-dropping-particle&quot;:&quot;&quot;}],&quot;container-title&quot;:&quot;Global Change Biology&quot;,&quot;container-title-short&quot;:&quot;Glob Chang Biol&quot;,&quot;DOI&quot;:&quot;10.1111/gcb.12649&quot;,&quot;ISSN&quot;:&quot;13541013&quot;,&quot;URL&quot;:&quot;https://onlinelibrary.wiley.com/doi/10.1111/gcb.12649&quot;,&quot;issued&quot;:{&quot;date-parts&quot;:[[2014,12]]},&quot;page&quot;:&quot;3600-3609&quot;,&quot;issue&quot;:&quot;12&quot;,&quot;volume&quot;:&quot;20&quot;},&quot;isTemporary&quot;:false},{&quot;id&quot;:&quot;dc0ba82a-ff14-323d-98ba-8245e2d7b364&quot;,&quot;itemData&quot;:{&quot;type&quot;:&quot;article-journal&quot;,&quot;id&quot;:&quot;dc0ba82a-ff14-323d-98ba-8245e2d7b364&quot;,&quot;title&quot;:&quot;Flux towers in the sky: global ecology from space&quot;,&quot;groupId&quot;:&quot;df9df81d-f84c-3a76-810b-0b1f7319c912&quot;,&quot;author&quot;:[{&quot;family&quot;:&quot;Schimel&quot;,&quot;given&quot;:&quot;David&quot;,&quot;parse-names&quot;:false,&quot;dropping-particle&quot;:&quot;&quot;,&quot;non-dropping-particle&quot;:&quot;&quot;},{&quot;family&quot;:&quot;Schneider&quot;,&quot;given&quot;:&quot;Fabian D.&quot;,&quot;parse-names&quot;:false,&quot;dropping-particle&quot;:&quot;&quot;,&quot;non-dropping-particle&quot;:&quot;&quot;}],&quot;container-title&quot;:&quot;New Phytologist&quot;,&quot;DOI&quot;:&quot;10.1111/nph.15934&quot;,&quot;ISSN&quot;:&quot;0028-646X&quot;,&quot;URL&quot;:&quot;https://onlinelibrary.wiley.com/doi/10.1111/nph.15934&quot;,&quot;issued&quot;:{&quot;date-parts&quot;:[[2019,10,3]]},&quot;page&quot;:&quot;570-584&quot;,&quot;issue&quot;:&quot;2&quot;,&quot;volume&quot;:&quot;224&quot;},&quot;isTemporary&quot;:false}]},{&quot;citationID&quot;:&quot;MENDELEY_CITATION_49e397f4-6f66-436b-b1a2-fc4c89648dc1&quot;,&quot;properties&quot;:{&quot;noteIndex&quot;:0},&quot;isEdited&quot;:false,&quot;manualOverride&quot;:{&quot;isManuallyOverridden&quot;:false,&quot;citeprocText&quot;:&quot;(Zhou &lt;i&gt;et al&lt;/i&gt; 2018, Zeng &lt;i&gt;et al&lt;/i&gt; 2020)&quot;,&quot;manualOverrideText&quot;:&quot;&quot;},&quot;citationTag&quot;:&quot;MENDELEY_CITATION_v3_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&quot;,&quot;citationItems&quot;:[{&quot;id&quot;:&quot;c8b22d23-79f5-33ae-ad9b-787fbaace7f8&quot;,&quot;itemData&quot;:{&quot;type&quot;:&quot;article-journal&quot;,&quot;id&quot;:&quot;c8b22d23-79f5-33ae-ad9b-787fbaace7f8&quot;,&quot;title&quot;:&quot;Water use efficiency and evapotranspiration partitioning for three typical ecosystems in the Heihe River Basin, northwestern China&quot;,&quot;groupId&quot;:&quot;df9df81d-f84c-3a76-810b-0b1f7319c912&quot;,&quot;author&quot;:[{&quot;family&quot;:&quot;Zhou&quot;,&quot;given&quot;:&quot;Sha&quot;,&quot;parse-names&quot;:false,&quot;dropping-particle&quot;:&quot;&quot;,&quot;non-dropping-particle&quot;:&quot;&quot;},{&quot;family&quot;:&quot;Yu&quot;,&quot;given&quot;:&quot;Bofu&quot;,&quot;parse-names&quot;:false,&quot;dropping-particle&quot;:&quot;&quot;,&quot;non-dropping-particle&quot;:&quot;&quot;},{&quot;family&quot;:&quot;Zhang&quot;,&quot;given&quot;:&quot;Yao&quot;,&quot;parse-names&quot;:false,&quot;dropping-particle&quot;:&quot;&quot;,&quot;non-dropping-particle&quot;:&quot;&quot;},{&quot;family&quot;:&quot;Huang&quot;,&quot;given&quot;:&quot;Yuefei&quot;,&quot;parse-names&quot;:false,&quot;dropping-particle&quot;:&quot;&quot;,&quot;non-dropping-particle&quot;:&quot;&quot;},{&quot;family&quot;:&quot;Wang&quot;,&quot;given&quot;:&quot;Guangqian&quot;,&quot;parse-names&quot;:false,&quot;dropping-particle&quot;:&quot;&quot;,&quot;non-dropping-particle&quot;:&quot;&quot;}],&quot;container-title&quot;:&quot;Agricultural and Forest Meteorology&quot;,&quot;container-title-short&quot;:&quot;Agric For Meteorol&quot;,&quot;DOI&quot;:&quot;10.1016/j.agrformet.2018.02.002&quot;,&quot;ISSN&quot;:&quot;01681923&quot;,&quot;URL&quot;:&quot;https://linkinghub.elsevier.com/retrieve/pii/S016819231830039X&quot;,&quot;issued&quot;:{&quot;date-parts&quot;:[[2018,5]]},&quot;page&quot;:&quot;261-273&quot;,&quot;volume&quot;:&quot;253-254&quot;},&quot;isTemporary&quot;:false},{&quot;id&quot;:&quot;ab112a7d-3d95-3390-a2e8-4e90d8b23bd8&quot;,&quot;itemData&quot;:{&quot;type&quot;:&quot;article-journal&quot;,&quot;id&quot;:&quot;ab112a7d-3d95-3390-a2e8-4e90d8b23bd8&quot;,&quot;title&quot;:&quot;Integrated land-surface hydrological and biogeochemical processes in simulating water, energy and carbon fluxes over two different ecosystems&quot;,&quot;groupId&quot;:&quot;df9df81d-f84c-3a76-810b-0b1f7319c912&quot;,&quot;author&quot;:[{&quot;family&quot;:&quot;Zeng&quot;,&quot;given&quot;:&quot;Sidong&quot;,&quot;parse-names&quot;:false,&quot;dropping-particle&quot;:&quot;&quot;,&quot;non-dropping-particle&quot;:&quot;&quot;},{&quot;family&quot;:&quot;Xia&quot;,&quot;given&quot;:&quot;Jun&quot;,&quot;parse-names&quot;:false,&quot;dropping-particle&quot;:&quot;&quot;,&quot;non-dropping-particle&quot;:&quot;&quot;},{&quot;family&quot;:&quot;Chen&quot;,&quot;given&quot;:&quot;Xiangdong&quot;,&quot;parse-names&quot;:false,&quot;dropping-particle&quot;:&quot;&quot;,&quot;non-dropping-particle&quot;:&quot;&quot;},{&quot;family&quot;:&quot;Zou&quot;,&quot;given&quot;:&quot;Lei&quot;,&quot;parse-names&quot;:false,&quot;dropping-particle&quot;:&quot;&quot;,&quot;non-dropping-particle&quot;:&quot;&quot;},{&quot;family&quot;:&quot;Du&quot;,&quot;given&quot;:&quot;Hong&quot;,&quot;parse-names&quot;:false,&quot;dropping-particle&quot;:&quot;&quot;,&quot;non-dropping-particle&quot;:&quot;&quot;},{&quot;family&quot;:&quot;She&quot;,&quot;given&quot;:&quot;Dunxian&quot;,&quot;parse-names&quot;:false,&quot;dropping-particle&quot;:&quot;&quot;,&quot;non-dropping-particle&quot;:&quot;&quot;}],&quot;container-title&quot;:&quot;Journal of Hydrology&quot;,&quot;container-title-short&quot;:&quot;J Hydrol (Amst)&quot;,&quot;DOI&quot;:&quot;10.1016/j.jhydrol.2019.124390&quot;,&quot;ISSN&quot;:&quot;00221694&quot;,&quot;URL&quot;:&quot;https://linkinghub.elsevier.com/retrieve/pii/S0022169419311254&quot;,&quot;issued&quot;:{&quot;date-parts&quot;:[[2020,3]]},&quot;page&quot;:&quot;124390&quot;,&quot;volume&quot;:&quot;582&quot;},&quot;isTemporary&quot;:false}]},{&quot;citationID&quot;:&quot;MENDELEY_CITATION_90aec840-3e72-4afe-9532-a77eac335e3e&quot;,&quot;properties&quot;:{&quot;noteIndex&quot;:0},&quot;isEdited&quot;:false,&quot;manualOverride&quot;:{&quot;isManuallyOverridden&quot;:false,&quot;citeprocText&quot;:&quot;(Jia &lt;i&gt;et al&lt;/i&gt; 2012)&quot;,&quot;manualOverrideText&quot;:&quot;&quot;},&quot;citationTag&quot;:&quot;MENDELEY_CITATION_v3_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&quot;,&quot;citationItems&quot;:[{&quot;id&quot;:&quot;034b3918-163b-32ac-b139-3009b3957095&quot;,&quot;itemData&quot;:{&quot;type&quot;:&quot;article-journal&quot;,&quot;id&quot;:&quot;034b3918-163b-32ac-b139-3009b3957095&quot;,&quot;title&quot;:&quot;Validation of remotely sensed evapotranspiration over the Hai River Basin, China&quot;,&quot;groupId&quot;:&quot;df9df81d-f84c-3a76-810b-0b1f7319c912&quot;,&quot;author&quot;:[{&quot;family&quot;:&quot;Jia&quot;,&quot;given&quot;:&quot;Zhenzhen&quot;,&quot;parse-names&quot;:false,&quot;dropping-particle&quot;:&quot;&quot;,&quot;non-dropping-particle&quot;:&quot;&quot;},{&quot;family&quot;:&quot;Liu&quot;,&quot;given&quot;:&quot;Shaomin&quot;,&quot;parse-names&quot;:false,&quot;dropping-particle&quot;:&quot;&quot;,&quot;non-dropping-particle&quot;:&quot;&quot;},{&quot;family&quot;:&quot;Xu&quot;,&quot;given&quot;:&quot;Ziwei&quot;,&quot;parse-names&quot;:false,&quot;dropping-particle&quot;:&quot;&quot;,&quot;non-dropping-particle&quot;:&quot;&quot;},{&quot;family&quot;:&quot;Chen&quot;,&quot;given&quot;:&quot;Yujie&quot;,&quot;parse-names&quot;:false,&quot;dropping-particle&quot;:&quot;&quot;,&quot;non-dropping-particle&quot;:&quot;&quot;},{&quot;family&quot;:&quot;Zhu&quot;,&quot;given&quot;:&quot;Mingjia&quot;,&quot;parse-names&quot;:false,&quot;dropping-particle&quot;:&quot;&quot;,&quot;non-dropping-particle&quot;:&quot;&quot;}],&quot;container-title&quot;:&quot;Journal of Geophysical Research: Atmospheres&quot;,&quot;DOI&quot;:&quot;10.1029/2011JD017037&quot;,&quot;ISSN&quot;:&quot;01480227&quot;,&quot;URL&quot;:&quot;http://doi.wiley.com/10.1029/2011JD017037&quot;,&quot;issued&quot;:{&quot;date-parts&quot;:[[2012,7,16]]},&quot;page&quot;:&quot;n/a-n/a&quot;,&quot;issue&quot;:&quot;D13&quot;,&quot;volume&quot;:&quot;117&quot;},&quot;isTemporary&quot;:false}]},{&quot;citationID&quot;:&quot;MENDELEY_CITATION_73e3656b-cb0e-4432-8371-19c05fc88e7e&quot;,&quot;properties&quot;:{&quot;noteIndex&quot;:0},&quot;isEdited&quot;:false,&quot;manualOverride&quot;:{&quot;isManuallyOverridden&quot;:false,&quot;citeprocText&quot;:&quot;(Williams &lt;i&gt;et al&lt;/i&gt; 2009)&quot;,&quot;manualOverrideText&quot;:&quot;&quot;},&quot;citationTag&quot;:&quot;MENDELEY_CITATION_v3_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&quot;,&quot;citationItems&quot;:[{&quot;id&quot;:&quot;55279eb2-835a-3f83-953f-374fbbe123d6&quot;,&quot;itemData&quot;:{&quot;type&quot;:&quot;article-journal&quot;,&quot;id&quot;:&quot;55279eb2-835a-3f83-953f-374fbbe123d6&quot;,&quot;title&quot;:&quot;Improving land surface models with FLUXNET data&quot;,&quot;groupId&quot;:&quot;df9df81d-f84c-3a76-810b-0b1f7319c912&quot;,&quot;author&quot;:[{&quot;family&quot;:&quot;Williams&quot;,&quot;given&quot;:&quot;M.&quot;,&quot;parse-names&quot;:false,&quot;dropping-particle&quot;:&quot;&quot;,&quot;non-dropping-particle&quot;:&quot;&quot;},{&quot;family&quot;:&quot;Richardson&quot;,&quot;given&quot;:&quot;A. D.&quot;,&quot;parse-names&quot;:false,&quot;dropping-particle&quot;:&quot;&quot;,&quot;non-dropping-particle&quot;:&quot;&quot;},{&quot;family&quot;:&quot;Reichstein&quot;,&quot;given&quot;:&quot;M.&quot;,&quot;parse-names&quot;:false,&quot;dropping-particle&quot;:&quot;&quot;,&quot;non-dropping-particle&quot;:&quot;&quot;},{&quot;family&quot;:&quot;Stoy&quot;,&quot;given&quot;:&quot;P. C.&quot;,&quot;parse-names&quot;:false,&quot;dropping-particle&quot;:&quot;&quot;,&quot;non-dropping-particle&quot;:&quot;&quot;},{&quot;family&quot;:&quot;Peylin&quot;,&quot;given&quot;:&quot;P.&quot;,&quot;parse-names&quot;:false,&quot;dropping-particle&quot;:&quot;&quot;,&quot;non-dropping-particle&quot;:&quot;&quot;},{&quot;family&quot;:&quot;Verbeeck&quot;,&quot;given&quot;:&quot;H.&quot;,&quot;parse-names&quot;:false,&quot;dropping-particle&quot;:&quot;&quot;,&quot;non-dropping-particle&quot;:&quot;&quot;},{&quot;family&quot;:&quot;Carvalhais&quot;,&quot;given&quot;:&quot;N.&quot;,&quot;parse-names&quot;:false,&quot;dropping-particle&quot;:&quot;&quot;,&quot;non-dropping-particle&quot;:&quot;&quot;},{&quot;family&quot;:&quot;Jung&quot;,&quot;given&quot;:&quot;M.&quot;,&quot;parse-names&quot;:false,&quot;dropping-particle&quot;:&quot;&quot;,&quot;non-dropping-particle&quot;:&quot;&quot;},{&quot;family&quot;:&quot;Hollinger&quot;,&quot;given&quot;:&quot;D. Y.&quot;,&quot;parse-names&quot;:false,&quot;dropping-particle&quot;:&quot;&quot;,&quot;non-dropping-particle&quot;:&quot;&quot;},{&quot;family&quot;:&quot;Kattge&quot;,&quot;given&quot;:&quot;J.&quot;,&quot;parse-names&quot;:false,&quot;dropping-particle&quot;:&quot;&quot;,&quot;non-dropping-particle&quot;:&quot;&quot;},{&quot;family&quot;:&quot;Leuning&quot;,&quot;given&quot;:&quot;R.&quot;,&quot;parse-names&quot;:false,&quot;dropping-particle&quot;:&quot;&quot;,&quot;non-dropping-particle&quot;:&quot;&quot;},{&quot;family&quot;:&quot;Luo&quot;,&quot;given&quot;:&quot;Y.&quot;,&quot;parse-names&quot;:false,&quot;dropping-particle&quot;:&quot;&quot;,&quot;non-dropping-particle&quot;:&quot;&quot;},{&quot;family&quot;:&quot;Tomelleri&quot;,&quot;given&quot;:&quot;E.&quot;,&quot;parse-names&quot;:false,&quot;dropping-particle&quot;:&quot;&quot;,&quot;non-dropping-particle&quot;:&quot;&quot;},{&quot;family&quot;:&quot;Trudinger&quot;,&quot;given&quot;:&quot;C. M.&quot;,&quot;parse-names&quot;:false,&quot;dropping-particle&quot;:&quot;&quot;,&quot;non-dropping-particle&quot;:&quot;&quot;},{&quot;family&quot;:&quot;Wang&quot;,&quot;given&quot;:&quot;Y. -P.&quot;,&quot;parse-names&quot;:false,&quot;dropping-particle&quot;:&quot;&quot;,&quot;non-dropping-particle&quot;:&quot;&quot;}],&quot;container-title&quot;:&quot;Biogeosciences&quot;,&quot;DOI&quot;:&quot;10.5194/bg-6-1341-2009&quot;,&quot;ISSN&quot;:&quot;1726-4189&quot;,&quot;URL&quot;:&quot;https://bg.copernicus.org/articles/6/1341/2009/&quot;,&quot;issued&quot;:{&quot;date-parts&quot;:[[2009,7,30]]},&quot;page&quot;:&quot;1341-1359&quot;,&quot;abstract&quot;:&quot;Abstract. There is a growing consensus that land surface models (LSMs) that simulate terrestrial biosphere exchanges of matter and energy must be better constrained with data to quantify and address their uncertainties. FLUXNET, an international network of sites that measure the land surface exchanges of carbon, water and energy using the eddy covariance technique, is a prime source of data for model improvement. Here we outline a multi-stage process for \&quot;fusing\&quot; (i.e. linking) LSMs with FLUXNET data to generate better models with quantifiable uncertainty. First, we describe FLUXNET data availability, and its random and systematic biases. We then introduce methods for assessing LSM model runs against FLUXNET observations in temporal and spatial domains. These assessments are a prelude to more formal model-data fusion (MDF). MDF links model to data, based on error weightings. In theory, MDF produces optimal analyses of the modelled system, but there are practical problems. We first discuss how to set model errors and initial conditions. In both cases incorrect assumptions will affect the outcome of the MDF. We then review the problem of equifinality, whereby multiple combinations of parameters can produce similar model output. Fusing multiple independent and orthogonal data provides a means to limit equifinality. We then show how parameter probability density functions (PDFs) from MDF can be used to interpret model validity, and to propagate errors into model outputs. Posterior parameter distributions are a useful way to assess the success of MDF, combined with a determination of whether model residuals are Gaussian. If the MDF scheme provides evidence for temporal variation in parameters, then that is indicative of a critical missing dynamic process. A comparison of parameter PDFs generated with the same model from multiple FLUXNET sites can provide insights into the concept and validity of plant functional types (PFT) – we would expect similar parameter estimates among sites sharing a single PFT. We conclude by identifying five major model-data fusion challenges for the FLUXNET and LSM communities: (1) to determine appropriate use of current data and to explore the information gained in using longer time series; (2) to avoid confounding effects of missing process representation on parameter estimation; (3) to assimilate more data types, including those from earth observation; (4) to fully quantify uncertainties arising from data bias, model structure, and initial conditions problems; and (5) to carefully test current model concepts (e.g. PFTs) and guide development of new concepts.&quot;,&quot;issue&quot;:&quot;7&quot;,&quot;volume&quot;:&quot;6&quot;},&quot;isTemporary&quot;:false}]},{&quot;citationID&quot;:&quot;MENDELEY_CITATION_62acd9b8-f3ac-489a-9ee7-1e4c83678dfb&quot;,&quot;properties&quot;:{&quot;noteIndex&quot;:0},&quot;isEdited&quot;:false,&quot;manualOverride&quot;:{&quot;isManuallyOverridden&quot;:false,&quot;citeprocText&quot;:&quot;(Li &lt;i&gt;et al&lt;/i&gt; 2008)&quot;,&quot;manualOverrideText&quot;:&quot;&quot;},&quot;citationTag&quot;:&quot;MENDELEY_CITATION_v3_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&quot;,&quot;citationItems&quot;:[{&quot;id&quot;:&quot;94df59e9-0417-3d6f-8fe6-1b7ae5f8628c&quot;,&quot;itemData&quot;:{&quot;type&quot;:&quot;article-journal&quot;,&quot;id&quot;:&quot;94df59e9-0417-3d6f-8fe6-1b7ae5f8628c&quot;,&quot;title&quot;:&quot;Evapotranspiration and crop coefficient of spring maize with plastic mulch using eddy covariance in northwest China&quot;,&quot;groupId&quot;:&quot;df9df81d-f84c-3a76-810b-0b1f7319c912&quot;,&quot;author&quot;:[{&quot;family&quot;:&quot;Li&quot;,&quot;given&quot;:&quot;Sien&quot;,&quot;parse-names&quot;:false,&quot;dropping-particle&quot;:&quot;&quot;,&quot;non-dropping-particle&quot;:&quot;&quot;},{&quot;family&quot;:&quot;Kang&quot;,&quot;given&quot;:&quot;Shaozhong&quot;,&quot;parse-names&quot;:false,&quot;dropping-particle&quot;:&quot;&quot;,&quot;non-dropping-particle&quot;:&quot;&quot;},{&quot;family&quot;:&quot;Li&quot;,&quot;given&quot;:&quot;Fusheng&quot;,&quot;parse-names&quot;:false,&quot;dropping-particle&quot;:&quot;&quot;,&quot;non-dropping-particle&quot;:&quot;&quot;},{&quot;family&quot;:&quot;Zhang&quot;,&quot;given&quot;:&quot;Lu&quot;,&quot;parse-names&quot;:false,&quot;dropping-particle&quot;:&quot;&quot;,&quot;non-dropping-particle&quot;:&quot;&quot;}],&quot;container-title&quot;:&quot;Agricultural Water Management&quot;,&quot;container-title-short&quot;:&quot;Agric Water Manag&quot;,&quot;DOI&quot;:&quot;10.1016/j.agwat.2008.04.014&quot;,&quot;ISSN&quot;:&quot;03783774&quot;,&quot;URL&quot;:&quot;https://linkinghub.elsevier.com/retrieve/pii/S0378377408001169&quot;,&quot;issued&quot;:{&quot;date-parts&quot;:[[2008,11]]},&quot;page&quot;:&quot;1214-1222&quot;,&quot;issue&quot;:&quot;11&quot;,&quot;volume&quot;:&quot;95&quot;},&quot;isTemporary&quot;:false}]},{&quot;citationID&quot;:&quot;MENDELEY_CITATION_4c2579c5-afc7-479b-b266-63ae12e8387e&quot;,&quot;properties&quot;:{&quot;noteIndex&quot;:0},&quot;isEdited&quot;:false,&quot;manualOverride&quot;:{&quot;isManuallyOverridden&quot;:false,&quot;citeprocText&quot;:&quot;(Lupascu &lt;i&gt;et al&lt;/i&gt; 2020)&quot;,&quot;manualOverrideText&quot;:&quot;&quot;},&quot;citationTag&quot;:&quot;MENDELEY_CITATION_v3_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&quot;,&quot;citationItems&quot;:[{&quot;id&quot;:&quot;d033bc32-2163-380e-af90-15f447df5313&quot;,&quot;itemData&quot;:{&quot;type&quot;:&quot;article-journal&quot;,&quot;id&quot;:&quot;d033bc32-2163-380e-af90-15f447df5313&quot;,&quot;title&quot;:&quot;Post‐fire carbon dynamics in the tropical peat swamp forests of Brunei reveal long‐term elevated CH 4 flux&quot;,&quot;groupId&quot;:&quot;df9df81d-f84c-3a76-810b-0b1f7319c912&quot;,&quot;author&quot;:[{&quot;family&quot;:&quot;Lupascu&quot;,&quot;given&quot;:&quot;Massimo&quot;,&quot;parse-names&quot;:false,&quot;dropping-particle&quot;:&quot;&quot;,&quot;non-dropping-particle&quot;:&quot;&quot;},{&quot;family&quot;:&quot;Akhtar&quot;,&quot;given&quot;:&quot;Hasan&quot;,&quot;parse-names&quot;:false,&quot;dropping-particle&quot;:&quot;&quot;,&quot;non-dropping-particle&quot;:&quot;&quot;},{&quot;family&quot;:&quot;Smith&quot;,&quot;given&quot;:&quot;Thomas E. L.&quot;,&quot;parse-names&quot;:false,&quot;dropping-particle&quot;:&quot;&quot;,&quot;non-dropping-particle&quot;:&quot;&quot;},{&quot;family&quot;:&quot;Sukri&quot;,&quot;given&quot;:&quot;Rahayu Sukmaria&quot;,&quot;parse-names&quot;:false,&quot;dropping-particle&quot;:&quot;&quot;,&quot;non-dropping-particle&quot;:&quot;&quot;}],&quot;container-title&quot;:&quot;Global Change Biology&quot;,&quot;container-title-short&quot;:&quot;Glob Chang Biol&quot;,&quot;DOI&quot;:&quot;10.1111/gcb.15195&quot;,&quot;ISSN&quot;:&quot;1354-1013&quot;,&quot;URL&quot;:&quot;https://onlinelibrary.wiley.com/doi/10.1111/gcb.15195&quot;,&quot;issued&quot;:{&quot;date-parts&quot;:[[2020,9,15]]},&quot;page&quot;:&quot;5125-5145&quot;,&quot;issue&quot;:&quot;9&quot;,&quot;volume&quot;:&quot;26&quot;},&quot;isTemporary&quot;:false}]},{&quot;citationID&quot;:&quot;MENDELEY_CITATION_d656a91a-e593-4921-8b41-5988f1574ef9&quot;,&quot;properties&quot;:{&quot;noteIndex&quot;:0},&quot;isEdited&quot;:false,&quot;manualOverride&quot;:{&quot;isManuallyOverridden&quot;:false,&quot;citeprocText&quot;:&quot;(Dubbert and Werner 2019)&quot;,&quot;manualOverrideText&quot;:&quot;&quot;},&quot;citationTag&quot;:&quot;MENDELEY_CITATION_v3_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&quot;,&quot;citationItems&quot;:[{&quot;id&quot;:&quot;cfacf48e-82f5-3ac9-a94c-6da53c38efe4&quot;,&quot;itemData&quot;:{&quot;type&quot;:&quot;article-journal&quot;,&quot;id&quot;:&quot;cfacf48e-82f5-3ac9-a94c-6da53c38efe4&quot;,&quot;title&quot;:&quot;Water fluxes mediated by vegetation: emerging isotopic insights at the soil and atmosphere interfaces&quot;,&quot;groupId&quot;:&quot;df9df81d-f84c-3a76-810b-0b1f7319c912&quot;,&quot;author&quot;:[{&quot;family&quot;:&quot;Dubbert&quot;,&quot;given&quot;:&quot;Maren&quot;,&quot;parse-names&quot;:false,&quot;dropping-particle&quot;:&quot;&quot;,&quot;non-dropping-particle&quot;:&quot;&quot;},{&quot;family&quot;:&quot;Werner&quot;,&quot;given&quot;:&quot;Christiane&quot;,&quot;parse-names&quot;:false,&quot;dropping-particle&quot;:&quot;&quot;,&quot;non-dropping-particle&quot;:&quot;&quot;}],&quot;container-title&quot;:&quot;New Phytologist&quot;,&quot;DOI&quot;:&quot;10.1111/nph.15547&quot;,&quot;ISSN&quot;:&quot;0028-646X&quot;,&quot;URL&quot;:&quot;https://onlinelibrary.wiley.com/doi/10.1111/nph.15547&quot;,&quot;issued&quot;:{&quot;date-parts&quot;:[[2019,3,19]]},&quot;page&quot;:&quot;1754-1763&quot;,&quot;issue&quot;:&quot;4&quot;,&quot;volume&quot;:&quot;221&quot;},&quot;isTemporary&quot;:false}]},{&quot;citationID&quot;:&quot;MENDELEY_CITATION_e475c05a-54ae-40b2-9f69-adfb530784b2&quot;,&quot;properties&quot;:{&quot;noteIndex&quot;:0},&quot;isEdited&quot;:false,&quot;manualOverride&quot;:{&quot;isManuallyOverridden&quot;:false,&quot;citeprocText&quot;:&quot;(Whelan &lt;i&gt;et al&lt;/i&gt; 2018)&quot;,&quot;manualOverrideText&quot;:&quot;&quot;},&quot;citationTag&quot;:&quot;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&quot;,&quot;citationItems&quot;:[{&quot;id&quot;:&quot;41f43e3e-da87-321a-8147-354659ee7d70&quot;,&quot;itemData&quot;:{&quot;type&quot;:&quot;article-journal&quot;,&quot;id&quot;:&quot;41f43e3e-da87-321a-8147-354659ee7d70&quot;,&quot;title&quot;:&quot;Reviews and syntheses: Carbonyl sulfide as a multi-scale tracer for carbon and water cycles&quot;,&quot;groupId&quot;:&quot;df9df81d-f84c-3a76-810b-0b1f7319c912&quot;,&quot;author&quot;:[{&quot;family&quot;:&quot;Whelan&quot;,&quot;given&quot;:&quot;Mary E.&quot;,&quot;parse-names&quot;:false,&quot;dropping-particle&quot;:&quot;&quot;,&quot;non-dropping-particle&quot;:&quot;&quot;},{&quot;family&quot;:&quot;Lennartz&quot;,&quot;given&quot;:&quot;Sinikka T.&quot;,&quot;parse-names&quot;:false,&quot;dropping-particle&quot;:&quot;&quot;,&quot;non-dropping-particle&quot;:&quot;&quot;},{&quot;family&quot;:&quot;Gimeno&quot;,&quot;given&quot;:&quot;Teresa E.&quot;,&quot;parse-names&quot;:false,&quot;dropping-particle&quot;:&quot;&quot;,&quot;non-dropping-particle&quot;:&quot;&quot;},{&quot;family&quot;:&quot;Wehr&quot;,&quot;given&quot;:&quot;Richard&quot;,&quot;parse-names&quot;:false,&quot;dropping-particle&quot;:&quot;&quot;,&quot;non-dropping-particle&quot;:&quot;&quot;},{&quot;family&quot;:&quot;Wohlfahrt&quot;,&quot;given&quot;:&quot;Georg&quot;,&quot;parse-names&quot;:false,&quot;dropping-particle&quot;:&quot;&quot;,&quot;non-dropping-particle&quot;:&quot;&quot;},{&quot;family&quot;:&quot;Wang&quot;,&quot;given&quot;:&quot;Yuting&quot;,&quot;parse-names&quot;:false,&quot;dropping-particle&quot;:&quot;&quot;,&quot;non-dropping-particle&quot;:&quot;&quot;},{&quot;family&quot;:&quot;Kooijmans&quot;,&quot;given&quot;:&quot;Linda M. J.&quot;,&quot;parse-names&quot;:false,&quot;dropping-particle&quot;:&quot;&quot;,&quot;non-dropping-particle&quot;:&quot;&quot;},{&quot;family&quot;:&quot;Hilton&quot;,&quot;given&quot;:&quot;Timothy W.&quot;,&quot;parse-names&quot;:false,&quot;dropping-particle&quot;:&quot;&quot;,&quot;non-dropping-particle&quot;:&quot;&quot;},{&quot;family&quot;:&quot;Belviso&quot;,&quot;given&quot;:&quot;Sauveur&quot;,&quot;parse-names&quot;:false,&quot;dropping-particle&quot;:&quot;&quot;,&quot;non-dropping-particle&quot;:&quot;&quot;},{&quot;family&quot;:&quot;Peylin&quot;,&quot;given&quot;:&quot;Philippe&quot;,&quot;parse-names&quot;:false,&quot;dropping-particle&quot;:&quot;&quot;,&quot;non-dropping-particle&quot;:&quot;&quot;},{&quot;family&quot;:&quot;Commane&quot;,&quot;given&quot;:&quot;Róisín&quot;,&quot;parse-names&quot;:false,&quot;dropping-particle&quot;:&quot;&quot;,&quot;non-dropping-particle&quot;:&quot;&quot;},{&quot;family&quot;:&quot;Sun&quot;,&quot;given&quot;:&quot;Wu&quot;,&quot;parse-names&quot;:false,&quot;dropping-particle&quot;:&quot;&quot;,&quot;non-dropping-particle&quot;:&quot;&quot;},{&quot;family&quot;:&quot;Chen&quot;,&quot;given&quot;:&quot;Huilin&quot;,&quot;parse-names&quot;:false,&quot;dropping-particle&quot;:&quot;&quot;,&quot;non-dropping-particle&quot;:&quot;&quot;},{&quot;family&quot;:&quot;Kuai&quot;,&quot;given&quot;:&quot;Le&quot;,&quot;parse-names&quot;:false,&quot;dropping-particle&quot;:&quot;&quot;,&quot;non-dropping-particle&quot;:&quot;&quot;},{&quot;family&quot;:&quot;Mammarella&quot;,&quot;given&quot;:&quot;Ivan&quot;,&quot;parse-names&quot;:false,&quot;dropping-particle&quot;:&quot;&quot;,&quot;non-dropping-particle&quot;:&quot;&quot;},{&quot;family&quot;:&quot;Maseyk&quot;,&quot;given&quot;:&quot;Kadmiel&quot;,&quot;parse-names&quot;:false,&quot;dropping-particle&quot;:&quot;&quot;,&quot;non-dropping-particle&quot;:&quot;&quot;},{&quot;family&quot;:&quot;Berkelhammer&quot;,&quot;given&quot;:&quot;Max&quot;,&quot;parse-names&quot;:false,&quot;dropping-particle&quot;:&quot;&quot;,&quot;non-dropping-particle&quot;:&quot;&quot;},{&quot;family&quot;:&quot;Li&quot;,&quot;given&quot;:&quot;King-Fai&quot;,&quot;parse-names&quot;:false,&quot;dropping-particle&quot;:&quot;&quot;,&quot;non-dropping-particle&quot;:&quot;&quot;},{&quot;family&quot;:&quot;Yakir&quot;,&quot;given&quot;:&quot;Dan&quot;,&quot;parse-names&quot;:false,&quot;dropping-particle&quot;:&quot;&quot;,&quot;non-dropping-particle&quot;:&quot;&quot;},{&quot;family&quot;:&quot;Zumkehr&quot;,&quot;given&quot;:&quot;Andrew&quot;,&quot;parse-names&quot;:false,&quot;dropping-particle&quot;:&quot;&quot;,&quot;non-dropping-particle&quot;:&quot;&quot;},{&quot;family&quot;:&quot;Katayama&quot;,&quot;given&quot;:&quot;Yoko&quot;,&quot;parse-names&quot;:false,&quot;dropping-particle&quot;:&quot;&quot;,&quot;non-dropping-particle&quot;:&quot;&quot;},{&quot;family&quot;:&quot;Ogée&quot;,&quot;given&quot;:&quot;Jérôme&quot;,&quot;parse-names&quot;:false,&quot;dropping-particle&quot;:&quot;&quot;,&quot;non-dropping-particle&quot;:&quot;&quot;},{&quot;family&quot;:&quot;Spielmann&quot;,&quot;given&quot;:&quot;Felix M.&quot;,&quot;parse-names&quot;:false,&quot;dropping-particle&quot;:&quot;&quot;,&quot;non-dropping-particle&quot;:&quot;&quot;},{&quot;family&quot;:&quot;Kitz&quot;,&quot;given&quot;:&quot;Florian&quot;,&quot;parse-names&quot;:false,&quot;dropping-particle&quot;:&quot;&quot;,&quot;non-dropping-particle&quot;:&quot;&quot;},{&quot;family&quot;:&quot;Rastogi&quot;,&quot;given&quot;:&quot;Bharat&quot;,&quot;parse-names&quot;:false,&quot;dropping-particle&quot;:&quot;&quot;,&quot;non-dropping-particle&quot;:&quot;&quot;},{&quot;family&quot;:&quot;Kesselmeier&quot;,&quot;given&quot;:&quot;Jürgen&quot;,&quot;parse-names&quot;:false,&quot;dropping-particle&quot;:&quot;&quot;,&quot;non-dropping-particle&quot;:&quot;&quot;},{&quot;family&quot;:&quot;Marshall&quot;,&quot;given&quot;:&quot;Julia&quot;,&quot;parse-names&quot;:false,&quot;dropping-particle&quot;:&quot;&quot;,&quot;non-dropping-particle&quot;:&quot;&quot;},{&quot;family&quot;:&quot;Erkkilä&quot;,&quot;given&quot;:&quot;Kukka-Maaria&quot;,&quot;parse-names&quot;:false,&quot;dropping-particle&quot;:&quot;&quot;,&quot;non-dropping-particle&quot;:&quot;&quot;},{&quot;family&quot;:&quot;Wingate&quot;,&quot;given&quot;:&quot;Lisa&quot;,&quot;parse-names&quot;:false,&quot;dropping-particle&quot;:&quot;&quot;,&quot;non-dropping-particle&quot;:&quot;&quot;},{&quot;family&quot;:&quot;Meredith&quot;,&quot;given&quot;:&quot;Laura K.&quot;,&quot;parse-names&quot;:false,&quot;dropping-particle&quot;:&quot;&quot;,&quot;non-dropping-particle&quot;:&quot;&quot;},{&quot;family&quot;:&quot;He&quot;,&quot;given&quot;:&quot;Wei&quot;,&quot;parse-names&quot;:false,&quot;dropping-particle&quot;:&quot;&quot;,&quot;non-dropping-particle&quot;:&quot;&quot;},{&quot;family&quot;:&quot;Bunk&quot;,&quot;given&quot;:&quot;Rüdiger&quot;,&quot;parse-names&quot;:false,&quot;dropping-particle&quot;:&quot;&quot;,&quot;non-dropping-particle&quot;:&quot;&quot;},{&quot;family&quot;:&quot;Launois&quot;,&quot;given&quot;:&quot;Thomas&quot;,&quot;parse-names&quot;:false,&quot;dropping-particle&quot;:&quot;&quot;,&quot;non-dropping-particle&quot;:&quot;&quot;},{&quot;family&quot;:&quot;Vesala&quot;,&quot;given&quot;:&quot;Timo&quot;,&quot;parse-names&quot;:false,&quot;dropping-particle&quot;:&quot;&quot;,&quot;non-dropping-particle&quot;:&quot;&quot;},{&quot;family&quot;:&quot;Schmidt&quot;,&quot;given&quot;:&quot;Johan A.&quot;,&quot;parse-names&quot;:false,&quot;dropping-particle&quot;:&quot;&quot;,&quot;non-dropping-particle&quot;:&quot;&quot;},{&quot;family&quot;:&quot;Fichot&quot;,&quot;given&quot;:&quot;Cédric G.&quot;,&quot;parse-names&quot;:false,&quot;dropping-particle&quot;:&quot;&quot;,&quot;non-dropping-particle&quot;:&quot;&quot;},{&quot;family&quot;:&quot;Seibt&quot;,&quot;given&quot;:&quot;Ulli&quot;,&quot;parse-names&quot;:false,&quot;dropping-particle&quot;:&quot;&quot;,&quot;non-dropping-particle&quot;:&quot;&quot;},{&quot;family&quot;:&quot;Saleska&quot;,&quot;given&quot;:&quot;Scott&quot;,&quot;parse-names&quot;:false,&quot;dropping-particle&quot;:&quot;&quot;,&quot;non-dropping-particle&quot;:&quot;&quot;},{&quot;family&quot;:&quot;Saltzman&quot;,&quot;given&quot;:&quot;Eric S.&quot;,&quot;parse-names&quot;:false,&quot;dropping-particle&quot;:&quot;&quot;,&quot;non-dropping-particle&quot;:&quot;&quot;},{&quot;family&quot;:&quot;Montzka&quot;,&quot;given&quot;:&quot;Stephen A.&quot;,&quot;parse-names&quot;:false,&quot;dropping-particle&quot;:&quot;&quot;,&quot;non-dropping-particle&quot;:&quot;&quot;},{&quot;family&quot;:&quot;Berry&quot;,&quot;given&quot;:&quot;Joseph A.&quot;,&quot;parse-names&quot;:false,&quot;dropping-particle&quot;:&quot;&quot;,&quot;non-dropping-particle&quot;:&quot;&quot;},{&quot;family&quot;:&quot;Campbell&quot;,&quot;given&quot;:&quot;J. Elliott&quot;,&quot;parse-names&quot;:false,&quot;dropping-particle&quot;:&quot;&quot;,&quot;non-dropping-particle&quot;:&quot;&quot;}],&quot;container-title&quot;:&quot;Biogeosciences&quot;,&quot;DOI&quot;:&quot;10.5194/bg-15-3625-2018&quot;,&quot;ISSN&quot;:&quot;1726-4189&quot;,&quot;URL&quot;:&quot;https://bg.copernicus.org/articles/15/3625/2018/&quot;,&quot;issued&quot;:{&quot;date-parts&quot;:[[2018,6,18]]},&quot;page&quot;:&quot;3625-3657&quot;,&quot;abstract&quot;:&quot;Abstract. For the past decade, observations of carbonyl sulfide (OCS or COS) have been investigated as a proxy for carbon uptake by plants. OCS is destroyed by enzymes that interact with CO2 during photosynthesis, namely carbonic anhydrase (CA) and RuBisCO, where CA is the more important one. The majority of sources of OCS to the atmosphere are geographically separated from this large plant sink, whereas the sources and sinks of CO2 are co-located in ecosystems. The drawdown of OCS can therefore be related to the uptake of CO2 without the added complication of co-located emissions comparable in magnitude. Here we review the state of our understanding of the global OCS cycle and its applications to ecosystem carbon cycle science. OCS uptake is correlated well to plant carbon uptake, especially at the regional scale. OCS can be used in conjunction with other independent measures of ecosystem function, like solar-induced fluorescence and carbon and water isotope studies. More work needs to be done to generate global coverage for OCS observations and to link this powerful atmospheric tracer to systems where fundamental questions concerning the carbon and water cycle remain.&quot;,&quot;issue&quot;:&quot;12&quot;,&quot;volume&quot;:&quot;15&quot;},&quot;isTemporary&quot;:false}]},{&quot;citationID&quot;:&quot;MENDELEY_CITATION_bb97853b-2281-4939-a11a-86bee8a6eead&quot;,&quot;properties&quot;:{&quot;noteIndex&quot;:0},&quot;isEdited&quot;:false,&quot;manualOverride&quot;:{&quot;isManuallyOverridden&quot;:false,&quot;citeprocText&quot;:&quot;(Still &lt;i&gt;et al&lt;/i&gt; 2021)&quot;,&quot;manualOverrideText&quot;:&quot;&quot;},&quot;citationTag&quot;:&quot;MENDELEY_CITATION_v3_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&quot;,&quot;citationItems&quot;:[{&quot;id&quot;:&quot;d14e835a-0c33-3bd7-a8cf-550fd1edfb5b&quot;,&quot;itemData&quot;:{&quot;type&quot;:&quot;article-journal&quot;,&quot;id&quot;:&quot;d14e835a-0c33-3bd7-a8cf-550fd1edfb5b&quot;,&quot;title&quot;:&quot;Imaging canopy temperature: shedding (thermal) light on ecosystem processes&quot;,&quot;groupId&quot;:&quot;df9df81d-f84c-3a76-810b-0b1f7319c912&quot;,&quot;author&quot;:[{&quot;family&quot;:&quot;Still&quot;,&quot;given&quot;:&quot;Christopher J.&quot;,&quot;parse-names&quot;:false,&quot;dropping-particle&quot;:&quot;&quot;,&quot;non-dropping-particle&quot;:&quot;&quot;},{&quot;family&quot;:&quot;Rastogi&quot;,&quot;given&quot;:&quot;Bharat&quot;,&quot;parse-names&quot;:false,&quot;dropping-particle&quot;:&quot;&quot;,&quot;non-dropping-particle&quot;:&quot;&quot;},{&quot;family&quot;:&quot;Page&quot;,&quot;given&quot;:&quot;Gerald F. M.&quot;,&quot;parse-names&quot;:false,&quot;dropping-particle&quot;:&quot;&quot;,&quot;non-dropping-particle&quot;:&quot;&quot;},{&quot;family&quot;:&quot;Griffith&quot;,&quot;given&quot;:&quot;Dan M.&quot;,&quot;parse-names&quot;:false,&quot;dropping-particle&quot;:&quot;&quot;,&quot;non-dropping-particle&quot;:&quot;&quot;},{&quot;family&quot;:&quot;Sibley&quot;,&quot;given&quot;:&quot;Adam&quot;,&quot;parse-names&quot;:false,&quot;dropping-particle&quot;:&quot;&quot;,&quot;non-dropping-particle&quot;:&quot;&quot;},{&quot;family&quot;:&quot;Schulze&quot;,&quot;given&quot;:&quot;Mark&quot;,&quot;parse-names&quot;:false,&quot;dropping-particle&quot;:&quot;&quot;,&quot;non-dropping-particle&quot;:&quot;&quot;},{&quot;family&quot;:&quot;Hawkins&quot;,&quot;given&quot;:&quot;Linnia&quot;,&quot;parse-names&quot;:false,&quot;dropping-particle&quot;:&quot;&quot;,&quot;non-dropping-particle&quot;:&quot;&quot;},{&quot;family&quot;:&quot;Pau&quot;,&quot;given&quot;:&quot;Stephanie&quot;,&quot;parse-names&quot;:false,&quot;dropping-particle&quot;:&quot;&quot;,&quot;non-dropping-particle&quot;:&quot;&quot;},{&quot;family&quot;:&quot;Detto&quot;,&quot;given&quot;:&quot;Matteo&quot;,&quot;parse-names&quot;:false,&quot;dropping-particle&quot;:&quot;&quot;,&quot;non-dropping-particle&quot;:&quot;&quot;},{&quot;family&quot;:&quot;Helliker&quot;,&quot;given&quot;:&quot;Brent R.&quot;,&quot;parse-names&quot;:false,&quot;dropping-particle&quot;:&quot;&quot;,&quot;non-dropping-particle&quot;:&quot;&quot;}],&quot;container-title&quot;:&quot;New Phytologist&quot;,&quot;DOI&quot;:&quot;10.1111/nph.17321&quot;,&quot;ISSN&quot;:&quot;0028-646X&quot;,&quot;URL&quot;:&quot;https://onlinelibrary.wiley.com/doi/10.1111/nph.17321&quot;,&quot;issued&quot;:{&quot;date-parts&quot;:[[2021,6,2]]},&quot;page&quot;:&quot;1746-1753&quot;,&quot;issue&quot;:&quot;5&quot;,&quot;volume&quot;:&quot;230&quot;},&quot;isTemporary&quot;:false}]},{&quot;citationID&quot;:&quot;MENDELEY_CITATION_00cc5078-a4b2-42e8-830d-8c605fae4d9c&quot;,&quot;properties&quot;:{&quot;noteIndex&quot;:0},&quot;isEdited&quot;:false,&quot;manualOverride&quot;:{&quot;isManuallyOverridden&quot;:false,&quot;citeprocText&quot;:&quot;(Guan &lt;i&gt;et al&lt;/i&gt; 2016)&quot;,&quot;manualOverrideText&quot;:&quot;&quot;},&quot;citationTag&quot;:&quot;MENDELEY_CITATION_v3_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&quot;,&quot;citationItems&quot;:[{&quot;id&quot;:&quot;815889aa-7e63-3369-adb1-a5aa83779a4b&quot;,&quot;itemData&quot;:{&quot;type&quot;:&quot;article-journal&quot;,&quot;id&quot;:&quot;815889aa-7e63-3369-adb1-a5aa83779a4b&quot;,&quot;title&quot;:&quot;Improving the monitoring of crop productivity using spaceborne solar‐induced fluorescence&quot;,&quot;groupId&quot;:&quot;df9df81d-f84c-3a76-810b-0b1f7319c912&quot;,&quot;author&quot;:[{&quot;family&quot;:&quot;Guan&quot;,&quot;given&quot;:&quot;Kaiyu&quot;,&quot;parse-names&quot;:false,&quot;dropping-particle&quot;:&quot;&quot;,&quot;non-dropping-particle&quot;:&quot;&quot;},{&quot;family&quot;:&quot;Berry&quot;,&quot;given&quot;:&quot;Joseph A.&quot;,&quot;parse-names&quot;:false,&quot;dropping-particle&quot;:&quot;&quot;,&quot;non-dropping-particle&quot;:&quot;&quot;},{&quot;family&quot;:&quot;Zhang&quot;,&quot;given&quot;:&quot;Yongguang&quot;,&quot;parse-names&quot;:false,&quot;dropping-particle&quot;:&quot;&quot;,&quot;non-dropping-particle&quot;:&quot;&quot;},{&quot;family&quot;:&quot;Joiner&quot;,&quot;given&quot;:&quot;Joanna&quot;,&quot;parse-names&quot;:false,&quot;dropping-particle&quot;:&quot;&quot;,&quot;non-dropping-particle&quot;:&quot;&quot;},{&quot;family&quot;:&quot;Guanter&quot;,&quot;given&quot;:&quot;Luis&quot;,&quot;parse-names&quot;:false,&quot;dropping-particle&quot;:&quot;&quot;,&quot;non-dropping-particle&quot;:&quot;&quot;},{&quot;family&quot;:&quot;Badgley&quot;,&quot;given&quot;:&quot;Grayson&quot;,&quot;parse-names&quot;:false,&quot;dropping-particle&quot;:&quot;&quot;,&quot;non-dropping-particle&quot;:&quot;&quot;},{&quot;family&quot;:&quot;Lobell&quot;,&quot;given&quot;:&quot;David B.&quot;,&quot;parse-names&quot;:false,&quot;dropping-particle&quot;:&quot;&quot;,&quot;non-dropping-particle&quot;:&quot;&quot;}],&quot;container-title&quot;:&quot;Global Change Biology&quot;,&quot;container-title-short&quot;:&quot;Glob Chang Biol&quot;,&quot;DOI&quot;:&quot;10.1111/gcb.13136&quot;,&quot;ISSN&quot;:&quot;1354-1013&quot;,&quot;URL&quot;:&quot;https://onlinelibrary.wiley.com/doi/10.1111/gcb.13136&quot;,&quot;issued&quot;:{&quot;date-parts&quot;:[[2016,2,10]]},&quot;page&quot;:&quot;716-726&quot;,&quot;issue&quot;:&quot;2&quot;,&quot;volume&quot;:&quot;22&quot;},&quot;isTemporary&quot;:false}]},{&quot;citationID&quot;:&quot;MENDELEY_CITATION_7e3002be-4748-4fcd-8012-781ef98fcf08&quot;,&quot;properties&quot;:{&quot;noteIndex&quot;:0},&quot;isEdited&quot;:false,&quot;manualOverride&quot;:{&quot;isManuallyOverridden&quot;:false,&quot;citeprocText&quot;:&quot;(URycki &lt;i&gt;et al&lt;/i&gt; 2022)&quot;,&quot;manualOverrideText&quot;:&quot;&quot;},&quot;citationTag&quot;:&quot;MENDELEY_CITATION_v3_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&quot;,&quot;citationItems&quot;:[{&quot;id&quot;:&quot;c0076744-1d0d-3266-aad4-45ad8614eead&quot;,&quot;itemData&quot;:{&quot;type&quot;:&quot;article-journal&quot;,&quot;id&quot;:&quot;c0076744-1d0d-3266-aad4-45ad8614eead&quot;,&quot;title&quot;:&quot;The streamwater microbiome encodes hydrologic data across scales&quot;,&quot;groupId&quot;:&quot;df9df81d-f84c-3a76-810b-0b1f7319c912&quot;,&quot;author&quot;:[{&quot;family&quot;:&quot;URycki&quot;,&quot;given&quot;:&quot;Dawn R.&quot;,&quot;parse-names&quot;:false,&quot;dropping-particle&quot;:&quot;&quot;,&quot;non-dropping-particle&quot;:&quot;&quot;},{&quot;family&quot;:&quot;Bassiouni&quot;,&quot;given&quot;:&quot;Maoya&quot;,&quot;parse-names&quot;:false,&quot;dropping-particle&quot;:&quot;&quot;,&quot;non-dropping-particle&quot;:&quot;&quot;},{&quot;family&quot;:&quot;Good&quot;,&quot;given&quot;:&quot;Stephen P.&quot;,&quot;parse-names&quot;:false,&quot;dropping-particle&quot;:&quot;&quot;,&quot;non-dropping-particle&quot;:&quot;&quot;},{&quot;family&quot;:&quot;Crump&quot;,&quot;given&quot;:&quot;Byron C.&quot;,&quot;parse-names&quot;:false,&quot;dropping-particle&quot;:&quot;&quot;,&quot;non-dropping-particle&quot;:&quot;&quot;},{&quot;family&quot;:&quot;Li&quot;,&quot;given&quot;:&quot;Bonan&quot;,&quot;parse-names&quot;:false,&quot;dropping-particle&quot;:&quot;&quot;,&quot;non-dropping-particle&quot;:&quot;&quot;}],&quot;container-title&quot;:&quot;Science of The Total Environment&quot;,&quot;DOI&quot;:&quot;10.1016/j.scitotenv.2022.157911&quot;,&quot;ISSN&quot;:&quot;00489697&quot;,&quot;URL&quot;:&quot;https://linkinghub.elsevier.com/retrieve/pii/S0048969722050100&quot;,&quot;issued&quot;:{&quot;date-parts&quot;:[[2022,11]]},&quot;page&quot;:&quot;157911&quot;,&quot;volume&quot;:&quot;849&quot;},&quot;isTemporary&quot;:false}]},{&quot;citationID&quot;:&quot;MENDELEY_CITATION_ea48e66d-bde2-4aa4-9877-d98b42bde6b2&quot;,&quot;properties&quot;:{&quot;noteIndex&quot;:0},&quot;isEdited&quot;:false,&quot;manualOverride&quot;:{&quot;isManuallyOverridden&quot;:false,&quot;citeprocText&quot;:&quot;(Bowen and Good 2015)&quot;,&quot;manualOverrideText&quot;:&quot;&quot;},&quot;citationTag&quot;:&quot;MENDELEY_CITATION_v3_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&quot;,&quot;citationItems&quot;:[{&quot;id&quot;:&quot;c33383cd-c104-35ff-9ea8-8514b1d2f356&quot;,&quot;itemData&quot;:{&quot;type&quot;:&quot;article-journal&quot;,&quot;id&quot;:&quot;c33383cd-c104-35ff-9ea8-8514b1d2f356&quot;,&quot;title&quot;:&quot;Incorporating water isoscapes in hydrological and water resource investigations&quot;,&quot;groupId&quot;:&quot;df9df81d-f84c-3a76-810b-0b1f7319c912&quot;,&quot;author&quot;:[{&quot;family&quot;:&quot;Bowen&quot;,&quot;given&quot;:&quot;Gabriel J.&quot;,&quot;parse-names&quot;:false,&quot;dropping-particle&quot;:&quot;&quot;,&quot;non-dropping-particle&quot;:&quot;&quot;},{&quot;family&quot;:&quot;Good&quot;,&quot;given&quot;:&quot;Stephen P.&quot;,&quot;parse-names&quot;:false,&quot;dropping-particle&quot;:&quot;&quot;,&quot;non-dropping-particle&quot;:&quot;&quot;}],&quot;container-title&quot;:&quot;WIREs Water&quot;,&quot;container-title-short&quot;:&quot;WIREs Water&quot;,&quot;DOI&quot;:&quot;10.1002/wat2.1069&quot;,&quot;ISSN&quot;:&quot;2049-1948&quot;,&quot;URL&quot;:&quot;https://onlinelibrary.wiley.com/doi/10.1002/wat2.1069&quot;,&quot;issued&quot;:{&quot;date-parts&quot;:[[2015,3,16]]},&quot;page&quot;:&quot;107-119&quot;,&quot;issue&quot;:&quot;2&quot;,&quot;volume&quot;:&quot;2&quot;},&quot;isTemporary&quot;:false}]},{&quot;citationID&quot;:&quot;MENDELEY_CITATION_a993e5f5-df64-41f7-8ff4-e493faaae7b7&quot;,&quot;properties&quot;:{&quot;noteIndex&quot;:0},&quot;isEdited&quot;:false,&quot;manualOverride&quot;:{&quot;isManuallyOverridden&quot;:false,&quot;citeprocText&quot;:&quot;(Xiao &lt;i&gt;et al&lt;/i&gt; 2018, Berkelhammer &lt;i&gt;et al&lt;/i&gt; 2013)&quot;,&quot;manualOverrideText&quot;:&quot;&quot;},&quot;citationTag&quot;:&quot;MENDELEY_CITATION_v3_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&quot;,&quot;citationItems&quot;:[{&quot;id&quot;:&quot;d785e43c-f4c4-3e9f-800b-94acff47b6ce&quot;,&quot;itemData&quot;:{&quot;type&quot;:&quot;article-journal&quot;,&quot;id&quot;:&quot;d785e43c-f4c4-3e9f-800b-94acff47b6ce&quot;,&quot;title&quot;:&quot;Evapotranspiration partitioning at the ecosystem scale using the stable isotope method—A review&quot;,&quot;groupId&quot;:&quot;df9df81d-f84c-3a76-810b-0b1f7319c912&quot;,&quot;author&quot;:[{&quot;family&quot;:&quot;Xiao&quot;,&quot;given&quot;:&quot;Wei&quot;,&quot;parse-names&quot;:false,&quot;dropping-particle&quot;:&quot;&quot;,&quot;non-dropping-particle&quot;:&quot;&quot;},{&quot;family&quot;:&quot;Wei&quot;,&quot;given&quot;:&quot;Zhongwang&quot;,&quot;parse-names&quot;:false,&quot;dropping-particle&quot;:&quot;&quot;,&quot;non-dropping-particle&quot;:&quot;&quot;},{&quot;family&quot;:&quot;Wen&quot;,&quot;given&quot;:&quot;Xuefa&quot;,&quot;parse-names&quot;:false,&quot;dropping-particle&quot;:&quot;&quot;,&quot;non-dropping-particle&quot;:&quot;&quot;}],&quot;container-title&quot;:&quot;Agricultural and Forest Meteorology&quot;,&quot;container-title-short&quot;:&quot;Agric For Meteorol&quot;,&quot;DOI&quot;:&quot;10.1016/j.agrformet.2018.09.005&quot;,&quot;ISSN&quot;:&quot;01681923&quot;,&quot;URL&quot;:&quot;https://linkinghub.elsevier.com/retrieve/pii/S0168192318303009&quot;,&quot;issued&quot;:{&quot;date-parts&quot;:[[2018,12]]},&quot;page&quot;:&quot;346-361&quot;,&quot;volume&quot;:&quot;263&quot;},&quot;isTemporary&quot;:false},{&quot;id&quot;:&quot;ae520402-1283-3ae4-b1a6-d44279d7a274&quot;,&quot;itemData&quot;:{&quot;type&quot;:&quot;article-journal&quot;,&quot;id&quot;:&quot;ae520402-1283-3ae4-b1a6-d44279d7a274&quot;,&quot;title&quot;:&quot;The nocturnal water cycle in an open-canopy forest&quot;,&quot;groupId&quot;:&quot;df9df81d-f84c-3a76-810b-0b1f7319c912&quot;,&quot;author&quot;:[{&quot;family&quot;:&quot;Berkelhammer&quot;,&quot;given&quot;:&quot;M.&quot;,&quot;parse-names&quot;:false,&quot;dropping-particle&quot;:&quot;&quot;,&quot;non-dropping-particle&quot;:&quot;&quot;},{&quot;family&quot;:&quot;Hu&quot;,&quot;given&quot;:&quot;J.&quot;,&quot;parse-names&quot;:false,&quot;dropping-particle&quot;:&quot;&quot;,&quot;non-dropping-particle&quot;:&quot;&quot;},{&quot;family&quot;:&quot;Bailey&quot;,&quot;given&quot;:&quot;A.&quot;,&quot;parse-names&quot;:false,&quot;dropping-particle&quot;:&quot;&quot;,&quot;non-dropping-particle&quot;:&quot;&quot;},{&quot;family&quot;:&quot;Noone&quot;,&quot;given&quot;:&quot;D. C.&quot;,&quot;parse-names&quot;:false,&quot;dropping-particle&quot;:&quot;&quot;,&quot;non-dropping-particle&quot;:&quot;&quot;},{&quot;family&quot;:&quot;Still&quot;,&quot;given&quot;:&quot;C. J.&quot;,&quot;parse-names&quot;:false,&quot;dropping-particle&quot;:&quot;&quot;,&quot;non-dropping-particle&quot;:&quot;&quot;},{&quot;family&quot;:&quot;Barnard&quot;,&quot;given&quot;:&quot;H.&quot;,&quot;parse-names&quot;:false,&quot;dropping-particle&quot;:&quot;&quot;,&quot;non-dropping-particle&quot;:&quot;&quot;},{&quot;family&quot;:&quot;Gochis&quot;,&quot;given&quot;:&quot;D.&quot;,&quot;parse-names&quot;:false,&quot;dropping-particle&quot;:&quot;&quot;,&quot;non-dropping-particle&quot;:&quot;&quot;},{&quot;family&quot;:&quot;Hsiao&quot;,&quot;given&quot;:&quot;G. S.&quot;,&quot;parse-names&quot;:false,&quot;dropping-particle&quot;:&quot;&quot;,&quot;non-dropping-particle&quot;:&quot;&quot;},{&quot;family&quot;:&quot;Rahn&quot;,&quot;given&quot;:&quot;T.&quot;,&quot;parse-names&quot;:false,&quot;dropping-particle&quot;:&quot;&quot;,&quot;non-dropping-particle&quot;:&quot;&quot;},{&quot;family&quot;:&quot;Turnipseed&quot;,&quot;given&quot;:&quot;A.&quot;,&quot;parse-names&quot;:false,&quot;dropping-particle&quot;:&quot;&quot;,&quot;non-dropping-particle&quot;:&quot;&quot;}],&quot;container-title&quot;:&quot;Journal of Geophysical Research: Atmospheres&quot;,&quot;DOI&quot;:&quot;10.1002/jgrd.50701&quot;,&quot;ISSN&quot;:&quot;2169897X&quot;,&quot;URL&quot;:&quot;http://doi.wiley.com/10.1002/jgrd.50701&quot;,&quot;issued&quot;:{&quot;date-parts&quot;:[[2013,9,16]]},&quot;page&quot;:&quot;10,225-10,242&quot;,&quot;issue&quot;:&quot;17&quot;,&quot;volume&quot;:&quot;118&quot;},&quot;isTemporary&quot;:false}]},{&quot;citationID&quot;:&quot;MENDELEY_CITATION_edf29555-29ed-462b-bf54-00ec6e1a1cd9&quot;,&quot;properties&quot;:{&quot;noteIndex&quot;:0},&quot;isEdited&quot;:false,&quot;manualOverride&quot;:{&quot;isManuallyOverridden&quot;:false,&quot;citeprocText&quot;:&quot;(Lee &lt;i&gt;et al&lt;/i&gt; 2020)&quot;,&quot;manualOverrideText&quot;:&quot;&quot;},&quot;citationTag&quot;:&quot;MENDELEY_CITATION_v3_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&quot;,&quot;citationItems&quot;:[{&quot;id&quot;:&quot;1d763770-98de-301a-a119-83e400ebe55c&quot;,&quot;itemData&quot;:{&quot;type&quot;:&quot;article-journal&quot;,&quot;id&quot;:&quot;1d763770-98de-301a-a119-83e400ebe55c&quot;,&quot;title&quot;:&quot;Partitioning of net ecosystem exchange into photosynthesis and respiration using continuous stable isotope measurements in a Pacific Northwest Douglas-fir forest ecosystem&quot;,&quot;groupId&quot;:&quot;df9df81d-f84c-3a76-810b-0b1f7319c912&quot;,&quot;author&quot;:[{&quot;family&quot;:&quot;Lee&quot;,&quot;given&quot;:&quot;Sung-Ching&quot;,&quot;parse-names&quot;:false,&quot;dropping-particle&quot;:&quot;&quot;,&quot;non-dropping-particle&quot;:&quot;&quot;},{&quot;family&quot;:&quot;Christen&quot;,&quot;given&quot;:&quot;Andreas&quot;,&quot;parse-names&quot;:false,&quot;dropping-particle&quot;:&quot;&quot;,&quot;non-dropping-particle&quot;:&quot;&quot;},{&quot;family&quot;:&quot;Black&quot;,&quot;given&quot;:&quot;T. Andrew&quot;,&quot;parse-names&quot;:false,&quot;dropping-particle&quot;:&quot;&quot;,&quot;non-dropping-particle&quot;:&quot;&quot;},{&quot;family&quot;:&quot;Jassal&quot;,&quot;given&quot;:&quot;Rachhpal S.&quot;,&quot;parse-names&quot;:false,&quot;dropping-particle&quot;:&quot;&quot;,&quot;non-dropping-particle&quot;:&quot;&quot;},{&quot;family&quot;:&quot;Ketler&quot;,&quot;given&quot;:&quot;Rick&quot;,&quot;parse-names&quot;:false,&quot;dropping-particle&quot;:&quot;&quot;,&quot;non-dropping-particle&quot;:&quot;&quot;},{&quot;family&quot;:&quot;Nesic&quot;,&quot;given&quot;:&quot;Zoran&quot;,&quot;parse-names&quot;:false,&quot;dropping-particle&quot;:&quot;&quot;,&quot;non-dropping-particle&quot;:&quot;&quot;}],&quot;container-title&quot;:&quot;Agricultural and Forest Meteorology&quot;,&quot;container-title-short&quot;:&quot;Agric For Meteorol&quot;,&quot;DOI&quot;:&quot;10.1016/j.agrformet.2020.108109&quot;,&quot;ISSN&quot;:&quot;01681923&quot;,&quot;URL&quot;:&quot;https://linkinghub.elsevier.com/retrieve/pii/S0168192320302112&quot;,&quot;issued&quot;:{&quot;date-parts&quot;:[[2020,10]]},&quot;page&quot;:&quot;108109&quot;,&quot;volume&quot;:&quot;292-293&quot;},&quot;isTemporary&quot;:false}]},{&quot;citationID&quot;:&quot;MENDELEY_CITATION_0f6fb6a0-aca8-486e-963b-29799b9e922c&quot;,&quot;properties&quot;:{&quot;noteIndex&quot;:0},&quot;isEdited&quot;:false,&quot;manualOverride&quot;:{&quot;citeprocText&quot;:&quot;(Orlowski &lt;i&gt;et al&lt;/i&gt; 2018, Gemery &lt;i&gt;et al&lt;/i&gt; 1996)&quot;,&quot;isManuallyOverridden&quot;:false,&quot;manualOverrideText&quot;:&quot;&quot;},&quot;citationTag&quot;:&quot;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&quot;,&quot;citationItems&quot;:[{&quot;id&quot;:&quot;10550f65-9d2f-54ec-9f0a-f0909fe420b8&quot;,&quot;itemData&quot;:{&quot;DOI&quot;:&quot;10.5194/hess-22-3619-2018&quot;,&quot;ISSN&quot;:&quot;1607-7938&quot;,&quot;abstract&quot;:&quot;Abstract. For more than two decades, research groups in hydrology, ecology, soil science, and biogeochemistry have performed cryogenic water extractions (CWEs) for the analysis of δ2H and δ18O of soil water. Recent studies have shown that extraction conditions (time, temperature, and vacuum) along with physicochemical soil properties may affect extracted soil water isotope composition. Here we present results from the first worldwide round robin laboratory intercomparison. We test the null hypothesis that, with identical soils, standards, extraction protocols, and isotope analyses, cryogenic extractions across all laboratories are identical. Two standard soils with different physicochemical characteristics along with deionized (DI) reference water of known isotopic composition were shipped to 16 participating laboratories. Participants oven-dried and rewetted the soils to 8 and 20 % gravimetric water content (WC), using the deionized reference water. One batch of soil samples was extracted via predefined extraction conditions (time, temperature, and vacuum) identical to all laboratories; the second batch was extracted via conditions considered routine in the respective laboratory. All extracted water samples were analyzed for δ18O and δ2H by the lead laboratory (Global Institute for Water Security, GIWS, Saskatoon, Canada) using both a laser and an isotope ratio mass spectrometer (OA-ICOS and IRMS, respectively). We rejected the null hypothesis. Our results showed large differences in retrieved isotopic signatures among participating laboratories linked to soil type and soil water content with mean differences compared to the reference water ranging from +18.1 to −108.4 ‰ for δ2H and +11.8 to −14.9 ‰ for δ18O across all laboratories. In addition, differences were observed between OA-ICOS and IRMS isotope data. These were related to spectral interferences during OA-ICOS analysis that are especially problematic for the clayey loam soils used. While the types of cryogenic extraction lab construction varied from manifold systems to single chambers, no clear trends between system construction, applied extraction conditions, and extraction results were found. Rather, observed differences in the isotope data were influenced by interactions between multiple factors (soil type and properties, soil water content, system setup, extraction efficiency, extraction system leaks, and each lab's internal accuracy). Our results question the usefulness of cryogenic extrac…&quot;,&quot;author&quot;:[{&quot;dropping-particle&quot;:&quot;&quot;,&quot;family&quot;:&quot;Orlowski&quot;,&quot;given&quot;:&quot;Natalie&quot;,&quot;non-dropping-particle&quot;:&quot;&quot;,&quot;parse-names&quot;:false,&quot;suffix&quot;:&quot;&quot;},{&quot;dropping-particle&quot;:&quot;&quot;,&quot;family&quot;:&quot;Breuer&quot;,&quot;given&quot;:&quot;Lutz&quot;,&quot;non-dropping-particle&quot;:&quot;&quot;,&quot;parse-names&quot;:false,&quot;suffix&quot;:&quot;&quot;},{&quot;dropping-particle&quot;:&quot;&quot;,&quot;family&quot;:&quot;Angeli&quot;,&quot;given&quot;:&quot;Nicolas&quot;,&quot;non-dropping-particle&quot;:&quot;&quot;,&quot;parse-names&quot;:false,&quot;suffix&quot;:&quot;&quot;},{&quot;dropping-particle&quot;:&quot;&quot;,&quot;family&quot;:&quot;Boeckx&quot;,&quot;given&quot;:&quot;Pascal&quot;,&quot;non-dropping-particle&quot;:&quot;&quot;,&quot;parse-names&quot;:false,&quot;suffix&quot;:&quot;&quot;},{&quot;dropping-particle&quot;:&quot;&quot;,&quot;family&quot;:&quot;Brumbt&quot;,&quot;given&quot;:&quot;Christophe&quot;,&quot;non-dropping-particle&quot;:&quot;&quot;,&quot;parse-names&quot;:false,&quot;suffix&quot;:&quot;&quot;},{&quot;dropping-particle&quot;:&quot;&quot;,&quot;family&quot;:&quot;Cook&quot;,&quot;given&quot;:&quot;Craig S.&quot;,&quot;non-dropping-particle&quot;:&quot;&quot;,&quot;parse-names&quot;:false,&quot;suffix&quot;:&quot;&quot;},{&quot;dropping-particle&quot;:&quot;&quot;,&quot;family&quot;:&quot;Dubbert&quot;,&quot;given&quot;:&quot;Maren&quot;,&quot;non-dropping-particle&quot;:&quot;&quot;,&quot;parse-names&quot;:false,&quot;suffix&quot;:&quot;&quot;},{&quot;dropping-particle&quot;:&quot;&quot;,&quot;family&quot;:&quot;Dyckmans&quot;,&quot;given&quot;:&quot;Jens&quot;,&quot;non-dropping-particle&quot;:&quot;&quot;,&quot;parse-names&quot;:false,&quot;suffix&quot;:&quot;&quot;},{&quot;dropping-particle&quot;:&quot;&quot;,&quot;family&quot;:&quot;Gallagher&quot;,&quot;given&quot;:&quot;Barbora&quot;,&quot;non-dropping-particle&quot;:&quot;&quot;,&quot;parse-names&quot;:false,&quot;suffix&quot;:&quot;&quot;},{&quot;dropping-particle&quot;:&quot;&quot;,&quot;family&quot;:&quot;Gralher&quot;,&quot;given&quot;:&quot;Benjamin&quot;,&quot;non-dropping-particle&quot;:&quot;&quot;,&quot;parse-names&quot;:false,&quot;suffix&quot;:&quot;&quot;},{&quot;dropping-particle&quot;:&quot;&quot;,&quot;family&quot;:&quot;Herbstritt&quot;,&quot;given&quot;:&quot;Barbara&quot;,&quot;non-dropping-particle&quot;:&quot;&quot;,&quot;parse-names&quot;:false,&quot;suffix&quot;:&quot;&quot;},{&quot;dropping-particle&quot;:&quot;&quot;,&quot;family&quot;:&quot;Hervé-Fernández&quot;,&quot;given&quot;:&quot;Pedro&quot;,&quot;non-dropping-particle&quot;:&quot;&quot;,&quot;parse-names&quot;:false,&quot;suffix&quot;:&quot;&quot;},{&quot;dropping-particle&quot;:&quot;&quot;,&quot;family&quot;:&quot;Hissler&quot;,&quot;given&quot;:&quot;Christophe&quot;,&quot;non-dropping-particle&quot;:&quot;&quot;,&quot;parse-names&quot;:false,&quot;suffix&quot;:&quot;&quot;},{&quot;dropping-particle&quot;:&quot;&quot;,&quot;family&quot;:&quot;Koeniger&quot;,&quot;given&quot;:&quot;Paul&quot;,&quot;non-dropping-particle&quot;:&quot;&quot;,&quot;parse-names&quot;:false,&quot;suffix&quot;:&quot;&quot;},{&quot;dropping-particle&quot;:&quot;&quot;,&quot;family&quot;:&quot;Legout&quot;,&quot;given&quot;:&quot;Arnaud&quot;,&quot;non-dropping-particle&quot;:&quot;&quot;,&quot;parse-names&quot;:false,&quot;suffix&quot;:&quot;&quot;},{&quot;dropping-particle&quot;:&quot;&quot;,&quot;family&quot;:&quot;Macdonald&quot;,&quot;given&quot;:&quot;Chandelle Joan&quot;,&quot;non-dropping-particle&quot;:&quot;&quot;,&quot;parse-names&quot;:false,&quot;suffix&quot;:&quot;&quot;},{&quot;dropping-particle&quot;:&quot;&quot;,&quot;family&quot;:&quot;Oyarzún&quot;,&quot;given&quot;:&quot;Carlos&quot;,&quot;non-dropping-particle&quot;:&quot;&quot;,&quot;parse-names&quot;:false,&quot;suffix&quot;:&quot;&quot;},{&quot;dropping-particle&quot;:&quot;&quot;,&quot;family&quot;:&quot;Redelstein&quot;,&quot;given&quot;:&quot;Regine&quot;,&quot;non-dropping-particle&quot;:&quot;&quot;,&quot;parse-names&quot;:false,&quot;suffix&quot;:&quot;&quot;},{&quot;dropping-particle&quot;:&quot;&quot;,&quot;family&quot;:&quot;Seidler&quot;,&quot;given&quot;:&quot;Christof&quot;,&quot;non-dropping-particle&quot;:&quot;&quot;,&quot;parse-names&quot;:false,&quot;suffix&quot;:&quot;&quot;},{&quot;dropping-particle&quot;:&quot;&quot;,&quot;family&quot;:&quot;Siegwolf&quot;,&quot;given&quot;:&quot;Rolf&quot;,&quot;non-dropping-particle&quot;:&quot;&quot;,&quot;parse-names&quot;:false,&quot;suffix&quot;:&quot;&quot;},{&quot;dropping-particle&quot;:&quot;&quot;,&quot;family&quot;:&quot;Stumpp&quot;,&quot;given&quot;:&quot;Christine&quot;,&quot;non-dropping-particle&quot;:&quot;&quot;,&quot;parse-names&quot;:false,&quot;suffix&quot;:&quot;&quot;},{&quot;dropping-particle&quot;:&quot;&quot;,&quot;family&quot;:&quot;Thomsen&quot;,&quot;given&quot;:&quot;Simon&quot;,&quot;non-dropping-particle&quot;:&quot;&quot;,&quot;parse-names&quot;:false,&quot;suffix&quot;:&quot;&quot;},{&quot;dropping-particle&quot;:&quot;&quot;,&quot;family&quot;:&quot;Weiler&quot;,&quot;given&quot;:&quot;Markus&quot;,&quot;non-dropping-particle&quot;:&quot;&quot;,&quot;parse-names&quot;:false,&quot;suffix&quot;:&quot;&quot;},{&quot;dropping-particle&quot;:&quot;&quot;,&quot;family&quot;:&quot;Werner&quot;,&quot;given&quot;:&quot;Christiane&quot;,&quot;non-dropping-particle&quot;:&quot;&quot;,&quot;parse-names&quot;:false,&quot;suffix&quot;:&quot;&quot;},{&quot;dropping-particle&quot;:&quot;&quot;,&quot;family&quot;:&quot;McDonnell&quot;,&quot;given&quot;:&quot;Jeffrey J.&quot;,&quot;non-dropping-particle&quot;:&quot;&quot;,&quot;parse-names&quot;:false,&quot;suffix&quot;:&quot;&quot;}],&quot;container-title&quot;:&quot;Hydrology and Earth System Sciences&quot;,&quot;id&quot;:&quot;10550f65-9d2f-54ec-9f0a-f0909fe420b8&quot;,&quot;issue&quot;:&quot;7&quot;,&quot;issued&quot;:{&quot;date-parts&quot;:[[&quot;2018&quot;,&quot;7&quot;,&quot;6&quot;]]},&quot;page&quot;:&quot;3619-3637&quot;,&quot;title&quot;:&quot;Inter-laboratory comparison of cryogenic water extraction systems for stable isotope analysis of soil water&quot;,&quot;type&quot;:&quot;article-journal&quot;,&quot;volume&quot;:&quot;22&quot;,&quot;container-title-short&quot;:&quot;Hydrol Earth Syst Sci&quot;},&quot;uris&quot;:[&quot;http://www.mendeley.com/documents/?uuid=cc882471-4e01-46b8-9012-7c56674aadf2&quot;],&quot;isTemporary&quot;:false,&quot;legacyDesktopId&quot;:&quot;cc882471-4e01-46b8-9012-7c56674aadf2&quot;},{&quot;id&quot;:&quot;2f63beaf-f922-51b5-9d51-51ecbafcd0ea&quot;,&quot;itemData&quot;:{&quot;DOI&quot;:&quot;10.1029/96JD00053&quot;,&quot;ISSN&quot;:&quot;01480227&quot;,&quot;author&quot;:[{&quot;dropping-particle&quot;:&quot;&quot;,&quot;family&quot;:&quot;Gemery&quot;,&quot;given&quot;:&quot;Pamela A.&quot;,&quot;non-dropping-particle&quot;:&quot;&quot;,&quot;parse-names&quot;:false,&quot;suffix&quot;:&quot;&quot;},{&quot;dropping-particle&quot;:&quot;&quot;,&quot;family&quot;:&quot;Trolier&quot;,&quot;given&quot;:&quot;Michael&quot;,&quot;non-dropping-particle&quot;:&quot;&quot;,&quot;parse-names&quot;:false,&quot;suffix&quot;:&quot;&quot;},{&quot;dropping-particle&quot;:&quot;&quot;,&quot;family&quot;:&quot;White&quot;,&quot;given&quot;:&quot;James W. C.&quot;,&quot;non-dropping-particle&quot;:&quot;&quot;,&quot;parse-names&quot;:false,&quot;suffix&quot;:&quot;&quot;}],&quot;container-title&quot;:&quot;Journal of Geophysical Research: Atmospheres&quot;,&quot;id&quot;:&quot;2f63beaf-f922-51b5-9d51-51ecbafcd0ea&quot;,&quot;issue&quot;:&quot;D9&quot;,&quot;issued&quot;:{&quot;date-parts&quot;:[[&quot;1996&quot;,&quot;6&quot;,&quot;20&quot;]]},&quot;page&quot;:&quot;14415-14420&quot;,&quot;title&quot;:&quot;Oxygen isotope exchange between carbon dioxide and water following atmospheric sampling using glass flasks&quot;,&quot;type&quot;:&quot;article-journal&quot;,&quot;volume&quot;:&quot;101&quot;,&quot;container-title-short&quot;:&quot;&quot;},&quot;uris&quot;:[&quot;http://www.mendeley.com/documents/?uuid=93a25072-6fc3-444a-81f2-245bb737d275&quot;],&quot;isTemporary&quot;:false,&quot;legacyDesktopId&quot;:&quot;93a25072-6fc3-444a-81f2-245bb737d275&quot;}]},{&quot;citationID&quot;:&quot;MENDELEY_CITATION_3597ff57-005f-4ec9-8a24-a7a59f63f9cc&quot;,&quot;properties&quot;:{&quot;noteIndex&quot;:0},&quot;isEdited&quot;:false,&quot;manualOverride&quot;:{&quot;citeprocText&quot;:&quot;(Fiorella &lt;i&gt;et al&lt;/i&gt; 2021)&quot;,&quot;isManuallyOverridden&quot;:false,&quot;manualOverrideText&quot;:&quot;&quot;},&quot;citationTag&quot;:&quot;MENDELEY_CITATION_v3_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&quot;,&quot;citationItems&quot;:[{&quot;id&quot;:&quot;5bc7d938-75c3-53e6-a838-d8799b62ed4c&quot;,&quot;itemData&quot;:{&quot;DOI&quot;:&quot;10.1029/2020JG005862&quot;,&quot;ISSN&quot;:&quot;2169-8953&quot;,&quot;author&quot;:[{&quot;dropping-particle&quot;:&quot;&quot;,&quot;family&quot;:&quot;Fiorella&quot;,&quot;given&quot;:&quot;Richard P.&quot;,&quot;non-dropping-particle&quot;:&quot;&quot;,&quot;parse-names&quot;:false,&quot;suffix&quot;:&quot;&quot;},{&quot;dropping-particle&quot;:&quot;&quot;,&quot;family&quot;:&quot;Good&quot;,&quot;given&quot;:&quot;Stephen P.&quot;,&quot;non-dropping-particle&quot;:&quot;&quot;,&quot;parse-names&quot;:false,&quot;suffix&quot;:&quot;&quot;},{&quot;dropping-particle&quot;:&quot;&quot;,&quot;family&quot;:&quot;Allen&quot;,&quot;given&quot;:&quot;Scott T.&quot;,&quot;non-dropping-particle&quot;:&quot;&quot;,&quot;parse-names&quot;:false,&quot;suffix&quot;:&quot;&quot;},{&quot;dropping-particle&quot;:&quot;&quot;,&quot;family&quot;:&quot;Guo&quot;,&quot;given&quot;:&quot;Jessica S.&quot;,&quot;non-dropping-particle&quot;:&quot;&quot;,&quot;parse-names&quot;:false,&quot;suffix&quot;:&quot;&quot;},{&quot;dropping-particle&quot;:&quot;&quot;,&quot;family&quot;:&quot;Still&quot;,&quot;given&quot;:&quot;Christopher J.&quot;,&quot;non-dropping-particle&quot;:&quot;&quot;,&quot;parse-names&quot;:false,&quot;suffix&quot;:&quot;&quot;},{&quot;dropping-particle&quot;:&quot;&quot;,&quot;family&quot;:&quot;Noone&quot;,&quot;given&quot;:&quot;David C.&quot;,&quot;non-dropping-particle&quot;:&quot;&quot;,&quot;parse-names&quot;:false,&quot;suffix&quot;:&quot;&quot;},{&quot;dropping-particle&quot;:&quot;&quot;,&quot;family&quot;:&quot;Anderegg&quot;,&quot;given&quot;:&quot;William R. L.&quot;,&quot;non-dropping-particle&quot;:&quot;&quot;,&quot;parse-names&quot;:false,&quot;suffix&quot;:&quot;&quot;},{&quot;dropping-particle&quot;:&quot;&quot;,&quot;family&quot;:&quot;Florian&quot;,&quot;given&quot;:&quot;Christopher R.&quot;,&quot;non-dropping-particle&quot;:&quot;&quot;,&quot;parse-names&quot;:false,&quot;suffix&quot;:&quot;&quot;},{&quot;dropping-particle&quot;:&quot;&quot;,&quot;family&quot;:&quot;Luo&quot;,&quot;given&quot;:&quot;Hongyan&quot;,&quot;non-dropping-particle&quot;:&quot;&quot;,&quot;parse-names&quot;:false,&quot;suffix&quot;:&quot;&quot;},{&quot;dropping-particle&quot;:&quot;&quot;,&quot;family&quot;:&quot;Pingintha‐Durden&quot;,&quot;given&quot;:&quot;Natchaya&quot;,&quot;non-dropping-particle&quot;:&quot;&quot;,&quot;parse-names&quot;:false,&quot;suffix&quot;:&quot;&quot;},{&quot;dropping-particle&quot;:&quot;&quot;,&quot;family&quot;:&quot;Bowen&quot;,&quot;given&quot;:&quot;Gabriel J.&quot;,&quot;non-dropping-particle&quot;:&quot;&quot;,&quot;parse-names&quot;:false,&quot;suffix&quot;:&quot;&quot;}],&quot;container-title&quot;:&quot;Journal of Geophysical Research: Biogeosciences&quot;,&quot;id&quot;:&quot;5bc7d938-75c3-53e6-a838-d8799b62ed4c&quot;,&quot;issue&quot;:&quot;3&quot;,&quot;issued&quot;:{&quot;date-parts&quot;:[[&quot;2021&quot;,&quot;3&quot;,&quot;26&quot;]]},&quot;title&quot;:&quot;Calibration Strategies for Detecting Macroscale Patterns in NEON Atmospheric Carbon Isotope Observations&quot;,&quot;type&quot;:&quot;article-journal&quot;,&quot;volume&quot;:&quot;126&quot;,&quot;container-title-short&quot;:&quot;J Geophys Res Biogeosci&quot;},&quot;uris&quot;:[&quot;http://www.mendeley.com/documents/?uuid=8d32c2a4-72d7-4778-bade-fb62365501e7&quot;],&quot;isTemporary&quot;:false,&quot;legacyDesktopId&quot;:&quot;8d32c2a4-72d7-4778-bade-fb62365501e7&quot;}]},{&quot;citationID&quot;:&quot;MENDELEY_CITATION_17aaa27d-63bd-4d6d-993e-016ccb4e4f6a&quot;,&quot;properties&quot;:{&quot;noteIndex&quot;:0},&quot;isEdited&quot;:false,&quot;manualOverride&quot;:{&quot;citeprocText&quot;:&quot;(Finkenbiner &lt;i&gt;et al&lt;/i&gt; 2022a)&quot;,&quot;isManuallyOverridden&quot;:true,&quot;manualOverrideText&quot;:&quot;(Finkenbiner et al 2022)&quot;},&quot;citationItems&quot;:[{&quot;id&quot;:&quot;d637245a-a925-5665-b9bb-84bb30ff2498&quot;,&quot;itemData&quot;:{&quot;DOI&quot;:&quot;10.1038/s41597-022-01412-4&quot;,&quot;ISSN&quot;:&quot;2052-4463&quot;,&quot;abstract&quot;:&quot;The National Ecological Observatory Network (NEON) provides open-access measurements of stable isotope ratios in atmospheric water vapor (δ 2 H, δ 18 O) and carbon dioxide (δ 13 C) at different tower heights, as well as aggregated biweekly precipitation samples (δ 2 H, δ 18 O) across the United States. These measurements were used to create the NEON Daily Isotopic Composition of Environmental Exchanges (NEON-DICEE) dataset estimating precipitation (P; δ 2 H, δ 18 O), evapotranspiration (ET; δ 2 H, δ 18 O), and net ecosystem exchange (NEE; δ 13 C) isotope ratios. Statistically downscaled precipitation datasets were generated to be consistent with the estimated covariance between isotope ratios and precipitation amounts at daily time scales. Isotope ratios in ET and NEE fluxes were estimated using a mixing-model approach with calibrated NEON tower measurements. NEON-DICEE is publicly available on HydroShare and can be reproduced or modified to fit user specific applications or include additional NEON data records as they become available. The NEON-DICEE dataset can facilitate understanding of terrestrial ecosystem processes through their incorporation into environmental investigations that require daily δ 2 H, δ 18 O, and δ 13 C flux data.&quot;,&quot;author&quot;:[{&quot;dropping-particle&quot;:&quot;&quot;,&quot;family&quot;:&quot;Finkenbiner&quot;,&quot;given&quot;:&quot;Catherine E.&quot;,&quot;non-dropping-particle&quot;:&quot;&quot;,&quot;parse-names&quot;:false,&quot;suffix&quot;:&quot;&quot;},{&quot;dropping-particle&quot;:&quot;&quot;,&quot;family&quot;:&quot;Li&quot;,&quot;given&quot;:&quot;Bonan&quot;,&quot;non-dropping-particle&quot;:&quot;&quot;,&quot;parse-names&quot;:false,&quot;suffix&quot;:&quot;&quot;},{&quot;dropping-particle&quot;:&quot;&quot;,&quot;family&quot;:&quot;Spencer&quot;,&quot;given&quot;:&quot;Lindsey&quot;,&quot;non-dropping-particle&quot;:&quot;&quot;,&quot;parse-names&quot;:false,&quot;suffix&quot;:&quot;&quot;},{&quot;dropping-particle&quot;:&quot;&quot;,&quot;family&quot;:&quot;Butler&quot;,&quot;given&quot;:&quot;Zachariah&quot;,&quot;non-dropping-particle&quot;:&quot;&quot;,&quot;parse-names&quot;:false,&quot;suffix&quot;:&quot;&quot;},{&quot;dropping-particle&quot;:&quot;&quot;,&quot;family&quot;:&quot;Haagsma&quot;,&quot;given&quot;:&quot;Marja&quot;,&quot;non-dropping-particle&quot;:&quot;&quot;,&quot;parse-names&quot;:false,&quot;suffix&quot;:&quot;&quot;},{&quot;dropping-particle&quot;:&quot;&quot;,&quot;family&quot;:&quot;Fiorella&quot;,&quot;given&quot;:&quot;Richard P.&quot;,&quot;non-dropping-particle&quot;:&quot;&quot;,&quot;parse-names&quot;:false,&quot;suffix&quot;:&quot;&quot;},{&quot;dropping-particle&quot;:&quot;&quot;,&quot;family&quot;:&quot;Allen&quot;,&quot;given&quot;:&quot;Scott T.&quot;,&quot;non-dropping-particle&quot;:&quot;&quot;,&quot;parse-names&quot;:false,&quot;suffix&quot;:&quot;&quot;},{&quot;dropping-particle&quot;:&quot;&quot;,&quot;family&quot;:&quot;Anderegg&quot;,&quot;given&quot;:&quot;William&quot;,&quot;non-dropping-particle&quot;:&quot;&quot;,&quot;parse-names&quot;:false,&quot;suffix&quot;:&quot;&quot;},{&quot;dropping-particle&quot;:&quot;&quot;,&quot;family&quot;:&quot;Still&quot;,&quot;given&quot;:&quot;Christopher J.&quot;,&quot;non-dropping-particle&quot;:&quot;&quot;,&quot;parse-names&quot;:false,&quot;suffix&quot;:&quot;&quot;},{&quot;dropping-particle&quot;:&quot;&quot;,&quot;family&quot;:&quot;Noone&quot;,&quot;given&quot;:&quot;David&quot;,&quot;non-dropping-particle&quot;:&quot;&quot;,&quot;parse-names&quot;:false,&quot;suffix&quot;:&quot;&quot;},{&quot;dropping-particle&quot;:&quot;&quot;,&quot;family&quot;:&quot;Bowen&quot;,&quot;given&quot;:&quot;Gabriel J.&quot;,&quot;non-dropping-particle&quot;:&quot;&quot;,&quot;parse-names&quot;:false,&quot;suffix&quot;:&quot;&quot;},{&quot;dropping-particle&quot;:&quot;&quot;,&quot;family&quot;:&quot;Good&quot;,&quot;given&quot;:&quot;Stephen P.&quot;,&quot;non-dropping-particle&quot;:&quot;&quot;,&quot;parse-names&quot;:false,&quot;suffix&quot;:&quot;&quot;}],&quot;container-title&quot;:&quot;Scientific Data&quot;,&quot;id&quot;:&quot;d637245a-a925-5665-b9bb-84bb30ff2498&quot;,&quot;issue&quot;:&quot;1&quot;,&quot;issued&quot;:{&quot;date-parts&quot;:[[&quot;2022&quot;,&quot;12&quot;,&quot;21&quot;]]},&quot;page&quot;:&quot;353&quot;,&quot;title&quot;:&quot;The NEON Daily Isotopic Composition of Environmental Exchanges Dataset&quot;,&quot;type&quot;:&quot;article-journal&quot;,&quot;volume&quot;:&quot;9&quot;,&quot;container-title-short&quot;:&quot;Sci Data&quot;},&quot;uris&quot;:[&quot;http://www.mendeley.com/documents/?uuid=a15c7ac3-11a7-48cb-9590-c3ee2d97f900&quot;],&quot;isTemporary&quot;:false,&quot;legacyDesktopId&quot;:&quot;a15c7ac3-11a7-48cb-9590-c3ee2d97f900&quot;}],&quot;citationTag&quot;:&quot;MENDELEY_CITATION_v3_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&quot;},{&quot;citationID&quot;:&quot;MENDELEY_CITATION_0dbb006e-122c-4c9a-8c42-6a1093a99fc0&quot;,&quot;properties&quot;:{&quot;noteIndex&quot;:0},&quot;isEdited&quot;:false,&quot;manualOverride&quot;:{&quot;isManuallyOverridden&quot;:false,&quot;citeprocText&quot;:&quot;(Cover and Thomas 2005)&quot;,&quot;manualOverrideText&quot;:&quot;&quot;},&quot;citationTag&quot;:&quot;MENDELEY_CITATION_v3_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&quot;,&quot;citationItems&quot;:[{&quot;id&quot;:&quot;a897f024-3f60-326a-aa3c-02870e9db80d&quot;,&quot;itemData&quot;:{&quot;type&quot;:&quot;book&quot;,&quot;id&quot;:&quot;a897f024-3f60-326a-aa3c-02870e9db80d&quot;,&quot;title&quot;:&quot;Elements of Information Theory&quot;,&quot;groupId&quot;:&quot;df9df81d-f84c-3a76-810b-0b1f7319c912&quot;,&quot;author&quot;:[{&quot;family&quot;:&quot;Cover&quot;,&quot;given&quot;:&quot;Thomas M.&quot;,&quot;parse-names&quot;:false,&quot;dropping-particle&quot;:&quot;&quot;,&quot;non-dropping-particle&quot;:&quot;&quot;},{&quot;family&quot;:&quot;Thomas&quot;,&quot;given&quot;:&quot;Joy A.&quot;,&quot;parse-names&quot;:false,&quot;dropping-particle&quot;:&quot;&quot;,&quot;non-dropping-particle&quot;:&quot;&quot;}],&quot;DOI&quot;:&quot;10.1002/047174882X&quot;,&quot;ISBN&quot;:&quot;9780471241959&quot;,&quot;URL&quot;:&quot;https://onlinelibrary.wiley.com/doi/book/10.1002/047174882X&quot;,&quot;issued&quot;:{&quot;date-parts&quot;:[[2005,9,16]]},&quot;publisher&quot;:&quot;Wiley&quot;},&quot;isTemporary&quot;:false}]},{&quot;citationID&quot;:&quot;MENDELEY_CITATION_7f653490-c994-4c26-927a-889ae36e6e2c&quot;,&quot;properties&quot;:{&quot;noteIndex&quot;:0},&quot;isEdited&quot;:false,&quot;manualOverride&quot;:{&quot;isManuallyOverridden&quot;:true,&quot;citeprocText&quot;:&quot;(Goodwell and Kumar 2017a, Williams and Beer 2010)&quot;,&quot;manualOverrideText&quot;:&quot;(Goodwell and Kumar 2017, Williams and Beer 2010)&quot;},&quot;citationItems&quot;:[{&quot;id&quot;:&quot;1bfb670e-54f5-348b-aecf-6c5b30229cb0&quot;,&quot;itemData&quot;:{&quot;type&quot;:&quot;article-journal&quot;,&quot;id&quot;:&quot;1bfb670e-54f5-348b-aecf-6c5b30229cb0&quot;,&quot;title&quot;:&quot;Temporal information partitioning: Characterizing synergy, uniqueness, and redundancy in interacting environmental variables&quot;,&quot;groupId&quot;:&quot;df9df81d-f84c-3a76-810b-0b1f7319c912&quot;,&quot;author&quot;:[{&quot;family&quot;:&quot;Goodwell&quot;,&quot;given&quot;:&quot;Allison E.&quot;,&quot;parse-names&quot;:false,&quot;dropping-particle&quot;:&quot;&quot;,&quot;non-dropping-particle&quot;:&quot;&quot;},{&quot;family&quot;:&quot;Kumar&quot;,&quot;given&quot;:&quot;Praveen&quot;,&quot;parse-names&quot;:false,&quot;dropping-particle&quot;:&quot;&quot;,&quot;non-dropping-particle&quot;:&quot;&quot;}],&quot;container-title&quot;:&quot;Water Resources Research&quot;,&quot;container-title-short&quot;:&quot;Water Resour Res&quot;,&quot;DOI&quot;:&quot;10.1002/2016WR020216&quot;,&quot;ISSN&quot;:&quot;0043-1397&quot;,&quot;URL&quot;:&quot;https://onlinelibrary.wiley.com/doi/10.1002/2016WR020216&quot;,&quot;issued&quot;:{&quot;date-parts&quot;:[[2017,7,24]]},&quot;page&quot;:&quot;5920-5942&quot;,&quot;issue&quot;:&quot;7&quot;,&quot;volume&quot;:&quot;53&quot;},&quot;isTemporary&quot;:false},{&quot;id&quot;:&quot;93df2d2c-9ac1-37c5-beae-f961e8424316&quot;,&quot;itemData&quot;:{&quot;type&quot;:&quot;article-journal&quot;,&quot;id&quot;:&quot;93df2d2c-9ac1-37c5-beae-f961e8424316&quot;,&quot;title&quot;:&quot;Nonnegative Decomposition of Multivariate Information&quot;,&quot;groupId&quot;:&quot;df9df81d-f84c-3a76-810b-0b1f7319c912&quot;,&quot;author&quot;:[{&quot;family&quot;:&quot;Williams&quot;,&quot;given&quot;:&quot;Paul L.&quot;,&quot;parse-names&quot;:false,&quot;dropping-particle&quot;:&quot;&quot;,&quot;non-dropping-particle&quot;:&quot;&quot;},{&quot;family&quot;:&quot;Beer&quot;,&quot;given&quot;:&quot;Randall D.&quot;,&quot;parse-names&quot;:false,&quot;dropping-particle&quot;:&quot;&quot;,&quot;non-dropping-particle&quot;:&quot;&quot;}],&quot;URL&quot;:&quot;http://arxiv.org/abs/1004.2515&quot;,&quot;issued&quot;:{&quot;date-parts&quot;:[[2010,4,14]]},&quot;abstract&quot;:&quot;Of the various attempts to generalize information theory to multiple variables, the most widely utilized, interaction information, suffers from the problem that it is sometimes negative. Here we reconsider from first principles the general structure of the information that a set of sources provides about a given variable. We begin with a new definition of redundancy as the minimum information that any source provides about each possible outcome of the variable, averaged over all possible outcomes. We then show how this measure of redundancy induces a lattice over sets of sources that clarifies the general structure of multivariate information. Finally, we use this redundancy lattice to propose a definition of partial information atoms that exhaustively decompose the Shannon information in a multivariate system in terms of the redundancy between synergies of subsets of the sources. Unlike interaction information, the atoms of our partial information decomposition are never negative and always support a clear interpretation as informational quantities. Our analysis also demonstrates how the negativity of interaction information can be explained by its confounding of redundancy and synergy.&quot;},&quot;isTemporary&quot;:false}],&quot;citationTag&quot;:&quot;MENDELEY_CITATION_v3_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&quot;},{&quot;citationID&quot;:&quot;MENDELEY_CITATION_618b1033-f776-4f43-8b74-1ebada924b9b&quot;,&quot;properties&quot;:{&quot;noteIndex&quot;:0},&quot;isEdited&quot;:false,&quot;manualOverride&quot;:{&quot;isManuallyOverridden&quot;:false,&quot;citeprocText&quot;:&quot;(Barnett &lt;i&gt;et al&lt;/i&gt; 2019)&quot;,&quot;manualOverrideText&quot;:&quot;&quot;},&quot;citationTag&quot;:&quot;MENDELEY_CITATION_v3_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&quot;,&quot;citationItems&quot;:[{&quot;id&quot;:&quot;19160c15-914b-3f3d-8c12-fc23c54dcf45&quot;,&quot;itemData&quot;:{&quot;type&quot;:&quot;article-journal&quot;,&quot;id&quot;:&quot;19160c15-914b-3f3d-8c12-fc23c54dcf45&quot;,&quot;title&quot;:&quot;The plant diversity sampling design for The National Ecological Observatory Network&quot;,&quot;groupId&quot;:&quot;df9df81d-f84c-3a76-810b-0b1f7319c912&quot;,&quot;author&quot;:[{&quot;family&quot;:&quot;Barnett&quot;,&quot;given&quot;:&quot;David T.&quot;,&quot;parse-names&quot;:false,&quot;dropping-particle&quot;:&quot;&quot;,&quot;non-dropping-particle&quot;:&quot;&quot;},{&quot;family&quot;:&quot;Adler&quot;,&quot;given&quot;:&quot;Peter B.&quot;,&quot;parse-names&quot;:false,&quot;dropping-particle&quot;:&quot;&quot;,&quot;non-dropping-particle&quot;:&quot;&quot;},{&quot;family&quot;:&quot;Chemel&quot;,&quot;given&quot;:&quot;Benjamin R.&quot;,&quot;parse-names&quot;:false,&quot;dropping-particle&quot;:&quot;&quot;,&quot;non-dropping-particle&quot;:&quot;&quot;},{&quot;family&quot;:&quot;Duffy&quot;,&quot;given&quot;:&quot;Paul A.&quot;,&quot;parse-names&quot;:false,&quot;dropping-particle&quot;:&quot;&quot;,&quot;non-dropping-particle&quot;:&quot;&quot;},{&quot;family&quot;:&quot;Enquist&quot;,&quot;given&quot;:&quot;Brian J.&quot;,&quot;parse-names&quot;:false,&quot;dropping-particle&quot;:&quot;&quot;,&quot;non-dropping-particle&quot;:&quot;&quot;},{&quot;family&quot;:&quot;Grace&quot;,&quot;given&quot;:&quot;James B.&quot;,&quot;parse-names&quot;:false,&quot;dropping-particle&quot;:&quot;&quot;,&quot;non-dropping-particle&quot;:&quot;&quot;},{&quot;family&quot;:&quot;Harrison&quot;,&quot;given&quot;:&quot;Susan&quot;,&quot;parse-names&quot;:false,&quot;dropping-particle&quot;:&quot;&quot;,&quot;non-dropping-particle&quot;:&quot;&quot;},{&quot;family&quot;:&quot;Peet&quot;,&quot;given&quot;:&quot;Robert K.&quot;,&quot;parse-names&quot;:false,&quot;dropping-particle&quot;:&quot;&quot;,&quot;non-dropping-particle&quot;:&quot;&quot;},{&quot;family&quot;:&quot;Schimel&quot;,&quot;given&quot;:&quot;David S.&quot;,&quot;parse-names&quot;:false,&quot;dropping-particle&quot;:&quot;&quot;,&quot;non-dropping-particle&quot;:&quot;&quot;},{&quot;family&quot;:&quot;Stohlgren&quot;,&quot;given&quot;:&quot;Thomas J.&quot;,&quot;parse-names&quot;:false,&quot;dropping-particle&quot;:&quot;&quot;,&quot;non-dropping-particle&quot;:&quot;&quot;},{&quot;family&quot;:&quot;Vellend&quot;,&quot;given&quot;:&quot;Mark&quot;,&quot;parse-names&quot;:false,&quot;dropping-particle&quot;:&quot;&quot;,&quot;non-dropping-particle&quot;:&quot;&quot;}],&quot;container-title&quot;:&quot;Ecosphere&quot;,&quot;DOI&quot;:&quot;10.1002/ecs2.2603&quot;,&quot;ISSN&quot;:&quot;2150-8925&quot;,&quot;URL&quot;:&quot;https://onlinelibrary.wiley.com/doi/10.1002/ecs2.2603&quot;,&quot;issued&quot;:{&quot;date-parts&quot;:[[2019,2,25]]},&quot;issue&quot;:&quot;2&quot;,&quot;volume&quot;:&quot;10&quot;},&quot;isTemporary&quot;:false}]},{&quot;citationID&quot;:&quot;MENDELEY_CITATION_91b6c88e-dd0b-4a36-8611-74076a8a6a89&quot;,&quot;properties&quot;:{&quot;noteIndex&quot;:0},&quot;isEdited&quot;:false,&quot;manualOverride&quot;:{&quot;isManuallyOverridden&quot;:false,&quot;citeprocText&quot;:&quot;(National Ecological Observatory Network (NEON) 2022a)&quot;,&quot;manualOverrideText&quot;:&quot;&quot;},&quot;citationTag&quot;:&quot;MENDELEY_CITATION_v3_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&quot;,&quot;citationItems&quot;:[{&quot;id&quot;:&quot;817fa841-424b-32e8-b451-3bb43fdd4dc1&quot;,&quot;itemData&quot;:{&quot;type&quot;:&quot;article&quot;,&quot;id&quot;:&quot;817fa841-424b-32e8-b451-3bb43fdd4dc1&quot;,&quot;title&quot;:&quot;Bundled data products - eddy covariance (DP4.00200.001)&quot;,&quot;groupId&quot;:&quot;df9df81d-f84c-3a76-810b-0b1f7319c912&quot;,&quot;author&quot;:[{&quot;family&quot;:&quot;National Ecological Observatory Network (NEON)&quot;,&quot;given&quot;:&quot;&quot;,&quot;parse-names&quot;:false,&quot;dropping-particle&quot;:&quot;&quot;,&quot;non-dropping-particle&quot;:&quot;&quot;}],&quot;URL&quot;:&quot;https://data.neonscience.org&quot;,&quot;issued&quot;:{&quot;date-parts&quot;:[[2022]]},&quot;publisher&quot;:&quot;National Ecological Observatory Network (NEON)&quot;},&quot;isTemporary&quot;:false}]},{&quot;citationID&quot;:&quot;MENDELEY_CITATION_ae7cdbc0-6ddd-4ea2-8ed6-875ee59f94a6&quot;,&quot;properties&quot;:{&quot;noteIndex&quot;:0},&quot;isEdited&quot;:false,&quot;manualOverride&quot;:{&quot;isManuallyOverridden&quot;:true,&quot;citeprocText&quot;:&quot;(National Ecological Observatory Network (NEON) 2022b)&quot;,&quot;manualOverrideText&quot;:&quot;(NEON 2022b)&quot;},&quot;citationItems&quot;:[{&quot;id&quot;:&quot;a0334948-a895-360c-a0a2-e04d1c0a818a&quot;,&quot;itemData&quot;:{&quot;type&quot;:&quot;article&quot;,&quot;id&quot;:&quot;a0334948-a895-360c-a0a2-e04d1c0a818a&quot;,&quot;title&quot;:&quot;Relative humidity (DP1.00098.001)&quot;,&quot;groupId&quot;:&quot;df9df81d-f84c-3a76-810b-0b1f7319c912&quot;,&quot;author&quot;:[{&quot;family&quot;:&quot;National Ecological Observatory Network (NEON)&quot;,&quot;given&quot;:&quot;&quot;,&quot;parse-names&quot;:false,&quot;dropping-particle&quot;:&quot;&quot;,&quot;non-dropping-particle&quot;:&quot;&quot;}],&quot;accessed&quot;:{&quot;date-parts&quot;:[[2023,4,3]]},&quot;URL&quot;:&quot;https://data.neonscience.org&quot;,&quot;issued&quot;:{&quot;date-parts&quot;:[[2022]]},&quot;publisher&quot;:&quot;National Ecological Observatory Network (NEON)&quot;},&quot;isTemporary&quot;:false}],&quot;citationTag&quot;:&quot;MENDELEY_CITATION_v3_eyJjaXRhdGlvbklEIjoiTUVOREVMRVlfQ0lUQVRJT05fYWU3Y2RiYzAtNmRkZC00ZWEyLThlZDYtODc1ZWU1OWY5NGE2IiwicHJvcGVydGllcyI6eyJub3RlSW5kZXgiOjB9LCJpc0VkaXRlZCI6ZmFsc2UsIm1hbnVhbE92ZXJyaWRlIjp7ImlzTWFudWFsbHlPdmVycmlkZGVuIjp0cnVlLCJjaXRlcHJvY1RleHQiOiIoTmF0aW9uYWwgRWNvbG9naWNhbCBPYnNlcnZhdG9yeSBOZXR3b3JrIChORU9OKSAyMDIyYikiLCJtYW51YWxPdmVycmlkZVRleHQiOiIoTkVPTiAyMDIyYik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J9LCJpc1RlbXBvcmFyeSI6ZmFsc2V9XX0=&quot;},{&quot;citationID&quot;:&quot;MENDELEY_CITATION_50a20253-0a52-4b5b-9237-30b7d41945b2&quot;,&quot;properties&quot;:{&quot;noteIndex&quot;:0},&quot;isEdited&quot;:false,&quot;manualOverride&quot;:{&quot;isManuallyOverridden&quot;:false,&quot;citeprocText&quot;:&quot;(Wutzler &lt;i&gt;et al&lt;/i&gt; 2018)&quot;,&quot;manualOverrideText&quot;:&quot;&quot;},&quot;citationTag&quot;:&quot;MENDELEY_CITATION_v3_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&quot;,&quot;citationItems&quot;:[{&quot;id&quot;:&quot;e922caad-1e5b-3295-a916-47cb7db47a12&quot;,&quot;itemData&quot;:{&quot;type&quot;:&quot;article-journal&quot;,&quot;id&quot;:&quot;e922caad-1e5b-3295-a916-47cb7db47a12&quot;,&quot;title&quot;:&quot;Basic and extensible post-processing of eddy covariance flux data with REddyProc&quot;,&quot;groupId&quot;:&quot;df9df81d-f84c-3a76-810b-0b1f7319c912&quot;,&quot;author&quot;:[{&quot;family&quot;:&quot;Wutzler&quot;,&quot;given&quot;:&quot;Thomas&quot;,&quot;parse-names&quot;:false,&quot;dropping-particle&quot;:&quot;&quot;,&quot;non-dropping-particle&quot;:&quot;&quot;},{&quot;family&quot;:&quot;Lucas-Moffat&quot;,&quot;given&quot;:&quot;Antje&quot;,&quot;parse-names&quot;:false,&quot;dropping-particle&quot;:&quot;&quot;,&quot;non-dropping-particle&quot;:&quot;&quot;},{&quot;family&quot;:&quot;Migliavacca&quot;,&quot;given&quot;:&quot;Mirco&quot;,&quot;parse-names&quot;:false,&quot;dropping-particle&quot;:&quot;&quot;,&quot;non-dropping-particle&quot;:&quot;&quot;},{&quot;family&quot;:&quot;Knauer&quot;,&quot;given&quot;:&quot;Jürgen&quot;,&quot;parse-names&quot;:false,&quot;dropping-particle&quot;:&quot;&quot;,&quot;non-dropping-particle&quot;:&quot;&quot;},{&quot;family&quot;:&quot;Sickel&quot;,&quot;given&quot;:&quot;Kerstin&quot;,&quot;parse-names&quot;:false,&quot;dropping-particle&quot;:&quot;&quot;,&quot;non-dropping-particle&quot;:&quot;&quot;},{&quot;family&quot;:&quot;Šigut&quot;,&quot;given&quot;:&quot;Ladislav&quot;,&quot;parse-names&quot;:false,&quot;dropping-particle&quot;:&quot;&quot;,&quot;non-dropping-particle&quot;:&quot;&quot;},{&quot;family&quot;:&quot;Menzer&quot;,&quot;given&quot;:&quot;Olaf&quot;,&quot;parse-names&quot;:false,&quot;dropping-particle&quot;:&quot;&quot;,&quot;non-dropping-particle&quot;:&quot;&quot;},{&quot;family&quot;:&quot;Reichstein&quot;,&quot;given&quot;:&quot;Markus&quot;,&quot;parse-names&quot;:false,&quot;dropping-particle&quot;:&quot;&quot;,&quot;non-dropping-particle&quot;:&quot;&quot;}],&quot;container-title&quot;:&quot;Biogeosciences&quot;,&quot;DOI&quot;:&quot;10.5194/bg-15-5015-2018&quot;,&quot;ISSN&quot;:&quot;1726-4189&quot;,&quot;URL&quot;:&quot;https://bg.copernicus.org/articles/15/5015/2018/&quot;,&quot;issued&quot;:{&quot;date-parts&quot;:[[2018,8,23]]},&quot;page&quot;:&quot;5015-5030&quot;,&quot;abstract&quot;:&quot;Abstract. With the eddy covariance (EC) technique, net fluxes of carbon dioxide (CO2) and other trace gases as well as water and energy fluxes can be measured at the ecosystem level. These flux measurements are a main source for understanding biosphere–atmosphere interactions and feedbacks through cross-site analysis, model–data integration, and upscaling. The raw fluxes measured with the EC technique require extensive and laborious data processing. While there are standard tools1 available in an open-source environment for processing high-frequency (10 or 20 Hz) data into half-hourly quality-checked fluxes, there is a need for more usable and extensible tools for the subsequent post-processing steps. We tackled this need by developing the REddyProc package in the cross-platform language R that provides standard CO2-focused post-processing routines for reading (half-)hourly data from different formats, estimating the u* threshold, as well as gap-filling, flux-partitioning, and visualizing the results. In addition to basic processing, the functions are extensible and allow easier integration in extended analysis than current tools. New features include cross-year processing and a better treatment of uncertainties. A comparison of REddyProc routines with other state-of-the-art tools resulted in no significant differences in monthly and annual fluxes across sites. Lower uncertainty estimates of both u* and resulting gap-filled fluxes by 50 % with the presented tool were achieved by an improved treatment of seasons during the bootstrap analysis. Higher estimates of uncertainty in daytime partitioning (about twice as high) resulted from a better accounting for the uncertainty in estimates of temperature sensitivity of respiration. The provided routines can be easily installed, configured, and used. Hence, the eddy covariance community will benefit from the REddyProc package, allowing easier integration of standard post-processing with extended analysis. 1http://fluxnet.fluxdata.org/2017/10/10/toolbox-a-rolling-list-of-softwarepackages-for-flux-related-data-processing/, last access: 17 August 2018&quot;,&quot;issue&quot;:&quot;16&quot;,&quot;volume&quot;:&quot;15&quot;},&quot;isTemporary&quot;:false}]},{&quot;citationID&quot;:&quot;MENDELEY_CITATION_e2aca70f-9f41-4163-93bf-81d073089f29&quot;,&quot;properties&quot;:{&quot;noteIndex&quot;:0},&quot;isEdited&quot;:false,&quot;manualOverride&quot;:{&quot;isManuallyOverridden&quot;:true,&quot;citeprocText&quot;:&quot;(Goodwell and Kumar 2017a)&quot;,&quot;manualOverrideText&quot;:&quot;(Goodwell and Kumar 2017)&quot;},&quot;citationTag&quot;:&quot;MENDELEY_CITATION_v3_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XSwiY29udGFpbmVyLXRpdGxlIjoiV2F0ZXIgUmVzb3VyY2VzIFJlc2VhcmNoIiwiY29udGFpbmVyLXRpdGxlLXNob3J0IjoiV2F0ZXIgUmVzb3VyIFJlcyIsIkRPSSI6IjEwLjEwMDIvMjAxNldSMDIwMjE2IiwiSVNTTiI6IjAwNDMtMTM5NyIsIlVSTCI6Imh0dHBzOi8vb25saW5lbGlicmFyeS53aWxleS5jb20vZG9pLzEwLjEwMDIvMjAxNldSMDIwMjE2IiwiaXNzdWVkIjp7ImRhdGUtcGFydHMiOltbMjAxNyw3LDI0XV19LCJwYWdlIjoiNTkyMC01OTQyIiwiaXNzdWUiOiI3Iiwidm9sdW1lIjoiNTMifSwiaXNUZW1wb3JhcnkiOmZhbHNlfV19&quot;,&quot;citationItems&quot;:[{&quot;id&quot;:&quot;1bfb670e-54f5-348b-aecf-6c5b30229cb0&quot;,&quot;itemData&quot;:{&quot;type&quot;:&quot;article-journal&quot;,&quot;id&quot;:&quot;1bfb670e-54f5-348b-aecf-6c5b30229cb0&quot;,&quot;title&quot;:&quot;Temporal information partitioning: Characterizing synergy, uniqueness, and redundancy in interacting environmental variables&quot;,&quot;groupId&quot;:&quot;df9df81d-f84c-3a76-810b-0b1f7319c912&quot;,&quot;author&quot;:[{&quot;family&quot;:&quot;Goodwell&quot;,&quot;given&quot;:&quot;Allison E.&quot;,&quot;parse-names&quot;:false,&quot;dropping-particle&quot;:&quot;&quot;,&quot;non-dropping-particle&quot;:&quot;&quot;},{&quot;family&quot;:&quot;Kumar&quot;,&quot;given&quot;:&quot;Praveen&quot;,&quot;parse-names&quot;:false,&quot;dropping-particle&quot;:&quot;&quot;,&quot;non-dropping-particle&quot;:&quot;&quot;}],&quot;container-title&quot;:&quot;Water Resources Research&quot;,&quot;container-title-short&quot;:&quot;Water Resour Res&quot;,&quot;DOI&quot;:&quot;10.1002/2016WR020216&quot;,&quot;ISSN&quot;:&quot;0043-1397&quot;,&quot;URL&quot;:&quot;https://onlinelibrary.wiley.com/doi/10.1002/2016WR020216&quot;,&quot;issued&quot;:{&quot;date-parts&quot;:[[2017,7,24]]},&quot;page&quot;:&quot;5920-5942&quot;,&quot;issue&quot;:&quot;7&quot;,&quot;volume&quot;:&quot;53&quot;},&quot;isTemporary&quot;:false}]},{&quot;citationID&quot;:&quot;MENDELEY_CITATION_100e5ec0-eb46-4215-8d3c-3afe23f11d6e&quot;,&quot;properties&quot;:{&quot;noteIndex&quot;:0},&quot;isEdited&quot;:false,&quot;manualOverride&quot;:{&quot;isManuallyOverridden&quot;:true,&quot;citeprocText&quot;:&quot;(National Ecological Observatory Network (NEON) 2022b)&quot;,&quot;manualOverrideText&quot;:&quot;&quot;},&quot;citationItems&quot;:[{&quot;id&quot;:&quot;a0334948-a895-360c-a0a2-e04d1c0a818a&quot;,&quot;itemData&quot;:{&quot;type&quot;:&quot;article&quot;,&quot;id&quot;:&quot;a0334948-a895-360c-a0a2-e04d1c0a818a&quot;,&quot;title&quot;:&quot;Relative humidity (DP1.00098.001)&quot;,&quot;groupId&quot;:&quot;df9df81d-f84c-3a76-810b-0b1f7319c912&quot;,&quot;author&quot;:[{&quot;family&quot;:&quot;National Ecological Observatory Network (NEON)&quot;,&quot;given&quot;:&quot;&quot;,&quot;parse-names&quot;:false,&quot;dropping-particle&quot;:&quot;&quot;,&quot;non-dropping-particle&quot;:&quot;&quot;}],&quot;accessed&quot;:{&quot;date-parts&quot;:[[2023,4,3]]},&quot;URL&quot;:&quot;https://data.neonscience.org&quot;,&quot;issued&quot;:{&quot;date-parts&quot;:[[2022]]},&quot;publisher&quot;:&quot;National Ecological Observatory Network (NEON)&quot;},&quot;isTemporary&quot;:false}],&quot;citationTag&quot;:&quot;MENDELEY_CITATION_v3_eyJjaXRhdGlvbklEIjoiTUVOREVMRVlfQ0lUQVRJT05fMTAwZTVlYzAtZWI0Ni00MjE1LThkM2MtM2FmZTIzZjExZDZlIiwicHJvcGVydGllcyI6eyJub3RlSW5kZXgiOjB9LCJpc0VkaXRlZCI6ZmFsc2UsIm1hbnVhbE92ZXJyaWRlIjp7ImlzTWFudWFsbHlPdmVycmlkZGVuIjp0cnVlLCJjaXRlcHJvY1RleHQiOiIoTmF0aW9uYWwgRWNvbG9naWNhbCBPYnNlcnZhdG9yeSBOZXR3b3JrIChORU9OKSAyMDIyYikiLCJtYW51YWxPdmVycmlkZVRleHQiOiI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J9LCJpc1RlbXBvcmFyeSI6ZmFsc2V9XX0=&quot;},{&quot;citationID&quot;:&quot;MENDELEY_CITATION_6566db87-1dbe-4b2a-bdd9-0bdeec097ca6&quot;,&quot;properties&quot;:{&quot;noteIndex&quot;:0},&quot;isEdited&quot;:false,&quot;manualOverride&quot;:{&quot;isManuallyOverridden&quot;:true,&quot;citeprocText&quot;:&quot;(Finkenbiner &lt;i&gt;et al&lt;/i&gt; 2022b)&quot;,&quot;manualOverrideText&quot;:&quot;(Finkenbiner et al 2022)&quot;},&quot;citationItems&quot;:[{&quot;id&quot;:&quot;bc84ad55-73c1-39c6-a5d6-b2451911d2ad&quot;,&quot;itemData&quot;:{&quot;type&quot;:&quot;article-journal&quot;,&quot;id&quot;:&quot;bc84ad55-73c1-39c6-a5d6-b2451911d2ad&quot;,&quot;title&quot;:&quot;The NEON Daily Isotopic Composition of Environmental Exchanges Dataset&quot;,&quot;groupId&quot;:&quot;df9df81d-f84c-3a76-810b-0b1f7319c912&quot;,&quot;author&quot;:[{&quot;family&quot;:&quot;Finkenbiner&quot;,&quot;given&quot;:&quot;Catherine E.&quot;,&quot;parse-names&quot;:false,&quot;dropping-particle&quot;:&quot;&quot;,&quot;non-dropping-particle&quot;:&quot;&quot;},{&quot;family&quot;:&quot;Li&quot;,&quot;given&quot;:&quot;Bonan&quot;,&quot;parse-names&quot;:false,&quot;dropping-particle&quot;:&quot;&quot;,&quot;non-dropping-particle&quot;:&quot;&quot;},{&quot;family&quot;:&quot;Spencer&quot;,&quot;given&quot;:&quot;Lindsey&quot;,&quot;parse-names&quot;:false,&quot;dropping-particle&quot;:&quot;&quot;,&quot;non-dropping-particle&quot;:&quot;&quot;},{&quot;family&quot;:&quot;Butler&quot;,&quot;given&quot;:&quot;Zachariah&quot;,&quot;parse-names&quot;:false,&quot;dropping-particle&quot;:&quot;&quot;,&quot;non-dropping-particle&quot;:&quot;&quot;},{&quot;family&quot;:&quot;Haagsma&quot;,&quot;given&quot;:&quot;Marja&quot;,&quot;parse-names&quot;:false,&quot;dropping-particle&quot;:&quot;&quot;,&quot;non-dropping-particle&quot;:&quot;&quot;},{&quot;family&quot;:&quot;Fiorella&quot;,&quot;given&quot;:&quot;Richard P.&quot;,&quot;parse-names&quot;:false,&quot;dropping-particle&quot;:&quot;&quot;,&quot;non-dropping-particle&quot;:&quot;&quot;},{&quot;family&quot;:&quot;Allen&quot;,&quot;given&quot;:&quot;Scott T.&quot;,&quot;parse-names&quot;:false,&quot;dropping-particle&quot;:&quot;&quot;,&quot;non-dropping-particle&quot;:&quot;&quot;},{&quot;family&quot;:&quot;Anderegg&quot;,&quot;given&quot;:&quot;William&quot;,&quot;parse-names&quot;:false,&quot;dropping-particle&quot;:&quot;&quot;,&quot;non-dropping-particle&quot;:&quot;&quot;},{&quot;family&quot;:&quot;Still&quot;,&quot;given&quot;:&quot;Christopher J.&quot;,&quot;parse-names&quot;:false,&quot;dropping-particle&quot;:&quot;&quot;,&quot;non-dropping-particle&quot;:&quot;&quot;},{&quot;family&quot;:&quot;Noone&quot;,&quot;given&quot;:&quot;David&quot;,&quot;parse-names&quot;:false,&quot;dropping-particle&quot;:&quot;&quot;,&quot;non-dropping-particle&quot;:&quot;&quot;},{&quot;family&quot;:&quot;Bowen&quot;,&quot;given&quot;:&quot;Gabriel J.&quot;,&quot;parse-names&quot;:false,&quot;dropping-particle&quot;:&quot;&quot;,&quot;non-dropping-particle&quot;:&quot;&quot;},{&quot;family&quot;:&quot;Good&quot;,&quot;given&quot;:&quot;Stephen P.&quot;,&quot;parse-names&quot;:false,&quot;dropping-particle&quot;:&quot;&quot;,&quot;non-dropping-particle&quot;:&quot;&quot;}],&quot;container-title&quot;:&quot;Scientific Data&quot;,&quot;container-title-short&quot;:&quot;Sci Data&quot;,&quot;DOI&quot;:&quot;10.1038/s41597-022-01412-4&quot;,&quot;ISSN&quot;:&quot;2052-4463&quot;,&quot;URL&quot;:&quot;https://www.nature.com/articles/s41597-022-01412-4&quot;,&quot;issued&quot;:{&quot;date-parts&quot;:[[2022,12,21]]},&quot;page&quot;:&quot;353&quot;,&quot;abstract&quot;:&quot;The National Ecological Observatory Network (NEON) provides open-access measurements of stable isotope ratios in atmospheric water vapor (δ 2 H, δ 18 O) and carbon dioxide (δ 13 C) at different tower heights, as well as aggregated biweekly precipitation samples (δ 2 H, δ 18 O) across the United States. These measurements were used to create the NEON Daily Isotopic Composition of Environmental Exchanges (NEON-DICEE) dataset estimating precipitation (P; δ 2 H, δ 18 O), evapotranspiration (ET; δ 2 H, δ 18 O), and net ecosystem exchange (NEE; δ 13 C) isotope ratios. Statistically downscaled precipitation datasets were generated to be consistent with the estimated covariance between isotope ratios and precipitation amounts at daily time scales. Isotope ratios in ET and NEE fluxes were estimated using a mixing-model approach with calibrated NEON tower measurements. NEON-DICEE is publicly available on HydroShare and can be reproduced or modified to fit user specific applications or include additional NEON data records as they become available. The NEON-DICEE dataset can facilitate understanding of terrestrial ecosystem processes through their incorporation into environmental investigations that require daily δ 2 H, δ 18 O, and δ 13 C flux data.&quot;,&quot;issue&quot;:&quot;1&quot;,&quot;volume&quot;:&quot;9&quot;},&quot;isTemporary&quot;:false}],&quot;citationTag&quot;:&quot;MENDELEY_CITATION_v3_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&quot;},{&quot;citationID&quot;:&quot;MENDELEY_CITATION_dd71aa7b-93cc-4b96-9f92-3c4885a97583&quot;,&quot;properties&quot;:{&quot;noteIndex&quot;:0},&quot;isEdited&quot;:false,&quot;manualOverride&quot;:{&quot;isManuallyOverridden&quot;:false,&quot;citeprocText&quot;:&quot;(Dansgaard 1964)&quot;,&quot;manualOverrideText&quot;:&quot;&quot;},&quot;citationTag&quot;:&quot;MENDELEY_CITATION_v3_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&quot;,&quot;citationItems&quot;:[{&quot;id&quot;:&quot;d1c94b72-cdd6-315f-b3d9-e7a5e00383dd&quot;,&quot;itemData&quot;:{&quot;type&quot;:&quot;article-journal&quot;,&quot;id&quot;:&quot;d1c94b72-cdd6-315f-b3d9-e7a5e00383dd&quot;,&quot;title&quot;:&quot;Stable isotopes in precipitation&quot;,&quot;groupId&quot;:&quot;df9df81d-f84c-3a76-810b-0b1f7319c912&quot;,&quot;author&quot;:[{&quot;family&quot;:&quot;Dansgaard&quot;,&quot;given&quot;:&quot;W.&quot;,&quot;parse-names&quot;:false,&quot;dropping-particle&quot;:&quot;&quot;,&quot;non-dropping-particle&quot;:&quot;&quot;}],&quot;container-title&quot;:&quot;Tellus A: Dynamic Meteorology and Oceanography&quot;,&quot;DOI&quot;:&quot;10.3402/tellusa.v16i4.8993&quot;,&quot;ISSN&quot;:&quot;1600-0870&quot;,&quot;issued&quot;:{&quot;date-parts&quot;:[[1964,1,1]]},&quot;page&quot;:&quot;436-468&quot;,&quot;issue&quot;:&quot;4&quot;,&quot;volume&quot;:&quot;16&quot;},&quot;isTemporary&quot;:false}]},{&quot;citationID&quot;:&quot;MENDELEY_CITATION_f0c82ec2-8212-44f7-be7c-849040eec858&quot;,&quot;properties&quot;:{&quot;noteIndex&quot;:0},&quot;isEdited&quot;:false,&quot;manualOverride&quot;:{&quot;isManuallyOverridden&quot;:false,&quot;citeprocText&quot;:&quot;(Cover and Thomas 2005)&quot;,&quot;manualOverrideText&quot;:&quot;&quot;},&quot;citationTag&quot;:&quot;MENDELEY_CITATION_v3_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&quot;,&quot;citationItems&quot;:[{&quot;id&quot;:&quot;a897f024-3f60-326a-aa3c-02870e9db80d&quot;,&quot;itemData&quot;:{&quot;type&quot;:&quot;book&quot;,&quot;id&quot;:&quot;a897f024-3f60-326a-aa3c-02870e9db80d&quot;,&quot;title&quot;:&quot;Elements of Information Theory&quot;,&quot;groupId&quot;:&quot;df9df81d-f84c-3a76-810b-0b1f7319c912&quot;,&quot;author&quot;:[{&quot;family&quot;:&quot;Cover&quot;,&quot;given&quot;:&quot;Thomas M.&quot;,&quot;parse-names&quot;:false,&quot;dropping-particle&quot;:&quot;&quot;,&quot;non-dropping-particle&quot;:&quot;&quot;},{&quot;family&quot;:&quot;Thomas&quot;,&quot;given&quot;:&quot;Joy A.&quot;,&quot;parse-names&quot;:false,&quot;dropping-particle&quot;:&quot;&quot;,&quot;non-dropping-particle&quot;:&quot;&quot;}],&quot;DOI&quot;:&quot;10.1002/047174882X&quot;,&quot;ISBN&quot;:&quot;9780471241959&quot;,&quot;URL&quot;:&quot;https://onlinelibrary.wiley.com/doi/book/10.1002/047174882X&quot;,&quot;issued&quot;:{&quot;date-parts&quot;:[[2005,9,16]]},&quot;publisher&quot;:&quot;Wiley&quot;},&quot;isTemporary&quot;:false}]},{&quot;citationID&quot;:&quot;MENDELEY_CITATION_a4eaba92-99a3-4b55-8e60-0c9c14437022&quot;,&quot;properties&quot;:{&quot;noteIndex&quot;:0},&quot;isEdited&quot;:false,&quot;manualOverride&quot;:{&quot;isManuallyOverridden&quot;:false,&quot;citeprocText&quot;:&quot;(Silverman 2018)&quot;,&quot;manualOverrideText&quot;:&quot;&quot;},&quot;citationTag&quot;:&quot;MENDELEY_CITATION_v3_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&quot;,&quot;citationItems&quot;:[{&quot;id&quot;:&quot;bcba7ffd-4dee-3a93-955c-3f087c0e3813&quot;,&quot;itemData&quot;:{&quot;type&quot;:&quot;book&quot;,&quot;id&quot;:&quot;bcba7ffd-4dee-3a93-955c-3f087c0e3813&quot;,&quot;title&quot;:&quot;Density Estimation for Statistics and Data Analysis&quot;,&quot;groupId&quot;:&quot;df9df81d-f84c-3a76-810b-0b1f7319c912&quot;,&quot;author&quot;:[{&quot;family&quot;:&quot;Silverman&quot;,&quot;given&quot;:&quot;B.W.&quot;,&quot;parse-names&quot;:false,&quot;dropping-particle&quot;:&quot;&quot;,&quot;non-dropping-particle&quot;:&quot;&quot;}],&quot;DOI&quot;:&quot;10.1201/9781315140919&quot;,&quot;ISBN&quot;:&quot;9781315140919&quot;,&quot;URL&quot;:&quot;https://www.taylorfrancis.com/books/9781351456173&quot;,&quot;issued&quot;:{&quot;date-parts&quot;:[[2018,2,19]]},&quot;publisher&quot;:&quot;Routledge&quot;},&quot;isTemporary&quot;:false}]},{&quot;citationID&quot;:&quot;MENDELEY_CITATION_9455de86-d77e-4eea-89a1-d2b198b80263&quot;,&quot;properties&quot;:{&quot;noteIndex&quot;:0},&quot;isEdited&quot;:false,&quot;manualOverride&quot;:{&quot;isManuallyOverridden&quot;:false,&quot;citeprocText&quot;:&quot;(Goodwell and Kumar 2017a, Goodwell &lt;i&gt;et al&lt;/i&gt; 2018, Williams and Beer 2010)&quot;,&quot;manualOverrideText&quot;:&quot;&quot;},&quot;citationTag&quot;:&quot;MENDELEY_CITATION_v3_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&quot;,&quot;citationItems&quot;:[{&quot;id&quot;:&quot;1bfb670e-54f5-348b-aecf-6c5b30229cb0&quot;,&quot;itemData&quot;:{&quot;type&quot;:&quot;article-journal&quot;,&quot;id&quot;:&quot;1bfb670e-54f5-348b-aecf-6c5b30229cb0&quot;,&quot;title&quot;:&quot;Temporal information partitioning: Characterizing synergy, uniqueness, and redundancy in interacting environmental variables&quot;,&quot;groupId&quot;:&quot;df9df81d-f84c-3a76-810b-0b1f7319c912&quot;,&quot;author&quot;:[{&quot;family&quot;:&quot;Goodwell&quot;,&quot;given&quot;:&quot;Allison E.&quot;,&quot;parse-names&quot;:false,&quot;dropping-particle&quot;:&quot;&quot;,&quot;non-dropping-particle&quot;:&quot;&quot;},{&quot;family&quot;:&quot;Kumar&quot;,&quot;given&quot;:&quot;Praveen&quot;,&quot;parse-names&quot;:false,&quot;dropping-particle&quot;:&quot;&quot;,&quot;non-dropping-particle&quot;:&quot;&quot;}],&quot;container-title&quot;:&quot;Water Resources Research&quot;,&quot;container-title-short&quot;:&quot;Water Resour Res&quot;,&quot;DOI&quot;:&quot;10.1002/2016WR020216&quot;,&quot;ISSN&quot;:&quot;0043-1397&quot;,&quot;URL&quot;:&quot;https://onlinelibrary.wiley.com/doi/10.1002/2016WR020216&quot;,&quot;issued&quot;:{&quot;date-parts&quot;:[[2017,7,24]]},&quot;page&quot;:&quot;5920-5942&quot;,&quot;issue&quot;:&quot;7&quot;,&quot;volume&quot;:&quot;53&quot;},&quot;isTemporary&quot;:false},{&quot;id&quot;:&quot;f4f1a6fa-a7e8-38f5-af7f-e45e2b222998&quot;,&quot;itemData&quot;:{&quot;type&quot;:&quot;article-journal&quot;,&quot;id&quot;:&quot;f4f1a6fa-a7e8-38f5-af7f-e45e2b222998&quot;,&quot;title&quot;:&quot;Dynamic process connectivity explains ecohydrologic responses to rainfall pulses and drought&quot;,&quot;groupId&quot;:&quot;df9df81d-f84c-3a76-810b-0b1f7319c912&quot;,&quot;author&quot;:[{&quot;family&quot;:&quot;Goodwell&quot;,&quot;given&quot;:&quot;Allison E.&quot;,&quot;parse-names&quot;:false,&quot;dropping-particle&quot;:&quot;&quot;,&quot;non-dropping-particle&quot;:&quot;&quot;},{&quot;family&quot;:&quot;Kumar&quot;,&quot;given&quot;:&quot;Praveen&quot;,&quot;parse-names&quot;:false,&quot;dropping-particle&quot;:&quot;&quot;,&quot;non-dropping-particle&quot;:&quot;&quot;},{&quot;family&quot;:&quot;Fellows&quot;,&quot;given&quot;:&quot;Aaron W.&quot;,&quot;parse-names&quot;:false,&quot;dropping-particle&quot;:&quot;&quot;,&quot;non-dropping-particle&quot;:&quot;&quot;},{&quot;family&quot;:&quot;Flerchinger&quot;,&quot;given&quot;:&quot;Gerald N.&quot;,&quot;parse-names&quot;:false,&quot;dropping-particle&quot;:&quot;&quot;,&quot;non-dropping-particle&quot;:&quot;&quot;}],&quot;container-title&quot;:&quot;Proceedings of the National Academy of Sciences&quot;,&quot;DOI&quot;:&quot;10.1073/pnas.1800236115&quot;,&quot;ISSN&quot;:&quot;0027-8424&quot;,&quot;URL&quot;:&quot;https://pnas.org/doi/full/10.1073/pnas.1800236115&quot;,&quot;issued&quot;:{&quot;date-parts&quot;:[[2018,9,11]]},&quot;abstract&quot;:&quot;In the face of changing climate, weather variability, and land cover, it is important to understand how ecosystem components vary jointly to determine how the system responds as a whole. While previous works have identified thresholds along climate gradients regarding precipitation, soils, and vegetation, we relate these thresholds to shifts in connectivity between variables, captured through joint variability, to better understand whole-system attributes of resilience, sensitivity, and vulnerability. We use data from flux tower transects along elevation gradients to address the relationship between joint connectivity and energy, water, and carbon flux responses to changes in moisture availability. This analysis reveals differences in joint variability between locations that can help explain responses to disturbances such as rain events or drought.&quot;,&quot;issue&quot;:&quot;37&quot;,&quot;volume&quot;:&quot;115&quot;},&quot;isTemporary&quot;:false},{&quot;id&quot;:&quot;93df2d2c-9ac1-37c5-beae-f961e8424316&quot;,&quot;itemData&quot;:{&quot;type&quot;:&quot;article-journal&quot;,&quot;id&quot;:&quot;93df2d2c-9ac1-37c5-beae-f961e8424316&quot;,&quot;title&quot;:&quot;Nonnegative Decomposition of Multivariate Information&quot;,&quot;groupId&quot;:&quot;df9df81d-f84c-3a76-810b-0b1f7319c912&quot;,&quot;author&quot;:[{&quot;family&quot;:&quot;Williams&quot;,&quot;given&quot;:&quot;Paul L.&quot;,&quot;parse-names&quot;:false,&quot;dropping-particle&quot;:&quot;&quot;,&quot;non-dropping-particle&quot;:&quot;&quot;},{&quot;family&quot;:&quot;Beer&quot;,&quot;given&quot;:&quot;Randall D.&quot;,&quot;parse-names&quot;:false,&quot;dropping-particle&quot;:&quot;&quot;,&quot;non-dropping-particle&quot;:&quot;&quot;}],&quot;URL&quot;:&quot;http://arxiv.org/abs/1004.2515&quot;,&quot;issued&quot;:{&quot;date-parts&quot;:[[2010,4,14]]},&quot;abstract&quot;:&quot;Of the various attempts to generalize information theory to multiple variables, the most widely utilized, interaction information, suffers from the problem that it is sometimes negative. Here we reconsider from first principles the general structure of the information that a set of sources provides about a given variable. We begin with a new definition of redundancy as the minimum information that any source provides about each possible outcome of the variable, averaged over all possible outcomes. We then show how this measure of redundancy induces a lattice over sets of sources that clarifies the general structure of multivariate information. Finally, we use this redundancy lattice to propose a definition of partial information atoms that exhaustively decompose the Shannon information in a multivariate system in terms of the redundancy between synergies of subsets of the sources. Unlike interaction information, the atoms of our partial information decomposition are never negative and always support a clear interpretation as informational quantities. Our analysis also demonstrates how the negativity of interaction information can be explained by its confounding of redundancy and synergy.&quot;},&quot;isTemporary&quot;:false}]},{&quot;citationID&quot;:&quot;MENDELEY_CITATION_abfa41d9-ec53-45b8-89c0-2fa31439133a&quot;,&quot;properties&quot;:{&quot;noteIndex&quot;:0},&quot;isEdited&quot;:false,&quot;manualOverride&quot;:{&quot;citeprocText&quot;:&quot;(Goodwell and Kumar 2017b)&quot;,&quot;isManuallyOverridden&quot;:true,&quot;manualOverrideText&quot;:&quot;(Goodwell and Kumar 2017&quot;},&quot;citationItems&quot;:[{&quot;id&quot;:&quot;9465a1ba-fe21-5f6e-a1c8-8e9e1bc37009&quot;,&quot;itemData&quot;:{&quot;DOI&quot;:&quot;10.1002/2016WR020216&quot;,&quot;ISSN&quot;:&quot;0043-1397&quot;,&quot;author&quot;:[{&quot;dropping-particle&quot;:&quot;&quot;,&quot;family&quot;:&quot;Goodwell&quot;,&quot;given&quot;:&quot;Allison E.&quot;,&quot;non-dropping-particle&quot;:&quot;&quot;,&quot;parse-names&quot;:false,&quot;suffix&quot;:&quot;&quot;},{&quot;dropping-particle&quot;:&quot;&quot;,&quot;family&quot;:&quot;Kumar&quot;,&quot;given&quot;:&quot;Praveen&quot;,&quot;non-dropping-particle&quot;:&quot;&quot;,&quot;parse-names&quot;:false,&quot;suffix&quot;:&quot;&quot;}],&quot;container-title&quot;:&quot;Water Resources Research&quot;,&quot;id&quot;:&quot;9465a1ba-fe21-5f6e-a1c8-8e9e1bc37009&quot;,&quot;issue&quot;:&quot;7&quot;,&quot;issued&quot;:{&quot;date-parts&quot;:[[&quot;2017&quot;,&quot;7&quot;,&quot;24&quot;]]},&quot;page&quot;:&quot;5920-5942&quot;,&quot;title&quot;:&quot;Temporal information partitioning: Characterizing synergy, uniqueness, and redundancy in interacting environmental variables&quot;,&quot;type&quot;:&quot;article-journal&quot;,&quot;volume&quot;:&quot;53&quot;,&quot;container-title-short&quot;:&quot;Water Resour Res&quot;},&quot;uris&quot;:[&quot;http://www.mendeley.com/documents/?uuid=fde01065-2578-4583-a8db-0a6705e44b3d&quot;],&quot;isTemporary&quot;:false,&quot;legacyDesktopId&quot;:&quot;fde01065-2578-4583-a8db-0a6705e44b3d&quot;}],&quot;citationTag&quot;:&quot;MENDELEY_CITATION_v3_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&quot;},{&quot;citationID&quot;:&quot;MENDELEY_CITATION_cb4fa91c-9aa1-463c-b804-5f7d5a733ea9&quot;,&quot;properties&quot;:{&quot;noteIndex&quot;:0},&quot;isEdited&quot;:false,&quot;manualOverride&quot;:{&quot;citeprocText&quot;:&quot;(Goodwell and Kumar 2017b)&quot;,&quot;isManuallyOverridden&quot;:true,&quot;manualOverrideText&quot;:&quot;(Goodwell and Kumar 2017)&quot;},&quot;citationItems&quot;:[{&quot;id&quot;:&quot;9465a1ba-fe21-5f6e-a1c8-8e9e1bc37009&quot;,&quot;itemData&quot;:{&quot;DOI&quot;:&quot;10.1002/2016WR020216&quot;,&quot;ISSN&quot;:&quot;0043-1397&quot;,&quot;author&quot;:[{&quot;dropping-particle&quot;:&quot;&quot;,&quot;family&quot;:&quot;Goodwell&quot;,&quot;given&quot;:&quot;Allison E.&quot;,&quot;non-dropping-particle&quot;:&quot;&quot;,&quot;parse-names&quot;:false,&quot;suffix&quot;:&quot;&quot;},{&quot;dropping-particle&quot;:&quot;&quot;,&quot;family&quot;:&quot;Kumar&quot;,&quot;given&quot;:&quot;Praveen&quot;,&quot;non-dropping-particle&quot;:&quot;&quot;,&quot;parse-names&quot;:false,&quot;suffix&quot;:&quot;&quot;}],&quot;container-title&quot;:&quot;Water Resources Research&quot;,&quot;id&quot;:&quot;9465a1ba-fe21-5f6e-a1c8-8e9e1bc37009&quot;,&quot;issue&quot;:&quot;7&quot;,&quot;issued&quot;:{&quot;date-parts&quot;:[[&quot;2017&quot;,&quot;7&quot;,&quot;24&quot;]]},&quot;page&quot;:&quot;5920-5942&quot;,&quot;title&quot;:&quot;Temporal information partitioning: Characterizing synergy, uniqueness, and redundancy in interacting environmental variables&quot;,&quot;type&quot;:&quot;article-journal&quot;,&quot;volume&quot;:&quot;53&quot;,&quot;container-title-short&quot;:&quot;Water Resour Res&quot;},&quot;uris&quot;:[&quot;http://www.mendeley.com/documents/?uuid=fde01065-2578-4583-a8db-0a6705e44b3d&quot;],&quot;isTemporary&quot;:false,&quot;legacyDesktopId&quot;:&quot;fde01065-2578-4583-a8db-0a6705e44b3d&quot;}],&quot;citationTag&quot;:&quot;MENDELEY_CITATION_v3_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&quot;},{&quot;citationID&quot;:&quot;MENDELEY_CITATION_2975e0f0-4747-48ca-90db-e7b867259ae8&quot;,&quot;properties&quot;:{&quot;noteIndex&quot;:0},&quot;isEdited&quot;:false,&quot;manualOverride&quot;:{&quot;isManuallyOverridden&quot;:true,&quot;citeprocText&quot;:&quot;(Goodwell and Kumar 2017a)&quot;,&quot;manualOverrideText&quot;:&quot;(Goodwell and Kumar 2017)&quot;},&quot;citationItems&quot;:[{&quot;id&quot;:&quot;1bfb670e-54f5-348b-aecf-6c5b30229cb0&quot;,&quot;itemData&quot;:{&quot;type&quot;:&quot;article-journal&quot;,&quot;id&quot;:&quot;1bfb670e-54f5-348b-aecf-6c5b30229cb0&quot;,&quot;title&quot;:&quot;Temporal information partitioning: Characterizing synergy, uniqueness, and redundancy in interacting environmental variables&quot;,&quot;groupId&quot;:&quot;df9df81d-f84c-3a76-810b-0b1f7319c912&quot;,&quot;author&quot;:[{&quot;family&quot;:&quot;Goodwell&quot;,&quot;given&quot;:&quot;Allison E.&quot;,&quot;parse-names&quot;:false,&quot;dropping-particle&quot;:&quot;&quot;,&quot;non-dropping-particle&quot;:&quot;&quot;},{&quot;family&quot;:&quot;Kumar&quot;,&quot;given&quot;:&quot;Praveen&quot;,&quot;parse-names&quot;:false,&quot;dropping-particle&quot;:&quot;&quot;,&quot;non-dropping-particle&quot;:&quot;&quot;}],&quot;container-title&quot;:&quot;Water Resources Research&quot;,&quot;container-title-short&quot;:&quot;Water Resour Res&quot;,&quot;DOI&quot;:&quot;10.1002/2016WR020216&quot;,&quot;ISSN&quot;:&quot;0043-1397&quot;,&quot;URL&quot;:&quot;https://onlinelibrary.wiley.com/doi/10.1002/2016WR020216&quot;,&quot;issued&quot;:{&quot;date-parts&quot;:[[2017,7,24]]},&quot;page&quot;:&quot;5920-5942&quot;,&quot;issue&quot;:&quot;7&quot;,&quot;volume&quot;:&quot;53&quot;},&quot;isTemporary&quot;:false}],&quot;citationTag&quot;:&quot;MENDELEY_CITATION_v3_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XSwiY29udGFpbmVyLXRpdGxlIjoiV2F0ZXIgUmVzb3VyY2VzIFJlc2VhcmNoIiwiY29udGFpbmVyLXRpdGxlLXNob3J0IjoiV2F0ZXIgUmVzb3VyIFJlcyIsIkRPSSI6IjEwLjEwMDIvMjAxNldSMDIwMjE2IiwiSVNTTiI6IjAwNDMtMTM5NyIsIlVSTCI6Imh0dHBzOi8vb25saW5lbGlicmFyeS53aWxleS5jb20vZG9pLzEwLjEwMDIvMjAxNldSMDIwMjE2IiwiaXNzdWVkIjp7ImRhdGUtcGFydHMiOltbMjAxNyw3LDI0XV19LCJwYWdlIjoiNTkyMC01OTQyIiwiaXNzdWUiOiI3Iiwidm9sdW1lIjoiNTMifSwiaXNUZW1wb3JhcnkiOmZhbHNlfV19&quot;},{&quot;citationID&quot;:&quot;MENDELEY_CITATION_8fdd6fb8-76b6-46e1-b642-3f411acc8263&quot;,&quot;properties&quot;:{&quot;noteIndex&quot;:0},&quot;isEdited&quot;:false,&quot;manualOverride&quot;:{&quot;isManuallyOverridden&quot;:false,&quot;citeprocText&quot;:&quot;(Yusup and Liu 2020)&quot;,&quot;manualOverrideText&quot;:&quot;&quot;},&quot;citationTag&quot;:&quot;MENDELEY_CITATION_v3_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&quot;,&quot;citationItems&quot;:[{&quot;id&quot;:&quot;97800869-16e9-379b-903b-ecbf9e26b694&quot;,&quot;itemData&quot;:{&quot;type&quot;:&quot;article-journal&quot;,&quot;id&quot;:&quot;97800869-16e9-379b-903b-ecbf9e26b694&quot;,&quot;title&quot;:&quot;Effects of persistent wind speeds on turbulent fluxes in the water-atmosphere interface&quot;,&quot;groupId&quot;:&quot;df9df81d-f84c-3a76-810b-0b1f7319c912&quot;,&quot;author&quot;:[{&quot;family&quot;:&quot;Yusup&quot;,&quot;given&quot;:&quot;Yusri&quot;,&quot;parse-names&quot;:false,&quot;dropping-particle&quot;:&quot;&quot;,&quot;non-dropping-particle&quot;:&quot;&quot;},{&quot;family&quot;:&quot;Liu&quot;,&quot;given&quot;:&quot;Heping&quot;,&quot;parse-names&quot;:false,&quot;dropping-particle&quot;:&quot;&quot;,&quot;non-dropping-particle&quot;:&quot;&quot;}],&quot;container-title&quot;:&quot;Theoretical and Applied Climatology&quot;,&quot;container-title-short&quot;:&quot;Theor Appl Climatol&quot;,&quot;DOI&quot;:&quot;10.1007/s00704-019-03084-4&quot;,&quot;ISSN&quot;:&quot;0177-798X&quot;,&quot;URL&quot;:&quot;http://link.springer.com/10.1007/s00704-019-03084-4&quot;,&quot;issued&quot;:{&quot;date-parts&quot;:[[2020,4,13]]},&quot;page&quot;:&quot;313-325&quot;,&quot;issue&quot;:&quot;1-2&quot;,&quot;volume&quot;:&quot;140&quot;},&quot;isTemporary&quot;:false}]},{&quot;citationID&quot;:&quot;MENDELEY_CITATION_e8f17f40-2045-4458-aa0e-fc10f0e233d1&quot;,&quot;properties&quot;:{&quot;noteIndex&quot;:0},&quot;isEdited&quot;:false,&quot;manualOverride&quot;:{&quot;isManuallyOverridden&quot;:false,&quot;citeprocText&quot;:&quot;(Reichstein &lt;i&gt;et al&lt;/i&gt; 2005)&quot;,&quot;manualOverrideText&quot;:&quot;&quot;},&quot;citationTag&quot;:&quot;MENDELEY_CITATION_v3_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&quot;,&quot;citationItems&quot;:[{&quot;id&quot;:&quot;a17ce3e3-6ae2-3cf8-9010-4917b564d52a&quot;,&quot;itemData&quot;:{&quot;type&quot;:&quot;article-journal&quot;,&quot;id&quot;:&quot;a17ce3e3-6ae2-3cf8-9010-4917b564d52a&quot;,&quot;title&quot;:&quot;On the separation of net ecosystem exchange into assimilation and ecosystem respiration: review and improved algorithm&quot;,&quot;groupId&quot;:&quot;df9df81d-f84c-3a76-810b-0b1f7319c912&quot;,&quot;author&quot;:[{&quot;family&quot;:&quot;Reichstein&quot;,&quot;given&quot;:&quot;Markus&quot;,&quot;parse-names&quot;:false,&quot;dropping-particle&quot;:&quot;&quot;,&quot;non-dropping-particle&quot;:&quot;&quot;},{&quot;family&quot;:&quot;Falge&quot;,&quot;given&quot;:&quot;Eva&quot;,&quot;parse-names&quot;:false,&quot;dropping-particle&quot;:&quot;&quot;,&quot;non-dropping-particle&quot;:&quot;&quot;},{&quot;family&quot;:&quot;Baldocchi&quot;,&quot;given&quot;:&quot;Dennis&quot;,&quot;parse-names&quot;:false,&quot;dropping-particle&quot;:&quot;&quot;,&quot;non-dropping-particle&quot;:&quot;&quot;},{&quot;family&quot;:&quot;Papale&quot;,&quot;given&quot;:&quot;Dario&quot;,&quot;parse-names&quot;:false,&quot;dropping-particle&quot;:&quot;&quot;,&quot;non-dropping-particle&quot;:&quot;&quot;},{&quot;family&quot;:&quot;Aubinet&quot;,&quot;given&quot;:&quot;Marc&quot;,&quot;parse-names&quot;:false,&quot;dropping-particle&quot;:&quot;&quot;,&quot;non-dropping-particle&quot;:&quot;&quot;},{&quot;family&quot;:&quot;Berbigier&quot;,&quot;given&quot;:&quot;Paul&quot;,&quot;parse-names&quot;:false,&quot;dropping-particle&quot;:&quot;&quot;,&quot;non-dropping-particle&quot;:&quot;&quot;},{&quot;family&quot;:&quot;Bernhofer&quot;,&quot;given&quot;:&quot;Christian&quot;,&quot;parse-names&quot;:false,&quot;dropping-particle&quot;:&quot;&quot;,&quot;non-dropping-particle&quot;:&quot;&quot;},{&quot;family&quot;:&quot;Buchmann&quot;,&quot;given&quot;:&quot;Nina&quot;,&quot;parse-names&quot;:false,&quot;dropping-particle&quot;:&quot;&quot;,&quot;non-dropping-particle&quot;:&quot;&quot;},{&quot;family&quot;:&quot;Gilmanov&quot;,&quot;given&quot;:&quot;Tagir&quot;,&quot;parse-names&quot;:false,&quot;dropping-particle&quot;:&quot;&quot;,&quot;non-dropping-particle&quot;:&quot;&quot;},{&quot;family&quot;:&quot;Granier&quot;,&quot;given&quot;:&quot;Andre&quot;,&quot;parse-names&quot;:false,&quot;dropping-particle&quot;:&quot;&quot;,&quot;non-dropping-particle&quot;:&quot;&quot;},{&quot;family&quot;:&quot;Grunwald&quot;,&quot;given&quot;:&quot;Thomas&quot;,&quot;parse-names&quot;:false,&quot;dropping-particle&quot;:&quot;&quot;,&quot;non-dropping-particle&quot;:&quot;&quot;},{&quot;family&quot;:&quot;Havrankova&quot;,&quot;given&quot;:&quot;Katka&quot;,&quot;parse-names&quot;:false,&quot;dropping-particle&quot;:&quot;&quot;,&quot;non-dropping-particle&quot;:&quot;&quot;},{&quot;family&quot;:&quot;Ilvesniemi&quot;,&quot;given&quot;:&quot;Hannu&quot;,&quot;parse-names&quot;:false,&quot;dropping-particle&quot;:&quot;&quot;,&quot;non-dropping-particle&quot;:&quot;&quot;},{&quot;family&quot;:&quot;Janous&quot;,&quot;given&quot;:&quot;Dalibor&quot;,&quot;parse-names&quot;:false,&quot;dropping-particle&quot;:&quot;&quot;,&quot;non-dropping-particle&quot;:&quot;&quot;},{&quot;family&quot;:&quot;Knohl&quot;,&quot;given&quot;:&quot;Alexander&quot;,&quot;parse-names&quot;:false,&quot;dropping-particle&quot;:&quot;&quot;,&quot;non-dropping-particle&quot;:&quot;&quot;},{&quot;family&quot;:&quot;Laurila&quot;,&quot;given&quot;:&quot;Tuomas&quot;,&quot;parse-names&quot;:false,&quot;dropping-particle&quot;:&quot;&quot;,&quot;non-dropping-particle&quot;:&quot;&quot;},{&quot;family&quot;:&quot;Lohila&quot;,&quot;given&quot;:&quot;Annalea&quot;,&quot;parse-names&quot;:false,&quot;dropping-particle&quot;:&quot;&quot;,&quot;non-dropping-particle&quot;:&quot;&quot;},{&quot;family&quot;:&quot;Loustau&quot;,&quot;given&quot;:&quot;Denis&quot;,&quot;parse-names&quot;:false,&quot;dropping-particle&quot;:&quot;&quot;,&quot;non-dropping-particle&quot;:&quot;&quot;},{&quot;family&quot;:&quot;Matteucci&quot;,&quot;given&quot;:&quot;Giorgio&quot;,&quot;parse-names&quot;:false,&quot;dropping-particle&quot;:&quot;&quot;,&quot;non-dropping-particle&quot;:&quot;&quot;},{&quot;family&quot;:&quot;Meyers&quot;,&quot;given&quot;:&quot;Tilden&quot;,&quot;parse-names&quot;:false,&quot;dropping-particle&quot;:&quot;&quot;,&quot;non-dropping-particle&quot;:&quot;&quot;},{&quot;family&quot;:&quot;Miglietta&quot;,&quot;given&quot;:&quot;Franco&quot;,&quot;parse-names&quot;:false,&quot;dropping-particle&quot;:&quot;&quot;,&quot;non-dropping-particle&quot;:&quot;&quot;},{&quot;family&quot;:&quot;Ourcival&quot;,&quot;given&quot;:&quot;Jean-Marc&quot;,&quot;parse-names&quot;:false,&quot;dropping-particle&quot;:&quot;&quot;,&quot;non-dropping-particle&quot;:&quot;&quot;},{&quot;family&quot;:&quot;Pumpanen&quot;,&quot;given&quot;:&quot;Jukka&quot;,&quot;parse-names&quot;:false,&quot;dropping-particle&quot;:&quot;&quot;,&quot;non-dropping-particle&quot;:&quot;&quot;},{&quot;family&quot;:&quot;Rambal&quot;,&quot;given&quot;:&quot;Serge&quot;,&quot;parse-names&quot;:false,&quot;dropping-particle&quot;:&quot;&quot;,&quot;non-dropping-particle&quot;:&quot;&quot;},{&quot;family&quot;:&quot;Rotenberg&quot;,&quot;given&quot;:&quot;Eyal&quot;,&quot;parse-names&quot;:false,&quot;dropping-particle&quot;:&quot;&quot;,&quot;non-dropping-particle&quot;:&quot;&quot;},{&quot;family&quot;:&quot;Sanz&quot;,&quot;given&quot;:&quot;Maria&quot;,&quot;parse-names&quot;:false,&quot;dropping-particle&quot;:&quot;&quot;,&quot;non-dropping-particle&quot;:&quot;&quot;},{&quot;family&quot;:&quot;Tenhunen&quot;,&quot;given&quot;:&quot;John&quot;,&quot;parse-names&quot;:false,&quot;dropping-particle&quot;:&quot;&quot;,&quot;non-dropping-particle&quot;:&quot;&quot;},{&quot;family&quot;:&quot;Seufert&quot;,&quot;given&quot;:&quot;Gunther&quot;,&quot;parse-names&quot;:false,&quot;dropping-particle&quot;:&quot;&quot;,&quot;non-dropping-particle&quot;:&quot;&quot;},{&quot;family&quot;:&quot;Vaccari&quot;,&quot;given&quot;:&quot;Francesco&quot;,&quot;parse-names&quot;:false,&quot;dropping-particle&quot;:&quot;&quot;,&quot;non-dropping-particle&quot;:&quot;&quot;},{&quot;family&quot;:&quot;Vesala&quot;,&quot;given&quot;:&quot;Timo&quot;,&quot;parse-names&quot;:false,&quot;dropping-particle&quot;:&quot;&quot;,&quot;non-dropping-particle&quot;:&quot;&quot;},{&quot;family&quot;:&quot;Yakir&quot;,&quot;given&quot;:&quot;Dan&quot;,&quot;parse-names&quot;:false,&quot;dropping-particle&quot;:&quot;&quot;,&quot;non-dropping-particle&quot;:&quot;&quot;},{&quot;family&quot;:&quot;Valentini&quot;,&quot;given&quot;:&quot;Riccardo&quot;,&quot;parse-names&quot;:false,&quot;dropping-particle&quot;:&quot;&quot;,&quot;non-dropping-particle&quot;:&quot;&quot;}],&quot;container-title&quot;:&quot;Global Change Biology&quot;,&quot;container-title-short&quot;:&quot;Glob Chang Biol&quot;,&quot;DOI&quot;:&quot;10.1111/j.1365-2486.2005.001002.x&quot;,&quot;ISSN&quot;:&quot;1354-1013&quot;,&quot;URL&quot;:&quot;https://onlinelibrary.wiley.com/doi/10.1111/j.1365-2486.2005.001002.x&quot;,&quot;issued&quot;:{&quot;date-parts&quot;:[[2005,9]]},&quot;page&quot;:&quot;1424-1439&quot;,&quot;issue&quot;:&quot;9&quot;,&quot;volume&quot;:&quot;11&quot;},&quot;isTemporary&quot;:false}]},{&quot;citationID&quot;:&quot;MENDELEY_CITATION_6970d802-df30-451d-ba37-24d76dc448a9&quot;,&quot;properties&quot;:{&quot;noteIndex&quot;:0},&quot;isEdited&quot;:false,&quot;manualOverride&quot;:{&quot;isManuallyOverridden&quot;:false,&quot;citeprocText&quot;:&quot;(Xiao &lt;i&gt;et al&lt;/i&gt; 2018)&quot;,&quot;manualOverrideText&quot;:&quot;&quot;},&quot;citationTag&quot;:&quot;MENDELEY_CITATION_v3_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&quot;,&quot;citationItems&quot;:[{&quot;id&quot;:&quot;d785e43c-f4c4-3e9f-800b-94acff47b6ce&quot;,&quot;itemData&quot;:{&quot;type&quot;:&quot;article-journal&quot;,&quot;id&quot;:&quot;d785e43c-f4c4-3e9f-800b-94acff47b6ce&quot;,&quot;title&quot;:&quot;Evapotranspiration partitioning at the ecosystem scale using the stable isotope method—A review&quot;,&quot;groupId&quot;:&quot;df9df81d-f84c-3a76-810b-0b1f7319c912&quot;,&quot;author&quot;:[{&quot;family&quot;:&quot;Xiao&quot;,&quot;given&quot;:&quot;Wei&quot;,&quot;parse-names&quot;:false,&quot;dropping-particle&quot;:&quot;&quot;,&quot;non-dropping-particle&quot;:&quot;&quot;},{&quot;family&quot;:&quot;Wei&quot;,&quot;given&quot;:&quot;Zhongwang&quot;,&quot;parse-names&quot;:false,&quot;dropping-particle&quot;:&quot;&quot;,&quot;non-dropping-particle&quot;:&quot;&quot;},{&quot;family&quot;:&quot;Wen&quot;,&quot;given&quot;:&quot;Xuefa&quot;,&quot;parse-names&quot;:false,&quot;dropping-particle&quot;:&quot;&quot;,&quot;non-dropping-particle&quot;:&quot;&quot;}],&quot;container-title&quot;:&quot;Agricultural and Forest Meteorology&quot;,&quot;container-title-short&quot;:&quot;Agric For Meteorol&quot;,&quot;DOI&quot;:&quot;10.1016/j.agrformet.2018.09.005&quot;,&quot;ISSN&quot;:&quot;01681923&quot;,&quot;URL&quot;:&quot;https://linkinghub.elsevier.com/retrieve/pii/S0168192318303009&quot;,&quot;issued&quot;:{&quot;date-parts&quot;:[[2018,12]]},&quot;page&quot;:&quot;346-361&quot;,&quot;volume&quot;:&quot;263&quot;},&quot;isTemporary&quot;:false}]},{&quot;citationID&quot;:&quot;MENDELEY_CITATION_8c3f4069-0b44-4023-8c5f-8d3d8fc49f88&quot;,&quot;properties&quot;:{&quot;noteIndex&quot;:0},&quot;isEdited&quot;:false,&quot;manualOverride&quot;:{&quot;isManuallyOverridden&quot;:false,&quot;citeprocText&quot;:&quot;(Cosgrove &lt;i&gt;et al&lt;/i&gt; 2003, Rodell &lt;i&gt;et al&lt;/i&gt; 2004)&quot;,&quot;manualOverrideText&quot;:&quot;&quot;},&quot;citationTag&quot;:&quot;MENDELEY_CITATION_v3_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&quot;,&quot;citationItems&quot;:[{&quot;id&quot;:&quot;26422c19-3c65-36b6-a4b9-221d02ebd0d0&quot;,&quot;itemData&quot;:{&quot;type&quot;:&quot;article-journal&quot;,&quot;id&quot;:&quot;26422c19-3c65-36b6-a4b9-221d02ebd0d0&quot;,&quot;title&quot;:&quot;Real‐time and retrospective forcing in the North American Land Data Assimilation System (NLDAS) project&quot;,&quot;groupId&quot;:&quot;df9df81d-f84c-3a76-810b-0b1f7319c912&quot;,&quot;author&quot;:[{&quot;family&quot;:&quot;Cosgrove&quot;,&quot;given&quot;:&quot;Brian A.&quot;,&quot;parse-names&quot;:false,&quot;dropping-particle&quot;:&quot;&quot;,&quot;non-dropping-particle&quot;:&quot;&quot;},{&quot;family&quot;:&quot;Lohmann&quot;,&quot;given&quot;:&quot;Dag&quot;,&quot;parse-names&quot;:false,&quot;dropping-particle&quot;:&quot;&quot;,&quot;non-dropping-particle&quot;:&quot;&quot;},{&quot;family&quot;:&quot;Mitchell&quot;,&quot;given&quot;:&quot;Kenneth E.&quot;,&quot;parse-names&quot;:false,&quot;dropping-particle&quot;:&quot;&quot;,&quot;non-dropping-particle&quot;:&quot;&quot;},{&quot;family&quot;:&quot;Houser&quot;,&quot;given&quot;:&quot;Paul R.&quot;,&quot;parse-names&quot;:false,&quot;dropping-particle&quot;:&quot;&quot;,&quot;non-dropping-particle&quot;:&quot;&quot;},{&quot;family&quot;:&quot;Wood&quot;,&quot;given&quot;:&quot;Eric F.&quot;,&quot;parse-names&quot;:false,&quot;dropping-particle&quot;:&quot;&quot;,&quot;non-dropping-particle&quot;:&quot;&quot;},{&quot;family&quot;:&quot;Schaake&quot;,&quot;given&quot;:&quot;John C.&quot;,&quot;parse-names&quot;:false,&quot;dropping-particle&quot;:&quot;&quot;,&quot;non-dropping-particle&quot;:&quot;&quot;},{&quot;family&quot;:&quot;Robock&quot;,&quot;given&quot;:&quot;Alan&quot;,&quot;parse-names&quot;:false,&quot;dropping-particle&quot;:&quot;&quot;,&quot;non-dropping-particle&quot;:&quot;&quot;},{&quot;family&quot;:&quot;Marshall&quot;,&quot;given&quot;:&quot;Curtis&quot;,&quot;parse-names&quot;:false,&quot;dropping-particle&quot;:&quot;&quot;,&quot;non-dropping-particle&quot;:&quot;&quot;},{&quot;family&quot;:&quot;Sheffield&quot;,&quot;given&quot;:&quot;Justin&quot;,&quot;parse-names&quot;:false,&quot;dropping-particle&quot;:&quot;&quot;,&quot;non-dropping-particle&quot;:&quot;&quot;},{&quot;family&quot;:&quot;Duan&quot;,&quot;given&quot;:&quot;Qingyun&quot;,&quot;parse-names&quot;:false,&quot;dropping-particle&quot;:&quot;&quot;,&quot;non-dropping-particle&quot;:&quot;&quot;},{&quot;family&quot;:&quot;Luo&quot;,&quot;given&quot;:&quot;Lifeng&quot;,&quot;parse-names&quot;:false,&quot;dropping-particle&quot;:&quot;&quot;,&quot;non-dropping-particle&quot;:&quot;&quot;},{&quot;family&quot;:&quot;Higgins&quot;,&quot;given&quot;:&quot;R. Wayne&quot;,&quot;parse-names&quot;:false,&quot;dropping-particle&quot;:&quot;&quot;,&quot;non-dropping-particle&quot;:&quot;&quot;},{&quot;family&quot;:&quot;Pinker&quot;,&quot;given&quot;:&quot;Rachel T.&quot;,&quot;parse-names&quot;:false,&quot;dropping-particle&quot;:&quot;&quot;,&quot;non-dropping-particle&quot;:&quot;&quot;},{&quot;family&quot;:&quot;Tarpley&quot;,&quot;given&quot;:&quot;J. Dan&quot;,&quot;parse-names&quot;:false,&quot;dropping-particle&quot;:&quot;&quot;,&quot;non-dropping-particle&quot;:&quot;&quot;},{&quot;family&quot;:&quot;Meng&quot;,&quot;given&quot;:&quot;Jesse&quot;,&quot;parse-names&quot;:false,&quot;dropping-particle&quot;:&quot;&quot;,&quot;non-dropping-particle&quot;:&quot;&quot;}],&quot;container-title&quot;:&quot;Journal of Geophysical Research: Atmospheres&quot;,&quot;DOI&quot;:&quot;10.1029/2002JD003118&quot;,&quot;ISSN&quot;:&quot;0148-0227&quot;,&quot;URL&quot;:&quot;https://onlinelibrary.wiley.com/doi/abs/10.1029/2002JD003118&quot;,&quot;issued&quot;:{&quot;date-parts&quot;:[[2003,11,27]]},&quot;page&quot;:&quot;2002JD003118&quot;,&quot;issue&quot;:&quot;D22&quot;,&quot;volume&quot;:&quot;108&quot;},&quot;isTemporary&quot;:false},{&quot;id&quot;:&quot;83fac5dd-afff-3ba9-b90d-7a4b30531313&quot;,&quot;itemData&quot;:{&quot;type&quot;:&quot;article-journal&quot;,&quot;id&quot;:&quot;83fac5dd-afff-3ba9-b90d-7a4b30531313&quot;,&quot;title&quot;:&quot;The Global Land Data Assimilation System&quot;,&quot;groupId&quot;:&quot;df9df81d-f84c-3a76-810b-0b1f7319c912&quot;,&quot;author&quot;:[{&quot;family&quot;:&quot;Rodell&quot;,&quot;given&quot;:&quot;M.&quot;,&quot;parse-names&quot;:false,&quot;dropping-particle&quot;:&quot;&quot;,&quot;non-dropping-particle&quot;:&quot;&quot;},{&quot;family&quot;:&quot;Houser&quot;,&quot;given&quot;:&quot;P. R.&quot;,&quot;parse-names&quot;:false,&quot;dropping-particle&quot;:&quot;&quot;,&quot;non-dropping-particle&quot;:&quot;&quot;},{&quot;family&quot;:&quot;Jambor&quot;,&quot;given&quot;:&quot;U.&quot;,&quot;parse-names&quot;:false,&quot;dropping-particle&quot;:&quot;&quot;,&quot;non-dropping-particle&quot;:&quot;&quot;},{&quot;family&quot;:&quot;Gottschalck&quot;,&quot;given&quot;:&quot;J.&quot;,&quot;parse-names&quot;:false,&quot;dropping-particle&quot;:&quot;&quot;,&quot;non-dropping-particle&quot;:&quot;&quot;},{&quot;family&quot;:&quot;Mitchell&quot;,&quot;given&quot;:&quot;K.&quot;,&quot;parse-names&quot;:false,&quot;dropping-particle&quot;:&quot;&quot;,&quot;non-dropping-particle&quot;:&quot;&quot;},{&quot;family&quot;:&quot;Meng&quot;,&quot;given&quot;:&quot;C.-J.&quot;,&quot;parse-names&quot;:false,&quot;dropping-particle&quot;:&quot;&quot;,&quot;non-dropping-particle&quot;:&quot;&quot;},{&quot;family&quot;:&quot;Arsenault&quot;,&quot;given&quot;:&quot;K.&quot;,&quot;parse-names&quot;:false,&quot;dropping-particle&quot;:&quot;&quot;,&quot;non-dropping-particle&quot;:&quot;&quot;},{&quot;family&quot;:&quot;Cosgrove&quot;,&quot;given&quot;:&quot;B.&quot;,&quot;parse-names&quot;:false,&quot;dropping-particle&quot;:&quot;&quot;,&quot;non-dropping-particle&quot;:&quot;&quot;},{&quot;family&quot;:&quot;Radakovich&quot;,&quot;given&quot;:&quot;J.&quot;,&quot;parse-names&quot;:false,&quot;dropping-particle&quot;:&quot;&quot;,&quot;non-dropping-particle&quot;:&quot;&quot;},{&quot;family&quot;:&quot;Bosilovich&quot;,&quot;given&quot;:&quot;M.&quot;,&quot;parse-names&quot;:false,&quot;dropping-particle&quot;:&quot;&quot;,&quot;non-dropping-particle&quot;:&quot;&quot;},{&quot;family&quot;:&quot;Entin&quot;,&quot;given&quot;:&quot;J. K.&quot;,&quot;parse-names&quot;:false,&quot;dropping-particle&quot;:&quot;&quot;,&quot;non-dropping-particle&quot;:&quot;&quot;},{&quot;family&quot;:&quot;Walker&quot;,&quot;given&quot;:&quot;J. P.&quot;,&quot;parse-names&quot;:false,&quot;dropping-particle&quot;:&quot;&quot;,&quot;non-dropping-particle&quot;:&quot;&quot;},{&quot;family&quot;:&quot;Lohmann&quot;,&quot;given&quot;:&quot;D.&quot;,&quot;parse-names&quot;:false,&quot;dropping-particle&quot;:&quot;&quot;,&quot;non-dropping-particle&quot;:&quot;&quot;},{&quot;family&quot;:&quot;Toll&quot;,&quot;given&quot;:&quot;D.&quot;,&quot;parse-names&quot;:false,&quot;dropping-particle&quot;:&quot;&quot;,&quot;non-dropping-particle&quot;:&quot;&quot;}],&quot;container-title&quot;:&quot;Bulletin of the American Meteorological Society&quot;,&quot;container-title-short&quot;:&quot;Bull Am Meteorol Soc&quot;,&quot;DOI&quot;:&quot;10.1175/BAMS-85-3-381&quot;,&quot;ISSN&quot;:&quot;0003-0007&quot;,&quot;URL&quot;:&quot;https://journals.ametsoc.org/doi/10.1175/BAMS-85-3-381&quot;,&quot;issued&quot;:{&quot;date-parts&quot;:[[2004,3]]},&quot;page&quot;:&quot;381-394&quot;,&quot;issue&quot;:&quot;3&quot;,&quot;volume&quot;:&quot;85&quot;},&quot;isTemporary&quot;:false}]},{&quot;citationID&quot;:&quot;MENDELEY_CITATION_345008c6-53d8-4a1b-bab4-ccde690d5830&quot;,&quot;properties&quot;:{&quot;noteIndex&quot;:0},&quot;isEdited&quot;:false,&quot;manualOverride&quot;:{&quot;isManuallyOverridden&quot;:false,&quot;citeprocText&quot;:&quot;(Safa &lt;i&gt;et al&lt;/i&gt; 2019)&quot;,&quot;manualOverrideText&quot;:&quot;&quot;},&quot;citationTag&quot;:&quot;MENDELEY_CITATION_v3_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&quot;,&quot;citationItems&quot;:[{&quot;id&quot;:&quot;88924db0-aa0d-3660-ad98-891934e18d29&quot;,&quot;itemData&quot;:{&quot;type&quot;:&quot;article-journal&quot;,&quot;id&quot;:&quot;88924db0-aa0d-3660-ad98-891934e18d29&quot;,&quot;title&quot;:&quot;Net Ecosystem Exchange (NEE) simulation in maize using artificial neural networks&quot;,&quot;groupId&quot;:&quot;df9df81d-f84c-3a76-810b-0b1f7319c912&quot;,&quot;author&quot;:[{&quot;family&quot;:&quot;Safa&quot;,&quot;given&quot;:&quot;Babak&quot;,&quot;parse-names&quot;:false,&quot;dropping-particle&quot;:&quot;&quot;,&quot;non-dropping-particle&quot;:&quot;&quot;},{&quot;family&quot;:&quot;Arkebauer&quot;,&quot;given&quot;:&quot;Timothy J.&quot;,&quot;parse-names&quot;:false,&quot;dropping-particle&quot;:&quot;&quot;,&quot;non-dropping-particle&quot;:&quot;&quot;},{&quot;family&quot;:&quot;Zhu&quot;,&quot;given&quot;:&quot;Qiuming&quot;,&quot;parse-names&quot;:false,&quot;dropping-particle&quot;:&quot;&quot;,&quot;non-dropping-particle&quot;:&quot;&quot;},{&quot;family&quot;:&quot;Suyker&quot;,&quot;given&quot;:&quot;Andy&quot;,&quot;parse-names&quot;:false,&quot;dropping-particle&quot;:&quot;&quot;,&quot;non-dropping-particle&quot;:&quot;&quot;},{&quot;family&quot;:&quot;Irmak&quot;,&quot;given&quot;:&quot;Suat&quot;,&quot;parse-names&quot;:false,&quot;dropping-particle&quot;:&quot;&quot;,&quot;non-dropping-particle&quot;:&quot;&quot;}],&quot;container-title&quot;:&quot;IFAC Journal of Systems and Control&quot;,&quot;DOI&quot;:&quot;10.1016/j.ifacsc.2019.100036&quot;,&quot;ISSN&quot;:&quot;24686018&quot;,&quot;URL&quot;:&quot;https://linkinghub.elsevier.com/retrieve/pii/S2468601817302584&quot;,&quot;issued&quot;:{&quot;date-parts&quot;:[[2019,3]]},&quot;page&quot;:&quot;100036&quot;,&quot;volume&quot;:&quot;7&quot;},&quot;isTemporary&quot;:false}]},{&quot;citationID&quot;:&quot;MENDELEY_CITATION_25a0840c-b603-4bbc-9d58-3203394125b0&quot;,&quot;properties&quot;:{&quot;noteIndex&quot;:0},&quot;isEdited&quot;:false,&quot;manualOverride&quot;:{&quot;isManuallyOverridden&quot;:false,&quot;citeprocText&quot;:&quot;(Talsma &lt;i&gt;et al&lt;/i&gt; 2018)&quot;,&quot;manualOverrideText&quot;:&quot;&quot;},&quot;citationTag&quot;:&quot;MENDELEY_CITATION_v3_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&quot;,&quot;citationItems&quot;:[{&quot;id&quot;:&quot;1ed7d4a2-6575-3421-96a3-70a7a0d1a42c&quot;,&quot;itemData&quot;:{&quot;type&quot;:&quot;article-journal&quot;,&quot;id&quot;:&quot;1ed7d4a2-6575-3421-96a3-70a7a0d1a42c&quot;,&quot;title&quot;:&quot;Sensitivity of Evapotranspiration Components in Remote Sensing-Based Models&quot;,&quot;groupId&quot;:&quot;df9df81d-f84c-3a76-810b-0b1f7319c912&quot;,&quot;author&quot;:[{&quot;family&quot;:&quot;Talsma&quot;,&quot;given&quot;:&quot;Carl&quot;,&quot;parse-names&quot;:false,&quot;dropping-particle&quot;:&quot;&quot;,&quot;non-dropping-particle&quot;:&quot;&quot;},{&quot;family&quot;:&quot;Good&quot;,&quot;given&quot;:&quot;Stephen&quot;,&quot;parse-names&quot;:false,&quot;dropping-particle&quot;:&quot;&quot;,&quot;non-dropping-particle&quot;:&quot;&quot;},{&quot;family&quot;:&quot;Miralles&quot;,&quot;given&quot;:&quot;Diego&quot;,&quot;parse-names&quot;:false,&quot;dropping-particle&quot;:&quot;&quot;,&quot;non-dropping-particle&quot;:&quot;&quot;},{&quot;family&quot;:&quot;Fisher&quot;,&quot;given&quot;:&quot;Joshua&quot;,&quot;parse-names&quot;:false,&quot;dropping-particle&quot;:&quot;&quot;,&quot;non-dropping-particle&quot;:&quot;&quot;},{&quot;family&quot;:&quot;Martens&quot;,&quot;given&quot;:&quot;Brecht&quot;,&quot;parse-names&quot;:false,&quot;dropping-particle&quot;:&quot;&quot;,&quot;non-dropping-particle&quot;:&quot;&quot;},{&quot;family&quot;:&quot;Jimenez&quot;,&quot;given&quot;:&quot;Carlos&quot;,&quot;parse-names&quot;:false,&quot;dropping-particle&quot;:&quot;&quot;,&quot;non-dropping-particle&quot;:&quot;&quot;},{&quot;family&quot;:&quot;Purdy&quot;,&quot;given&quot;:&quot;Adam&quot;,&quot;parse-names&quot;:false,&quot;dropping-particle&quot;:&quot;&quot;,&quot;non-dropping-particle&quot;:&quot;&quot;}],&quot;container-title&quot;:&quot;Remote Sensing&quot;,&quot;container-title-short&quot;:&quot;Remote Sens (Basel)&quot;,&quot;DOI&quot;:&quot;10.3390/rs10101601&quot;,&quot;ISSN&quot;:&quot;2072-4292&quot;,&quot;URL&quot;:&quot;http://www.mdpi.com/2072-4292/10/10/1601&quot;,&quot;issued&quot;:{&quot;date-parts&quot;:[[2018,10,9]]},&quot;page&quot;:&quot;1601&quot;,&quot;abstract&quot;:&quot;Accurately estimating evapotranspiration (ET) at large spatial scales is essential to our understanding of land-atmosphere coupling and the surface balance of water and energy. Comparisons between remote sensing-based ET models are difficult due to diversity in model formulation, parametrization and data requirements. The constituent components of ET have been shown to deviate substantially among models as well as between models and field estimates. This study analyses the sensitivity of three global ET remote sensing models in an attempt to isolate the error associated with forcing uncertainty and reveal the underlying variables driving the model components. We examine the transpiration, soil evaporation, interception and total ET estimates of the Penman-Monteith model from the Moderate Resolution Imaging Spectroradiometer (PM-MOD), the Priestley-Taylor Jet Propulsion Laboratory model (PT-JPL) and the Global Land Evaporation Amsterdam Model (GLEAM) at 42 sites where ET components have been measured using field techniques. We analyse the sensitivity of the models based on the uncertainty of the input variables and as a function of the raw value of the variables themselves. We find that, at 10% added uncertainty levels, the total ET estimates from PT-JPL, PM-MOD and GLEAM are most sensitive to Normalized Difference Vegetation Index (NDVI) (%RMSD = 100.0), relative humidity (%RMSD = 122.3) and net radiation (%RMSD = 7.49), respectively. Consistently, systemic bias introduced by forcing uncertainty in the component estimates is mitigated when components are aggregated to a total ET estimate. These results suggest that slight changes to forcing may result in outsized variation in ET partitioning and relatively smaller changes to the total ET estimates. Our results help to explain why model estimates of total ET perform relatively well despite large inter-model divergence in the individual ET component estimates.&quot;,&quot;issue&quot;:&quot;10&quot;,&quot;volume&quot;:&quot;10&quot;},&quot;isTemporary&quot;:false}]},{&quot;citationID&quot;:&quot;MENDELEY_CITATION_eb44c118-4243-466b-8fd5-d5425a05ea7b&quot;,&quot;properties&quot;:{&quot;noteIndex&quot;:0},&quot;isEdited&quot;:false,&quot;manualOverride&quot;:{&quot;isManuallyOverridden&quot;:false,&quot;citeprocText&quot;:&quot;(Yetemen &lt;i&gt;et al&lt;/i&gt; 2015)&quot;,&quot;manualOverrideText&quot;:&quot;&quot;},&quot;citationTag&quot;:&quot;MENDELEY_CITATION_v3_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&quot;,&quot;citationItems&quot;:[{&quot;id&quot;:&quot;20b52765-e1d1-362b-8b31-eadc9afbea67&quot;,&quot;itemData&quot;:{&quot;type&quot;:&quot;article-journal&quot;,&quot;id&quot;:&quot;20b52765-e1d1-362b-8b31-eadc9afbea67&quot;,&quot;title&quot;:&quot;Ecohydrologic role of solar radiation on landscape evolution&quot;,&quot;groupId&quot;:&quot;df9df81d-f84c-3a76-810b-0b1f7319c912&quot;,&quot;author&quot;:[{&quot;family&quot;:&quot;Yetemen&quot;,&quot;given&quot;:&quot;Omer&quot;,&quot;parse-names&quot;:false,&quot;dropping-particle&quot;:&quot;&quot;,&quot;non-dropping-particle&quot;:&quot;&quot;},{&quot;family&quot;:&quot;Istanbulluoglu&quot;,&quot;given&quot;:&quot;Erkan&quot;,&quot;parse-names&quot;:false,&quot;dropping-particle&quot;:&quot;&quot;,&quot;non-dropping-particle&quot;:&quot;&quot;},{&quot;family&quot;:&quot;Flores-Cervantes&quot;,&quot;given&quot;:&quot;J. Homero&quot;,&quot;parse-names&quot;:false,&quot;dropping-particle&quot;:&quot;&quot;,&quot;non-dropping-particle&quot;:&quot;&quot;},{&quot;family&quot;:&quot;Vivoni&quot;,&quot;given&quot;:&quot;Enrique R.&quot;,&quot;parse-names&quot;:false,&quot;dropping-particle&quot;:&quot;&quot;,&quot;non-dropping-particle&quot;:&quot;&quot;},{&quot;family&quot;:&quot;Bras&quot;,&quot;given&quot;:&quot;Rafael L.&quot;,&quot;parse-names&quot;:false,&quot;dropping-particle&quot;:&quot;&quot;,&quot;non-dropping-particle&quot;:&quot;&quot;}],&quot;container-title&quot;:&quot;Water Resources Research&quot;,&quot;container-title-short&quot;:&quot;Water Resour Res&quot;,&quot;DOI&quot;:&quot;10.1002/2014WR016169&quot;,&quot;ISSN&quot;:&quot;00431397&quot;,&quot;URL&quot;:&quot;http://doi.wiley.com/10.1002/2014WR016169&quot;,&quot;issued&quot;:{&quot;date-parts&quot;:[[2015,2]]},&quot;page&quot;:&quot;1127-1157&quot;,&quot;issue&quot;:&quot;2&quot;,&quot;volume&quot;:&quot;51&quot;},&quot;isTemporary&quot;:false}]},{&quot;citationID&quot;:&quot;MENDELEY_CITATION_abaf4211-19eb-4c0c-b3d9-13cdd380695d&quot;,&quot;properties&quot;:{&quot;noteIndex&quot;:0},&quot;isEdited&quot;:false,&quot;manualOverride&quot;:{&quot;isManuallyOverridden&quot;:false,&quot;citeprocText&quot;:&quot;(Clausius 1850)&quot;,&quot;manualOverrideText&quot;:&quot;&quot;},&quot;citationTag&quot;:&quot;MENDELEY_CITATION_v3_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&quot;,&quot;citationItems&quot;:[{&quot;id&quot;:&quot;c2fbb6a3-94d2-380f-8e3e-ca68d4925de9&quot;,&quot;itemData&quot;:{&quot;type&quot;:&quot;article-journal&quot;,&quot;id&quot;:&quot;c2fbb6a3-94d2-380f-8e3e-ca68d4925de9&quot;,&quot;title&quot;:&quot;Ueber die bewegende Kraft der Wärme und die Gesetze, welche sich daraus für die Wärmelehre selbst ableiten lassen&quot;,&quot;groupId&quot;:&quot;df9df81d-f84c-3a76-810b-0b1f7319c912&quot;,&quot;author&quot;:[{&quot;family&quot;:&quot;Clausius&quot;,&quot;given&quot;:&quot;R.&quot;,&quot;parse-names&quot;:false,&quot;dropping-particle&quot;:&quot;&quot;,&quot;non-dropping-particle&quot;:&quot;&quot;}],&quot;container-title&quot;:&quot;Annalen der Physik und Chemie&quot;,&quot;DOI&quot;:&quot;10.1002/andp.18501550403&quot;,&quot;ISSN&quot;:&quot;00033804&quot;,&quot;URL&quot;:&quot;https://onlinelibrary.wiley.com/doi/10.1002/andp.18501550403&quot;,&quot;issued&quot;:{&quot;date-parts&quot;:[[1850]]},&quot;page&quot;:&quot;500-524&quot;,&quot;issue&quot;:&quot;4&quot;,&quot;volume&quot;:&quot;155&quot;},&quot;isTemporary&quot;:false}]},{&quot;citationID&quot;:&quot;MENDELEY_CITATION_2112a616-d3e6-473e-94b6-401fe8eb0a66&quot;,&quot;properties&quot;:{&quot;noteIndex&quot;:0},&quot;isEdited&quot;:false,&quot;manualOverride&quot;:{&quot;isManuallyOverridden&quot;:false,&quot;citeprocText&quot;:&quot;(Chen &lt;i&gt;et al&lt;/i&gt; 2020, Niu &lt;i&gt;et al&lt;/i&gt; 2012, Gu &lt;i&gt;et al&lt;/i&gt; 2006)&quot;,&quot;manualOverrideText&quot;:&quot;&quot;},&quot;citationTag&quot;:&quot;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&quot;,&quot;citationItems&quot;:[{&quot;id&quot;:&quot;947e8fd7-8799-3290-b469-47196f8e0abe&quot;,&quot;itemData&quot;:{&quot;type&quot;:&quot;article-journal&quot;,&quot;id&quot;:&quot;947e8fd7-8799-3290-b469-47196f8e0abe&quot;,&quot;title&quot;:&quot;Assessments of the factors controlling latent heat flux and the coupling degree between an alpine wetland and the atmosphere on the Qinghai-Tibetan Plateau in summer&quot;,&quot;groupId&quot;:&quot;df9df81d-f84c-3a76-810b-0b1f7319c912&quot;,&quot;author&quot;:[{&quot;family&quot;:&quot;Chen&quot;,&quot;given&quot;:&quot;Jinlei&quot;,&quot;parse-names&quot;:false,&quot;dropping-particle&quot;:&quot;&quot;,&quot;non-dropping-particle&quot;:&quot;&quot;},{&quot;family&quot;:&quot;Wen&quot;,&quot;given&quot;:&quot;Jun&quot;,&quot;parse-names&quot;:false,&quot;dropping-particle&quot;:&quot;&quot;,&quot;non-dropping-particle&quot;:&quot;&quot;},{&quot;family&quot;:&quot;Kang&quot;,&quot;given&quot;:&quot;Shichang&quot;,&quot;parse-names&quot;:false,&quot;dropping-particle&quot;:&quot;&quot;,&quot;non-dropping-particle&quot;:&quot;&quot;},{&quot;family&quot;:&quot;Meng&quot;,&quot;given&quot;:&quot;Xianhong&quot;,&quot;parse-names&quot;:false,&quot;dropping-particle&quot;:&quot;&quot;,&quot;non-dropping-particle&quot;:&quot;&quot;},{&quot;family&quot;:&quot;Tian&quot;,&quot;given&quot;:&quot;Hui&quot;,&quot;parse-names&quot;:false,&quot;dropping-particle&quot;:&quot;&quot;,&quot;non-dropping-particle&quot;:&quot;&quot;},{&quot;family&quot;:&quot;Ma&quot;,&quot;given&quot;:&quot;Xin&quot;,&quot;parse-names&quot;:false,&quot;dropping-particle&quot;:&quot;&quot;,&quot;non-dropping-particle&quot;:&quot;&quot;},{&quot;family&quot;:&quot;Yuan&quot;,&quot;given&quot;:&quot;Yuan&quot;,&quot;parse-names&quot;:false,&quot;dropping-particle&quot;:&quot;&quot;,&quot;non-dropping-particle&quot;:&quot;&quot;}],&quot;container-title&quot;:&quot;Atmospheric Research&quot;,&quot;container-title-short&quot;:&quot;Atmos Res&quot;,&quot;DOI&quot;:&quot;10.1016/j.atmosres.2020.104937&quot;,&quot;ISSN&quot;:&quot;01698095&quot;,&quot;URL&quot;:&quot;https://linkinghub.elsevier.com/retrieve/pii/S016980951931573X&quot;,&quot;issued&quot;:{&quot;date-parts&quot;:[[2020,8]]},&quot;page&quot;:&quot;104937&quot;,&quot;volume&quot;:&quot;240&quot;},&quot;isTemporary&quot;:false},{&quot;id&quot;:&quot;2e173c0b-a2ca-3d09-b2f3-865733aaa0a7&quot;,&quot;itemData&quot;:{&quot;type&quot;:&quot;article-journal&quot;,&quot;id&quot;:&quot;2e173c0b-a2ca-3d09-b2f3-865733aaa0a7&quot;,&quot;title&quot;:&quot;Thermal optimality of net ecosystem exchange of carbon dioxide and underlying mechanisms&quot;,&quot;groupId&quot;:&quot;df9df81d-f84c-3a76-810b-0b1f7319c912&quot;,&quot;author&quot;:[{&quot;family&quot;:&quot;Niu&quot;,&quot;given&quot;:&quot;Shuli&quot;,&quot;parse-names&quot;:false,&quot;dropping-particle&quot;:&quot;&quot;,&quot;non-dropping-particle&quot;:&quot;&quot;},{&quot;family&quot;:&quot;Luo&quot;,&quot;given&quot;:&quot;Yiqi&quot;,&quot;parse-names&quot;:false,&quot;dropping-particle&quot;:&quot;&quot;,&quot;non-dropping-particle&quot;:&quot;&quot;},{&quot;family&quot;:&quot;Fei&quot;,&quot;given&quot;:&quot;Shenfeng&quot;,&quot;parse-names&quot;:false,&quot;dropping-particle&quot;:&quot;&quot;,&quot;non-dropping-particle&quot;:&quot;&quot;},{&quot;family&quot;:&quot;Yuan&quot;,&quot;given&quot;:&quot;Wenping&quot;,&quot;parse-names&quot;:false,&quot;dropping-particle&quot;:&quot;&quot;,&quot;non-dropping-particle&quot;:&quot;&quot;},{&quot;family&quot;:&quot;Schimel&quot;,&quot;given&quot;:&quot;David&quot;,&quot;parse-names&quot;:false,&quot;dropping-particle&quot;:&quot;&quot;,&quot;non-dropping-particle&quot;:&quot;&quot;},{&quot;family&quot;:&quot;Law&quot;,&quot;given&quot;:&quot;Beverly E.&quot;,&quot;parse-names&quot;:false,&quot;dropping-particle&quot;:&quot;&quot;,&quot;non-dropping-particle&quot;:&quot;&quot;},{&quot;family&quot;:&quot;Ammann&quot;,&quot;given&quot;:&quot;Christof&quot;,&quot;parse-names&quot;:false,&quot;dropping-particle&quot;:&quot;&quot;,&quot;non-dropping-particle&quot;:&quot;&quot;},{&quot;family&quot;:&quot;Altaf Arain&quot;,&quot;given&quot;:&quot;M.&quot;,&quot;parse-names&quot;:false,&quot;dropping-particle&quot;:&quot;&quot;,&quot;non-dropping-particle&quot;:&quot;&quot;},{&quot;family&quot;:&quot;Arneth&quot;,&quot;given&quot;:&quot;Almut&quot;,&quot;parse-names&quot;:false,&quot;dropping-particle&quot;:&quot;&quot;,&quot;non-dropping-particle&quot;:&quot;&quot;},{&quot;family&quot;:&quot;Aubinet&quot;,&quot;given&quot;:&quot;Marc&quot;,&quot;parse-names&quot;:false,&quot;dropping-particle&quot;:&quot;&quot;,&quot;non-dropping-particle&quot;:&quot;&quot;},{&quot;family&quot;:&quot;Barr&quot;,&quot;given&quot;:&quot;Alan&quot;,&quot;parse-names&quot;:false,&quot;dropping-particle&quot;:&quot;&quot;,&quot;non-dropping-particle&quot;:&quot;&quot;},{&quot;family&quot;:&quot;Beringer&quot;,&quot;given&quot;:&quot;Jason&quot;,&quot;parse-names&quot;:false,&quot;dropping-particle&quot;:&quot;&quot;,&quot;non-dropping-particle&quot;:&quot;&quot;},{&quot;family&quot;:&quot;Bernhofer&quot;,&quot;given&quot;:&quot;Christian&quot;,&quot;parse-names&quot;:false,&quot;dropping-particle&quot;:&quot;&quot;,&quot;non-dropping-particle&quot;:&quot;&quot;},{&quot;family&quot;:&quot;Andrew Black&quot;,&quot;given&quot;:&quot;T.&quot;,&quot;parse-names&quot;:false,&quot;dropping-particle&quot;:&quot;&quot;,&quot;non-dropping-particle&quot;:&quot;&quot;},{&quot;family&quot;:&quot;Buchmann&quot;,&quot;given&quot;:&quot;Nina&quot;,&quot;parse-names&quot;:false,&quot;dropping-particle&quot;:&quot;&quot;,&quot;non-dropping-particle&quot;:&quot;&quot;},{&quot;family&quot;:&quot;Cescatti&quot;,&quot;given&quot;:&quot;Alessandro&quot;,&quot;parse-names&quot;:false,&quot;dropping-particle&quot;:&quot;&quot;,&quot;non-dropping-particle&quot;:&quot;&quot;},{&quot;family&quot;:&quot;Chen&quot;,&quot;given&quot;:&quot;Jiquan&quot;,&quot;parse-names&quot;:false,&quot;dropping-particle&quot;:&quot;&quot;,&quot;non-dropping-particle&quot;:&quot;&quot;},{&quot;family&quot;:&quot;Davis&quot;,&quot;given&quot;:&quot;Kenneth J.&quot;,&quot;parse-names&quot;:false,&quot;dropping-particle&quot;:&quot;&quot;,&quot;non-dropping-particle&quot;:&quot;&quot;},{&quot;family&quot;:&quot;Dellwik&quot;,&quot;given&quot;:&quot;Ebba&quot;,&quot;parse-names&quot;:false,&quot;dropping-particle&quot;:&quot;&quot;,&quot;non-dropping-particle&quot;:&quot;&quot;},{&quot;family&quot;:&quot;Desai&quot;,&quot;given&quot;:&quot;Ankur R.&quot;,&quot;parse-names&quot;:false,&quot;dropping-particle&quot;:&quot;&quot;,&quot;non-dropping-particle&quot;:&quot;&quot;},{&quot;family&quot;:&quot;Etzold&quot;,&quot;given&quot;:&quot;Sophia&quot;,&quot;parse-names&quot;:false,&quot;dropping-particle&quot;:&quot;&quot;,&quot;non-dropping-particle&quot;:&quot;&quot;},{&quot;family&quot;:&quot;Francois&quot;,&quot;given&quot;:&quot;Louis&quot;,&quot;parse-names&quot;:false,&quot;dropping-particle&quot;:&quot;&quot;,&quot;non-dropping-particle&quot;:&quot;&quot;},{&quot;family&quot;:&quot;Gianelle&quot;,&quot;given&quot;:&quot;Damiano&quot;,&quot;parse-names&quot;:false,&quot;dropping-particle&quot;:&quot;&quot;,&quot;non-dropping-particle&quot;:&quot;&quot;},{&quot;family&quot;:&quot;Gielen&quot;,&quot;given&quot;:&quot;Bert&quot;,&quot;parse-names&quot;:false,&quot;dropping-particle&quot;:&quot;&quot;,&quot;non-dropping-particle&quot;:&quot;&quot;},{&quot;family&quot;:&quot;Goldstein&quot;,&quot;given&quot;:&quot;Allen&quot;,&quot;parse-names&quot;:false,&quot;dropping-particle&quot;:&quot;&quot;,&quot;non-dropping-particle&quot;:&quot;&quot;},{&quot;family&quot;:&quot;Groenendijk&quot;,&quot;given&quot;:&quot;Margriet&quot;,&quot;parse-names&quot;:false,&quot;dropping-particle&quot;:&quot;&quot;,&quot;non-dropping-particle&quot;:&quot;&quot;},{&quot;family&quot;:&quot;Gu&quot;,&quot;given&quot;:&quot;Lianhong&quot;,&quot;parse-names&quot;:false,&quot;dropping-particle&quot;:&quot;&quot;,&quot;non-dropping-particle&quot;:&quot;&quot;},{&quot;family&quot;:&quot;Hanan&quot;,&quot;given&quot;:&quot;Niall&quot;,&quot;parse-names&quot;:false,&quot;dropping-particle&quot;:&quot;&quot;,&quot;non-dropping-particle&quot;:&quot;&quot;},{&quot;family&quot;:&quot;Helfter&quot;,&quot;given&quot;:&quot;Carole&quot;,&quot;parse-names&quot;:false,&quot;dropping-particle&quot;:&quot;&quot;,&quot;non-dropping-particle&quot;:&quot;&quot;},{&quot;family&quot;:&quot;Hirano&quot;,&quot;given&quot;:&quot;Takashi&quot;,&quot;parse-names&quot;:false,&quot;dropping-particle&quot;:&quot;&quot;,&quot;non-dropping-particle&quot;:&quot;&quot;},{&quot;family&quot;:&quot;Hollinger&quot;,&quot;given&quot;:&quot;David Y.&quot;,&quot;parse-names&quot;:false,&quot;dropping-particle&quot;:&quot;&quot;,&quot;non-dropping-particle&quot;:&quot;&quot;},{&quot;family&quot;:&quot;Jones&quot;,&quot;given&quot;:&quot;Mike B.&quot;,&quot;parse-names&quot;:false,&quot;dropping-particle&quot;:&quot;&quot;,&quot;non-dropping-particle&quot;:&quot;&quot;},{&quot;family&quot;:&quot;Kiely&quot;,&quot;given&quot;:&quot;Gerard&quot;,&quot;parse-names&quot;:false,&quot;dropping-particle&quot;:&quot;&quot;,&quot;non-dropping-particle&quot;:&quot;&quot;},{&quot;family&quot;:&quot;Kolb&quot;,&quot;given&quot;:&quot;Thomas E.&quot;,&quot;parse-names&quot;:false,&quot;dropping-particle&quot;:&quot;&quot;,&quot;non-dropping-particle&quot;:&quot;&quot;},{&quot;family&quot;:&quot;Kutsch&quot;,&quot;given&quot;:&quot;Werner L.&quot;,&quot;parse-names&quot;:false,&quot;dropping-particle&quot;:&quot;&quot;,&quot;non-dropping-particle&quot;:&quot;&quot;},{&quot;family&quot;:&quot;Lafleur&quot;,&quot;given&quot;:&quot;Peter&quot;,&quot;parse-names&quot;:false,&quot;dropping-particle&quot;:&quot;&quot;,&quot;non-dropping-particle&quot;:&quot;&quot;},{&quot;family&quot;:&quot;Lawrence&quot;,&quot;given&quot;:&quot;David M.&quot;,&quot;parse-names&quot;:false,&quot;dropping-particle&quot;:&quot;&quot;,&quot;non-dropping-particle&quot;:&quot;&quot;},{&quot;family&quot;:&quot;Li&quot;,&quot;given&quot;:&quot;Linghao&quot;,&quot;parse-names&quot;:false,&quot;dropping-particle&quot;:&quot;&quot;,&quot;non-dropping-particle&quot;:&quot;&quot;},{&quot;family&quot;:&quot;Lindroth&quot;,&quot;given&quot;:&quot;Anders&quot;,&quot;parse-names&quot;:false,&quot;dropping-particle&quot;:&quot;&quot;,&quot;non-dropping-particle&quot;:&quot;&quot;},{&quot;family&quot;:&quot;Litvak&quot;,&quot;given&quot;:&quot;Marcy&quot;,&quot;parse-names&quot;:false,&quot;dropping-particle&quot;:&quot;&quot;,&quot;non-dropping-particle&quot;:&quot;&quot;},{&quot;family&quot;:&quot;Loustau&quot;,&quot;given&quot;:&quot;Denis&quot;,&quot;parse-names&quot;:false,&quot;dropping-particle&quot;:&quot;&quot;,&quot;non-dropping-particle&quot;:&quot;&quot;},{&quot;family&quot;:&quot;Lund&quot;,&quot;given&quot;:&quot;Magnus&quot;,&quot;parse-names&quot;:false,&quot;dropping-particle&quot;:&quot;&quot;,&quot;non-dropping-particle&quot;:&quot;&quot;},{&quot;family&quot;:&quot;Marek&quot;,&quot;given&quot;:&quot;Michal&quot;,&quot;parse-names&quot;:false,&quot;dropping-particle&quot;:&quot;&quot;,&quot;non-dropping-particle&quot;:&quot;&quot;},{&quot;family&quot;:&quot;Martin&quot;,&quot;given&quot;:&quot;Timothy A.&quot;,&quot;parse-names&quot;:false,&quot;dropping-particle&quot;:&quot;&quot;,&quot;non-dropping-particle&quot;:&quot;&quot;},{&quot;family&quot;:&quot;Matteucci&quot;,&quot;given&quot;:&quot;Giorgio&quot;,&quot;parse-names&quot;:false,&quot;dropping-particle&quot;:&quot;&quot;,&quot;non-dropping-particle&quot;:&quot;&quot;},{&quot;family&quot;:&quot;Migliavacca&quot;,&quot;given&quot;:&quot;Mirco&quot;,&quot;parse-names&quot;:false,&quot;dropping-particle&quot;:&quot;&quot;,&quot;non-dropping-particle&quot;:&quot;&quot;},{&quot;family&quot;:&quot;Montagnani&quot;,&quot;given&quot;:&quot;Leonardo&quot;,&quot;parse-names&quot;:false,&quot;dropping-particle&quot;:&quot;&quot;,&quot;non-dropping-particle&quot;:&quot;&quot;},{&quot;family&quot;:&quot;Moors&quot;,&quot;given&quot;:&quot;Eddy&quot;,&quot;parse-names&quot;:false,&quot;dropping-particle&quot;:&quot;&quot;,&quot;non-dropping-particle&quot;:&quot;&quot;},{&quot;family&quot;:&quot;William Munger&quot;,&quot;given&quot;:&quot;J.&quot;,&quot;parse-names&quot;:false,&quot;dropping-particle&quot;:&quot;&quot;,&quot;non-dropping-particle&quot;:&quot;&quot;},{&quot;family&quot;:&quot;Noormets&quot;,&quot;given&quot;:&quot;Asko&quot;,&quot;parse-names&quot;:false,&quot;dropping-particle&quot;:&quot;&quot;,&quot;non-dropping-particle&quot;:&quot;&quot;},{&quot;family&quot;:&quot;Oechel&quot;,&quot;given&quot;:&quot;Walter&quot;,&quot;parse-names&quot;:false,&quot;dropping-particle&quot;:&quot;&quot;,&quot;non-dropping-particle&quot;:&quot;&quot;},{&quot;family&quot;:&quot;Olejnik&quot;,&quot;given&quot;:&quot;Janusz&quot;,&quot;parse-names&quot;:false,&quot;dropping-particle&quot;:&quot;&quot;,&quot;non-dropping-particle&quot;:&quot;&quot;},{&quot;family&quot;:&quot;U&quot;,&quot;given&quot;:&quot;Kyaw Tha Paw&quot;,&quot;parse-names&quot;:false,&quot;dropping-particle&quot;:&quot;&quot;,&quot;non-dropping-particle&quot;:&quot;&quot;},{&quot;family&quot;:&quot;Pilegaard&quot;,&quot;given&quot;:&quot;Kim&quot;,&quot;parse-names&quot;:false,&quot;dropping-particle&quot;:&quot;&quot;,&quot;non-dropping-particle&quot;:&quot;&quot;},{&quot;family&quot;:&quot;Rambal&quot;,&quot;given&quot;:&quot;Serge&quot;,&quot;parse-names&quot;:false,&quot;dropping-particle&quot;:&quot;&quot;,&quot;non-dropping-particle&quot;:&quot;&quot;},{&quot;family&quot;:&quot;Raschi&quot;,&quot;given&quot;:&quot;Antonio&quot;,&quot;parse-names&quot;:false,&quot;dropping-particle&quot;:&quot;&quot;,&quot;non-dropping-particle&quot;:&quot;&quot;},{&quot;family&quot;:&quot;Scott&quot;,&quot;given&quot;:&quot;Russell L.&quot;,&quot;parse-names&quot;:false,&quot;dropping-particle&quot;:&quot;&quot;,&quot;non-dropping-particle&quot;:&quot;&quot;},{&quot;family&quot;:&quot;Seufert&quot;,&quot;given&quot;:&quot;Günther&quot;,&quot;parse-names&quot;:false,&quot;dropping-particle&quot;:&quot;&quot;,&quot;non-dropping-particle&quot;:&quot;&quot;},{&quot;family&quot;:&quot;Spano&quot;,&quot;given&quot;:&quot;Donatella&quot;,&quot;parse-names&quot;:false,&quot;dropping-particle&quot;:&quot;&quot;,&quot;non-dropping-particle&quot;:&quot;&quot;},{&quot;family&quot;:&quot;Stoy&quot;,&quot;given&quot;:&quot;Paul&quot;,&quot;parse-names&quot;:false,&quot;dropping-particle&quot;:&quot;&quot;,&quot;non-dropping-particle&quot;:&quot;&quot;},{&quot;family&quot;:&quot;Sutton&quot;,&quot;given&quot;:&quot;Mark A.&quot;,&quot;parse-names&quot;:false,&quot;dropping-particle&quot;:&quot;&quot;,&quot;non-dropping-particle&quot;:&quot;&quot;},{&quot;family&quot;:&quot;Varlagin&quot;,&quot;given&quot;:&quot;Andrej&quot;,&quot;parse-names&quot;:false,&quot;dropping-particle&quot;:&quot;&quot;,&quot;non-dropping-particle&quot;:&quot;&quot;},{&quot;family&quot;:&quot;Vesala&quot;,&quot;given&quot;:&quot;Timo&quot;,&quot;parse-names&quot;:false,&quot;dropping-particle&quot;:&quot;&quot;,&quot;non-dropping-particle&quot;:&quot;&quot;},{&quot;family&quot;:&quot;Weng&quot;,&quot;given&quot;:&quot;Ensheng&quot;,&quot;parse-names&quot;:false,&quot;dropping-particle&quot;:&quot;&quot;,&quot;non-dropping-particle&quot;:&quot;&quot;},{&quot;family&quot;:&quot;Wohlfahrt&quot;,&quot;given&quot;:&quot;Georg&quot;,&quot;parse-names&quot;:false,&quot;dropping-particle&quot;:&quot;&quot;,&quot;non-dropping-particle&quot;:&quot;&quot;},{&quot;family&quot;:&quot;Yang&quot;,&quot;given&quot;:&quot;Bai&quot;,&quot;parse-names&quot;:false,&quot;dropping-particle&quot;:&quot;&quot;,&quot;non-dropping-particle&quot;:&quot;&quot;},{&quot;family&quot;:&quot;Zhang&quot;,&quot;given&quot;:&quot;Zhongda&quot;,&quot;parse-names&quot;:false,&quot;dropping-particle&quot;:&quot;&quot;,&quot;non-dropping-particle&quot;:&quot;&quot;},{&quot;family&quot;:&quot;Zhou&quot;,&quot;given&quot;:&quot;Xuhui&quot;,&quot;parse-names&quot;:false,&quot;dropping-particle&quot;:&quot;&quot;,&quot;non-dropping-particle&quot;:&quot;&quot;}],&quot;container-title&quot;:&quot;New Phytologist&quot;,&quot;DOI&quot;:&quot;10.1111/j.1469-8137.2012.04095.x&quot;,&quot;ISSN&quot;:&quot;0028-646X&quot;,&quot;URL&quot;:&quot;https://onlinelibrary.wiley.com/doi/10.1111/j.1469-8137.2012.04095.x&quot;,&quot;issued&quot;:{&quot;date-parts&quot;:[[2012,5,7]]},&quot;page&quot;:&quot;775-783&quot;,&quot;issue&quot;:&quot;3&quot;,&quot;volume&quot;:&quot;194&quot;},&quot;isTemporary&quot;:false},{&quot;id&quot;:&quot;e76a64cc-c6bc-3d99-9c06-f584c41c097d&quot;,&quot;itemData&quot;:{&quot;type&quot;:&quot;article-journal&quot;,&quot;id&quot;:&quot;e76a64cc-c6bc-3d99-9c06-f584c41c097d&quot;,&quot;title&quot;:&quot;Direct and indirect effects of atmospheric conditions and soil moisture on surface energy partitioning revealed by a prolonged drought at a temperate forest site&quot;,&quot;groupId&quot;:&quot;df9df81d-f84c-3a76-810b-0b1f7319c912&quot;,&quot;author&quot;:[{&quot;family&quot;:&quot;Gu&quot;,&quot;given&quot;:&quot;Lianhong&quot;,&quot;parse-names&quot;:false,&quot;dropping-particle&quot;:&quot;&quot;,&quot;non-dropping-particle&quot;:&quot;&quot;},{&quot;family&quot;:&quot;Meyers&quot;,&quot;given&quot;:&quot;Tilden&quot;,&quot;parse-names&quot;:false,&quot;dropping-particle&quot;:&quot;&quot;,&quot;non-dropping-particle&quot;:&quot;&quot;},{&quot;family&quot;:&quot;Pallardy&quot;,&quot;given&quot;:&quot;Stephen G.&quot;,&quot;parse-names&quot;:false,&quot;dropping-particle&quot;:&quot;&quot;,&quot;non-dropping-particle&quot;:&quot;&quot;},{&quot;family&quot;:&quot;Hanson&quot;,&quot;given&quot;:&quot;Paul J.&quot;,&quot;parse-names&quot;:false,&quot;dropping-particle&quot;:&quot;&quot;,&quot;non-dropping-particle&quot;:&quot;&quot;},{&quot;family&quot;:&quot;Yang&quot;,&quot;given&quot;:&quot;Bai&quot;,&quot;parse-names&quot;:false,&quot;dropping-particle&quot;:&quot;&quot;,&quot;non-dropping-particle&quot;:&quot;&quot;},{&quot;family&quot;:&quot;Heuer&quot;,&quot;given&quot;:&quot;Mark&quot;,&quot;parse-names&quot;:false,&quot;dropping-particle&quot;:&quot;&quot;,&quot;non-dropping-particle&quot;:&quot;&quot;},{&quot;family&quot;:&quot;Hosman&quot;,&quot;given&quot;:&quot;Kevin P.&quot;,&quot;parse-names&quot;:false,&quot;dropping-particle&quot;:&quot;&quot;,&quot;non-dropping-particle&quot;:&quot;&quot;},{&quot;family&quot;:&quot;Riggs&quot;,&quot;given&quot;:&quot;Jeffery S.&quot;,&quot;parse-names&quot;:false,&quot;dropping-particle&quot;:&quot;&quot;,&quot;non-dropping-particle&quot;:&quot;&quot;},{&quot;family&quot;:&quot;Sluss&quot;,&quot;given&quot;:&quot;Dan&quot;,&quot;parse-names&quot;:false,&quot;dropping-particle&quot;:&quot;&quot;,&quot;non-dropping-particle&quot;:&quot;&quot;},{&quot;family&quot;:&quot;Wullschleger&quot;,&quot;given&quot;:&quot;Stan D.&quot;,&quot;parse-names&quot;:false,&quot;dropping-particle&quot;:&quot;&quot;,&quot;non-dropping-particle&quot;:&quot;&quot;}],&quot;container-title&quot;:&quot;Journal of Geophysical Research&quot;,&quot;container-title-short&quot;:&quot;J Geophys Res&quot;,&quot;DOI&quot;:&quot;10.1029/2006JD007161&quot;,&quot;ISSN&quot;:&quot;0148-0227&quot;,&quot;URL&quot;:&quot;http://doi.wiley.com/10.1029/2006JD007161&quot;,&quot;issued&quot;:{&quot;date-parts&quot;:[[2006]]},&quot;page&quot;:&quot;D16102&quot;,&quot;issue&quot;:&quot;D16&quot;,&quot;volume&quot;:&quot;111&quot;},&quot;isTemporary&quot;:false}]},{&quot;citationID&quot;:&quot;MENDELEY_CITATION_5e1400b3-11df-4166-b9e2-4fbea49c8a66&quot;,&quot;properties&quot;:{&quot;noteIndex&quot;:0},&quot;isEdited&quot;:false,&quot;manualOverride&quot;:{&quot;isManuallyOverridden&quot;:false,&quot;citeprocText&quot;:&quot;(Tong &lt;i&gt;et al&lt;/i&gt; 2022, Wang &lt;i&gt;et al&lt;/i&gt; 2019)&quot;,&quot;manualOverrideText&quot;:&quot;&quot;},&quot;citationTag&quot;:&quot;MENDELEY_CITATION_v3_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&quot;,&quot;citationItems&quot;:[{&quot;id&quot;:&quot;ebfb67f6-d4b4-38d8-9aa0-62c3d75ce17f&quot;,&quot;itemData&quot;:{&quot;type&quot;:&quot;article-journal&quot;,&quot;id&quot;:&quot;ebfb67f6-d4b4-38d8-9aa0-62c3d75ce17f&quot;,&quot;title&quot;:&quot;Effects of soil moisture, net radiation, and atmospheric vapor pressure deficit on surface evaporation fraction at a semi-arid grass site&quot;,&quot;groupId&quot;:&quot;df9df81d-f84c-3a76-810b-0b1f7319c912&quot;,&quot;author&quot;:[{&quot;family&quot;:&quot;Tong&quot;,&quot;given&quot;:&quot;Bing&quot;,&quot;parse-names&quot;:false,&quot;dropping-particle&quot;:&quot;&quot;,&quot;non-dropping-particle&quot;:&quot;&quot;},{&quot;family&quot;:&quot;Guo&quot;,&quot;given&quot;:&quot;Jianping&quot;,&quot;parse-names&quot;:false,&quot;dropping-particle&quot;:&quot;&quot;,&quot;non-dropping-particle&quot;:&quot;&quot;},{&quot;family&quot;:&quot;Xu&quot;,&quot;given&quot;:&quot;Hui&quot;,&quot;parse-names&quot;:false,&quot;dropping-particle&quot;:&quot;&quot;,&quot;non-dropping-particle&quot;:&quot;&quot;},{&quot;family&quot;:&quot;Wang&quot;,&quot;given&quot;:&quot;Yinjun&quot;,&quot;parse-names&quot;:false,&quot;dropping-particle&quot;:&quot;&quot;,&quot;non-dropping-particle&quot;:&quot;&quot;},{&quot;family&quot;:&quot;Li&quot;,&quot;given&quot;:&quot;Huirong&quot;,&quot;parse-names&quot;:false,&quot;dropping-particle&quot;:&quot;&quot;,&quot;non-dropping-particle&quot;:&quot;&quot;},{&quot;family&quot;:&quot;Bian&quot;,&quot;given&quot;:&quot;Lingen&quot;,&quot;parse-names&quot;:false,&quot;dropping-particle&quot;:&quot;&quot;,&quot;non-dropping-particle&quot;:&quot;&quot;},{&quot;family&quot;:&quot;Zhang&quot;,&quot;given&quot;:&quot;Jian&quot;,&quot;parse-names&quot;:false,&quot;dropping-particle&quot;:&quot;&quot;,&quot;non-dropping-particle&quot;:&quot;&quot;},{&quot;family&quot;:&quot;Zhou&quot;,&quot;given&quot;:&quot;Shenghui&quot;,&quot;parse-names&quot;:false,&quot;dropping-particle&quot;:&quot;&quot;,&quot;non-dropping-particle&quot;:&quot;&quot;}],&quot;container-title&quot;:&quot;Science of The Total Environment&quot;,&quot;DOI&quot;:&quot;10.1016/j.scitotenv.2022.157890&quot;,&quot;ISSN&quot;:&quot;00489697&quot;,&quot;URL&quot;:&quot;https://linkinghub.elsevier.com/retrieve/pii/S0048969722049890&quot;,&quot;issued&quot;:{&quot;date-parts&quot;:[[2022,11]]},&quot;page&quot;:&quot;157890&quot;,&quot;volume&quot;:&quot;849&quot;},&quot;isTemporary&quot;:false},{&quot;id&quot;:&quot;111b72f1-6033-388f-a759-f38eaec44dd6&quot;,&quot;itemData&quot;:{&quot;type&quot;:&quot;article-journal&quot;,&quot;id&quot;:&quot;111b72f1-6033-388f-a759-f38eaec44dd6&quot;,&quot;title&quot;:&quot;Contrasting Evaporative Responses of Ecosystems to Heatwaves Traced to the Opposing Roles of Vapor Pressure Deficit and Surface Resistance&quot;,&quot;groupId&quot;:&quot;df9df81d-f84c-3a76-810b-0b1f7319c912&quot;,&quot;author&quot;:[{&quot;family&quot;:&quot;Wang&quot;,&quot;given&quot;:&quot;Peng&quot;,&quot;parse-names&quot;:false,&quot;dropping-particle&quot;:&quot;&quot;,&quot;non-dropping-particle&quot;:&quot;&quot;},{&quot;family&quot;:&quot;Li&quot;,&quot;given&quot;:&quot;Dan&quot;,&quot;parse-names&quot;:false,&quot;dropping-particle&quot;:&quot;&quot;,&quot;non-dropping-particle&quot;:&quot;&quot;},{&quot;family&quot;:&quot;Liao&quot;,&quot;given&quot;:&quot;Weilin&quot;,&quot;parse-names&quot;:false,&quot;dropping-particle&quot;:&quot;&quot;,&quot;non-dropping-particle&quot;:&quot;&quot;},{&quot;family&quot;:&quot;Rigden&quot;,&quot;given&quot;:&quot;Angela&quot;,&quot;parse-names&quot;:false,&quot;dropping-particle&quot;:&quot;&quot;,&quot;non-dropping-particle&quot;:&quot;&quot;},{&quot;family&quot;:&quot;Wang&quot;,&quot;given&quot;:&quot;Wen&quot;,&quot;parse-names&quot;:false,&quot;dropping-particle&quot;:&quot;&quot;,&quot;non-dropping-particle&quot;:&quot;&quot;}],&quot;container-title&quot;:&quot;Water Resources Research&quot;,&quot;container-title-short&quot;:&quot;Water Resour Res&quot;,&quot;DOI&quot;:&quot;10.1029/2019WR024771&quot;,&quot;ISSN&quot;:&quot;0043-1397&quot;,&quot;URL&quot;:&quot;https://onlinelibrary.wiley.com/doi/10.1029/2019WR024771&quot;,&quot;issued&quot;:{&quot;date-parts&quot;:[[2019,6,4]]},&quot;page&quot;:&quot;4550-4563&quot;,&quot;issue&quot;:&quot;6&quot;,&quot;volume&quot;:&quot;55&quot;},&quot;isTemporary&quot;:false}]},{&quot;citationID&quot;:&quot;MENDELEY_CITATION_c71836b3-ee2c-44ec-9c3c-99a75ca87a6c&quot;,&quot;properties&quot;:{&quot;noteIndex&quot;:0},&quot;isEdited&quot;:false,&quot;manualOverride&quot;:{&quot;isManuallyOverridden&quot;:false,&quot;citeprocText&quot;:&quot;(Grossiord &lt;i&gt;et al&lt;/i&gt; 2020)&quot;,&quot;manualOverrideText&quot;:&quot;&quot;},&quot;citationTag&quot;:&quot;MENDELEY_CITATION_v3_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&quot;,&quot;citationItems&quot;:[{&quot;id&quot;:&quot;39027aee-8a56-3130-8480-2b5ea60665ad&quot;,&quot;itemData&quot;:{&quot;type&quot;:&quot;article-journal&quot;,&quot;id&quot;:&quot;39027aee-8a56-3130-8480-2b5ea60665ad&quot;,&quot;title&quot;:&quot;Plant responses to rising vapor pressure deficit&quot;,&quot;groupId&quot;:&quot;df9df81d-f84c-3a76-810b-0b1f7319c912&quot;,&quot;author&quot;:[{&quot;family&quot;:&quot;Grossiord&quot;,&quot;given&quot;:&quot;Charlotte&quot;,&quot;parse-names&quot;:false,&quot;dropping-particle&quot;:&quot;&quot;,&quot;non-dropping-particle&quot;:&quot;&quot;},{&quot;family&quot;:&quot;Buckley&quot;,&quot;given&quot;:&quot;Thomas N.&quot;,&quot;parse-names&quot;:false,&quot;dropping-particle&quot;:&quot;&quot;,&quot;non-dropping-particle&quot;:&quot;&quot;},{&quot;family&quot;:&quot;Cernusak&quot;,&quot;given&quot;:&quot;Lucas A.&quot;,&quot;parse-names&quot;:false,&quot;dropping-particle&quot;:&quot;&quot;,&quot;non-dropping-particle&quot;:&quot;&quot;},{&quot;family&quot;:&quot;Novick&quot;,&quot;given&quot;:&quot;Kimberly A.&quot;,&quot;parse-names&quot;:false,&quot;dropping-particle&quot;:&quot;&quot;,&quot;non-dropping-particle&quot;:&quot;&quot;},{&quot;family&quot;:&quot;Poulter&quot;,&quot;given&quot;:&quot;Benjamin&quot;,&quot;parse-names&quot;:false,&quot;dropping-particle&quot;:&quot;&quot;,&quot;non-dropping-particle&quot;:&quot;&quot;},{&quot;family&quot;:&quot;Siegwolf&quot;,&quot;given&quot;:&quot;Rolf T. W.&quot;,&quot;parse-names&quot;:false,&quot;dropping-particle&quot;:&quot;&quot;,&quot;non-dropping-particle&quot;:&quot;&quot;},{&quot;family&quot;:&quot;Sperry&quot;,&quot;given&quot;:&quot;John S.&quot;,&quot;parse-names&quot;:false,&quot;dropping-particle&quot;:&quot;&quot;,&quot;non-dropping-particle&quot;:&quot;&quot;},{&quot;family&quot;:&quot;McDowell&quot;,&quot;given&quot;:&quot;Nate G.&quot;,&quot;parse-names&quot;:false,&quot;dropping-particle&quot;:&quot;&quot;,&quot;non-dropping-particle&quot;:&quot;&quot;}],&quot;container-title&quot;:&quot;New Phytologist&quot;,&quot;DOI&quot;:&quot;10.1111/nph.16485&quot;,&quot;ISSN&quot;:&quot;0028-646X&quot;,&quot;URL&quot;:&quot;https://onlinelibrary.wiley.com/doi/10.1111/nph.16485&quot;,&quot;issued&quot;:{&quot;date-parts&quot;:[[2020,6,20]]},&quot;page&quot;:&quot;1550-1566&quot;,&quot;issue&quot;:&quot;6&quot;,&quot;volume&quot;:&quot;226&quot;},&quot;isTemporary&quot;:false}]},{&quot;citationID&quot;:&quot;MENDELEY_CITATION_2329cef9-29ab-45bb-b535-104ba1427239&quot;,&quot;properties&quot;:{&quot;noteIndex&quot;:0},&quot;isEdited&quot;:false,&quot;manualOverride&quot;:{&quot;isManuallyOverridden&quot;:false,&quot;citeprocText&quot;:&quot;(Yang &lt;i&gt;et al&lt;/i&gt; 2019, Liu and Zhang 2013)&quot;,&quot;manualOverrideText&quot;:&quot;&quot;},&quot;citationTag&quot;:&quot;MENDELEY_CITATION_v3_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&quot;,&quot;citationItems&quot;:[{&quot;id&quot;:&quot;5c2bcdef-fe03-33e8-bb9d-389c0ae3b26d&quot;,&quot;itemData&quot;:{&quot;type&quot;:&quot;article-journal&quot;,&quot;id&quot;:&quot;5c2bcdef-fe03-33e8-bb9d-389c0ae3b26d&quot;,&quot;title&quot;:&quot;Short-term forecasting of daily reference evapotranspiration using the reduced-set Penman-Monteith model and public weather forecasts&quot;,&quot;groupId&quot;:&quot;df9df81d-f84c-3a76-810b-0b1f7319c912&quot;,&quot;author&quot;:[{&quot;family&quot;:&quot;Yang&quot;,&quot;given&quot;:&quot;Yang&quot;,&quot;parse-names&quot;:false,&quot;dropping-particle&quot;:&quot;&quot;,&quot;non-dropping-particle&quot;:&quot;&quot;},{&quot;family&quot;:&quot;Cui&quot;,&quot;given&quot;:&quot;Yuanlai&quot;,&quot;parse-names&quot;:false,&quot;dropping-particle&quot;:&quot;&quot;,&quot;non-dropping-particle&quot;:&quot;&quot;},{&quot;family&quot;:&quot;Bai&quot;,&quot;given&quot;:&quot;Kaihua&quot;,&quot;parse-names&quot;:false,&quot;dropping-particle&quot;:&quot;&quot;,&quot;non-dropping-particle&quot;:&quot;&quot;},{&quot;family&quot;:&quot;Luo&quot;,&quot;given&quot;:&quot;Tongyuan&quot;,&quot;parse-names&quot;:false,&quot;dropping-particle&quot;:&quot;&quot;,&quot;non-dropping-particle&quot;:&quot;&quot;},{&quot;family&quot;:&quot;Dai&quot;,&quot;given&quot;:&quot;Junfeng&quot;,&quot;parse-names&quot;:false,&quot;dropping-particle&quot;:&quot;&quot;,&quot;non-dropping-particle&quot;:&quot;&quot;},{&quot;family&quot;:&quot;Wang&quot;,&quot;given&quot;:&quot;Weiguang&quot;,&quot;parse-names&quot;:false,&quot;dropping-particle&quot;:&quot;&quot;,&quot;non-dropping-particle&quot;:&quot;&quot;},{&quot;family&quot;:&quot;Luo&quot;,&quot;given&quot;:&quot;Yufeng&quot;,&quot;parse-names&quot;:false,&quot;dropping-particle&quot;:&quot;&quot;,&quot;non-dropping-particle&quot;:&quot;&quot;}],&quot;container-title&quot;:&quot;Agricultural Water Management&quot;,&quot;container-title-short&quot;:&quot;Agric Water Manag&quot;,&quot;DOI&quot;:&quot;10.1016/j.agwat.2018.09.036&quot;,&quot;ISSN&quot;:&quot;03783774&quot;,&quot;URL&quot;:&quot;https://linkinghub.elsevier.com/retrieve/pii/S0378377418314732&quot;,&quot;issued&quot;:{&quot;date-parts&quot;:[[2019,1]]},&quot;page&quot;:&quot;70-80&quot;,&quot;volume&quot;:&quot;211&quot;},&quot;isTemporary&quot;:false},{&quot;id&quot;:&quot;97198f4e-eb59-33c7-b6ee-a45a6ff4ed07&quot;,&quot;itemData&quot;:{&quot;type&quot;:&quot;article-journal&quot;,&quot;id&quot;:&quot;97198f4e-eb59-33c7-b6ee-a45a6ff4ed07&quot;,&quot;title&quot;:&quot;Trend analysis of reference evapotranspiration in Northwest China: The roles of changing wind speed and surface air temperature&quot;,&quot;groupId&quot;:&quot;df9df81d-f84c-3a76-810b-0b1f7319c912&quot;,&quot;author&quot;:[{&quot;family&quot;:&quot;Liu&quot;,&quot;given&quot;:&quot;Xiaomang&quot;,&quot;parse-names&quot;:false,&quot;dropping-particle&quot;:&quot;&quot;,&quot;non-dropping-particle&quot;:&quot;&quot;},{&quot;family&quot;:&quot;Zhang&quot;,&quot;given&quot;:&quot;Dan&quot;,&quot;parse-names&quot;:false,&quot;dropping-particle&quot;:&quot;&quot;,&quot;non-dropping-particle&quot;:&quot;&quot;}],&quot;container-title&quot;:&quot;Hydrological Processes&quot;,&quot;container-title-short&quot;:&quot;Hydrol Process&quot;,&quot;DOI&quot;:&quot;10.1002/hyp.9527&quot;,&quot;ISSN&quot;:&quot;08856087&quot;,&quot;URL&quot;:&quot;https://onlinelibrary.wiley.com/doi/10.1002/hyp.9527&quot;,&quot;issued&quot;:{&quot;date-parts&quot;:[[2013,12,30]]},&quot;page&quot;:&quot;3941-3948&quot;,&quot;issue&quot;:&quot;26&quot;,&quot;volume&quot;:&quot;27&quot;},&quot;isTemporary&quot;:false}]},{&quot;citationID&quot;:&quot;MENDELEY_CITATION_f3b702df-d858-4394-99ee-7116b25652a6&quot;,&quot;properties&quot;:{&quot;noteIndex&quot;:0},&quot;isEdited&quot;:false,&quot;manualOverride&quot;:{&quot;isManuallyOverridden&quot;:false,&quot;citeprocText&quot;:&quot;(Ruddell &lt;i&gt;et al&lt;/i&gt; 2019, Li and Good 2021, Gong &lt;i&gt;et al&lt;/i&gt; 2013)&quot;,&quot;manualOverrideText&quot;:&quot;&quot;},&quot;citationTag&quot;:&quot;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&quot;,&quot;citationItems&quot;:[{&quot;id&quot;:&quot;e81672bc-3bab-3219-98c3-4706e08607c9&quot;,&quot;itemData&quot;:{&quot;type&quot;:&quot;article-journal&quot;,&quot;id&quot;:&quot;e81672bc-3bab-3219-98c3-4706e08607c9&quot;,&quot;title&quot;:&quot;Information Theory for Model Diagnostics: Structural Error is Indicated by Trade‐Off Between Functional and Predictive Performance&quot;,&quot;groupId&quot;:&quot;df9df81d-f84c-3a76-810b-0b1f7319c912&quot;,&quot;author&quot;:[{&quot;family&quot;:&quot;Ruddell&quot;,&quot;given&quot;:&quot;Benjamin L.&quot;,&quot;parse-names&quot;:false,&quot;dropping-particle&quot;:&quot;&quot;,&quot;non-dropping-particle&quot;:&quot;&quot;},{&quot;family&quot;:&quot;Drewry&quot;,&quot;given&quot;:&quot;Darren T.&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8WR023692&quot;,&quot;ISSN&quot;:&quot;0043-1397&quot;,&quot;URL&quot;:&quot;https://onlinelibrary.wiley.com/doi/10.1029/2018WR023692&quot;,&quot;issued&quot;:{&quot;date-parts&quot;:[[2019,8,6]]},&quot;page&quot;:&quot;6534-6554&quot;,&quot;issue&quot;:&quot;8&quot;,&quot;volume&quot;:&quot;55&quot;},&quot;isTemporary&quot;:false},{&quot;id&quot;:&quot;c1c897dd-088b-32dc-94ab-5432e8c497a0&quot;,&quot;itemData&quot;:{&quot;type&quot;:&quot;article-journal&quot;,&quot;id&quot;:&quot;c1c897dd-088b-32dc-94ab-5432e8c497a0&quot;,&quot;title&quot;:&quot;Information-based uncertainty decomposition in dual-channel microwave remote sensing of soil moisture&quot;,&quot;groupId&quot;:&quot;df9df81d-f84c-3a76-810b-0b1f7319c912&quot;,&quot;author&quot;:[{&quot;family&quot;:&quot;Li&quot;,&quot;given&quot;:&quot;Bonan&quot;,&quot;parse-names&quot;:false,&quot;dropping-particle&quot;:&quot;&quot;,&quot;non-dropping-particle&quot;:&quot;&quot;},{&quot;family&quot;:&quot;Good&quot;,&quot;given&quot;:&quot;Stephen P.&quot;,&quot;parse-names&quot;:false,&quot;dropping-particle&quot;:&quot;&quot;,&quot;non-dropping-particle&quot;:&quot;&quot;}],&quot;container-title&quot;:&quot;Hydrology and Earth System Sciences&quot;,&quot;container-title-short&quot;:&quot;Hydrol Earth Syst Sci&quot;,&quot;DOI&quot;:&quot;10.5194/hess-25-5029-2021&quot;,&quot;ISSN&quot;:&quot;1607-7938&quot;,&quot;URL&quot;:&quot;https://hess.copernicus.org/articles/25/5029/2021/&quot;,&quot;issued&quot;:{&quot;date-parts&quot;:[[2021,9,17]]},&quot;page&quot;:&quot;5029-5045&quot;,&quot;abstract&quot;:&quot;Abstract. The National Aeronautics and Space Administration (NASA) Soil Moisture Active-Passive (SMAP) mission characterizes global spatiotemporal patterns in surface soil moisture using dual L-band microwave retrievals of horizontal (TBh) and vertical (TBv) polarized microwave brightness temperatures through a modeled mechanistic relationship between vegetation opacity, surface scattering albedo, and soil effective temperature (Teff). Although this model has been validated against in situ soil moisture, there is a lack of systematic characterization of where and why SMAP estimates deviate from the in situ observations. Here, we assess how the information content of in situ soil moisture observations from the US Climate Reference Network contrasts with (1) the information contained within raw SMAP observations (i.e., “informational random uncertainty”) derived from TBh, TBv, and Teff themselves and with (2) the information contained in SMAP's dual-channel algorithm (DCA) soil moisture estimates (i.e., “informational model uncertainty”) derived from the model's inherent structure and parameterizations. The results show that, on average, 80 % of the information in the in situ soil moisture is unexplained by SMAP DCA soil moisture estimates. Loss of information in the DCA modeling process contributes 35 % of the unexplained information, while the remainder is induced by a lack of additional explanatory power within TBh, TBv, and Teff. Overall, retrieval quality of SMAP DCA soil moisture, denoted as the Pearson correlation coefficient between SMAP DCA soil moisture and in situ soil moisture, is negatively correlated with the informational uncertainties, with slight differences across different land covers. The informational model uncertainty (Pearson correlation of −0.59) was found to be more influential than the informational random uncertainty (Pearson correlation of −0.34), suggesting that the poor performance of SMAP DCA at some locations is driven by model parameterization and/or structure and not underlying satellite measurements of TBh and TBv. A decomposition of mutual information between TBh, TBv, and DCA soil moisture shows that on average 58 % of information provided by TBh and TBv to DCA estimates is redundant. The amount of information redundantly and synergistically provided by TBh and TBv was found to be closely related (Pearson correlations of 0.79 and −0.82, respectively) to the retrieval quality of SMAP DCA. TBh and TBv tend to contribute large redundant information to DCA estimates under surfaces or conditions where DCA makes better retrievals. This study provides a baseline approach that can also be applied to evaluate other remote sensing models and understand informational loss as satellite retrievals are translated to end-user products.&quot;,&quot;issue&quot;:&quot;9&quot;,&quot;volume&quot;:&quot;25&quot;},&quot;isTemporary&quot;:false},{&quot;id&quot;:&quot;2b4d620b-4dc3-3626-a96f-32ed298f9818&quot;,&quot;itemData&quot;:{&quot;type&quot;:&quot;article-journal&quot;,&quot;id&quot;:&quot;2b4d620b-4dc3-3626-a96f-32ed298f9818&quot;,&quot;title&quot;:&quot;Estimating epistemic and aleatory uncertainties during hydrologic modeling: An information theoretic approach&quot;,&quot;groupId&quot;:&quot;df9df81d-f84c-3a76-810b-0b1f7319c912&quot;,&quot;author&quot;:[{&quot;family&quot;:&quot;Gong&quot;,&quot;given&quot;:&quot;Wei&quot;,&quot;parse-names&quot;:false,&quot;dropping-particle&quot;:&quot;&quot;,&quot;non-dropping-particle&quot;:&quot;&quot;},{&quot;family&quot;:&quot;Gupta&quot;,&quot;given&quot;:&quot;Hoshin&quot;,&quot;parse-names&quot;:false,&quot;dropping-particle&quot;:&quot;V.&quot;,&quot;non-dropping-particle&quot;:&quot;&quot;},{&quot;family&quot;:&quot;Yang&quot;,&quot;given&quot;:&quot;Dawen&quot;,&quot;parse-names&quot;:false,&quot;dropping-particle&quot;:&quot;&quot;,&quot;non-dropping-particle&quot;:&quot;&quot;},{&quot;family&quot;:&quot;Sricharan&quot;,&quot;given&quot;:&quot;Kumar&quot;,&quot;parse-names&quot;:false,&quot;dropping-particle&quot;:&quot;&quot;,&quot;non-dropping-particle&quot;:&quot;&quot;},{&quot;family&quot;:&quot;Hero&quot;,&quot;given&quot;:&quot;Alfred O.&quot;,&quot;parse-names&quot;:false,&quot;dropping-particle&quot;:&quot;&quot;,&quot;non-dropping-particle&quot;:&quot;&quot;}],&quot;container-title&quot;:&quot;Water Resources Research&quot;,&quot;container-title-short&quot;:&quot;Water Resour Res&quot;,&quot;DOI&quot;:&quot;10.1002/wrcr.20161&quot;,&quot;ISSN&quot;:&quot;00431397&quot;,&quot;URL&quot;:&quot;http://doi.wiley.com/10.1002/wrcr.20161&quot;,&quot;issued&quot;:{&quot;date-parts&quot;:[[2013,4]]},&quot;page&quot;:&quot;2253-2273&quot;,&quot;issue&quot;:&quot;4&quot;,&quot;volume&quot;:&quot;49&quot;},&quot;isTemporary&quot;:false}]},{&quot;citationID&quot;:&quot;MENDELEY_CITATION_68ed6e27-51f1-4daa-8473-68a2c85efae9&quot;,&quot;properties&quot;:{&quot;noteIndex&quot;:0},&quot;isEdited&quot;:false,&quot;manualOverride&quot;:{&quot;isManuallyOverridden&quot;:false,&quot;citeprocText&quot;:&quot;(Fisher and Koven 2020)&quot;,&quot;manualOverrideText&quot;:&quot;&quot;},&quot;citationTag&quot;:&quot;MENDELEY_CITATION_v3_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1dLCJjb250YWluZXItdGl0bGUiOiJKb3VybmFsIG9mIEFkdmFuY2VzIGluIE1vZGVsaW5nIEVhcnRoIFN5c3RlbXMiLCJjb250YWluZXItdGl0bGUtc2hvcnQiOiJKIEFkdiBNb2RlbCBFYXJ0aCBTeXN0IiwiRE9JIjoiMTAuMTAyOS8yMDE4TVMwMDE0NTMiLCJJU1NOIjoiMTk0Mi0yNDY2IiwiVVJMIjoiaHR0cHM6Ly9vbmxpbmVsaWJyYXJ5LndpbGV5LmNvbS9kb2kvMTAuMTAyOS8yMDE4TVMwMDE0NTMiLCJpc3N1ZWQiOnsiZGF0ZS1wYXJ0cyI6W1syMDIwLDQsMjBdXX0sImlzc3VlIjoiNCIsInZvbHVtZSI6IjEyIn0sImlzVGVtcG9yYXJ5IjpmYWxzZX1dfQ==&quot;,&quot;citationItems&quot;:[{&quot;id&quot;:&quot;23fb880c-80dd-3ec7-a2ed-5ce436365878&quot;,&quot;itemData&quot;:{&quot;type&quot;:&quot;article-journal&quot;,&quot;id&quot;:&quot;23fb880c-80dd-3ec7-a2ed-5ce436365878&quot;,&quot;title&quot;:&quot;Perspectives on the Future of Land Surface Models and the Challenges of Representing Complex Terrestrial Systems&quot;,&quot;groupId&quot;:&quot;df9df81d-f84c-3a76-810b-0b1f7319c912&quot;,&quot;author&quot;:[{&quot;family&quot;:&quot;Fisher&quot;,&quot;given&quot;:&quot;Rosie A.&quot;,&quot;parse-names&quot;:false,&quot;dropping-particle&quot;:&quot;&quot;,&quot;non-dropping-particle&quot;:&quot;&quot;},{&quot;family&quot;:&quot;Koven&quot;,&quot;given&quot;:&quot;Charles D.&quot;,&quot;parse-names&quot;:false,&quot;dropping-particle&quot;:&quot;&quot;,&quot;non-dropping-particle&quot;:&quot;&quot;}],&quot;container-title&quot;:&quot;Journal of Advances in Modeling Earth Systems&quot;,&quot;container-title-short&quot;:&quot;J Adv Model Earth Syst&quot;,&quot;DOI&quot;:&quot;10.1029/2018MS001453&quot;,&quot;ISSN&quot;:&quot;1942-2466&quot;,&quot;URL&quot;:&quot;https://onlinelibrary.wiley.com/doi/10.1029/2018MS001453&quot;,&quot;issued&quot;:{&quot;date-parts&quot;:[[2020,4,20]]},&quot;issue&quot;:&quot;4&quot;,&quot;volume&quot;:&quot;12&quot;},&quot;isTemporary&quot;:false}]},{&quot;citationID&quot;:&quot;MENDELEY_CITATION_cb730c3f-c3dc-4d13-bb14-5ada185fbd8e&quot;,&quot;properties&quot;:{&quot;noteIndex&quot;:0},&quot;isEdited&quot;:false,&quot;manualOverride&quot;:{&quot;isManuallyOverridden&quot;:false,&quot;citeprocText&quot;:&quot;(Wood 2021, Su 2002, Veroustraete &lt;i&gt;et al&lt;/i&gt; 1996)&quot;,&quot;manualOverrideText&quot;:&quot;&quot;},&quot;citationTag&quot;:&quot;MENDELEY_CITATION_v3_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&quot;,&quot;citationItems&quot;:[{&quot;id&quot;:&quot;12acd004-d745-35c9-9615-27cbebbfbc3d&quot;,&quot;itemData&quot;:{&quot;type&quot;:&quot;article-journal&quot;,&quot;id&quot;:&quot;12acd004-d745-35c9-9615-27cbebbfbc3d&quot;,&quot;title&quot;:&quot;Net ecosystem carbon exchange prediction and insightful data mining with an optimized data-matching algorithm&quot;,&quot;groupId&quot;:&quot;df9df81d-f84c-3a76-810b-0b1f7319c912&quot;,&quot;author&quot;:[{&quot;family&quot;:&quot;Wood&quot;,&quot;given&quot;:&quot;David A.&quot;,&quot;parse-names&quot;:false,&quot;dropping-particle&quot;:&quot;&quot;,&quot;non-dropping-particle&quot;:&quot;&quot;}],&quot;container-title&quot;:&quot;Ecological Indicators&quot;,&quot;container-title-short&quot;:&quot;Ecol Indic&quot;,&quot;DOI&quot;:&quot;10.1016/j.ecolind.2021.107426&quot;,&quot;ISSN&quot;:&quot;1470160X&quot;,&quot;URL&quot;:&quot;https://linkinghub.elsevier.com/retrieve/pii/S1470160X21000911&quot;,&quot;issued&quot;:{&quot;date-parts&quot;:[[2021,5]]},&quot;page&quot;:&quot;107426&quot;,&quot;volume&quot;:&quot;124&quot;},&quot;isTemporary&quot;:false},{&quot;id&quot;:&quot;aefc9579-d0fc-33f5-946a-d7f620316e75&quot;,&quot;itemData&quot;:{&quot;type&quot;:&quot;article-journal&quot;,&quot;id&quot;:&quot;aefc9579-d0fc-33f5-946a-d7f620316e75&quot;,&quot;title&quot;:&quot;The Surface Energy Balance System (SEBS) for estimation of turbulent heat fluxes&quot;,&quot;groupId&quot;:&quot;df9df81d-f84c-3a76-810b-0b1f7319c912&quot;,&quot;author&quot;:[{&quot;family&quot;:&quot;Su&quot;,&quot;given&quot;:&quot;Z.&quot;,&quot;parse-names&quot;:false,&quot;dropping-particle&quot;:&quot;&quot;,&quot;non-dropping-particle&quot;:&quot;&quot;}],&quot;container-title&quot;:&quot;Hydrology and Earth System Sciences&quot;,&quot;container-title-short&quot;:&quot;Hydrol Earth Syst Sci&quot;,&quot;DOI&quot;:&quot;10.5194/hess-6-85-2002&quot;,&quot;ISSN&quot;:&quot;1607-7938&quot;,&quot;URL&quot;:&quot;https://hess.copernicus.org/articles/6/85/2002/&quot;,&quot;issued&quot;:{&quot;date-parts&quot;:[[2002,2,28]]},&quot;page&quot;:&quot;85-100&quot;,&quot;abstract&quot;:&quot;Abstract. A Surface Energy Balance System (SEBS) is proposed for the estimation of atmospheric turbulent fluxes and evaporative fraction using satellite earth observation data, in combination with meteorological information at proper scales. SEBS consists of: a set of tools for the determination of the land surface physical parameters, such as albedo, emissivity, temperature, vegetation coverage etc., from spectral reflectance and radiance measurements; a model for the determination of the roughness length for heat transfer; and a new formulation for the determination of the evaporative fraction on the basis of energy balance at limiting cases. Four experimental data sets are used to assess the reliabilities of SEBS. Based on these case studies, SEBS has proven to be capable to estimate turbulent heat fluxes and evaporative fraction at various scales with acceptable accuracy. The uncertainties in the estimated heat fluxes are comparable to in-situ measurement uncertainties. Keywords: Surface energy balance, turbulent heat flux, evaporation, remote sensing&quot;,&quot;issue&quot;:&quot;1&quot;,&quot;volume&quot;:&quot;6&quot;},&quot;isTemporary&quot;:false},{&quot;id&quot;:&quot;c6ff7da6-e828-3549-8519-430636380482&quot;,&quot;itemData&quot;:{&quot;type&quot;:&quot;article-journal&quot;,&quot;id&quot;:&quot;c6ff7da6-e828-3549-8519-430636380482&quot;,&quot;title&quot;:&quot;Estimating net ecosystem exchange of carbon using the normalized difference vegetation index and an ecosystem model&quot;,&quot;groupId&quot;:&quot;df9df81d-f84c-3a76-810b-0b1f7319c912&quot;,&quot;author&quot;:[{&quot;family&quot;:&quot;Veroustraete&quot;,&quot;given&quot;:&quot;F.&quot;,&quot;parse-names&quot;:false,&quot;dropping-particle&quot;:&quot;&quot;,&quot;non-dropping-particle&quot;:&quot;&quot;},{&quot;family&quot;:&quot;Patyn&quot;,&quot;given&quot;:&quot;J.&quot;,&quot;parse-names&quot;:false,&quot;dropping-particle&quot;:&quot;&quot;,&quot;non-dropping-particle&quot;:&quot;&quot;},{&quot;family&quot;:&quot;Myneni&quot;,&quot;given&quot;:&quot;R.B.&quot;,&quot;parse-names&quot;:false,&quot;dropping-particle&quot;:&quot;&quot;,&quot;non-dropping-particle&quot;:&quot;&quot;}],&quot;container-title&quot;:&quot;Remote Sensing of Environment&quot;,&quot;container-title-short&quot;:&quot;Remote Sens Environ&quot;,&quot;DOI&quot;:&quot;10.1016/0034-4257(95)00258-8&quot;,&quot;ISSN&quot;:&quot;00344257&quot;,&quot;URL&quot;:&quot;https://linkinghub.elsevier.com/retrieve/pii/0034425795002588&quot;,&quot;issued&quot;:{&quot;date-parts&quot;:[[1996,10]]},&quot;page&quot;:&quot;115-130&quot;,&quot;issue&quot;:&quot;1&quot;,&quot;volume&quot;:&quot;58&quot;},&quot;isTemporary&quot;:false}]},{&quot;citationID&quot;:&quot;MENDELEY_CITATION_2cae0ccc-5e25-48a8-be3d-fb60722d5265&quot;,&quot;properties&quot;:{&quot;noteIndex&quot;:0},&quot;isEdited&quot;:false,&quot;manualOverride&quot;:{&quot;isManuallyOverridden&quot;:false,&quot;citeprocText&quot;:&quot;(Papale &lt;i&gt;et al&lt;/i&gt; 2006, Zhao &lt;i&gt;et al&lt;/i&gt; 2020)&quot;,&quot;manualOverrideText&quot;:&quot;&quot;},&quot;citationTag&quot;:&quot;MENDELEY_CITATION_v3_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&quot;,&quot;citationItems&quot;:[{&quot;id&quot;:&quot;a0597fca-85e8-3841-9d6c-0dbc2f03eb1c&quot;,&quot;itemData&quot;:{&quot;type&quot;:&quot;article-journal&quot;,&quot;id&quot;:&quot;a0597fca-85e8-3841-9d6c-0dbc2f03eb1c&quot;,&quot;title&quot;:&quot;Towards a standardized processing of Net Ecosystem Exchange measured with eddy covariance technique: algorithms and uncertainty estimation&quot;,&quot;groupId&quot;:&quot;df9df81d-f84c-3a76-810b-0b1f7319c912&quot;,&quot;author&quot;:[{&quot;family&quot;:&quot;Papale&quot;,&quot;given&quot;:&quot;D.&quot;,&quot;parse-names&quot;:false,&quot;dropping-particle&quot;:&quot;&quot;,&quot;non-dropping-particle&quot;:&quot;&quot;},{&quot;family&quot;:&quot;Reichstein&quot;,&quot;given&quot;:&quot;M.&quot;,&quot;parse-names&quot;:false,&quot;dropping-particle&quot;:&quot;&quot;,&quot;non-dropping-particle&quot;:&quot;&quot;},{&quot;family&quot;:&quot;Aubinet&quot;,&quot;given&quot;:&quot;M.&quot;,&quot;parse-names&quot;:false,&quot;dropping-particle&quot;:&quot;&quot;,&quot;non-dropping-particle&quot;:&quot;&quot;},{&quot;family&quot;:&quot;Canfora&quot;,&quot;given&quot;:&quot;E.&quot;,&quot;parse-names&quot;:false,&quot;dropping-particle&quot;:&quot;&quot;,&quot;non-dropping-particle&quot;:&quot;&quot;},{&quot;family&quot;:&quot;Bernhofer&quot;,&quot;given&quot;:&quot;C.&quot;,&quot;parse-names&quot;:false,&quot;dropping-particle&quot;:&quot;&quot;,&quot;non-dropping-particle&quot;:&quot;&quot;},{&quot;family&quot;:&quot;Kutsch&quot;,&quot;given&quot;:&quot;W.&quot;,&quot;parse-names&quot;:false,&quot;dropping-particle&quot;:&quot;&quot;,&quot;non-dropping-particle&quot;:&quot;&quot;},{&quot;family&quot;:&quot;Longdoz&quot;,&quot;given&quot;:&quot;B.&quot;,&quot;parse-names&quot;:false,&quot;dropping-particle&quot;:&quot;&quot;,&quot;non-dropping-particle&quot;:&quot;&quot;},{&quot;family&quot;:&quot;Rambal&quot;,&quot;given&quot;:&quot;S.&quot;,&quot;parse-names&quot;:false,&quot;dropping-particle&quot;:&quot;&quot;,&quot;non-dropping-particle&quot;:&quot;&quot;},{&quot;family&quot;:&quot;Valentini&quot;,&quot;given&quot;:&quot;R.&quot;,&quot;parse-names&quot;:false,&quot;dropping-particle&quot;:&quot;&quot;,&quot;non-dropping-particle&quot;:&quot;&quot;},{&quot;family&quot;:&quot;Vesala&quot;,&quot;given&quot;:&quot;T.&quot;,&quot;parse-names&quot;:false,&quot;dropping-particle&quot;:&quot;&quot;,&quot;non-dropping-particle&quot;:&quot;&quot;},{&quot;family&quot;:&quot;Yakir&quot;,&quot;given&quot;:&quot;D.&quot;,&quot;parse-names&quot;:false,&quot;dropping-particle&quot;:&quot;&quot;,&quot;non-dropping-particle&quot;:&quot;&quot;}],&quot;container-title&quot;:&quot;Biogeosciences&quot;,&quot;DOI&quot;:&quot;10.5194/bg-3-571-2006&quot;,&quot;ISSN&quot;:&quot;1726-4189&quot;,&quot;URL&quot;:&quot;https://bg.copernicus.org/articles/3/571/2006/&quot;,&quot;issued&quot;:{&quot;date-parts&quot;:[[2006,11,27]]},&quot;page&quot;:&quot;571-583&quot;,&quot;abstract&quot;:&quot;Abstract. Eddy covariance technique to measure CO2, water and energy fluxes between biosphere and atmosphere is widely spread and used in various regional networks. Currently more than 250 eddy covariance sites are active around the world measuring carbon exchange at high temporal resolution for different biomes and climatic conditions. In this paper a new standardized set of corrections is introduced and the uncertainties associated with these corrections are assessed for eight different forest sites in Europe with a total of 12 yearly datasets. The uncertainties introduced on the two components GPP (Gross Primary Production) and TER (Terrestrial Ecosystem Respiration) are also discussed and a quantitative analysis presented. Through a factorial analysis we find that generally, uncertainties by different corrections are additive without interactions and that the heuristic u*-correction introduces the largest uncertainty. The results show that a standardized data processing is needed for an effective comparison across biomes and for underpinning inter-annual variability. The methodology presented in this paper has also been integrated in the European database of the eddy covariance measurements.&quot;,&quot;issue&quot;:&quot;4&quot;,&quot;volume&quot;:&quot;3&quot;},&quot;isTemporary&quot;:false},{&quot;id&quot;:&quot;aad38810-d71d-372c-ae93-a406ca740a74&quot;,&quot;itemData&quot;:{&quot;type&quot;:&quot;article-journal&quot;,&quot;id&quot;:&quot;aad38810-d71d-372c-ae93-a406ca740a74&quot;,&quot;title&quot;:&quot;Uncertainties Caused by Resistances in Evapotranspiration Estimation Using High-Density Eddy Covariance Measurements&quot;,&quot;groupId&quot;:&quot;df9df81d-f84c-3a76-810b-0b1f7319c912&quot;,&quot;author&quot;:[{&quot;family&quot;:&quot;Zhao&quot;,&quot;given&quot;:&quot;Wen Li&quot;,&quot;parse-names&quot;:false,&quot;dropping-particle&quot;:&quot;&quot;,&quot;non-dropping-particle&quot;:&quot;&quot;},{&quot;family&quot;:&quot;Qiu&quot;,&quot;given&quot;:&quot;Guo Yu&quot;,&quot;parse-names&quot;:false,&quot;dropping-particle&quot;:&quot;&quot;,&quot;non-dropping-particle&quot;:&quot;&quot;},{&quot;family&quot;:&quot;Xiong&quot;,&quot;given&quot;:&quot;Yu Jiu&quot;,&quot;parse-names&quot;:false,&quot;dropping-particle&quot;:&quot;&quot;,&quot;non-dropping-particle&quot;:&quot;&quot;},{&quot;family&quot;:&quot;Paw U&quot;,&quot;given&quot;:&quot;Kyaw Tha&quot;,&quot;parse-names&quot;:false,&quot;dropping-particle&quot;:&quot;&quot;,&quot;non-dropping-particle&quot;:&quot;&quot;},{&quot;family&quot;:&quot;Gentine&quot;,&quot;given&quot;:&quot;Pierre&quot;,&quot;parse-names&quot;:false,&quot;dropping-particle&quot;:&quot;&quot;,&quot;non-dropping-particle&quot;:&quot;&quot;},{&quot;family&quot;:&quot;Chen&quot;,&quot;given&quot;:&quot;Bao Yu&quot;,&quot;parse-names&quot;:false,&quot;dropping-particle&quot;:&quot;&quot;,&quot;non-dropping-particle&quot;:&quot;&quot;}],&quot;container-title&quot;:&quot;Journal of Hydrometeorology&quot;,&quot;container-title-short&quot;:&quot;J Hydrometeorol&quot;,&quot;DOI&quot;:&quot;10.1175/JHM-D-19-0191.1&quot;,&quot;ISSN&quot;:&quot;1525-755X&quot;,&quot;URL&quot;:&quot;https://journals.ametsoc.org/view/journals/hydr/21/6/JHM-D-19-0191.1.xml&quot;,&quot;issued&quot;:{&quot;date-parts&quot;:[[2020,6]]},&quot;page&quot;:&quot;1349-1365&quot;,&quot;abstract&quot;:&quot;Quantifying the uncertainties caused by resistance parameterizations is fundamental for understanding, improving, and developing terrestrial evapotranspiration (ET) models. Using high-density eddy covariance (EC) tower observations in a heterogeneous oasis in northwest China, this study evaluates the impacts of resistances on the estimation of latent heat flux (LE), the energy equivalent of ET, by comparing resistance parameterizations with different complexities under one- and two-source Penman–Monteith (PM) equations. The results showed that the mean absolute percent error (MAPE) for the LE estimates from the one- and two-source PM equations varied from 32% to 53%, and the uncertainties were caused mainly by the resistance parameterizations. Calibrating the parameters required in the resistance estimations could improve the performance of the PM equations; specifically, the MAPEs for the one-source PM equations were approximately 16%, whereas they were 38% for the two-source PM equations, emphasizing that multiple resistances result in increased uncertainties. The following conclusions were reached: 1) the empirical and biophysical parameters required in resistance estimations were responsible for the uncertainty; 2) increasingly complex resistance parameterizations resulted in greater uncertainties in LE estimates; and 3) models without resistance parameterizations exhibited reduced uncertainties in LE estimates.&quot;,&quot;issue&quot;:&quot;6&quot;,&quot;volume&quot;:&quot;21&quot;},&quot;isTemporary&quot;:false}]},{&quot;citationID&quot;:&quot;MENDELEY_CITATION_54f70446-e317-4a8e-a19b-bd936690c48a&quot;,&quot;properties&quot;:{&quot;noteIndex&quot;:0},&quot;isEdited&quot;:false,&quot;manualOverride&quot;:{&quot;isManuallyOverridden&quot;:false,&quot;citeprocText&quot;:&quot;(Wibral &lt;i&gt;et al&lt;/i&gt; 2017)&quot;,&quot;manualOverrideText&quot;:&quot;&quot;},&quot;citationTag&quot;:&quot;MENDELEY_CITATION_v3_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&quot;,&quot;citationItems&quot;:[{&quot;id&quot;:&quot;50223f7e-841e-3845-becf-973ecdd009e6&quot;,&quot;itemData&quot;:{&quot;type&quot;:&quot;article-journal&quot;,&quot;id&quot;:&quot;50223f7e-841e-3845-becf-973ecdd009e6&quot;,&quot;title&quot;:&quot;Partial information decomposition as a unified approach to the specification of neural goal functions&quot;,&quot;groupId&quot;:&quot;df9df81d-f84c-3a76-810b-0b1f7319c912&quot;,&quot;author&quot;:[{&quot;family&quot;:&quot;Wibral&quot;,&quot;given&quot;:&quot;Michael&quot;,&quot;parse-names&quot;:false,&quot;dropping-particle&quot;:&quot;&quot;,&quot;non-dropping-particle&quot;:&quot;&quot;},{&quot;family&quot;:&quot;Priesemann&quot;,&quot;given&quot;:&quot;Viola&quot;,&quot;parse-names&quot;:false,&quot;dropping-particle&quot;:&quot;&quot;,&quot;non-dropping-particle&quot;:&quot;&quot;},{&quot;family&quot;:&quot;Kay&quot;,&quot;given&quot;:&quot;Jim W.&quot;,&quot;parse-names&quot;:false,&quot;dropping-particle&quot;:&quot;&quot;,&quot;non-dropping-particle&quot;:&quot;&quot;},{&quot;family&quot;:&quot;Lizier&quot;,&quot;given&quot;:&quot;Joseph T.&quot;,&quot;parse-names&quot;:false,&quot;dropping-particle&quot;:&quot;&quot;,&quot;non-dropping-particle&quot;:&quot;&quot;},{&quot;family&quot;:&quot;Phillips&quot;,&quot;given&quot;:&quot;William A.&quot;,&quot;parse-names&quot;:false,&quot;dropping-particle&quot;:&quot;&quot;,&quot;non-dropping-particle&quot;:&quot;&quot;}],&quot;container-title&quot;:&quot;Brain and Cognition&quot;,&quot;container-title-short&quot;:&quot;Brain Cogn&quot;,&quot;DOI&quot;:&quot;10.1016/j.bandc.2015.09.004&quot;,&quot;ISSN&quot;:&quot;02782626&quot;,&quot;URL&quot;:&quot;https://linkinghub.elsevier.com/retrieve/pii/S027826261530021X&quot;,&quot;issued&quot;:{&quot;date-parts&quot;:[[2017,3]]},&quot;page&quot;:&quot;25-38&quot;,&quot;volume&quot;:&quot;112&quot;},&quot;isTemporary&quot;:false}]},{&quot;citationID&quot;:&quot;MENDELEY_CITATION_4d855b75-0127-484d-961e-59311fee2286&quot;,&quot;properties&quot;:{&quot;noteIndex&quot;:0},&quot;isEdited&quot;:false,&quot;manualOverride&quot;:{&quot;isManuallyOverridden&quot;:false,&quot;citeprocText&quot;:&quot;(Goodwell &lt;i&gt;et al&lt;/i&gt; 2018)&quot;,&quot;manualOverrideText&quot;:&quot;&quot;},&quot;citationTag&quot;:&quot;MENDELEY_CITATION_v3_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&quot;,&quot;citationItems&quot;:[{&quot;id&quot;:&quot;f4f1a6fa-a7e8-38f5-af7f-e45e2b222998&quot;,&quot;itemData&quot;:{&quot;type&quot;:&quot;article-journal&quot;,&quot;id&quot;:&quot;f4f1a6fa-a7e8-38f5-af7f-e45e2b222998&quot;,&quot;title&quot;:&quot;Dynamic process connectivity explains ecohydrologic responses to rainfall pulses and drought&quot;,&quot;groupId&quot;:&quot;df9df81d-f84c-3a76-810b-0b1f7319c912&quot;,&quot;author&quot;:[{&quot;family&quot;:&quot;Goodwell&quot;,&quot;given&quot;:&quot;Allison E.&quot;,&quot;parse-names&quot;:false,&quot;dropping-particle&quot;:&quot;&quot;,&quot;non-dropping-particle&quot;:&quot;&quot;},{&quot;family&quot;:&quot;Kumar&quot;,&quot;given&quot;:&quot;Praveen&quot;,&quot;parse-names&quot;:false,&quot;dropping-particle&quot;:&quot;&quot;,&quot;non-dropping-particle&quot;:&quot;&quot;},{&quot;family&quot;:&quot;Fellows&quot;,&quot;given&quot;:&quot;Aaron W.&quot;,&quot;parse-names&quot;:false,&quot;dropping-particle&quot;:&quot;&quot;,&quot;non-dropping-particle&quot;:&quot;&quot;},{&quot;family&quot;:&quot;Flerchinger&quot;,&quot;given&quot;:&quot;Gerald N.&quot;,&quot;parse-names&quot;:false,&quot;dropping-particle&quot;:&quot;&quot;,&quot;non-dropping-particle&quot;:&quot;&quot;}],&quot;container-title&quot;:&quot;Proceedings of the National Academy of Sciences&quot;,&quot;DOI&quot;:&quot;10.1073/pnas.1800236115&quot;,&quot;ISSN&quot;:&quot;0027-8424&quot;,&quot;URL&quot;:&quot;https://pnas.org/doi/full/10.1073/pnas.1800236115&quot;,&quot;issued&quot;:{&quot;date-parts&quot;:[[2018,9,11]]},&quot;abstract&quot;:&quot;In the face of changing climate, weather variability, and land cover, it is important to understand how ecosystem components vary jointly to determine how the system responds as a whole. While previous works have identified thresholds along climate gradients regarding precipitation, soils, and vegetation, we relate these thresholds to shifts in connectivity between variables, captured through joint variability, to better understand whole-system attributes of resilience, sensitivity, and vulnerability. We use data from flux tower transects along elevation gradients to address the relationship between joint connectivity and energy, water, and carbon flux responses to changes in moisture availability. This analysis reveals differences in joint variability between locations that can help explain responses to disturbances such as rain events or drought.&quot;,&quot;issue&quot;:&quot;37&quot;,&quot;volume&quot;:&quot;115&quot;},&quot;isTemporary&quot;:false}]},{&quot;citationID&quot;:&quot;MENDELEY_CITATION_278c0992-dc3d-4518-b816-7f51b9bdb1e8&quot;,&quot;properties&quot;:{&quot;noteIndex&quot;:0},&quot;isEdited&quot;:false,&quot;manualOverride&quot;:{&quot;isManuallyOverridden&quot;:false,&quot;citeprocText&quot;:&quot;(Weiskopf &lt;i&gt;et al&lt;/i&gt; 2020)&quot;,&quot;manualOverrideText&quot;:&quot;&quot;},&quot;citationTag&quot;:&quot;MENDELEY_CITATION_v3_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&quot;,&quot;citationItems&quot;:[{&quot;id&quot;:&quot;5543c61b-8ac3-3dd6-b377-e43fe5b1251f&quot;,&quot;itemData&quot;:{&quot;type&quot;:&quot;article-journal&quot;,&quot;id&quot;:&quot;5543c61b-8ac3-3dd6-b377-e43fe5b1251f&quot;,&quot;title&quot;:&quot;Climate change effects on biodiversity, ecosystems, ecosystem services, and natural resource management in the United States&quot;,&quot;groupId&quot;:&quot;df9df81d-f84c-3a76-810b-0b1f7319c912&quot;,&quot;author&quot;:[{&quot;family&quot;:&quot;Weiskopf&quot;,&quot;given&quot;:&quot;Sarah R.&quot;,&quot;parse-names&quot;:false,&quot;dropping-particle&quot;:&quot;&quot;,&quot;non-dropping-particle&quot;:&quot;&quot;},{&quot;family&quot;:&quot;Rubenstein&quot;,&quot;given&quot;:&quot;Madeleine A.&quot;,&quot;parse-names&quot;:false,&quot;dropping-particle&quot;:&quot;&quot;,&quot;non-dropping-particle&quot;:&quot;&quot;},{&quot;family&quot;:&quot;Crozier&quot;,&quot;given&quot;:&quot;Lisa G.&quot;,&quot;parse-names&quot;:false,&quot;dropping-particle&quot;:&quot;&quot;,&quot;non-dropping-particle&quot;:&quot;&quot;},{&quot;family&quot;:&quot;Gaichas&quot;,&quot;given&quot;:&quot;Sarah&quot;,&quot;parse-names&quot;:false,&quot;dropping-particle&quot;:&quot;&quot;,&quot;non-dropping-particle&quot;:&quot;&quot;},{&quot;family&quot;:&quot;Griffis&quot;,&quot;given&quot;:&quot;Roger&quot;,&quot;parse-names&quot;:false,&quot;dropping-particle&quot;:&quot;&quot;,&quot;non-dropping-particle&quot;:&quot;&quot;},{&quot;family&quot;:&quot;Halofsky&quot;,&quot;given&quot;:&quot;Jessica E.&quot;,&quot;parse-names&quot;:false,&quot;dropping-particle&quot;:&quot;&quot;,&quot;non-dropping-particle&quot;:&quot;&quot;},{&quot;family&quot;:&quot;Hyde&quot;,&quot;given&quot;:&quot;Kimberly J.W.&quot;,&quot;parse-names&quot;:false,&quot;dropping-particle&quot;:&quot;&quot;,&quot;non-dropping-particle&quot;:&quot;&quot;},{&quot;family&quot;:&quot;Morelli&quot;,&quot;given&quot;:&quot;Toni Lyn&quot;,&quot;parse-names&quot;:false,&quot;dropping-particle&quot;:&quot;&quot;,&quot;non-dropping-particle&quot;:&quot;&quot;},{&quot;family&quot;:&quot;Morisette&quot;,&quot;given&quot;:&quot;Jeffrey T.&quot;,&quot;parse-names&quot;:false,&quot;dropping-particle&quot;:&quot;&quot;,&quot;non-dropping-particle&quot;:&quot;&quot;},{&quot;family&quot;:&quot;Muñoz&quot;,&quot;given&quot;:&quot;Roldan C.&quot;,&quot;parse-names&quot;:false,&quot;dropping-particle&quot;:&quot;&quot;,&quot;non-dropping-particle&quot;:&quot;&quot;},{&quot;family&quot;:&quot;Pershing&quot;,&quot;given&quot;:&quot;Andrew J.&quot;,&quot;parse-names&quot;:false,&quot;dropping-particle&quot;:&quot;&quot;,&quot;non-dropping-particle&quot;:&quot;&quot;},{&quot;family&quot;:&quot;Peterson&quot;,&quot;given&quot;:&quot;David L.&quot;,&quot;parse-names&quot;:false,&quot;dropping-particle&quot;:&quot;&quot;,&quot;non-dropping-particle&quot;:&quot;&quot;},{&quot;family&quot;:&quot;Poudel&quot;,&quot;given&quot;:&quot;Rajendra&quot;,&quot;parse-names&quot;:false,&quot;dropping-particle&quot;:&quot;&quot;,&quot;non-dropping-particle&quot;:&quot;&quot;},{&quot;family&quot;:&quot;Staudinger&quot;,&quot;given&quot;:&quot;Michelle D.&quot;,&quot;parse-names&quot;:false,&quot;dropping-particle&quot;:&quot;&quot;,&quot;non-dropping-particle&quot;:&quot;&quot;},{&quot;family&quot;:&quot;Sutton-Grier&quot;,&quot;given&quot;:&quot;Ariana E.&quot;,&quot;parse-names&quot;:false,&quot;dropping-particle&quot;:&quot;&quot;,&quot;non-dropping-particle&quot;:&quot;&quot;},{&quot;family&quot;:&quot;Thompson&quot;,&quot;given&quot;:&quot;Laura&quot;,&quot;parse-names&quot;:false,&quot;dropping-particle&quot;:&quot;&quot;,&quot;non-dropping-particle&quot;:&quot;&quot;},{&quot;family&quot;:&quot;Vose&quot;,&quot;given&quot;:&quot;James&quot;,&quot;parse-names&quot;:false,&quot;dropping-particle&quot;:&quot;&quot;,&quot;non-dropping-particle&quot;:&quot;&quot;},{&quot;family&quot;:&quot;Weltzin&quot;,&quot;given&quot;:&quot;Jake F.&quot;,&quot;parse-names&quot;:false,&quot;dropping-particle&quot;:&quot;&quot;,&quot;non-dropping-particle&quot;:&quot;&quot;},{&quot;family&quot;:&quot;Whyte&quot;,&quot;given&quot;:&quot;Kyle Powys&quot;,&quot;parse-names&quot;:false,&quot;dropping-particle&quot;:&quot;&quot;,&quot;non-dropping-particle&quot;:&quot;&quot;}],&quot;container-title&quot;:&quot;Science of The Total Environment&quot;,&quot;DOI&quot;:&quot;10.1016/j.scitotenv.2020.137782&quot;,&quot;ISSN&quot;:&quot;00489697&quot;,&quot;issued&quot;:{&quot;date-parts&quot;:[[2020,9]]},&quot;page&quot;:&quot;137782&quot;,&quot;volume&quot;:&quot;733&quot;},&quot;isTemporary&quot;:false}]},{&quot;citationID&quot;:&quot;MENDELEY_CITATION_60bec4c8-ef86-463d-857e-a961afda3229&quot;,&quot;properties&quot;:{&quot;noteIndex&quot;:0},&quot;isEdited&quot;:false,&quot;manualOverride&quot;:{&quot;isManuallyOverridden&quot;:false,&quot;citeprocText&quot;:&quot;(Good &lt;i&gt;et al&lt;/i&gt; 2014, Conrad &lt;i&gt;et al&lt;/i&gt; 2012, Wang &lt;i&gt;et al&lt;/i&gt; 2010)&quot;,&quot;manualOverrideText&quot;:&quot;&quot;},&quot;citationTag&quot;:&quot;MENDELEY_CITATION_v3_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&quot;,&quot;citationItems&quot;:[{&quot;id&quot;:&quot;64a64e19-5dff-36cf-b09d-1ddae0d2e8dc&quot;,&quot;itemData&quot;:{&quot;type&quot;:&quot;article-journal&quot;,&quot;id&quot;:&quot;64a64e19-5dff-36cf-b09d-1ddae0d2e8dc&quot;,&quot;title&quot;:&quot;δ 2 H isotopic flux partitioning of evapotranspiration over a grass field following a water pulse and subsequent dry down&quot;,&quot;groupId&quot;:&quot;df9df81d-f84c-3a76-810b-0b1f7319c912&quot;,&quot;author&quot;:[{&quot;family&quot;:&quot;Good&quot;,&quot;given&quot;:&quot;Stephen P.&quot;,&quot;parse-names&quot;:false,&quot;dropping-particle&quot;:&quot;&quot;,&quot;non-dropping-particle&quot;:&quot;&quot;},{&quot;family&quot;:&quot;Soderberg&quot;,&quot;given&quot;:&quot;Keir&quot;,&quot;parse-names&quot;:false,&quot;dropping-particle&quot;:&quot;&quot;,&quot;non-dropping-particle&quot;:&quot;&quot;},{&quot;family&quot;:&quot;Guan&quot;,&quot;given&quot;:&quot;Kaiyu&quot;,&quot;parse-names&quot;:false,&quot;dropping-particle&quot;:&quot;&quot;,&quot;non-dropping-particle&quot;:&quot;&quot;},{&quot;family&quot;:&quot;King&quot;,&quot;given&quot;:&quot;Elizabeth G.&quot;,&quot;parse-names&quot;:false,&quot;dropping-particle&quot;:&quot;&quot;,&quot;non-dropping-particle&quot;:&quot;&quot;},{&quot;family&quot;:&quot;Scanlon&quot;,&quot;given&quot;:&quot;Todd M.&quot;,&quot;parse-names&quot;:false,&quot;dropping-particle&quot;:&quot;&quot;,&quot;non-dropping-particle&quot;:&quot;&quot;},{&quot;family&quot;:&quot;Caylor&quot;,&quot;given&quot;:&quot;Kelly K.&quot;,&quot;parse-names&quot;:false,&quot;dropping-particle&quot;:&quot;&quot;,&quot;non-dropping-particle&quot;:&quot;&quot;}],&quot;container-title&quot;:&quot;Water Resources Research&quot;,&quot;container-title-short&quot;:&quot;Water Resour Res&quot;,&quot;DOI&quot;:&quot;10.1002/2013WR014333&quot;,&quot;ISSN&quot;:&quot;00431397&quot;,&quot;URL&quot;:&quot;http://doi.wiley.com/10.1002/2013WR014333&quot;,&quot;issued&quot;:{&quot;date-parts&quot;:[[2014,2]]},&quot;page&quot;:&quot;1410-1432&quot;,&quot;issue&quot;:&quot;2&quot;,&quot;volume&quot;:&quot;50&quot;},&quot;isTemporary&quot;:false},{&quot;id&quot;:&quot;5887f1dd-8063-3042-beb1-83d988ec31ca&quot;,&quot;itemData&quot;:{&quot;type&quot;:&quot;article-journal&quot;,&quot;id&quot;:&quot;5887f1dd-8063-3042-beb1-83d988ec31ca&quot;,&quot;title&quot;:&quot;Stable carbon isotope fractionation, carbon flux partitioning and priming effects in anoxic soils during methanogenic degradation of straw and soil organic matter&quot;,&quot;groupId&quot;:&quot;df9df81d-f84c-3a76-810b-0b1f7319c912&quot;,&quot;author&quot;:[{&quot;family&quot;:&quot;Conrad&quot;,&quot;given&quot;:&quot;Ralf&quot;,&quot;parse-names&quot;:false,&quot;dropping-particle&quot;:&quot;&quot;,&quot;non-dropping-particle&quot;:&quot;&quot;},{&quot;family&quot;:&quot;Klose&quot;,&quot;given&quot;:&quot;Melanie&quot;,&quot;parse-names&quot;:false,&quot;dropping-particle&quot;:&quot;&quot;,&quot;non-dropping-particle&quot;:&quot;&quot;},{&quot;family&quot;:&quot;Yuan&quot;,&quot;given&quot;:&quot;Quan&quot;,&quot;parse-names&quot;:false,&quot;dropping-particle&quot;:&quot;&quot;,&quot;non-dropping-particle&quot;:&quot;&quot;},{&quot;family&quot;:&quot;Lu&quot;,&quot;given&quot;:&quot;Yahai&quot;,&quot;parse-names&quot;:false,&quot;dropping-particle&quot;:&quot;&quot;,&quot;non-dropping-particle&quot;:&quot;&quot;},{&quot;family&quot;:&quot;Chidthaisong&quot;,&quot;given&quot;:&quot;Amnat&quot;,&quot;parse-names&quot;:false,&quot;dropping-particle&quot;:&quot;&quot;,&quot;non-dropping-particle&quot;:&quot;&quot;}],&quot;container-title&quot;:&quot;Soil Biology and Biochemistry&quot;,&quot;container-title-short&quot;:&quot;Soil Biol Biochem&quot;,&quot;DOI&quot;:&quot;10.1016/j.soilbio.2012.02.030&quot;,&quot;ISSN&quot;:&quot;00380717&quot;,&quot;URL&quot;:&quot;https://linkinghub.elsevier.com/retrieve/pii/S0038071712000958&quot;,&quot;issued&quot;:{&quot;date-parts&quot;:[[2012,6]]},&quot;page&quot;:&quot;193-199&quot;,&quot;volume&quot;:&quot;49&quot;},&quot;isTemporary&quot;:false},{&quot;id&quot;:&quot;003ecb5e-a40e-33f5-b87e-16e0d00f0599&quot;,&quot;itemData&quot;:{&quot;type&quot;:&quot;article-journal&quot;,&quot;id&quot;:&quot;003ecb5e-a40e-33f5-b87e-16e0d00f0599&quot;,&quot;title&quot;:&quot;Partitioning evapotranspiration across gradients of woody plant cover: Assessment of a stable isotope technique&quot;,&quot;groupId&quot;:&quot;df9df81d-f84c-3a76-810b-0b1f7319c912&quot;,&quot;author&quot;:[{&quot;family&quot;:&quot;Wang&quot;,&quot;given&quot;:&quot;Lixin&quot;,&quot;parse-names&quot;:false,&quot;dropping-particle&quot;:&quot;&quot;,&quot;non-dropping-particle&quot;:&quot;&quot;},{&quot;family&quot;:&quot;Caylor&quot;,&quot;given&quot;:&quot;Kelly K.&quot;,&quot;parse-names&quot;:false,&quot;dropping-particle&quot;:&quot;&quot;,&quot;non-dropping-particle&quot;:&quot;&quot;},{&quot;family&quot;:&quot;Villegas&quot;,&quot;given&quot;:&quot;Juan Camilo&quot;,&quot;parse-names&quot;:false,&quot;dropping-particle&quot;:&quot;&quot;,&quot;non-dropping-particle&quot;:&quot;&quot;},{&quot;family&quot;:&quot;Barron-Gafford&quot;,&quot;given&quot;:&quot;Greg A.&quot;,&quot;parse-names&quot;:false,&quot;dropping-particle&quot;:&quot;&quot;,&quot;non-dropping-particle&quot;:&quot;&quot;},{&quot;family&quot;:&quot;Breshears&quot;,&quot;given&quot;:&quot;David D.&quot;,&quot;parse-names&quot;:false,&quot;dropping-particle&quot;:&quot;&quot;,&quot;non-dropping-particle&quot;:&quot;&quot;},{&quot;family&quot;:&quot;Huxman&quot;,&quot;given&quot;:&quot;Travis E.&quot;,&quot;parse-names&quot;:false,&quot;dropping-particle&quot;:&quot;&quot;,&quot;non-dropping-particle&quot;:&quot;&quot;}],&quot;container-title&quot;:&quot;Geophysical Research Letters&quot;,&quot;container-title-short&quot;:&quot;Geophys Res Lett&quot;,&quot;DOI&quot;:&quot;10.1029/2010GL043228&quot;,&quot;ISSN&quot;:&quot;00948276&quot;,&quot;URL&quot;:&quot;http://doi.wiley.com/10.1029/2010GL043228&quot;,&quot;issued&quot;:{&quot;date-parts&quot;:[[2010,5]]},&quot;page&quot;:&quot;n/a-n/a&quot;,&quot;issue&quot;:&quot;9&quot;,&quot;volume&quot;:&quot;37&quot;},&quot;isTemporary&quot;:false}]},{&quot;citationID&quot;:&quot;MENDELEY_CITATION_7ae5e28d-3b83-4307-bb7b-2d7c5e8d4dd6&quot;,&quot;properties&quot;:{&quot;noteIndex&quot;:0},&quot;isEdited&quot;:false,&quot;manualOverride&quot;:{&quot;isManuallyOverridden&quot;:false,&quot;citeprocText&quot;:&quot;(Bowen and Good 2015)&quot;,&quot;manualOverrideText&quot;:&quot;&quot;},&quot;citationTag&quot;:&quot;MENDELEY_CITATION_v3_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&quot;,&quot;citationItems&quot;:[{&quot;id&quot;:&quot;c33383cd-c104-35ff-9ea8-8514b1d2f356&quot;,&quot;itemData&quot;:{&quot;type&quot;:&quot;article-journal&quot;,&quot;id&quot;:&quot;c33383cd-c104-35ff-9ea8-8514b1d2f356&quot;,&quot;title&quot;:&quot;Incorporating water isoscapes in hydrological and water resource investigations&quot;,&quot;groupId&quot;:&quot;df9df81d-f84c-3a76-810b-0b1f7319c912&quot;,&quot;author&quot;:[{&quot;family&quot;:&quot;Bowen&quot;,&quot;given&quot;:&quot;Gabriel J.&quot;,&quot;parse-names&quot;:false,&quot;dropping-particle&quot;:&quot;&quot;,&quot;non-dropping-particle&quot;:&quot;&quot;},{&quot;family&quot;:&quot;Good&quot;,&quot;given&quot;:&quot;Stephen P.&quot;,&quot;parse-names&quot;:false,&quot;dropping-particle&quot;:&quot;&quot;,&quot;non-dropping-particle&quot;:&quot;&quot;}],&quot;container-title&quot;:&quot;WIREs Water&quot;,&quot;container-title-short&quot;:&quot;WIREs Water&quot;,&quot;DOI&quot;:&quot;10.1002/wat2.1069&quot;,&quot;ISSN&quot;:&quot;2049-1948&quot;,&quot;URL&quot;:&quot;https://onlinelibrary.wiley.com/doi/10.1002/wat2.1069&quot;,&quot;issued&quot;:{&quot;date-parts&quot;:[[2015,3,16]]},&quot;page&quot;:&quot;107-119&quot;,&quot;issue&quot;:&quot;2&quot;,&quot;volume&quot;:&quot;2&quot;},&quot;isTemporary&quot;:false}]},{&quot;citationID&quot;:&quot;MENDELEY_CITATION_62748180-378b-4eb1-a43b-682b9f198c9f&quot;,&quot;properties&quot;:{&quot;noteIndex&quot;:0},&quot;isEdited&quot;:false,&quot;manualOverride&quot;:{&quot;isManuallyOverridden&quot;:false,&quot;citeprocText&quot;:&quot;(Good &lt;i&gt;et al&lt;/i&gt; 2015)&quot;,&quot;manualOverrideText&quot;:&quot;&quot;},&quot;citationTag&quot;:&quot;MENDELEY_CITATION_v3_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&quot;,&quot;citationItems&quot;:[{&quot;id&quot;:&quot;3ecad23a-d83a-370c-a47d-8ab418fa7112&quot;,&quot;itemData&quot;:{&quot;type&quot;:&quot;article-journal&quot;,&quot;id&quot;:&quot;3ecad23a-d83a-370c-a47d-8ab418fa7112&quot;,&quot;title&quot;:&quot;D/H isotope ratios in the global hydrologic cycle&quot;,&quot;groupId&quot;:&quot;df9df81d-f84c-3a76-810b-0b1f7319c912&quot;,&quot;author&quot;:[{&quot;family&quot;:&quot;Good&quot;,&quot;given&quot;:&quot;Stephen P.&quot;,&quot;parse-names&quot;:false,&quot;dropping-particle&quot;:&quot;&quot;,&quot;non-dropping-particle&quot;:&quot;&quot;},{&quot;family&quot;:&quot;Noone&quot;,&quot;given&quot;:&quot;David&quot;,&quot;parse-names&quot;:false,&quot;dropping-particle&quot;:&quot;&quot;,&quot;non-dropping-particle&quot;:&quot;&quot;},{&quot;family&quot;:&quot;Kurita&quot;,&quot;given&quot;:&quot;Naoyuki&quot;,&quot;parse-names&quot;:false,&quot;dropping-particle&quot;:&quot;&quot;,&quot;non-dropping-particle&quot;:&quot;&quot;},{&quot;family&quot;:&quot;Benetti&quot;,&quot;given&quot;:&quot;Marion&quot;,&quot;parse-names&quot;:false,&quot;dropping-particle&quot;:&quot;&quot;,&quot;non-dropping-particle&quot;:&quot;&quot;},{&quot;family&quot;:&quot;Bowen&quot;,&quot;given&quot;:&quot;Gabriel J.&quot;,&quot;parse-names&quot;:false,&quot;dropping-particle&quot;:&quot;&quot;,&quot;non-dropping-particle&quot;:&quot;&quot;}],&quot;container-title&quot;:&quot;Geophysical Research Letters&quot;,&quot;container-title-short&quot;:&quot;Geophys Res Lett&quot;,&quot;DOI&quot;:&quot;10.1002/2015GL064117&quot;,&quot;ISSN&quot;:&quot;00948276&quot;,&quot;URL&quot;:&quot;http://doi.wiley.com/10.1002/2015GL064117&quot;,&quot;issued&quot;:{&quot;date-parts&quot;:[[2015,6,28]]},&quot;page&quot;:&quot;5042-5050&quot;,&quot;issue&quot;:&quot;12&quot;,&quot;volume&quot;:&quot;42&quot;},&quot;isTemporary&quot;:false}]},{&quot;citationID&quot;:&quot;MENDELEY_CITATION_94c95d9b-2206-49f1-9164-18f09baf094c&quot;,&quot;properties&quot;:{&quot;noteIndex&quot;:0},&quot;isEdited&quot;:false,&quot;manualOverride&quot;:{&quot;isManuallyOverridden&quot;:false,&quot;citeprocText&quot;:&quot;(Wang &lt;i&gt;et al&lt;/i&gt; 2014)&quot;,&quot;manualOverrideText&quot;:&quot;&quot;},&quot;citationTag&quot;:&quot;MENDELEY_CITATION_v3_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&quot;,&quot;citationItems&quot;:[{&quot;id&quot;:&quot;525113f2-34a2-39ec-9812-0b3b4f367801&quot;,&quot;itemData&quot;:{&quot;type&quot;:&quot;article-journal&quot;,&quot;id&quot;:&quot;525113f2-34a2-39ec-9812-0b3b4f367801&quot;,&quot;title&quot;:&quot;Global synthesis of vegetation control on evapotranspiration partitioning&quot;,&quot;groupId&quot;:&quot;df9df81d-f84c-3a76-810b-0b1f7319c912&quot;,&quot;author&quot;:[{&quot;family&quot;:&quot;Wang&quot;,&quot;given&quot;:&quot;Lixin&quot;,&quot;parse-names&quot;:false,&quot;dropping-particle&quot;:&quot;&quot;,&quot;non-dropping-particle&quot;:&quot;&quot;},{&quot;family&quot;:&quot;Good&quot;,&quot;given&quot;:&quot;Stephen P.&quot;,&quot;parse-names&quot;:false,&quot;dropping-particle&quot;:&quot;&quot;,&quot;non-dropping-particle&quot;:&quot;&quot;},{&quot;family&quot;:&quot;Caylor&quot;,&quot;given&quot;:&quot;Kelly K.&quot;,&quot;parse-names&quot;:false,&quot;dropping-particle&quot;:&quot;&quot;,&quot;non-dropping-particle&quot;:&quot;&quot;}],&quot;container-title&quot;:&quot;Geophysical Research Letters&quot;,&quot;container-title-short&quot;:&quot;Geophys Res Lett&quot;,&quot;DOI&quot;:&quot;10.1002/2014GL061439&quot;,&quot;ISSN&quot;:&quot;00948276&quot;,&quot;URL&quot;:&quot;http://doi.wiley.com/10.1002/2014GL061439&quot;,&quot;issued&quot;:{&quot;date-parts&quot;:[[2014,10,16]]},&quot;page&quot;:&quot;6753-6757&quot;,&quot;issue&quot;:&quot;19&quot;,&quot;volume&quot;:&quot;41&quot;},&quot;isTemporary&quot;:false}]},{&quot;citationID&quot;:&quot;MENDELEY_CITATION_88ac25c9-5202-4df4-afce-25a8ccbf530b&quot;,&quot;properties&quot;:{&quot;noteIndex&quot;:0},&quot;isEdited&quot;:false,&quot;manualOverride&quot;:{&quot;isManuallyOverridden&quot;:false,&quot;citeprocText&quot;:&quot;(Bowen and Good 2015, Bowling &lt;i&gt;et al&lt;/i&gt; 2008)&quot;,&quot;manualOverrideText&quot;:&quot;&quot;},&quot;citationTag&quot;:&quot;MENDELEY_CITATION_v3_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&quot;,&quot;citationItems&quot;:[{&quot;id&quot;:&quot;c33383cd-c104-35ff-9ea8-8514b1d2f356&quot;,&quot;itemData&quot;:{&quot;type&quot;:&quot;article-journal&quot;,&quot;id&quot;:&quot;c33383cd-c104-35ff-9ea8-8514b1d2f356&quot;,&quot;title&quot;:&quot;Incorporating water isoscapes in hydrological and water resource investigations&quot;,&quot;groupId&quot;:&quot;df9df81d-f84c-3a76-810b-0b1f7319c912&quot;,&quot;author&quot;:[{&quot;family&quot;:&quot;Bowen&quot;,&quot;given&quot;:&quot;Gabriel J.&quot;,&quot;parse-names&quot;:false,&quot;dropping-particle&quot;:&quot;&quot;,&quot;non-dropping-particle&quot;:&quot;&quot;},{&quot;family&quot;:&quot;Good&quot;,&quot;given&quot;:&quot;Stephen P.&quot;,&quot;parse-names&quot;:false,&quot;dropping-particle&quot;:&quot;&quot;,&quot;non-dropping-particle&quot;:&quot;&quot;}],&quot;container-title&quot;:&quot;WIREs Water&quot;,&quot;container-title-short&quot;:&quot;WIREs Water&quot;,&quot;DOI&quot;:&quot;10.1002/wat2.1069&quot;,&quot;ISSN&quot;:&quot;2049-1948&quot;,&quot;URL&quot;:&quot;https://onlinelibrary.wiley.com/doi/10.1002/wat2.1069&quot;,&quot;issued&quot;:{&quot;date-parts&quot;:[[2015,3,16]]},&quot;page&quot;:&quot;107-119&quot;,&quot;issue&quot;:&quot;2&quot;,&quot;volume&quot;:&quot;2&quot;},&quot;isTemporary&quot;:false},{&quot;id&quot;:&quot;946e2b6c-c01b-3b7b-8d98-eb6806a98102&quot;,&quot;itemData&quot;:{&quot;type&quot;:&quot;article-journal&quot;,&quot;id&quot;:&quot;946e2b6c-c01b-3b7b-8d98-eb6806a98102&quot;,&quot;title&quot;:&quot;Carbon isotopes in terrestrial ecosystem pools and CO 2 fluxes&quot;,&quot;groupId&quot;:&quot;df9df81d-f84c-3a76-810b-0b1f7319c912&quot;,&quot;author&quot;:[{&quot;family&quot;:&quot;Bowling&quot;,&quot;given&quot;:&quot;David R.&quot;,&quot;parse-names&quot;:false,&quot;dropping-particle&quot;:&quot;&quot;,&quot;non-dropping-particle&quot;:&quot;&quot;},{&quot;family&quot;:&quot;Pataki&quot;,&quot;given&quot;:&quot;Diane E.&quot;,&quot;parse-names&quot;:false,&quot;dropping-particle&quot;:&quot;&quot;,&quot;non-dropping-particle&quot;:&quot;&quot;},{&quot;family&quot;:&quot;Randerson&quot;,&quot;given&quot;:&quot;James T.&quot;,&quot;parse-names&quot;:false,&quot;dropping-particle&quot;:&quot;&quot;,&quot;non-dropping-particle&quot;:&quot;&quot;}],&quot;container-title&quot;:&quot;New Phytologist&quot;,&quot;DOI&quot;:&quot;10.1111/j.1469-8137.2007.02342.x&quot;,&quot;ISSN&quot;:&quot;0028-646X&quot;,&quot;URL&quot;:&quot;https://onlinelibrary.wiley.com/doi/10.1111/j.1469-8137.2007.02342.x&quot;,&quot;issued&quot;:{&quot;date-parts&quot;:[[2008,4,7]]},&quot;page&quot;:&quot;24-40&quot;,&quot;issue&quot;:&quot;1&quot;,&quot;volume&quot;:&quot;178&quot;},&quot;isTemporary&quot;:false}]}]"/>
    <we:property name="MENDELEY_CITATIONS_LOCALE_CODE" value="&quot;en-US&quot;"/>
    <we:property name="MENDELEY_CITATIONS_STYLE" value="{&quot;id&quot;:&quot;https://www.zotero.org/styles/environmental-research-letters&quot;,&quot;title&quot;:&quot;Environmental Research Letter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EAE8E-F5A1-8245-9E3D-F694862E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8898</TotalTime>
  <Pages>34</Pages>
  <Words>10960</Words>
  <Characters>62472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Bonan Li</dc:creator>
  <cp:keywords/>
  <dc:description/>
  <cp:lastModifiedBy>Li, Bonan</cp:lastModifiedBy>
  <cp:revision>137</cp:revision>
  <cp:lastPrinted>2023-04-18T00:35:00Z</cp:lastPrinted>
  <dcterms:created xsi:type="dcterms:W3CDTF">2022-10-17T20:55:00Z</dcterms:created>
  <dcterms:modified xsi:type="dcterms:W3CDTF">2023-08-04T16:42:00Z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2d21e65d-b5f2-382d-a6ea-6a5b8fd8e7f7</vt:lpwstr>
  </property>
  <property fmtid="{D5CDD505-2E9C-101B-9397-08002B2CF9AE}" pid="4" name="Mendeley Citation Style_1">
    <vt:lpwstr>http://www.zotero.org/styles/nature-geoscience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http://www.zotero.org/styles/nature-geoscience</vt:lpwstr>
  </property>
  <property fmtid="{D5CDD505-2E9C-101B-9397-08002B2CF9AE}" pid="24" name="Mendeley Recent Style Name 9_1">
    <vt:lpwstr>Nature Geoscience</vt:lpwstr>
  </property>
</Properties>
</file>